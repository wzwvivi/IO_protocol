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3"/>
        </w:numPr>
        <w:spacing w:line="500" w:lineRule="exact"/>
        <w:outlineLvl w:val="0"/>
        <w:rPr>
          <w:rFonts w:ascii="黑体" w:hAnsi="黑体" w:eastAsia="黑体"/>
          <w:sz w:val="24"/>
        </w:rPr>
      </w:pPr>
      <w:r>
        <w:rPr>
          <w:rFonts w:hint="eastAsia" w:ascii="黑体" w:hAnsi="黑体" w:eastAsia="黑体"/>
          <w:sz w:val="24"/>
        </w:rPr>
        <w:t>ARINC429通讯协议</w:t>
      </w:r>
    </w:p>
    <w:p>
      <w:pPr>
        <w:numPr>
          <w:numId w:val="0"/>
        </w:numPr>
        <w:spacing w:line="500" w:lineRule="exact"/>
        <w:ind w:leftChars="0"/>
        <w:outlineLvl w:val="0"/>
        <w:rPr>
          <w:rFonts w:hint="default" w:ascii="黑体" w:hAnsi="黑体" w:eastAsia="黑体"/>
          <w:color w:val="0000FF"/>
          <w:sz w:val="24"/>
          <w:lang w:val="en-US" w:eastAsia="zh-CN"/>
        </w:rPr>
      </w:pPr>
      <w:r>
        <w:rPr>
          <w:rFonts w:hint="eastAsia" w:ascii="黑体" w:hAnsi="黑体" w:eastAsia="黑体"/>
          <w:color w:val="0000FF"/>
          <w:sz w:val="24"/>
          <w:lang w:val="en-US" w:eastAsia="zh-CN"/>
        </w:rPr>
        <w:t>飞控发送的</w:t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RDIU到SCU ARINC429数据字1 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0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115</w:t>
            </w:r>
            <w:ins w:id="1" w:author="绎维 熊" w:date="2025-09-15T11:52:00Z">
              <w:r>
                <w:rPr>
                  <w:rFonts w:hint="eastAsia" w:ascii="宋体" w:hAnsi="宋体"/>
                </w:rPr>
                <w:t>：飞控1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2" w:author="钟珍伟" w:date="2025-09-15T14:14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90" w:hRule="atLeast"/>
          <w:trPrChange w:id="2" w:author="钟珍伟" w:date="2025-09-15T14:14:00Z">
            <w:trPr>
              <w:trHeight w:val="235" w:hRule="atLeast"/>
            </w:trPr>
          </w:trPrChange>
        </w:trPr>
        <w:tc>
          <w:tcPr>
            <w:tcW w:w="467" w:type="dxa"/>
            <w:vMerge w:val="continue"/>
            <w:tcPrChange w:id="3" w:author="钟珍伟" w:date="2025-09-15T14:14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4" w:author="钟珍伟" w:date="2025-09-15T14:14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  <w:tcPrChange w:id="5" w:author="钟珍伟" w:date="2025-09-15T14:14:00Z">
              <w:tcPr>
                <w:tcW w:w="3243" w:type="dxa"/>
                <w:gridSpan w:val="3"/>
              </w:tcPr>
            </w:tcPrChange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  <w:tcPrChange w:id="6" w:author="钟珍伟" w:date="2025-09-15T14:14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  <w:tcPrChange w:id="7" w:author="钟珍伟" w:date="2025-09-15T14:14:00Z">
              <w:tcPr>
                <w:tcW w:w="3374" w:type="dxa"/>
                <w:gridSpan w:val="3"/>
              </w:tcPr>
            </w:tcPrChange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8" w:author="钟珍伟" w:date="2025-09-15T15:13:00Z">
              <w:r>
                <w:rPr>
                  <w:rFonts w:hint="eastAsia"/>
                </w:rPr>
                <w:t>主备</w:t>
              </w:r>
            </w:ins>
            <w:ins w:id="9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0" w:author="钟珍伟" w:date="2025-09-15T15:13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69" w:hRule="atLeast"/>
          <w:trPrChange w:id="10" w:author="钟珍伟" w:date="2025-09-15T15:13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1" w:author="钟珍伟" w:date="2025-09-15T15:13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2" w:author="钟珍伟" w:date="2025-09-15T15:13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3" w:author="钟珍伟" w:date="2025-09-15T15:13:00Z">
              <w:tcPr>
                <w:tcW w:w="3243" w:type="dxa"/>
                <w:gridSpan w:val="3"/>
              </w:tcPr>
            </w:tcPrChange>
          </w:tcPr>
          <w:p>
            <w:ins w:id="14" w:author="钟珍伟" w:date="2025-09-15T15:13:00Z">
              <w:r>
                <w:rPr>
                  <w:rFonts w:hint="eastAsia"/>
                </w:rPr>
                <w:t>主备</w:t>
              </w:r>
            </w:ins>
            <w:ins w:id="15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6" w:author="钟珍伟" w:date="2025-09-15T15:13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7" w:author="钟珍伟" w:date="2025-09-15T15:13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jc w:val="left"/>
        <w:rPr>
          <w:ins w:id="18" w:author="钟珍伟" w:date="2025-09-15T15:13:00Z"/>
        </w:rPr>
      </w:pPr>
      <w:ins w:id="19" w:author="钟珍伟" w:date="2025-09-15T15:13:00Z">
        <w:r>
          <w:rPr>
            <w:rFonts w:hint="eastAsia"/>
          </w:rPr>
          <w:t>主备状态 00 飞控</w:t>
        </w:r>
      </w:ins>
      <w:ins w:id="20" w:author="钟珍伟" w:date="2025-09-15T15:14:00Z">
        <w:r>
          <w:rPr>
            <w:rFonts w:hint="eastAsia"/>
          </w:rPr>
          <w:t>1</w:t>
        </w:r>
      </w:ins>
      <w:ins w:id="21" w:author="钟珍伟" w:date="2025-09-15T15:13:00Z">
        <w:r>
          <w:rPr>
            <w:rFonts w:hint="eastAsia"/>
          </w:rPr>
          <w:t>为主</w:t>
        </w:r>
      </w:ins>
      <w:ins w:id="22" w:author="钟珍伟" w:date="2025-09-15T15:14:00Z">
        <w:r>
          <w:rPr>
            <w:rFonts w:hint="eastAsia"/>
          </w:rPr>
          <w:t>；</w:t>
        </w:r>
      </w:ins>
      <w:ins w:id="23" w:author="钟珍伟" w:date="2025-09-15T15:13:00Z">
        <w:r>
          <w:rPr>
            <w:rFonts w:hint="eastAsia"/>
          </w:rPr>
          <w:t xml:space="preserve"> 01飞控2</w:t>
        </w:r>
      </w:ins>
      <w:ins w:id="24" w:author="钟珍伟" w:date="2025-09-15T15:14:00Z">
        <w:r>
          <w:rPr>
            <w:rFonts w:hint="eastAsia"/>
          </w:rPr>
          <w:t>为主；10飞控3为主；11飞控4为主</w:t>
        </w:r>
      </w:ins>
    </w:p>
    <w:p>
      <w:pPr>
        <w:jc w:val="left"/>
        <w:rPr>
          <w:ins w:id="25" w:author="钟珍伟" w:date="2025-09-15T14:52:00Z"/>
        </w:rPr>
      </w:pPr>
      <w:ins w:id="26" w:author="钟珍伟" w:date="2025-09-15T14:51:00Z">
        <w:r>
          <w:rPr>
            <w:rFonts w:hint="eastAsia"/>
          </w:rPr>
          <w:t>转弯表决逻辑：每台飞控都会发出主备信息</w:t>
        </w:r>
      </w:ins>
      <w:ins w:id="27" w:author="钟珍伟" w:date="2025-09-15T14:52:00Z">
        <w:r>
          <w:rPr>
            <w:rFonts w:hint="eastAsia"/>
          </w:rPr>
          <w:t>，例如：</w:t>
        </w:r>
      </w:ins>
    </w:p>
    <w:p>
      <w:pPr>
        <w:jc w:val="left"/>
        <w:rPr>
          <w:ins w:id="28" w:author="钟珍伟" w:date="2025-09-15T14:53:00Z"/>
        </w:rPr>
      </w:pPr>
      <w:ins w:id="29" w:author="钟珍伟" w:date="2025-09-15T14:52:00Z">
        <w:r>
          <w:rPr>
            <w:rFonts w:hint="eastAsia"/>
          </w:rPr>
          <w:t>飞控1输出</w:t>
        </w:r>
      </w:ins>
      <w:ins w:id="30" w:author="钟珍伟" w:date="2025-09-15T15:14:00Z">
        <w:r>
          <w:rPr>
            <w:rFonts w:hint="eastAsia"/>
          </w:rPr>
          <w:t>00</w:t>
        </w:r>
      </w:ins>
      <w:ins w:id="31" w:author="钟珍伟" w:date="2025-09-15T14:53:00Z">
        <w:r>
          <w:rPr>
            <w:rFonts w:hint="eastAsia"/>
          </w:rPr>
          <w:t>FCC</w:t>
        </w:r>
      </w:ins>
      <w:ins w:id="32" w:author="钟珍伟" w:date="2025-09-15T14:52:00Z">
        <w:r>
          <w:rPr>
            <w:rFonts w:hint="eastAsia"/>
          </w:rPr>
          <w:t xml:space="preserve">1主  </w:t>
        </w:r>
      </w:ins>
      <w:ins w:id="33" w:author="钟珍伟" w:date="2025-09-15T14:53:00Z">
        <w:r>
          <w:rPr>
            <w:rFonts w:hint="eastAsia"/>
          </w:rPr>
          <w:t>FCC</w:t>
        </w:r>
      </w:ins>
      <w:ins w:id="34" w:author="钟珍伟" w:date="2025-09-15T14:52:00Z">
        <w:r>
          <w:rPr>
            <w:rFonts w:hint="eastAsia"/>
          </w:rPr>
          <w:t xml:space="preserve">2备  </w:t>
        </w:r>
      </w:ins>
      <w:ins w:id="35" w:author="钟珍伟" w:date="2025-09-15T14:53:00Z">
        <w:r>
          <w:rPr>
            <w:rFonts w:hint="eastAsia"/>
          </w:rPr>
          <w:t>FCC</w:t>
        </w:r>
      </w:ins>
      <w:ins w:id="36" w:author="钟珍伟" w:date="2025-09-15T14:52:00Z">
        <w:r>
          <w:rPr>
            <w:rFonts w:hint="eastAsia"/>
          </w:rPr>
          <w:t xml:space="preserve">3备  </w:t>
        </w:r>
      </w:ins>
      <w:ins w:id="37" w:author="钟珍伟" w:date="2025-09-15T14:53:00Z">
        <w:r>
          <w:rPr>
            <w:rFonts w:hint="eastAsia"/>
          </w:rPr>
          <w:t>FCC</w:t>
        </w:r>
      </w:ins>
      <w:ins w:id="38" w:author="钟珍伟" w:date="2025-09-15T14:52:00Z">
        <w:r>
          <w:rPr>
            <w:rFonts w:hint="eastAsia"/>
          </w:rPr>
          <w:t>4备</w:t>
        </w:r>
      </w:ins>
    </w:p>
    <w:p>
      <w:pPr>
        <w:jc w:val="left"/>
        <w:rPr>
          <w:ins w:id="39" w:author="钟珍伟" w:date="2025-09-15T14:53:00Z"/>
        </w:rPr>
      </w:pPr>
      <w:ins w:id="40" w:author="钟珍伟" w:date="2025-09-15T14:53:00Z">
        <w:r>
          <w:rPr>
            <w:rFonts w:hint="eastAsia"/>
          </w:rPr>
          <w:t>飞控2输出</w:t>
        </w:r>
      </w:ins>
      <w:ins w:id="41" w:author="钟珍伟" w:date="2025-09-15T15:14:00Z">
        <w:r>
          <w:rPr>
            <w:rFonts w:hint="eastAsia"/>
          </w:rPr>
          <w:t>00</w:t>
        </w:r>
      </w:ins>
      <w:ins w:id="42" w:author="钟珍伟" w:date="2025-09-15T14:53:00Z">
        <w:r>
          <w:rPr>
            <w:rFonts w:hint="eastAsia"/>
          </w:rPr>
          <w:t xml:space="preserve">  FCC1主  FCC2备  FCC3备  FCC4备</w:t>
        </w:r>
      </w:ins>
    </w:p>
    <w:p>
      <w:pPr>
        <w:jc w:val="left"/>
        <w:rPr>
          <w:ins w:id="43" w:author="钟珍伟" w:date="2025-09-15T14:53:00Z"/>
        </w:rPr>
      </w:pPr>
      <w:ins w:id="44" w:author="钟珍伟" w:date="2025-09-15T14:53:00Z">
        <w:r>
          <w:rPr>
            <w:rFonts w:hint="eastAsia"/>
          </w:rPr>
          <w:t>飞控3输出</w:t>
        </w:r>
      </w:ins>
      <w:ins w:id="45" w:author="钟珍伟" w:date="2025-09-15T15:14:00Z">
        <w:r>
          <w:rPr>
            <w:rFonts w:hint="eastAsia"/>
          </w:rPr>
          <w:t>01</w:t>
        </w:r>
      </w:ins>
      <w:ins w:id="46" w:author="钟珍伟" w:date="2025-09-15T14:53:00Z">
        <w:r>
          <w:rPr>
            <w:rFonts w:hint="eastAsia"/>
          </w:rPr>
          <w:t xml:space="preserve">  FCC1</w:t>
        </w:r>
      </w:ins>
      <w:ins w:id="47" w:author="钟珍伟" w:date="2025-09-15T14:54:00Z">
        <w:r>
          <w:rPr>
            <w:rFonts w:hint="eastAsia"/>
          </w:rPr>
          <w:t>备</w:t>
        </w:r>
      </w:ins>
      <w:ins w:id="48" w:author="钟珍伟" w:date="2025-09-15T14:53:00Z">
        <w:r>
          <w:rPr>
            <w:rFonts w:hint="eastAsia"/>
          </w:rPr>
          <w:t xml:space="preserve">  FCC2</w:t>
        </w:r>
      </w:ins>
      <w:ins w:id="49" w:author="钟珍伟" w:date="2025-09-15T14:54:00Z">
        <w:r>
          <w:rPr>
            <w:rFonts w:hint="eastAsia"/>
          </w:rPr>
          <w:t>主</w:t>
        </w:r>
      </w:ins>
      <w:ins w:id="50" w:author="钟珍伟" w:date="2025-09-15T14:53:00Z">
        <w:r>
          <w:rPr>
            <w:rFonts w:hint="eastAsia"/>
          </w:rPr>
          <w:t xml:space="preserve">  FCC3备  FCC4备</w:t>
        </w:r>
      </w:ins>
    </w:p>
    <w:p>
      <w:pPr>
        <w:jc w:val="left"/>
        <w:rPr>
          <w:ins w:id="51" w:author="钟珍伟" w:date="2025-09-15T14:53:00Z"/>
        </w:rPr>
      </w:pPr>
      <w:ins w:id="52" w:author="钟珍伟" w:date="2025-09-15T14:53:00Z">
        <w:r>
          <w:rPr>
            <w:rFonts w:hint="eastAsia"/>
          </w:rPr>
          <w:t>飞控4输出</w:t>
        </w:r>
      </w:ins>
      <w:ins w:id="53" w:author="钟珍伟" w:date="2025-09-15T15:14:00Z">
        <w:r>
          <w:rPr>
            <w:rFonts w:hint="eastAsia"/>
          </w:rPr>
          <w:t>00</w:t>
        </w:r>
      </w:ins>
      <w:ins w:id="54" w:author="钟珍伟" w:date="2025-09-15T14:53:00Z">
        <w:r>
          <w:rPr>
            <w:rFonts w:hint="eastAsia"/>
          </w:rPr>
          <w:t xml:space="preserve">  FCC1主  FCC2备  FCC3备  FCC4备</w:t>
        </w:r>
      </w:ins>
    </w:p>
    <w:p>
      <w:pPr>
        <w:jc w:val="left"/>
        <w:rPr>
          <w:ins w:id="55" w:author="钟珍伟" w:date="2025-09-15T14:51:00Z"/>
        </w:rPr>
      </w:pPr>
      <w:ins w:id="56" w:author="钟珍伟" w:date="2025-09-15T14:54:00Z">
        <w:r>
          <w:rPr>
            <w:rFonts w:hint="eastAsia"/>
          </w:rPr>
          <w:t>综合后转弯应当使用FCC1的指令</w:t>
        </w:r>
      </w:ins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57" w:author="钟珍伟" w:date="2025-09-17T17:41:00Z">
              <w:r>
                <w:rPr>
                  <w:rFonts w:hint="eastAsia" w:ascii="宋体" w:hAnsi="宋体"/>
                </w:rPr>
                <w:t>116</w:t>
              </w:r>
            </w:ins>
            <w:ins w:id="58" w:author="绎维 熊" w:date="2025-09-15T11:53:00Z">
              <w:r>
                <w:rPr>
                  <w:rFonts w:hint="eastAsia" w:ascii="宋体" w:hAnsi="宋体"/>
                </w:rPr>
                <w:t>：飞控2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none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4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4"/>
          </w:tcPr>
          <w:p>
            <w:ins w:id="59" w:author="钟珍伟" w:date="2025-09-15T15:13:00Z">
              <w:r>
                <w:rPr>
                  <w:rFonts w:hint="eastAsia"/>
                </w:rPr>
                <w:t>主备</w:t>
              </w:r>
            </w:ins>
            <w:ins w:id="60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4"/>
          </w:tcPr>
          <w:p>
            <w:ins w:id="61" w:author="钟珍伟" w:date="2025-09-15T15:13:00Z">
              <w:r>
                <w:rPr>
                  <w:rFonts w:hint="eastAsia"/>
                </w:rPr>
                <w:t>主备</w:t>
              </w:r>
            </w:ins>
            <w:ins w:id="62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63" w:author="钟珍伟" w:date="2025-09-17T17:41:00Z">
              <w:r>
                <w:rPr>
                  <w:rFonts w:hint="eastAsia" w:ascii="宋体" w:hAnsi="宋体"/>
                </w:rPr>
                <w:t>117</w:t>
              </w:r>
            </w:ins>
            <w:ins w:id="64" w:author="绎维 熊" w:date="2025-09-15T11:53:00Z">
              <w:r>
                <w:rPr>
                  <w:rFonts w:hint="eastAsia" w:ascii="宋体" w:hAnsi="宋体"/>
                </w:rPr>
                <w:t>：飞控3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4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4"/>
          </w:tcPr>
          <w:p>
            <w:ins w:id="65" w:author="钟珍伟" w:date="2025-09-15T15:13:00Z">
              <w:r>
                <w:rPr>
                  <w:rFonts w:hint="eastAsia"/>
                </w:rPr>
                <w:t>主备</w:t>
              </w:r>
            </w:ins>
            <w:ins w:id="66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4"/>
          </w:tcPr>
          <w:p>
            <w:ins w:id="67" w:author="钟珍伟" w:date="2025-09-15T15:13:00Z">
              <w:r>
                <w:rPr>
                  <w:rFonts w:hint="eastAsia"/>
                </w:rPr>
                <w:t>主备</w:t>
              </w:r>
            </w:ins>
            <w:ins w:id="68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716"/>
        <w:gridCol w:w="467"/>
        <w:gridCol w:w="1251"/>
        <w:gridCol w:w="809"/>
        <w:gridCol w:w="720"/>
        <w:gridCol w:w="1526"/>
        <w:gridCol w:w="850"/>
        <w:gridCol w:w="15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58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LABEL</w:t>
            </w:r>
          </w:p>
        </w:tc>
        <w:tc>
          <w:tcPr>
            <w:tcW w:w="549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69" w:author="钟珍伟" w:date="2025-09-17T17:41:00Z">
              <w:r>
                <w:rPr>
                  <w:rFonts w:hint="eastAsia" w:ascii="宋体" w:hAnsi="宋体"/>
                </w:rPr>
                <w:t>120</w:t>
              </w:r>
            </w:ins>
            <w:ins w:id="70" w:author="绎维 熊" w:date="2025-09-15T11:53:00Z">
              <w:r>
                <w:rPr>
                  <w:rFonts w:hint="eastAsia" w:ascii="宋体" w:hAnsi="宋体"/>
                </w:rPr>
                <w:t>：飞控4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7208" w:type="dxa"/>
            <w:gridSpan w:val="7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4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4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4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4"/>
          </w:tcPr>
          <w:p>
            <w:ins w:id="71" w:author="钟珍伟" w:date="2025-09-15T15:13:00Z">
              <w:r>
                <w:rPr>
                  <w:rFonts w:hint="eastAsia"/>
                </w:rPr>
                <w:t>主备</w:t>
              </w:r>
            </w:ins>
            <w:ins w:id="72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4"/>
          </w:tcPr>
          <w:p>
            <w:ins w:id="73" w:author="钟珍伟" w:date="2025-09-15T15:13:00Z">
              <w:r>
                <w:rPr>
                  <w:rFonts w:hint="eastAsia"/>
                </w:rPr>
                <w:t>主备</w:t>
              </w:r>
            </w:ins>
            <w:ins w:id="74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961" w:type="dxa"/>
            <w:gridSpan w:val="3"/>
          </w:tcPr>
          <w:p>
            <w:pPr>
              <w:jc w:val="left"/>
            </w:pPr>
            <w:r>
              <w:rPr>
                <w:rFonts w:hint="eastAsia"/>
              </w:rPr>
              <w:t xml:space="preserve">MSB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961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4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961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2" w:type="dxa"/>
            <w:gridSpan w:val="9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left"/>
        <w:rPr>
          <w:rFonts w:ascii="黑体" w:hAnsi="黑体" w:eastAsia="黑体"/>
          <w:kern w:val="24"/>
          <w:szCs w:val="21"/>
        </w:rPr>
        <w:sectPr>
          <w:footerReference r:id="rId3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ARINC429数据字5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驾驶舱信号（驾驶舱转弯断开开关）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驾驶舱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（驾驶舱显控开关）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各字节1-有效；0-无效。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ARINC429数据字6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bookmarkStart w:id="0" w:name="OLE_LINK2"/>
            <w:r>
              <w:rPr>
                <w:rFonts w:hint="eastAsia" w:ascii="宋体" w:hAnsi="宋体"/>
              </w:rPr>
              <w:t>354</w:t>
            </w:r>
            <w:ins w:id="75" w:author="绎维 熊" w:date="2025-09-15T11:54:00Z">
              <w:r>
                <w:rPr>
                  <w:rFonts w:hint="eastAsia" w:ascii="宋体" w:hAnsi="宋体"/>
                </w:rPr>
                <w:t>：飞控1</w:t>
              </w:r>
              <w:bookmarkEnd w:id="0"/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76" w:author="钟珍伟" w:date="2025-09-15T15:13:00Z">
              <w:r>
                <w:rPr>
                  <w:rFonts w:hint="eastAsia"/>
                </w:rPr>
                <w:t>主备</w:t>
              </w:r>
            </w:ins>
            <w:ins w:id="77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ins w:id="78" w:author="钟珍伟" w:date="2025-09-15T15:13:00Z">
              <w:r>
                <w:rPr>
                  <w:rFonts w:hint="eastAsia"/>
                </w:rPr>
                <w:t>主备</w:t>
              </w:r>
            </w:ins>
            <w:ins w:id="79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bookmarkStart w:id="1" w:name="OLE_LINK4"/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ARINC429数据字7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80" w:author="钟珍伟" w:date="2025-09-17T17:42:00Z">
              <w:r>
                <w:rPr>
                  <w:rFonts w:hint="eastAsia" w:ascii="宋体" w:hAnsi="宋体"/>
                </w:rPr>
                <w:t>355</w:t>
              </w:r>
            </w:ins>
            <w:ins w:id="81" w:author="绎维 熊" w:date="2025-09-15T11:54:00Z">
              <w:r>
                <w:rPr>
                  <w:rFonts w:hint="eastAsia" w:ascii="宋体" w:hAnsi="宋体"/>
                </w:rPr>
                <w:t>：飞控</w:t>
              </w:r>
            </w:ins>
            <w:ins w:id="82" w:author="绎维 熊" w:date="2025-09-15T11:56:00Z">
              <w:r>
                <w:rPr>
                  <w:rFonts w:hint="eastAsia" w:ascii="宋体" w:hAnsi="宋体"/>
                </w:rPr>
                <w:t>2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83" w:author="钟珍伟" w:date="2025-09-15T15:13:00Z">
              <w:r>
                <w:rPr>
                  <w:rFonts w:hint="eastAsia"/>
                </w:rPr>
                <w:t>主备</w:t>
              </w:r>
            </w:ins>
            <w:ins w:id="84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ins w:id="85" w:author="钟珍伟" w:date="2025-09-15T15:13:00Z">
              <w:r>
                <w:rPr>
                  <w:rFonts w:hint="eastAsia"/>
                </w:rPr>
                <w:t>主备</w:t>
              </w:r>
            </w:ins>
            <w:ins w:id="86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rPr>
          <w:rFonts w:hAnsi="宋体"/>
          <w:sz w:val="24"/>
        </w:rPr>
      </w:pPr>
    </w:p>
    <w:p>
      <w:pPr>
        <w:spacing w:line="500" w:lineRule="exact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ARINC429数据字8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87" w:author="钟珍伟" w:date="2025-09-17T17:42:00Z">
              <w:r>
                <w:rPr>
                  <w:rFonts w:hint="eastAsia" w:ascii="宋体" w:hAnsi="宋体"/>
                </w:rPr>
                <w:t>356</w:t>
              </w:r>
            </w:ins>
            <w:ins w:id="88" w:author="绎维 熊" w:date="2025-09-15T11:56:00Z">
              <w:r>
                <w:rPr>
                  <w:rFonts w:hint="eastAsia" w:ascii="宋体" w:hAnsi="宋体"/>
                </w:rPr>
                <w:t>：飞控3</w:t>
              </w:r>
            </w:ins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89" w:author="钟珍伟" w:date="2025-09-15T15:13:00Z">
              <w:r>
                <w:rPr>
                  <w:rFonts w:hint="eastAsia"/>
                </w:rPr>
                <w:t>主备</w:t>
              </w:r>
            </w:ins>
            <w:ins w:id="90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ins w:id="91" w:author="钟珍伟" w:date="2025-09-15T15:13:00Z">
              <w:r>
                <w:rPr>
                  <w:rFonts w:hint="eastAsia"/>
                </w:rPr>
                <w:t>主备</w:t>
              </w:r>
            </w:ins>
            <w:ins w:id="92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ARINC429数据字9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ins w:id="93" w:author="钟珍伟" w:date="2025-09-17T17:42:00Z">
              <w:r>
                <w:rPr>
                  <w:rFonts w:hint="eastAsia" w:ascii="宋体" w:hAnsi="宋体"/>
                </w:rPr>
                <w:t>357</w:t>
              </w:r>
            </w:ins>
            <w:r>
              <w:rPr>
                <w:rFonts w:hint="eastAsia" w:ascii="宋体" w:hAnsi="宋体"/>
              </w:rPr>
              <w:t>：飞控4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94" w:author="钟珍伟" w:date="2025-09-15T15:13:00Z">
              <w:r>
                <w:rPr>
                  <w:rFonts w:hint="eastAsia"/>
                </w:rPr>
                <w:t>主备</w:t>
              </w:r>
            </w:ins>
            <w:ins w:id="95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ins w:id="96" w:author="钟珍伟" w:date="2025-09-15T15:13:00Z">
              <w:r>
                <w:rPr>
                  <w:rFonts w:hint="eastAsia"/>
                </w:rPr>
                <w:t>主备</w:t>
              </w:r>
            </w:ins>
            <w:ins w:id="97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调零指令：0-调零；1-无效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 （方舱开关）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ARINC429数据字10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98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374：飞控1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ascii="宋体" w:hAnsi="宋体"/>
              </w:rPr>
              <w:t>K</w:t>
            </w:r>
            <w:r>
              <w:rPr>
                <w:rFonts w:hint="eastAsia" w:ascii="宋体" w:hAnsi="宋体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99" w:author="钟珍伟" w:date="2025-09-15T15:13:00Z">
              <w:r>
                <w:rPr>
                  <w:rFonts w:hint="eastAsia"/>
                </w:rPr>
                <w:t>主备</w:t>
              </w:r>
            </w:ins>
            <w:ins w:id="100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01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01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02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03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04" w:author="钟珍伟" w:date="2025-09-15T13:48:00Z">
              <w:tcPr>
                <w:tcW w:w="3243" w:type="dxa"/>
                <w:gridSpan w:val="3"/>
              </w:tcPr>
            </w:tcPrChange>
          </w:tcPr>
          <w:p>
            <w:ins w:id="105" w:author="钟珍伟" w:date="2025-09-15T15:13:00Z">
              <w:r>
                <w:rPr>
                  <w:rFonts w:hint="eastAsia"/>
                </w:rPr>
                <w:t>主备</w:t>
              </w:r>
            </w:ins>
            <w:ins w:id="106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07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08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LSB（0.125</w:t>
            </w:r>
            <w:r>
              <w:rPr>
                <w:rFonts w:ascii="宋体" w:hAnsi="宋体"/>
                <w:szCs w:val="21"/>
              </w:rPr>
              <w:t>）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09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375：飞控2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ascii="宋体" w:hAnsi="宋体"/>
              </w:rPr>
              <w:t>K</w:t>
            </w:r>
            <w:r>
              <w:rPr>
                <w:rFonts w:hint="eastAsia" w:ascii="宋体" w:hAnsi="宋体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110" w:author="钟珍伟" w:date="2025-09-15T15:13:00Z">
              <w:r>
                <w:rPr>
                  <w:rFonts w:hint="eastAsia"/>
                </w:rPr>
                <w:t>主备</w:t>
              </w:r>
            </w:ins>
            <w:ins w:id="111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12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12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13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14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15" w:author="钟珍伟" w:date="2025-09-15T13:48:00Z">
              <w:tcPr>
                <w:tcW w:w="3243" w:type="dxa"/>
                <w:gridSpan w:val="3"/>
              </w:tcPr>
            </w:tcPrChange>
          </w:tcPr>
          <w:p>
            <w:ins w:id="116" w:author="钟珍伟" w:date="2025-09-15T15:13:00Z">
              <w:r>
                <w:rPr>
                  <w:rFonts w:hint="eastAsia"/>
                </w:rPr>
                <w:t>主备</w:t>
              </w:r>
            </w:ins>
            <w:ins w:id="117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18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19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spacing w:line="500" w:lineRule="exact"/>
        <w:ind w:left="420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  <w:r>
        <w:rPr>
          <w:rFonts w:hAnsi="宋体"/>
          <w:sz w:val="24"/>
        </w:rPr>
        <w:br w:type="page"/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20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376：飞控3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ascii="宋体" w:hAnsi="宋体"/>
              </w:rPr>
              <w:t>K</w:t>
            </w:r>
            <w:r>
              <w:rPr>
                <w:rFonts w:hint="eastAsia" w:ascii="宋体" w:hAnsi="宋体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121" w:author="钟珍伟" w:date="2025-09-15T15:13:00Z">
              <w:r>
                <w:rPr>
                  <w:rFonts w:hint="eastAsia"/>
                </w:rPr>
                <w:t>主备</w:t>
              </w:r>
            </w:ins>
            <w:ins w:id="122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23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23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24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25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26" w:author="钟珍伟" w:date="2025-09-15T13:48:00Z">
              <w:tcPr>
                <w:tcW w:w="3243" w:type="dxa"/>
                <w:gridSpan w:val="3"/>
              </w:tcPr>
            </w:tcPrChange>
          </w:tcPr>
          <w:p>
            <w:ins w:id="127" w:author="钟珍伟" w:date="2025-09-15T15:13:00Z">
              <w:r>
                <w:rPr>
                  <w:rFonts w:hint="eastAsia"/>
                </w:rPr>
                <w:t>主备</w:t>
              </w:r>
            </w:ins>
            <w:ins w:id="128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29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30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widowControl/>
        <w:jc w:val="left"/>
        <w:rPr>
          <w:rFonts w:hAnsi="宋体"/>
          <w:sz w:val="24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RDIU到SCU ARINC429数据字13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31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空速信号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377：飞控4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FCM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r>
              <w:rPr>
                <w:rFonts w:ascii="宋体" w:hAnsi="宋体"/>
              </w:rPr>
              <w:t>K</w:t>
            </w:r>
            <w:r>
              <w:rPr>
                <w:rFonts w:hint="eastAsia" w:ascii="宋体" w:hAnsi="宋体"/>
              </w:rPr>
              <w:t>not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0-270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r>
              <w:rPr>
                <w:rFonts w:hint="eastAsia" w:ascii="宋体" w:hAnsi="宋体"/>
              </w:rPr>
              <w:t>0.125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ins w:id="132" w:author="钟珍伟" w:date="2025-09-15T15:13:00Z">
              <w:r>
                <w:rPr>
                  <w:rFonts w:hint="eastAsia"/>
                </w:rPr>
                <w:t>主备</w:t>
              </w:r>
            </w:ins>
            <w:ins w:id="133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34" w:author="钟珍伟" w:date="2025-09-15T13:48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trHeight w:val="283" w:hRule="atLeast"/>
          <w:trPrChange w:id="134" w:author="钟珍伟" w:date="2025-09-15T13:48:00Z">
            <w:trPr>
              <w:trHeight w:val="215" w:hRule="atLeast"/>
            </w:trPr>
          </w:trPrChange>
        </w:trPr>
        <w:tc>
          <w:tcPr>
            <w:tcW w:w="467" w:type="dxa"/>
            <w:vMerge w:val="continue"/>
            <w:tcPrChange w:id="135" w:author="钟珍伟" w:date="2025-09-15T13:48:00Z">
              <w:tcPr>
                <w:tcW w:w="467" w:type="dxa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  <w:tcPrChange w:id="136" w:author="钟珍伟" w:date="2025-09-15T13:48:00Z">
              <w:tcPr>
                <w:tcW w:w="718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tcPrChange w:id="137" w:author="钟珍伟" w:date="2025-09-15T13:48:00Z">
              <w:tcPr>
                <w:tcW w:w="3243" w:type="dxa"/>
                <w:gridSpan w:val="3"/>
              </w:tcPr>
            </w:tcPrChange>
          </w:tcPr>
          <w:p>
            <w:ins w:id="138" w:author="钟珍伟" w:date="2025-09-15T15:13:00Z">
              <w:r>
                <w:rPr>
                  <w:rFonts w:hint="eastAsia"/>
                </w:rPr>
                <w:t>主备</w:t>
              </w:r>
            </w:ins>
            <w:ins w:id="139" w:author="钟珍伟" w:date="2025-09-15T13:47:00Z">
              <w:r>
                <w:rPr>
                  <w:rFonts w:hint="eastAsia"/>
                </w:rPr>
                <w:t>状态</w:t>
              </w:r>
            </w:ins>
          </w:p>
        </w:tc>
        <w:tc>
          <w:tcPr>
            <w:tcW w:w="720" w:type="dxa"/>
            <w:vAlign w:val="center"/>
            <w:tcPrChange w:id="140" w:author="钟珍伟" w:date="2025-09-15T13:48:00Z">
              <w:tcPr>
                <w:tcW w:w="720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  <w:tcPrChange w:id="141" w:author="钟珍伟" w:date="2025-09-15T13:48:00Z">
              <w:tcPr>
                <w:tcW w:w="3374" w:type="dxa"/>
                <w:gridSpan w:val="3"/>
                <w:vAlign w:val="center"/>
              </w:tcPr>
            </w:tcPrChange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MSB(1024)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LSB(0.125)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2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/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>
      <w:pPr>
        <w:widowControl/>
        <w:jc w:val="left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Ansi="宋体"/>
          <w:sz w:val="24"/>
        </w:rPr>
      </w:pPr>
    </w:p>
    <w:p>
      <w:pPr>
        <w:spacing w:line="500" w:lineRule="exact"/>
        <w:ind w:left="420"/>
        <w:rPr>
          <w:rFonts w:hint="default" w:hAnsi="宋体" w:eastAsia="宋体"/>
          <w:color w:val="0000FF"/>
          <w:sz w:val="24"/>
          <w:lang w:val="en-US" w:eastAsia="zh-CN"/>
        </w:rPr>
      </w:pPr>
      <w:r>
        <w:rPr>
          <w:rFonts w:hint="eastAsia" w:hAnsi="宋体"/>
          <w:color w:val="0000FF"/>
          <w:sz w:val="24"/>
          <w:lang w:val="en-US" w:eastAsia="zh-CN"/>
        </w:rPr>
        <w:t>飞控接收的</w:t>
      </w:r>
      <w:bookmarkStart w:id="2" w:name="_GoBack"/>
      <w:bookmarkEnd w:id="2"/>
    </w:p>
    <w:p>
      <w:pPr>
        <w:spacing w:line="500" w:lineRule="exact"/>
        <w:ind w:left="420"/>
        <w:rPr>
          <w:sz w:val="24"/>
        </w:rPr>
      </w:pPr>
      <w:r>
        <w:rPr>
          <w:rFonts w:hAnsi="宋体"/>
          <w:sz w:val="24"/>
        </w:rPr>
        <w:t>SCU到</w:t>
      </w:r>
      <w:r>
        <w:rPr>
          <w:rFonts w:hint="eastAsia" w:hAnsi="宋体"/>
          <w:sz w:val="24"/>
        </w:rPr>
        <w:t>RDIU</w:t>
      </w:r>
      <w:r>
        <w:rPr>
          <w:rFonts w:hAnsi="宋体"/>
          <w:sz w:val="24"/>
        </w:rPr>
        <w:t>数据通讯协议</w:t>
      </w:r>
      <w:r>
        <w:rPr>
          <w:rFonts w:hint="eastAsia"/>
          <w:sz w:val="24"/>
        </w:rPr>
        <w:t>下</w:t>
      </w:r>
      <w:r>
        <w:rPr>
          <w:sz w:val="24"/>
        </w:rPr>
        <w:t>：</w:t>
      </w: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SCU到RDIU数据数据字1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前轮角度反馈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SCU到RDIU数据字2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左手轮指令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±90°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0.021978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SCU到RDIU数据字3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右手轮指令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±90°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0.021978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零位历史值（累加值）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/>
              </w:rPr>
              <w:t>±45°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0.010986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SCU到RDIU数据字5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状态上报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 xml:space="preserve">   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Merge w:val="restart"/>
          </w:tcPr>
          <w:p>
            <w:r>
              <w:rPr>
                <w:rFonts w:hint="eastAsia"/>
              </w:rPr>
              <w:t>牵引状态：00-牵引无效状态，01-允许牵引状态，10-禁止牵引状态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  <w:vMerge w:val="continue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软件大版本：LSB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软件大版本：MSB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软件小版本：LSB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  <w:highlight w:val="yellow"/>
              </w:rPr>
            </w:pPr>
            <w:r>
              <w:rPr>
                <w:rFonts w:hint="eastAsia" w:ascii="宋体" w:hAnsi="宋体"/>
                <w:szCs w:val="21"/>
                <w:highlight w:val="yellow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软件小版本：MSB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脚蹬解除状态：1为解除状态，0为正常状态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pPr>
              <w:rPr>
                <w:strike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前轮工作状态上报：LSB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hint="eastAsia" w:ascii="宋体" w:hAnsi="宋体"/>
                <w:szCs w:val="21"/>
              </w:rPr>
              <w:t>*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前轮工作状态上报：</w:t>
            </w:r>
            <w:r>
              <w:rPr>
                <w:rFonts w:ascii="Arial" w:hAnsi="Arial" w:cs="Arial"/>
              </w:rPr>
              <w:t>MSB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r>
              <w:rPr>
                <w:rFonts w:hint="eastAsia"/>
              </w:rPr>
              <w:t>前轮工作状态：010-转弯状态，011-减摆状态，100-调零状态；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19-27位为软件版本号；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SCU到RDIU数据字6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  <w:tblGridChange w:id="142">
          <w:tblGrid>
            <w:gridCol w:w="467"/>
            <w:gridCol w:w="718"/>
            <w:gridCol w:w="716"/>
            <w:gridCol w:w="1251"/>
            <w:gridCol w:w="1276"/>
            <w:gridCol w:w="720"/>
            <w:gridCol w:w="1059"/>
            <w:gridCol w:w="850"/>
            <w:gridCol w:w="1465"/>
          </w:tblGrid>
        </w:tblGridChange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故障状态字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143" w:author="钟珍伟" w:date="2025-09-15T13:56:00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rPr>
          <w:cantSplit/>
          <w:trHeight w:val="90" w:hRule="atLeast"/>
          <w:tblHeader/>
          <w:trPrChange w:id="143" w:author="钟珍伟" w:date="2025-09-15T13:56:00Z">
            <w:trPr>
              <w:cantSplit/>
              <w:trHeight w:val="292" w:hRule="atLeast"/>
              <w:tblHeader/>
            </w:trPr>
          </w:trPrChange>
        </w:trPr>
        <w:tc>
          <w:tcPr>
            <w:tcW w:w="1901" w:type="dxa"/>
            <w:gridSpan w:val="3"/>
            <w:vMerge w:val="continue"/>
            <w:tcPrChange w:id="144" w:author="钟珍伟" w:date="2025-09-15T13:56:00Z">
              <w:tcPr>
                <w:tcW w:w="1901" w:type="dxa"/>
                <w:gridSpan w:val="3"/>
                <w:vMerge w:val="continue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  <w:tcPrChange w:id="145" w:author="钟珍伟" w:date="2025-09-15T13:56:00Z">
              <w:tcPr>
                <w:tcW w:w="1251" w:type="dxa"/>
                <w:vAlign w:val="center"/>
              </w:tcPr>
            </w:tcPrChange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  <w:tcPrChange w:id="146" w:author="钟珍伟" w:date="2025-09-15T13:56:00Z">
              <w:tcPr>
                <w:tcW w:w="5370" w:type="dxa"/>
                <w:gridSpan w:val="5"/>
              </w:tcPr>
            </w:tcPrChange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前轮工作故障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Arial" w:hAnsi="Arial" w:cs="Arial"/>
              </w:rPr>
              <w:t>牵引超行程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左手轮传感器和值故障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右手轮传感器和值故障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  <w:szCs w:val="21"/>
              </w:rPr>
              <w:t>ARINC429通讯故障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故障字“1”为故障，“0”为正常</w:t>
            </w:r>
          </w:p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牵引超行程：舵机前轮位置反馈超过±50°之后，上报牵引超行程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spacing w:line="500" w:lineRule="exact"/>
        <w:outlineLvl w:val="0"/>
        <w:rPr>
          <w:rFonts w:ascii="黑体" w:hAnsi="黑体" w:eastAsia="黑体"/>
          <w:sz w:val="24"/>
        </w:rPr>
        <w:sectPr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adjustRightInd w:val="0"/>
        <w:snapToGrid w:val="0"/>
        <w:spacing w:line="500" w:lineRule="exact"/>
        <w:rPr>
          <w:rFonts w:ascii="黑体" w:hAnsi="黑体" w:eastAsia="黑体"/>
          <w:kern w:val="24"/>
          <w:szCs w:val="21"/>
        </w:r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20" w:beforeLines="50" w:after="120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 xml:space="preserve"> SCU回报RDIU的 ARINC429数据字1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2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脚蹬转弯指令回绕</w:t>
            </w:r>
          </w:p>
        </w:tc>
        <w:tc>
          <w:tcPr>
            <w:tcW w:w="850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2" w:hRule="atLeast"/>
          <w:tblHeader/>
        </w:trPr>
        <w:tc>
          <w:tcPr>
            <w:tcW w:w="1901" w:type="dxa"/>
            <w:gridSpan w:val="3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SCU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°/s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/>
                <w:highlight w:val="yellow"/>
              </w:rPr>
              <w:t>±60°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  <w:highlight w:val="yellow"/>
              </w:rPr>
              <w:t>0.014653 /bit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</w:tcPr>
          <w:p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 w:ascii="宋体" w:hAnsi="宋体"/>
                <w:szCs w:val="21"/>
              </w:rPr>
              <w:t>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</w:tcPr>
          <w:p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</w:tcPr>
          <w:p>
            <w:r>
              <w:rPr>
                <w:rFonts w:hint="eastAsia"/>
              </w:rPr>
              <w:t>符号位：0为正，1为负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状态位：</w:t>
            </w:r>
            <w:r>
              <w:rPr>
                <w:rFonts w:ascii="Arial" w:hAnsi="Arial" w:cs="Arial"/>
              </w:rP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467" w:type="dxa"/>
            <w:vMerge w:val="continue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 w:ascii="宋体" w:hAnsi="宋体" w:cs="Arial"/>
                <w:szCs w:val="21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Arial" w:hAnsi="Arial" w:cs="Arial"/>
              </w:rPr>
              <w:t>状态位：00－故障，01－无效，10－测试，11－正常；</w:t>
            </w:r>
          </w:p>
        </w:tc>
      </w:tr>
    </w:tbl>
    <w:p>
      <w:pPr>
        <w:adjustRightInd w:val="0"/>
        <w:snapToGrid w:val="0"/>
        <w:spacing w:line="500" w:lineRule="exact"/>
        <w:jc w:val="center"/>
        <w:rPr>
          <w:rFonts w:ascii="黑体" w:hAnsi="黑体" w:eastAsia="黑体"/>
          <w:kern w:val="24"/>
          <w:szCs w:val="21"/>
        </w:rPr>
        <w:sectPr>
          <w:footerReference r:id="rId4" w:type="default"/>
          <w:pgSz w:w="11906" w:h="16838"/>
          <w:pgMar w:top="1134" w:right="1134" w:bottom="1134" w:left="1134" w:header="624" w:footer="624" w:gutter="567"/>
          <w:pgNumType w:start="1"/>
          <w:cols w:space="425" w:num="1"/>
          <w:docGrid w:linePitch="381" w:charSpace="0"/>
        </w:sectPr>
      </w:pPr>
    </w:p>
    <w:p>
      <w:pPr>
        <w:pStyle w:val="48"/>
        <w:numPr>
          <w:ilvl w:val="0"/>
          <w:numId w:val="4"/>
        </w:numPr>
        <w:adjustRightInd w:val="0"/>
        <w:snapToGrid w:val="0"/>
        <w:spacing w:before="156" w:beforeLines="50" w:after="156" w:afterLines="50" w:line="500" w:lineRule="exact"/>
        <w:ind w:left="0" w:firstLine="0"/>
        <w:contextualSpacing w:val="0"/>
        <w:jc w:val="center"/>
        <w:rPr>
          <w:rFonts w:ascii="黑体" w:hAnsi="黑体" w:eastAsia="黑体"/>
          <w:kern w:val="24"/>
          <w:szCs w:val="21"/>
        </w:rPr>
      </w:pPr>
      <w:r>
        <w:rPr>
          <w:rFonts w:hint="eastAsia" w:ascii="黑体" w:hAnsi="黑体" w:eastAsia="黑体"/>
          <w:kern w:val="24"/>
          <w:szCs w:val="21"/>
        </w:rPr>
        <w:t>SCU回报RDIU的 ARINC429数据字4</w:t>
      </w:r>
    </w:p>
    <w:tbl>
      <w:tblPr>
        <w:tblStyle w:val="29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718"/>
        <w:gridCol w:w="716"/>
        <w:gridCol w:w="1251"/>
        <w:gridCol w:w="1276"/>
        <w:gridCol w:w="720"/>
        <w:gridCol w:w="1059"/>
        <w:gridCol w:w="850"/>
        <w:gridCol w:w="14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restart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前轮转弯系统</w:t>
            </w: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信号名称</w:t>
            </w:r>
          </w:p>
        </w:tc>
        <w:tc>
          <w:tcPr>
            <w:tcW w:w="3055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控制信号</w:t>
            </w:r>
          </w:p>
        </w:tc>
        <w:tc>
          <w:tcPr>
            <w:tcW w:w="85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</w:t>
            </w:r>
          </w:p>
        </w:tc>
        <w:tc>
          <w:tcPr>
            <w:tcW w:w="1465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901" w:type="dxa"/>
            <w:gridSpan w:val="3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251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规范号</w:t>
            </w:r>
          </w:p>
        </w:tc>
        <w:tc>
          <w:tcPr>
            <w:tcW w:w="5370" w:type="dxa"/>
            <w:gridSpan w:val="5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号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内</w:t>
            </w:r>
          </w:p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容</w:t>
            </w: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信号类型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整型（32位）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源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RDIU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布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单    位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信号范围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辨 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精    度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码    制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BNR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1434" w:type="dxa"/>
            <w:gridSpan w:val="2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发送速率</w:t>
            </w:r>
          </w:p>
        </w:tc>
        <w:tc>
          <w:tcPr>
            <w:tcW w:w="6621" w:type="dxa"/>
            <w:gridSpan w:val="6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100kbps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restart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数据格式</w:t>
            </w: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数位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说     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01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17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02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03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04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20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05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21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06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22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07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0  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23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08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24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09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25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10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26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11</w:t>
            </w:r>
          </w:p>
        </w:tc>
        <w:tc>
          <w:tcPr>
            <w:tcW w:w="3243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27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12</w:t>
            </w:r>
          </w:p>
        </w:tc>
        <w:tc>
          <w:tcPr>
            <w:tcW w:w="3243" w:type="dxa"/>
            <w:gridSpan w:val="3"/>
          </w:tcPr>
          <w:p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28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13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调零指令：1-调零；0-无效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29</w:t>
            </w:r>
          </w:p>
        </w:tc>
        <w:tc>
          <w:tcPr>
            <w:tcW w:w="3374" w:type="dxa"/>
            <w:gridSpan w:val="3"/>
            <w:vAlign w:val="center"/>
          </w:tcPr>
          <w:p>
            <w:r>
              <w:rPr>
                <w:rFonts w:hint="eastAsia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14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转弯断开开关：1-转弯断开；0-无效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30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状态位：</w:t>
            </w:r>
            <w:r>
              <w:t>LSB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15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  <w:rPr>
                <w:rFonts w:ascii="宋体" w:hAnsi="宋体"/>
                <w:color w:val="FF0000"/>
                <w:szCs w:val="21"/>
              </w:rPr>
            </w:pPr>
            <w:r>
              <w:rPr>
                <w:rFonts w:ascii="宋体" w:hAnsi="宋体" w:cs="Arial"/>
                <w:sz w:val="22"/>
                <w:szCs w:val="22"/>
              </w:rPr>
              <w:t>BCMU_PARK_BRK_ON</w:t>
            </w:r>
            <w:r>
              <w:rPr>
                <w:rFonts w:hint="eastAsia" w:ascii="Arial" w:hAnsi="Arial" w:cs="Arial"/>
                <w:sz w:val="22"/>
                <w:szCs w:val="22"/>
              </w:rPr>
              <w:t>1-有效；0-无效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31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状态位：</w:t>
            </w:r>
            <w:r>
              <w:t>MSB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Merge w:val="continue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</w:p>
        </w:tc>
        <w:tc>
          <w:tcPr>
            <w:tcW w:w="718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16</w:t>
            </w:r>
          </w:p>
        </w:tc>
        <w:tc>
          <w:tcPr>
            <w:tcW w:w="3243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720" w:type="dxa"/>
            <w:vAlign w:val="center"/>
          </w:tcPr>
          <w:p>
            <w:pPr>
              <w:autoSpaceDE w:val="0"/>
              <w:autoSpaceDN w:val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32</w:t>
            </w:r>
          </w:p>
        </w:tc>
        <w:tc>
          <w:tcPr>
            <w:tcW w:w="3374" w:type="dxa"/>
            <w:gridSpan w:val="3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校验位：奇校验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67" w:type="dxa"/>
            <w:vAlign w:val="center"/>
          </w:tcPr>
          <w:p>
            <w:pPr>
              <w:autoSpaceDE w:val="0"/>
              <w:autoSpaceDN w:val="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附注</w:t>
            </w:r>
          </w:p>
        </w:tc>
        <w:tc>
          <w:tcPr>
            <w:tcW w:w="8055" w:type="dxa"/>
            <w:gridSpan w:val="8"/>
          </w:tcPr>
          <w:p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>注：</w:t>
            </w:r>
            <w:r>
              <w:rPr>
                <w:rFonts w:hint="eastAsia" w:ascii="Arial" w:hAnsi="Arial" w:cs="Arial"/>
                <w:sz w:val="22"/>
                <w:szCs w:val="22"/>
              </w:rPr>
              <w:t>各字节1-有效；0-无效</w:t>
            </w:r>
          </w:p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</w:rPr>
              <w:t xml:space="preserve">状态位：00－故障，01－无效，10－测试，11－正常；                  </w:t>
            </w:r>
          </w:p>
        </w:tc>
      </w:tr>
    </w:tbl>
    <w:p/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长城仿宋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rPr>
        <w:lang w:val="zh-CN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pict>
        <v:shape id="PowerPlusWaterMarkObject" o:spid="_x0000_s2049" o:spt="136" type="#_x0000_t136" style="position:absolute;left:0pt;margin-top:-20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0" o:spid="_x0000_s2050" o:spt="136" type="#_x0000_t136" style="position:absolute;left:0pt;margin-top:-18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1" o:spid="_x0000_s2051" o:spt="136" type="#_x0000_t136" style="position:absolute;left:0pt;margin-top:-16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2" o:spid="_x0000_s2052" o:spt="136" type="#_x0000_t136" style="position:absolute;left:0pt;margin-top:-14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3" o:spid="_x0000_s2053" o:spt="136" type="#_x0000_t136" style="position:absolute;left:0pt;margin-top:-12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4" o:spid="_x0000_s2054" o:spt="136" type="#_x0000_t136" style="position:absolute;left:0pt;margin-top:-10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5" o:spid="_x0000_s2055" o:spt="136" type="#_x0000_t136" style="position:absolute;left:0pt;margin-top:-8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6" o:spid="_x0000_s2056" o:spt="136" type="#_x0000_t136" style="position:absolute;left:0pt;margin-top:-6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7" o:spid="_x0000_s2057" o:spt="136" type="#_x0000_t136" style="position:absolute;left:0pt;margin-top:-4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8" o:spid="_x0000_s2058" o:spt="136" type="#_x0000_t136" style="position:absolute;left:0pt;margin-top:-2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59" o:spid="_x0000_s2059" o:spt="136" type="#_x0000_t136" style="position:absolute;left:0pt;margin-top: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0" o:spid="_x0000_s2060" o:spt="136" type="#_x0000_t136" style="position:absolute;left:0pt;margin-top:2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1" o:spid="_x0000_s2061" o:spt="136" type="#_x0000_t136" style="position:absolute;left:0pt;margin-top:4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2" o:spid="_x0000_s2062" o:spt="136" type="#_x0000_t136" style="position:absolute;left:0pt;margin-top:6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3" o:spid="_x0000_s2063" o:spt="136" type="#_x0000_t136" style="position:absolute;left:0pt;margin-top:8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4" o:spid="_x0000_s2064" o:spt="136" type="#_x0000_t136" style="position:absolute;left:0pt;margin-top:10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5" o:spid="_x0000_s2065" o:spt="136" type="#_x0000_t136" style="position:absolute;left:0pt;margin-top:12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6" o:spid="_x0000_s2066" o:spt="136" type="#_x0000_t136" style="position:absolute;left:0pt;margin-top:14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7" o:spid="_x0000_s2067" o:spt="136" type="#_x0000_t136" style="position:absolute;left:0pt;margin-top:16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8" o:spid="_x0000_s2068" o:spt="136" type="#_x0000_t136" style="position:absolute;left:0pt;margin-top:1800pt;height:10pt;width:120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zhongzhenwei                                                zhongzhenwei                                                zhongzhenwei                                                zhongzhenwei                                                " style="font-family:PingFang SC;font-size:0.199996948242187pt;v-text-align:center;"/>
        </v:shape>
      </w:pict>
    </w:r>
    <w:r>
      <w:pict>
        <v:shape id="_x0000_s2069" o:spid="_x0000_s2069" o:spt="136" type="#_x0000_t136" style="position:absolute;left:0pt;margin-top:-19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0" o:spid="_x0000_s2070" o:spt="136" type="#_x0000_t136" style="position:absolute;left:0pt;margin-top:-17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1" o:spid="_x0000_s2071" o:spt="136" type="#_x0000_t136" style="position:absolute;left:0pt;margin-top:-15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2" o:spid="_x0000_s2072" o:spt="136" type="#_x0000_t136" style="position:absolute;left:0pt;margin-top:-13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3" o:spid="_x0000_s2073" o:spt="136" type="#_x0000_t136" style="position:absolute;left:0pt;margin-top:-11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4" o:spid="_x0000_s2074" o:spt="136" type="#_x0000_t136" style="position:absolute;left:0pt;margin-top:-9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5" o:spid="_x0000_s2075" o:spt="136" type="#_x0000_t136" style="position:absolute;left:0pt;margin-top:-7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6" o:spid="_x0000_s2076" o:spt="136" type="#_x0000_t136" style="position:absolute;left:0pt;margin-top:-5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7" o:spid="_x0000_s2077" o:spt="136" type="#_x0000_t136" style="position:absolute;left:0pt;margin-top:-3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8" o:spid="_x0000_s2078" o:spt="136" type="#_x0000_t136" style="position:absolute;left:0pt;margin-top:-1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79" o:spid="_x0000_s2079" o:spt="136" type="#_x0000_t136" style="position:absolute;left:0pt;margin-top: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0" o:spid="_x0000_s2080" o:spt="136" type="#_x0000_t136" style="position:absolute;left:0pt;margin-top:2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1" o:spid="_x0000_s2081" o:spt="136" type="#_x0000_t136" style="position:absolute;left:0pt;margin-top:4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2" o:spid="_x0000_s2082" o:spt="136" type="#_x0000_t136" style="position:absolute;left:0pt;margin-top:6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3" o:spid="_x0000_s2083" o:spt="136" type="#_x0000_t136" style="position:absolute;left:0pt;margin-top:8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4" o:spid="_x0000_s2084" o:spt="136" type="#_x0000_t136" style="position:absolute;left:0pt;margin-top:10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5" o:spid="_x0000_s2085" o:spt="136" type="#_x0000_t136" style="position:absolute;left:0pt;margin-top:12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6" o:spid="_x0000_s2086" o:spt="136" type="#_x0000_t136" style="position:absolute;left:0pt;margin-top:14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7" o:spid="_x0000_s2087" o:spt="136" type="#_x0000_t136" style="position:absolute;left:0pt;margin-top:16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8" o:spid="_x0000_s2088" o:spt="136" type="#_x0000_t136" style="position:absolute;left:0pt;margin-top:1850pt;height:10pt;width:112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shangfei                                                shangfei                                                shangfei                                                shangfei                                                " style="font-family:PingFang SC;font-size:0.199996948242187pt;v-text-align:center;"/>
        </v:shape>
      </w:pict>
    </w:r>
    <w:r>
      <w:pict>
        <v:shape id="_x0000_s2089" o:spid="_x0000_s2089" o:spt="136" type="#_x0000_t136" style="position:absolute;left:0pt;margin-top:-19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0" o:spid="_x0000_s2090" o:spt="136" type="#_x0000_t136" style="position:absolute;left:0pt;margin-top:-17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1" o:spid="_x0000_s2091" o:spt="136" type="#_x0000_t136" style="position:absolute;left:0pt;margin-top:-15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2" o:spid="_x0000_s2092" o:spt="136" type="#_x0000_t136" style="position:absolute;left:0pt;margin-top:-13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3" o:spid="_x0000_s2093" o:spt="136" type="#_x0000_t136" style="position:absolute;left:0pt;margin-top:-11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4" o:spid="_x0000_s2094" o:spt="136" type="#_x0000_t136" style="position:absolute;left:0pt;margin-top:-9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5" o:spid="_x0000_s2095" o:spt="136" type="#_x0000_t136" style="position:absolute;left:0pt;margin-top:-7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6" o:spid="_x0000_s2096" o:spt="136" type="#_x0000_t136" style="position:absolute;left:0pt;margin-top:-5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7" o:spid="_x0000_s2097" o:spt="136" type="#_x0000_t136" style="position:absolute;left:0pt;margin-top:-3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8" o:spid="_x0000_s2098" o:spt="136" type="#_x0000_t136" style="position:absolute;left:0pt;margin-top:-1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099" o:spid="_x0000_s2099" o:spt="136" type="#_x0000_t136" style="position:absolute;left:0pt;margin-top:1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0" o:spid="_x0000_s2100" o:spt="136" type="#_x0000_t136" style="position:absolute;left:0pt;margin-top:3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1" o:spid="_x0000_s2101" o:spt="136" type="#_x0000_t136" style="position:absolute;left:0pt;margin-top:5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2" o:spid="_x0000_s2102" o:spt="136" type="#_x0000_t136" style="position:absolute;left:0pt;margin-top:7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3" o:spid="_x0000_s2103" o:spt="136" type="#_x0000_t136" style="position:absolute;left:0pt;margin-top:9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4" o:spid="_x0000_s2104" o:spt="136" type="#_x0000_t136" style="position:absolute;left:0pt;margin-top:11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5" o:spid="_x0000_s2105" o:spt="136" type="#_x0000_t136" style="position:absolute;left:0pt;margin-top:13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6" o:spid="_x0000_s2106" o:spt="136" type="#_x0000_t136" style="position:absolute;left:0pt;margin-top:15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7" o:spid="_x0000_s2107" o:spt="136" type="#_x0000_t136" style="position:absolute;left:0pt;margin-top:17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  <w:r>
      <w:pict>
        <v:shape id="_x0000_s2108" o:spid="_x0000_s2108" o:spt="136" type="#_x0000_t136" style="position:absolute;left:0pt;margin-top:1900pt;height:10pt;width:1340pt;mso-position-horizontal:center;mso-position-horizontal-relative:margin;mso-position-vertical-relative:margin;rotation:-2949120f;z-index:-251657216;mso-width-relative:page;mso-height-relative:page;" fillcolor="#E6E6E6" filled="t" stroked="f" coordsize="21600,21600">
          <v:path/>
          <v:fill on="t" focussize="0,0"/>
          <v:stroke on="f"/>
          <v:imagedata o:title=""/>
          <o:lock v:ext="edit"/>
          <v:textpath on="t" fitpath="t" trim="f" xscale="f" string="2026-03-11 10:34:31                                                2026-03-11 10:34:31                                                2026-03-11 10:34:31                                                2026-03-11 10:34:31                                                " style="font-family:PingFang SC;font-size:0.199996948242187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4A6C6D"/>
    <w:multiLevelType w:val="multilevel"/>
    <w:tmpl w:val="114A6C6D"/>
    <w:lvl w:ilvl="0" w:tentative="0">
      <w:start w:val="1"/>
      <w:numFmt w:val="decimal"/>
      <w:lvlText w:val="表 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4E63BD8"/>
    <w:multiLevelType w:val="multilevel"/>
    <w:tmpl w:val="24E63BD8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 w:ascii="黑体" w:eastAsia="黑体"/>
        <w:b w:val="0"/>
        <w:bCs w:val="0"/>
        <w:color w:val="auto"/>
        <w:spacing w:val="0"/>
        <w:kern w:val="21"/>
        <w:sz w:val="24"/>
        <w:szCs w:val="24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6A4200"/>
    <w:multiLevelType w:val="multilevel"/>
    <w:tmpl w:val="2E6A4200"/>
    <w:lvl w:ilvl="0" w:tentative="0">
      <w:start w:val="1"/>
      <w:numFmt w:val="decimal"/>
      <w:pStyle w:val="81"/>
      <w:isLgl/>
      <w:suff w:val="space"/>
      <w:lvlText w:val="%1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73"/>
      <w:isLgl/>
      <w:suff w:val="space"/>
      <w:lvlText w:val="%1.%2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74"/>
      <w:suff w:val="space"/>
      <w:lvlText w:val="%1.%2.%3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75"/>
      <w:suff w:val="space"/>
      <w:lvlText w:val="%1.%2.%3.%4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pStyle w:val="76"/>
      <w:suff w:val="space"/>
      <w:lvlText w:val="%1.%2.%3.%4.%5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pStyle w:val="77"/>
      <w:suff w:val="space"/>
      <w:lvlText w:val="%1.%2.%3.%4.%5.%6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pStyle w:val="78"/>
      <w:suff w:val="space"/>
      <w:lvlText w:val="%1.%2.%3.%4.%5.%6.%7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Restart w:val="0"/>
      <w:suff w:val="space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8" w:tentative="0">
      <w:start w:val="1"/>
      <w:numFmt w:val="decimal"/>
      <w:suff w:val="nothing"/>
      <w:lvlText w:val="表%8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</w:abstractNum>
  <w:abstractNum w:abstractNumId="3">
    <w:nsid w:val="773C1672"/>
    <w:multiLevelType w:val="multilevel"/>
    <w:tmpl w:val="773C1672"/>
    <w:lvl w:ilvl="0" w:tentative="0">
      <w:start w:val="1"/>
      <w:numFmt w:val="lowerLetter"/>
      <w:pStyle w:val="59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绎维 熊">
    <w15:presenceInfo w15:providerId="Windows Live" w15:userId="32aca394ebbb7272"/>
  </w15:person>
  <w15:person w15:author="钟珍伟">
    <w15:presenceInfo w15:providerId="None" w15:userId="钟珍伟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86"/>
    <w:rsid w:val="00013012"/>
    <w:rsid w:val="000A2B74"/>
    <w:rsid w:val="000F5B85"/>
    <w:rsid w:val="0010487D"/>
    <w:rsid w:val="00107D6D"/>
    <w:rsid w:val="00142716"/>
    <w:rsid w:val="00185D22"/>
    <w:rsid w:val="001D1134"/>
    <w:rsid w:val="00265230"/>
    <w:rsid w:val="00267340"/>
    <w:rsid w:val="00295BEF"/>
    <w:rsid w:val="002D4D6F"/>
    <w:rsid w:val="0032721E"/>
    <w:rsid w:val="003A42D0"/>
    <w:rsid w:val="00431209"/>
    <w:rsid w:val="004A6AE2"/>
    <w:rsid w:val="00551086"/>
    <w:rsid w:val="0065596B"/>
    <w:rsid w:val="00662A84"/>
    <w:rsid w:val="006C0E08"/>
    <w:rsid w:val="006C13F1"/>
    <w:rsid w:val="00722D09"/>
    <w:rsid w:val="00727166"/>
    <w:rsid w:val="007342FF"/>
    <w:rsid w:val="007548CF"/>
    <w:rsid w:val="0075693F"/>
    <w:rsid w:val="007C125E"/>
    <w:rsid w:val="007F1244"/>
    <w:rsid w:val="00835270"/>
    <w:rsid w:val="0090237A"/>
    <w:rsid w:val="00912700"/>
    <w:rsid w:val="009617F8"/>
    <w:rsid w:val="00972FC2"/>
    <w:rsid w:val="00992F77"/>
    <w:rsid w:val="009A6951"/>
    <w:rsid w:val="009C5539"/>
    <w:rsid w:val="00A971D7"/>
    <w:rsid w:val="00AB3888"/>
    <w:rsid w:val="00AC3D63"/>
    <w:rsid w:val="00AD006C"/>
    <w:rsid w:val="00B4629C"/>
    <w:rsid w:val="00B55F86"/>
    <w:rsid w:val="00BF28EF"/>
    <w:rsid w:val="00C5276B"/>
    <w:rsid w:val="00CA1BDA"/>
    <w:rsid w:val="00CE24B7"/>
    <w:rsid w:val="00DB7484"/>
    <w:rsid w:val="00E06278"/>
    <w:rsid w:val="00F742CF"/>
    <w:rsid w:val="02BE4BE5"/>
    <w:rsid w:val="079F7987"/>
    <w:rsid w:val="0DBC4DFA"/>
    <w:rsid w:val="0F4552C5"/>
    <w:rsid w:val="11FD5E96"/>
    <w:rsid w:val="17CC1E51"/>
    <w:rsid w:val="17D04393"/>
    <w:rsid w:val="1C9A167C"/>
    <w:rsid w:val="1CED55C0"/>
    <w:rsid w:val="20F679C3"/>
    <w:rsid w:val="25D5625C"/>
    <w:rsid w:val="28B22ED7"/>
    <w:rsid w:val="2C515AEF"/>
    <w:rsid w:val="31CB336E"/>
    <w:rsid w:val="34CE06A8"/>
    <w:rsid w:val="3ABC737C"/>
    <w:rsid w:val="3B727D40"/>
    <w:rsid w:val="3D6F4769"/>
    <w:rsid w:val="3EAF1D54"/>
    <w:rsid w:val="497C672E"/>
    <w:rsid w:val="49A56526"/>
    <w:rsid w:val="5363025D"/>
    <w:rsid w:val="5B880D35"/>
    <w:rsid w:val="5CD439BA"/>
    <w:rsid w:val="5DF93D1B"/>
    <w:rsid w:val="62DE1B0F"/>
    <w:rsid w:val="63B02F16"/>
    <w:rsid w:val="6A0520F5"/>
    <w:rsid w:val="704B74CD"/>
    <w:rsid w:val="705A1972"/>
    <w:rsid w:val="72F36FA5"/>
    <w:rsid w:val="7A8B6A56"/>
    <w:rsid w:val="7FD3007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38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9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40"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1"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2"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3"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31">
    <w:name w:val="Default Paragraph Font"/>
    <w:semiHidden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/>
    </w:pPr>
    <w:rPr>
      <w:rFonts w:ascii="Calibri" w:hAnsi="Calibri" w:cs="黑体"/>
      <w:szCs w:val="22"/>
    </w:rPr>
  </w:style>
  <w:style w:type="paragraph" w:styleId="12">
    <w:name w:val="Normal Indent"/>
    <w:basedOn w:val="1"/>
    <w:link w:val="111"/>
    <w:qFormat/>
    <w:uiPriority w:val="0"/>
    <w:pPr>
      <w:spacing w:line="360" w:lineRule="auto"/>
      <w:ind w:firstLine="420" w:firstLineChars="200"/>
    </w:pPr>
    <w:rPr>
      <w:rFonts w:ascii="宋体"/>
      <w:sz w:val="28"/>
    </w:rPr>
  </w:style>
  <w:style w:type="paragraph" w:styleId="13">
    <w:name w:val="Document Map"/>
    <w:basedOn w:val="1"/>
    <w:link w:val="53"/>
    <w:unhideWhenUsed/>
    <w:qFormat/>
    <w:uiPriority w:val="99"/>
    <w:rPr>
      <w:rFonts w:ascii="宋体"/>
      <w:sz w:val="18"/>
      <w:szCs w:val="18"/>
    </w:rPr>
  </w:style>
  <w:style w:type="paragraph" w:styleId="14">
    <w:name w:val="annotation text"/>
    <w:basedOn w:val="1"/>
    <w:link w:val="54"/>
    <w:unhideWhenUsed/>
    <w:qFormat/>
    <w:uiPriority w:val="99"/>
    <w:pPr>
      <w:jc w:val="left"/>
    </w:pPr>
  </w:style>
  <w:style w:type="paragraph" w:styleId="15">
    <w:name w:val="toc 5"/>
    <w:basedOn w:val="1"/>
    <w:next w:val="1"/>
    <w:unhideWhenUsed/>
    <w:qFormat/>
    <w:uiPriority w:val="39"/>
    <w:pPr>
      <w:ind w:left="1680" w:leftChars="800"/>
    </w:pPr>
    <w:rPr>
      <w:rFonts w:ascii="Calibri" w:hAnsi="Calibri" w:cs="黑体"/>
      <w:szCs w:val="22"/>
    </w:rPr>
  </w:style>
  <w:style w:type="paragraph" w:styleId="16">
    <w:name w:val="toc 3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toc 8"/>
    <w:basedOn w:val="1"/>
    <w:next w:val="1"/>
    <w:unhideWhenUsed/>
    <w:qFormat/>
    <w:uiPriority w:val="39"/>
    <w:pPr>
      <w:ind w:left="2940" w:leftChars="1400"/>
    </w:pPr>
    <w:rPr>
      <w:rFonts w:ascii="Calibri" w:hAnsi="Calibri" w:cs="黑体"/>
      <w:szCs w:val="22"/>
    </w:rPr>
  </w:style>
  <w:style w:type="paragraph" w:styleId="18">
    <w:name w:val="Balloon Text"/>
    <w:basedOn w:val="1"/>
    <w:link w:val="55"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56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5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39"/>
    <w:pPr>
      <w:tabs>
        <w:tab w:val="left" w:pos="420"/>
        <w:tab w:val="right" w:leader="dot" w:pos="9639"/>
      </w:tabs>
      <w:spacing w:line="360" w:lineRule="auto"/>
    </w:pPr>
    <w:rPr>
      <w:szCs w:val="20"/>
    </w:rPr>
  </w:style>
  <w:style w:type="paragraph" w:styleId="22">
    <w:name w:val="toc 4"/>
    <w:basedOn w:val="1"/>
    <w:next w:val="1"/>
    <w:unhideWhenUsed/>
    <w:qFormat/>
    <w:uiPriority w:val="39"/>
    <w:pPr>
      <w:ind w:left="1260" w:leftChars="600"/>
    </w:pPr>
    <w:rPr>
      <w:rFonts w:ascii="Calibri" w:hAnsi="Calibri" w:cs="黑体"/>
      <w:szCs w:val="22"/>
    </w:rPr>
  </w:style>
  <w:style w:type="paragraph" w:styleId="23">
    <w:name w:val="Subtitle"/>
    <w:basedOn w:val="1"/>
    <w:next w:val="1"/>
    <w:link w:val="4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toc 6"/>
    <w:basedOn w:val="1"/>
    <w:next w:val="1"/>
    <w:unhideWhenUsed/>
    <w:qFormat/>
    <w:uiPriority w:val="39"/>
    <w:pPr>
      <w:ind w:left="2100" w:leftChars="1000"/>
    </w:pPr>
    <w:rPr>
      <w:rFonts w:ascii="Calibri" w:hAnsi="Calibri" w:cs="黑体"/>
      <w:szCs w:val="22"/>
    </w:rPr>
  </w:style>
  <w:style w:type="paragraph" w:styleId="25">
    <w:name w:val="toc 2"/>
    <w:basedOn w:val="1"/>
    <w:next w:val="1"/>
    <w:unhideWhenUsed/>
    <w:qFormat/>
    <w:uiPriority w:val="39"/>
    <w:pPr>
      <w:tabs>
        <w:tab w:val="right" w:leader="dot" w:pos="9627"/>
      </w:tabs>
    </w:pPr>
  </w:style>
  <w:style w:type="paragraph" w:styleId="26">
    <w:name w:val="toc 9"/>
    <w:basedOn w:val="1"/>
    <w:next w:val="1"/>
    <w:unhideWhenUsed/>
    <w:qFormat/>
    <w:uiPriority w:val="39"/>
    <w:pPr>
      <w:ind w:left="3360" w:leftChars="1600"/>
    </w:pPr>
    <w:rPr>
      <w:rFonts w:ascii="Calibri" w:hAnsi="Calibri" w:cs="黑体"/>
      <w:szCs w:val="22"/>
    </w:rPr>
  </w:style>
  <w:style w:type="paragraph" w:styleId="27">
    <w:name w:val="Title"/>
    <w:basedOn w:val="1"/>
    <w:next w:val="1"/>
    <w:link w:val="44"/>
    <w:qFormat/>
    <w:uiPriority w:val="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8">
    <w:name w:val="annotation subject"/>
    <w:basedOn w:val="14"/>
    <w:next w:val="14"/>
    <w:link w:val="58"/>
    <w:semiHidden/>
    <w:unhideWhenUsed/>
    <w:qFormat/>
    <w:uiPriority w:val="99"/>
    <w:rPr>
      <w:b/>
      <w:bCs/>
    </w:rPr>
  </w:style>
  <w:style w:type="table" w:styleId="30">
    <w:name w:val="Table Grid"/>
    <w:basedOn w:val="29"/>
    <w:qFormat/>
    <w:uiPriority w:val="0"/>
    <w:rPr>
      <w:rFonts w:ascii="Calibri" w:hAnsi="Calibri" w:eastAsia="宋体" w:cs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2">
    <w:name w:val="FollowedHyperlink"/>
    <w:basedOn w:val="3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33">
    <w:name w:val="Hyperlink"/>
    <w:basedOn w:val="31"/>
    <w:qFormat/>
    <w:uiPriority w:val="99"/>
    <w:rPr>
      <w:color w:val="0000FF"/>
      <w:u w:val="single"/>
    </w:rPr>
  </w:style>
  <w:style w:type="character" w:styleId="34">
    <w:name w:val="annotation reference"/>
    <w:basedOn w:val="31"/>
    <w:unhideWhenUsed/>
    <w:qFormat/>
    <w:uiPriority w:val="99"/>
    <w:rPr>
      <w:sz w:val="21"/>
      <w:szCs w:val="21"/>
    </w:rPr>
  </w:style>
  <w:style w:type="character" w:customStyle="1" w:styleId="35">
    <w:name w:val="标题 1 字符"/>
    <w:basedOn w:val="3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36">
    <w:name w:val="标题 2 字符"/>
    <w:basedOn w:val="3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7">
    <w:name w:val="标题 3 字符"/>
    <w:basedOn w:val="31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8">
    <w:name w:val="标题 4 字符"/>
    <w:basedOn w:val="31"/>
    <w:link w:val="5"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9">
    <w:name w:val="标题 5 字符"/>
    <w:basedOn w:val="31"/>
    <w:link w:val="6"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40">
    <w:name w:val="标题 6 字符"/>
    <w:basedOn w:val="31"/>
    <w:link w:val="7"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41">
    <w:name w:val="标题 7 字符"/>
    <w:basedOn w:val="31"/>
    <w:link w:val="8"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2">
    <w:name w:val="标题 8 字符"/>
    <w:basedOn w:val="31"/>
    <w:link w:val="9"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3">
    <w:name w:val="标题 9 字符"/>
    <w:basedOn w:val="31"/>
    <w:link w:val="10"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标题 字符"/>
    <w:basedOn w:val="31"/>
    <w:link w:val="27"/>
    <w:qFormat/>
    <w:uiPriority w:val="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5">
    <w:name w:val="副标题 字符"/>
    <w:basedOn w:val="31"/>
    <w:link w:val="2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6">
    <w:name w:val="Quote"/>
    <w:basedOn w:val="1"/>
    <w:next w:val="1"/>
    <w:link w:val="4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引用 字符"/>
    <w:basedOn w:val="31"/>
    <w:link w:val="4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8">
    <w:name w:val="List Paragraph"/>
    <w:basedOn w:val="1"/>
    <w:link w:val="65"/>
    <w:qFormat/>
    <w:uiPriority w:val="0"/>
    <w:pPr>
      <w:ind w:left="720"/>
      <w:contextualSpacing/>
    </w:pPr>
  </w:style>
  <w:style w:type="character" w:customStyle="1" w:styleId="49">
    <w:name w:val="明显强调1"/>
    <w:basedOn w:val="31"/>
    <w:qFormat/>
    <w:uiPriority w:val="21"/>
    <w:rPr>
      <w:i/>
      <w:iCs/>
      <w:color w:val="104862" w:themeColor="accent1" w:themeShade="BF"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1">
    <w:name w:val="明显引用 字符"/>
    <w:basedOn w:val="31"/>
    <w:link w:val="50"/>
    <w:qFormat/>
    <w:uiPriority w:val="30"/>
    <w:rPr>
      <w:i/>
      <w:iCs/>
      <w:color w:val="104862" w:themeColor="accent1" w:themeShade="BF"/>
    </w:rPr>
  </w:style>
  <w:style w:type="character" w:customStyle="1" w:styleId="52">
    <w:name w:val="明显参考1"/>
    <w:basedOn w:val="3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53">
    <w:name w:val="文档结构图 字符"/>
    <w:basedOn w:val="31"/>
    <w:link w:val="13"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54">
    <w:name w:val="批注文字 字符"/>
    <w:basedOn w:val="31"/>
    <w:link w:val="14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框文本 字符"/>
    <w:basedOn w:val="31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6">
    <w:name w:val="页脚 字符"/>
    <w:basedOn w:val="31"/>
    <w:link w:val="19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7">
    <w:name w:val="页眉 字符"/>
    <w:basedOn w:val="31"/>
    <w:link w:val="20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8">
    <w:name w:val="批注主题 字符"/>
    <w:basedOn w:val="54"/>
    <w:link w:val="2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59">
    <w:name w:val="条标题4"/>
    <w:basedOn w:val="1"/>
    <w:qFormat/>
    <w:uiPriority w:val="0"/>
    <w:pPr>
      <w:numPr>
        <w:ilvl w:val="0"/>
        <w:numId w:val="1"/>
      </w:numPr>
    </w:pPr>
    <w:rPr>
      <w:rFonts w:ascii="黑体" w:eastAsia="黑体"/>
      <w:sz w:val="24"/>
    </w:rPr>
  </w:style>
  <w:style w:type="paragraph" w:customStyle="1" w:styleId="60">
    <w:name w:val="文件正文"/>
    <w:basedOn w:val="1"/>
    <w:qFormat/>
    <w:uiPriority w:val="0"/>
    <w:pPr>
      <w:ind w:right="210"/>
    </w:pPr>
    <w:rPr>
      <w:rFonts w:ascii="宋体" w:hAnsi="Calibri"/>
      <w:sz w:val="24"/>
      <w:szCs w:val="22"/>
    </w:rPr>
  </w:style>
  <w:style w:type="paragraph" w:customStyle="1" w:styleId="61">
    <w:name w:val="xl3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62">
    <w:name w:val="章标题"/>
    <w:basedOn w:val="1"/>
    <w:link w:val="63"/>
    <w:qFormat/>
    <w:uiPriority w:val="0"/>
    <w:pPr>
      <w:spacing w:line="360" w:lineRule="auto"/>
    </w:pPr>
    <w:rPr>
      <w:rFonts w:ascii="黑体" w:eastAsia="黑体" w:cs="宋体"/>
      <w:sz w:val="24"/>
      <w:szCs w:val="20"/>
    </w:rPr>
  </w:style>
  <w:style w:type="character" w:customStyle="1" w:styleId="63">
    <w:name w:val="章标题 Char"/>
    <w:basedOn w:val="31"/>
    <w:link w:val="62"/>
    <w:qFormat/>
    <w:locked/>
    <w:uiPriority w:val="0"/>
    <w:rPr>
      <w:rFonts w:ascii="黑体" w:hAnsi="Times New Roman" w:eastAsia="黑体" w:cs="宋体"/>
      <w:sz w:val="24"/>
      <w:szCs w:val="20"/>
    </w:rPr>
  </w:style>
  <w:style w:type="paragraph" w:customStyle="1" w:styleId="64">
    <w:name w:val="TOC 标题1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</w:rPr>
  </w:style>
  <w:style w:type="character" w:customStyle="1" w:styleId="65">
    <w:name w:val="列出段落 字符"/>
    <w:link w:val="48"/>
    <w:qFormat/>
    <w:uiPriority w:val="0"/>
  </w:style>
  <w:style w:type="paragraph" w:customStyle="1" w:styleId="66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67">
    <w:name w:val="正文字体"/>
    <w:link w:val="68"/>
    <w:qFormat/>
    <w:uiPriority w:val="0"/>
    <w:pPr>
      <w:widowControl w:val="0"/>
      <w:adjustRightInd w:val="0"/>
      <w:snapToGrid w:val="0"/>
      <w:spacing w:line="420" w:lineRule="atLeast"/>
      <w:ind w:firstLine="480" w:firstLineChars="200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character" w:customStyle="1" w:styleId="68">
    <w:name w:val="正文字体 Char"/>
    <w:basedOn w:val="31"/>
    <w:link w:val="67"/>
    <w:qFormat/>
    <w:uiPriority w:val="0"/>
    <w:rPr>
      <w:rFonts w:ascii="Times New Roman" w:hAnsi="Times New Roman" w:eastAsia="宋体" w:cs="Times New Roman"/>
      <w:snapToGrid w:val="0"/>
      <w:kern w:val="0"/>
      <w:sz w:val="24"/>
      <w:szCs w:val="24"/>
    </w:rPr>
  </w:style>
  <w:style w:type="paragraph" w:customStyle="1" w:styleId="69">
    <w:name w:val="Chart"/>
    <w:basedOn w:val="1"/>
    <w:qFormat/>
    <w:uiPriority w:val="0"/>
    <w:pPr>
      <w:jc w:val="center"/>
    </w:pPr>
    <w:rPr>
      <w:rFonts w:ascii="宋体" w:hAnsi="宋体"/>
      <w:sz w:val="18"/>
      <w:szCs w:val="21"/>
    </w:rPr>
  </w:style>
  <w:style w:type="paragraph" w:customStyle="1" w:styleId="70">
    <w:name w:val="章标题(SWIEE)"/>
    <w:next w:val="1"/>
    <w:qFormat/>
    <w:uiPriority w:val="0"/>
    <w:pPr>
      <w:adjustRightInd w:val="0"/>
      <w:snapToGrid w:val="0"/>
      <w:spacing w:before="120" w:after="120" w:line="300" w:lineRule="auto"/>
      <w:jc w:val="center"/>
    </w:pPr>
    <w:rPr>
      <w:rFonts w:ascii="黑体" w:hAnsi="宋体" w:eastAsia="黑体" w:cs="Times New Roman"/>
      <w:sz w:val="24"/>
      <w:lang w:val="en-US" w:eastAsia="zh-CN" w:bidi="ar-SA"/>
    </w:rPr>
  </w:style>
  <w:style w:type="paragraph" w:customStyle="1" w:styleId="71">
    <w:name w:val="ddd"/>
    <w:basedOn w:val="1"/>
    <w:link w:val="72"/>
    <w:qFormat/>
    <w:uiPriority w:val="0"/>
    <w:pPr>
      <w:spacing w:line="360" w:lineRule="auto"/>
      <w:ind w:firstLine="480" w:firstLineChars="200"/>
      <w:jc w:val="left"/>
    </w:pPr>
    <w:rPr>
      <w:rFonts w:asciiTheme="minorEastAsia" w:hAnsiTheme="minorEastAsia" w:eastAsiaTheme="minorEastAsia"/>
      <w:sz w:val="24"/>
    </w:rPr>
  </w:style>
  <w:style w:type="character" w:customStyle="1" w:styleId="72">
    <w:name w:val="ddd Char"/>
    <w:basedOn w:val="31"/>
    <w:link w:val="71"/>
    <w:qFormat/>
    <w:uiPriority w:val="0"/>
    <w:rPr>
      <w:rFonts w:cs="Times New Roman" w:asciiTheme="minorEastAsia" w:hAnsiTheme="minorEastAsia"/>
      <w:sz w:val="24"/>
      <w:szCs w:val="24"/>
    </w:rPr>
  </w:style>
  <w:style w:type="paragraph" w:customStyle="1" w:styleId="73">
    <w:name w:val="编号标题2"/>
    <w:next w:val="1"/>
    <w:link w:val="80"/>
    <w:qFormat/>
    <w:uiPriority w:val="0"/>
    <w:pPr>
      <w:numPr>
        <w:ilvl w:val="1"/>
        <w:numId w:val="2"/>
      </w:numPr>
      <w:spacing w:line="480" w:lineRule="auto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4">
    <w:name w:val="编号标题3"/>
    <w:next w:val="1"/>
    <w:link w:val="79"/>
    <w:qFormat/>
    <w:uiPriority w:val="0"/>
    <w:pPr>
      <w:numPr>
        <w:ilvl w:val="2"/>
        <w:numId w:val="2"/>
      </w:numPr>
      <w:spacing w:line="360" w:lineRule="auto"/>
      <w:outlineLvl w:val="2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5">
    <w:name w:val="编号标题4"/>
    <w:next w:val="1"/>
    <w:qFormat/>
    <w:uiPriority w:val="0"/>
    <w:pPr>
      <w:numPr>
        <w:ilvl w:val="3"/>
        <w:numId w:val="2"/>
      </w:numPr>
      <w:spacing w:line="360" w:lineRule="auto"/>
      <w:outlineLvl w:val="3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6">
    <w:name w:val="编号标题5"/>
    <w:next w:val="1"/>
    <w:qFormat/>
    <w:uiPriority w:val="0"/>
    <w:pPr>
      <w:numPr>
        <w:ilvl w:val="4"/>
        <w:numId w:val="2"/>
      </w:numPr>
      <w:spacing w:line="360" w:lineRule="auto"/>
      <w:outlineLvl w:val="4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7">
    <w:name w:val="编号标题6"/>
    <w:next w:val="1"/>
    <w:qFormat/>
    <w:uiPriority w:val="0"/>
    <w:pPr>
      <w:numPr>
        <w:ilvl w:val="5"/>
        <w:numId w:val="2"/>
      </w:numPr>
      <w:spacing w:line="360" w:lineRule="auto"/>
      <w:outlineLvl w:val="5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78">
    <w:name w:val="编号标题7"/>
    <w:next w:val="1"/>
    <w:qFormat/>
    <w:uiPriority w:val="0"/>
    <w:pPr>
      <w:numPr>
        <w:ilvl w:val="6"/>
        <w:numId w:val="2"/>
      </w:numPr>
      <w:spacing w:line="360" w:lineRule="auto"/>
      <w:outlineLvl w:val="6"/>
    </w:pPr>
    <w:rPr>
      <w:rFonts w:ascii="黑体" w:hAnsi="Times New Roman" w:eastAsia="黑体" w:cs="Times New Roman"/>
      <w:sz w:val="28"/>
      <w:lang w:val="en-US" w:eastAsia="zh-CN" w:bidi="ar-SA"/>
    </w:rPr>
  </w:style>
  <w:style w:type="character" w:customStyle="1" w:styleId="79">
    <w:name w:val="编号标题3 Char"/>
    <w:basedOn w:val="31"/>
    <w:link w:val="74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character" w:customStyle="1" w:styleId="80">
    <w:name w:val="编号标题2 Char"/>
    <w:basedOn w:val="31"/>
    <w:link w:val="73"/>
    <w:qFormat/>
    <w:locked/>
    <w:uiPriority w:val="0"/>
    <w:rPr>
      <w:rFonts w:ascii="黑体" w:hAnsi="黑体" w:eastAsia="黑体" w:cs="Times New Roman"/>
      <w:kern w:val="0"/>
      <w:sz w:val="24"/>
      <w:szCs w:val="20"/>
    </w:rPr>
  </w:style>
  <w:style w:type="paragraph" w:customStyle="1" w:styleId="81">
    <w:name w:val="ggg"/>
    <w:basedOn w:val="1"/>
    <w:qFormat/>
    <w:uiPriority w:val="0"/>
    <w:pPr>
      <w:widowControl/>
      <w:numPr>
        <w:ilvl w:val="0"/>
        <w:numId w:val="2"/>
      </w:numPr>
      <w:spacing w:line="480" w:lineRule="auto"/>
      <w:jc w:val="left"/>
      <w:outlineLvl w:val="0"/>
    </w:pPr>
    <w:rPr>
      <w:rFonts w:ascii="黑体" w:eastAsia="黑体"/>
      <w:sz w:val="24"/>
    </w:rPr>
  </w:style>
  <w:style w:type="paragraph" w:customStyle="1" w:styleId="82">
    <w:name w:val="表头"/>
    <w:basedOn w:val="1"/>
    <w:qFormat/>
    <w:uiPriority w:val="0"/>
    <w:pPr>
      <w:jc w:val="center"/>
    </w:pPr>
    <w:rPr>
      <w:rFonts w:ascii="宋体"/>
      <w:b/>
      <w:kern w:val="0"/>
      <w:szCs w:val="20"/>
    </w:rPr>
  </w:style>
  <w:style w:type="paragraph" w:customStyle="1" w:styleId="83">
    <w:name w:val="表中文字"/>
    <w:basedOn w:val="1"/>
    <w:qFormat/>
    <w:uiPriority w:val="0"/>
    <w:pPr>
      <w:adjustRightInd w:val="0"/>
      <w:snapToGrid w:val="0"/>
    </w:pPr>
    <w:rPr>
      <w:rFonts w:ascii="宋体"/>
      <w:kern w:val="24"/>
      <w:sz w:val="24"/>
      <w:szCs w:val="20"/>
    </w:rPr>
  </w:style>
  <w:style w:type="character" w:customStyle="1" w:styleId="84">
    <w:name w:val="不明显强调1"/>
    <w:basedOn w:val="31"/>
    <w:qFormat/>
    <w:uiPriority w:val="19"/>
    <w:rPr>
      <w:rFonts w:asciiTheme="minorEastAsia" w:hAnsiTheme="minorEastAsia" w:eastAsiaTheme="minorEastAsia"/>
      <w:sz w:val="18"/>
    </w:rPr>
  </w:style>
  <w:style w:type="paragraph" w:customStyle="1" w:styleId="85">
    <w:name w:val="样式 标题 1 + 黑体 小四 段前: 7.8 磅 段后: 7.8 磅"/>
    <w:basedOn w:val="2"/>
    <w:qFormat/>
    <w:uiPriority w:val="0"/>
    <w:pPr>
      <w:keepLines w:val="0"/>
      <w:spacing w:before="156" w:after="156"/>
      <w:ind w:left="900" w:hanging="420"/>
    </w:pPr>
    <w:rPr>
      <w:rFonts w:ascii="黑体" w:hAnsi="宋体" w:eastAsia="黑体" w:cs="宋体"/>
      <w:b/>
      <w:color w:val="auto"/>
      <w:sz w:val="24"/>
      <w:szCs w:val="20"/>
    </w:rPr>
  </w:style>
  <w:style w:type="paragraph" w:customStyle="1" w:styleId="86">
    <w:name w:val="附录标题A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2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87">
    <w:name w:val="正文内容"/>
    <w:link w:val="88"/>
    <w:qFormat/>
    <w:uiPriority w:val="0"/>
    <w:pPr>
      <w:spacing w:line="360" w:lineRule="auto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88">
    <w:name w:val="正文内容 Char"/>
    <w:basedOn w:val="31"/>
    <w:link w:val="87"/>
    <w:qFormat/>
    <w:uiPriority w:val="0"/>
    <w:rPr>
      <w:rFonts w:ascii="宋体" w:hAnsi="Times New Roman" w:eastAsia="宋体" w:cs="Times New Roman"/>
      <w:sz w:val="24"/>
      <w:szCs w:val="24"/>
    </w:rPr>
  </w:style>
  <w:style w:type="character" w:customStyle="1" w:styleId="89">
    <w:name w:val="标准正文 Char"/>
    <w:link w:val="90"/>
    <w:qFormat/>
    <w:locked/>
    <w:uiPriority w:val="0"/>
    <w:rPr>
      <w:rFonts w:ascii="宋体" w:hAnsi="Times New Roman"/>
      <w:kern w:val="28"/>
      <w:sz w:val="28"/>
    </w:rPr>
  </w:style>
  <w:style w:type="paragraph" w:customStyle="1" w:styleId="90">
    <w:name w:val="标准正文"/>
    <w:basedOn w:val="1"/>
    <w:link w:val="89"/>
    <w:qFormat/>
    <w:uiPriority w:val="0"/>
    <w:pPr>
      <w:adjustRightInd w:val="0"/>
      <w:spacing w:line="360" w:lineRule="auto"/>
      <w:jc w:val="left"/>
      <w:textAlignment w:val="baseline"/>
    </w:pPr>
    <w:rPr>
      <w:rFonts w:ascii="宋体" w:eastAsiaTheme="minorEastAsia" w:cstheme="minorBidi"/>
      <w:kern w:val="28"/>
      <w:sz w:val="28"/>
      <w:szCs w:val="22"/>
    </w:rPr>
  </w:style>
  <w:style w:type="paragraph" w:customStyle="1" w:styleId="91">
    <w:name w:val="附录标题A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1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2">
    <w:name w:val="附录"/>
    <w:next w:val="67"/>
    <w:qFormat/>
    <w:uiPriority w:val="0"/>
    <w:pPr>
      <w:adjustRightInd w:val="0"/>
      <w:snapToGrid w:val="0"/>
      <w:spacing w:afterLines="50" w:line="420" w:lineRule="atLeast"/>
      <w:jc w:val="center"/>
      <w:outlineLvl w:val="0"/>
    </w:pPr>
    <w:rPr>
      <w:rFonts w:ascii="Times New Roman" w:hAnsi="Times New Roman" w:eastAsia="黑体" w:cs="Calibri"/>
      <w:snapToGrid w:val="0"/>
      <w:sz w:val="24"/>
      <w:szCs w:val="28"/>
      <w:lang w:val="en-US" w:eastAsia="zh-CN" w:bidi="ar-SA"/>
    </w:rPr>
  </w:style>
  <w:style w:type="paragraph" w:customStyle="1" w:styleId="93">
    <w:name w:val="101-表内容"/>
    <w:basedOn w:val="1"/>
    <w:qFormat/>
    <w:uiPriority w:val="0"/>
    <w:pPr>
      <w:widowControl/>
      <w:adjustRightInd w:val="0"/>
      <w:snapToGrid w:val="0"/>
      <w:spacing w:beforeLines="20" w:afterLines="20"/>
      <w:jc w:val="center"/>
    </w:pPr>
    <w:rPr>
      <w:rFonts w:ascii="宋体" w:hAnsi="宋体"/>
      <w:bCs/>
      <w:color w:val="000000"/>
      <w:kern w:val="0"/>
      <w:sz w:val="18"/>
      <w:szCs w:val="20"/>
    </w:rPr>
  </w:style>
  <w:style w:type="character" w:customStyle="1" w:styleId="94">
    <w:name w:val="批注文字 Char1"/>
    <w:basedOn w:val="31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95">
    <w:name w:val="附录标题A.1.1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5"/>
    </w:pPr>
    <w:rPr>
      <w:rFonts w:ascii="Times New Roman" w:hAnsi="Times New Roman" w:eastAsia="宋体" w:cs="Calibri"/>
      <w:kern w:val="2"/>
      <w:sz w:val="24"/>
      <w:lang w:val="en-US" w:eastAsia="zh-CN" w:bidi="ar-SA"/>
    </w:rPr>
  </w:style>
  <w:style w:type="paragraph" w:customStyle="1" w:styleId="96">
    <w:name w:val="样式 标题 1 + 黑体 小四 段前: 7.8 磅 段后: 7.8 磅1"/>
    <w:basedOn w:val="2"/>
    <w:qFormat/>
    <w:uiPriority w:val="0"/>
    <w:pPr>
      <w:tabs>
        <w:tab w:val="left" w:pos="432"/>
      </w:tabs>
      <w:spacing w:before="156" w:after="156"/>
      <w:ind w:left="432" w:hanging="432"/>
    </w:pPr>
    <w:rPr>
      <w:rFonts w:ascii="黑体" w:hAnsi="宋体" w:eastAsia="黑体" w:cs="宋体"/>
      <w:b/>
      <w:color w:val="auto"/>
      <w:sz w:val="24"/>
      <w:szCs w:val="20"/>
    </w:rPr>
  </w:style>
  <w:style w:type="paragraph" w:customStyle="1" w:styleId="97">
    <w:name w:val="图编号"/>
    <w:next w:val="67"/>
    <w:qFormat/>
    <w:uiPriority w:val="0"/>
    <w:pPr>
      <w:adjustRightInd w:val="0"/>
      <w:snapToGrid w:val="0"/>
      <w:spacing w:beforeLines="30" w:line="420" w:lineRule="atLeast"/>
      <w:ind w:left="420" w:hanging="420"/>
      <w:jc w:val="center"/>
    </w:pPr>
    <w:rPr>
      <w:rFonts w:ascii="黑体" w:hAnsi="Times New Roman" w:eastAsia="黑体" w:cs="Calibri"/>
      <w:snapToGrid w:val="0"/>
      <w:sz w:val="21"/>
      <w:szCs w:val="21"/>
      <w:lang w:val="en-US" w:eastAsia="zh-CN" w:bidi="ar-SA"/>
    </w:rPr>
  </w:style>
  <w:style w:type="paragraph" w:customStyle="1" w:styleId="98">
    <w:name w:val="附录标题A.1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4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99">
    <w:name w:val="样式 标题 3 + 黑体 小四 非加粗 段前: 7.8 磅 段后: 7.8 磅 行距: 单倍行距"/>
    <w:basedOn w:val="4"/>
    <w:qFormat/>
    <w:uiPriority w:val="0"/>
    <w:pPr>
      <w:tabs>
        <w:tab w:val="left" w:pos="432"/>
        <w:tab w:val="left" w:pos="720"/>
      </w:tabs>
      <w:spacing w:before="156" w:after="156"/>
      <w:ind w:left="720" w:hanging="720"/>
    </w:pPr>
    <w:rPr>
      <w:rFonts w:ascii="黑体" w:hAnsi="Times New Roman" w:eastAsia="黑体" w:cs="宋体"/>
      <w:b/>
      <w:color w:val="auto"/>
      <w:sz w:val="24"/>
      <w:szCs w:val="20"/>
    </w:rPr>
  </w:style>
  <w:style w:type="paragraph" w:customStyle="1" w:styleId="100">
    <w:name w:val="表编号"/>
    <w:next w:val="1"/>
    <w:qFormat/>
    <w:uiPriority w:val="0"/>
    <w:pPr>
      <w:tabs>
        <w:tab w:val="left" w:pos="360"/>
      </w:tabs>
      <w:adjustRightInd w:val="0"/>
      <w:snapToGrid w:val="0"/>
      <w:spacing w:afterLines="20" w:line="420" w:lineRule="atLeast"/>
      <w:ind w:left="360" w:hanging="360"/>
      <w:jc w:val="center"/>
    </w:pPr>
    <w:rPr>
      <w:rFonts w:ascii="黑体" w:hAnsi="Times New Roman" w:eastAsia="黑体" w:cs="Calibri"/>
      <w:snapToGrid w:val="0"/>
      <w:sz w:val="21"/>
      <w:szCs w:val="28"/>
      <w:lang w:val="en-US" w:eastAsia="zh-CN" w:bidi="ar-SA"/>
    </w:rPr>
  </w:style>
  <w:style w:type="character" w:customStyle="1" w:styleId="101">
    <w:name w:val="文档结构图 Char1"/>
    <w:basedOn w:val="31"/>
    <w:semiHidden/>
    <w:qFormat/>
    <w:uiPriority w:val="99"/>
    <w:rPr>
      <w:rFonts w:ascii="Microsoft YaHei UI" w:hAnsi="Times New Roman" w:eastAsia="Microsoft YaHei UI" w:cs="Times New Roman"/>
      <w:sz w:val="18"/>
      <w:szCs w:val="18"/>
    </w:rPr>
  </w:style>
  <w:style w:type="paragraph" w:customStyle="1" w:styleId="102">
    <w:name w:val="TOP"/>
    <w:basedOn w:val="1"/>
    <w:qFormat/>
    <w:uiPriority w:val="0"/>
    <w:pPr>
      <w:spacing w:line="420" w:lineRule="exact"/>
      <w:jc w:val="center"/>
    </w:pPr>
    <w:rPr>
      <w:rFonts w:ascii="黑体" w:hAnsi="黑体" w:eastAsia="黑体"/>
      <w:szCs w:val="28"/>
    </w:rPr>
  </w:style>
  <w:style w:type="paragraph" w:customStyle="1" w:styleId="103">
    <w:name w:val="仿宋"/>
    <w:basedOn w:val="1"/>
    <w:next w:val="1"/>
    <w:qFormat/>
    <w:uiPriority w:val="0"/>
    <w:pPr>
      <w:adjustRightInd w:val="0"/>
      <w:spacing w:line="360" w:lineRule="auto"/>
      <w:textAlignment w:val="baseline"/>
    </w:pPr>
    <w:rPr>
      <w:rFonts w:ascii="宋体" w:eastAsia="长城仿宋"/>
      <w:kern w:val="28"/>
      <w:sz w:val="24"/>
      <w:szCs w:val="20"/>
    </w:rPr>
  </w:style>
  <w:style w:type="paragraph" w:customStyle="1" w:styleId="104">
    <w:name w:val="列出段落1"/>
    <w:basedOn w:val="1"/>
    <w:qFormat/>
    <w:uiPriority w:val="34"/>
    <w:pPr>
      <w:ind w:firstLine="420" w:firstLineChars="200"/>
    </w:pPr>
    <w:rPr>
      <w:rFonts w:eastAsiaTheme="minorEastAsia" w:cstheme="minorBidi"/>
    </w:rPr>
  </w:style>
  <w:style w:type="paragraph" w:customStyle="1" w:styleId="105">
    <w:name w:val="附录标题A.1.1.1"/>
    <w:next w:val="67"/>
    <w:qFormat/>
    <w:uiPriority w:val="0"/>
    <w:pPr>
      <w:tabs>
        <w:tab w:val="left" w:pos="0"/>
      </w:tabs>
      <w:adjustRightInd w:val="0"/>
      <w:snapToGrid w:val="0"/>
      <w:spacing w:line="420" w:lineRule="atLeast"/>
      <w:outlineLvl w:val="3"/>
    </w:pPr>
    <w:rPr>
      <w:rFonts w:ascii="Times New Roman" w:hAnsi="Times New Roman" w:eastAsia="宋体" w:cs="Calibri"/>
      <w:snapToGrid w:val="0"/>
      <w:sz w:val="24"/>
      <w:szCs w:val="28"/>
      <w:lang w:val="en-US" w:eastAsia="zh-CN" w:bidi="ar-SA"/>
    </w:rPr>
  </w:style>
  <w:style w:type="paragraph" w:customStyle="1" w:styleId="106">
    <w:name w:val="TOC 标题11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rFonts w:ascii="Cambria" w:hAnsi="Cambria" w:eastAsia="黑体" w:cs="Times New Roman"/>
      <w:bCs/>
      <w:color w:val="365F91"/>
      <w:kern w:val="0"/>
      <w:sz w:val="28"/>
      <w:szCs w:val="28"/>
    </w:rPr>
  </w:style>
  <w:style w:type="paragraph" w:customStyle="1" w:styleId="107">
    <w:name w:val="标题 21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08">
    <w:name w:val="目录 31"/>
    <w:basedOn w:val="1"/>
    <w:next w:val="1"/>
    <w:unhideWhenUsed/>
    <w:qFormat/>
    <w:uiPriority w:val="39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character" w:customStyle="1" w:styleId="109">
    <w:name w:val="标题 2 Char1"/>
    <w:basedOn w:val="31"/>
    <w:semiHidden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paragraph" w:customStyle="1" w:styleId="110">
    <w:name w:val="TOC 标题2"/>
    <w:basedOn w:val="2"/>
    <w:next w:val="1"/>
    <w:unhideWhenUsed/>
    <w:qFormat/>
    <w:uiPriority w:val="39"/>
    <w:pPr>
      <w:widowControl/>
      <w:spacing w:after="0" w:line="276" w:lineRule="auto"/>
      <w:jc w:val="left"/>
      <w:outlineLvl w:val="9"/>
    </w:pPr>
    <w:rPr>
      <w:rFonts w:ascii="Cambria" w:hAnsi="Cambria" w:eastAsia="宋体" w:cs="Times New Roman"/>
      <w:b/>
      <w:bCs/>
      <w:color w:val="365F91"/>
      <w:kern w:val="0"/>
      <w:sz w:val="28"/>
      <w:szCs w:val="28"/>
    </w:rPr>
  </w:style>
  <w:style w:type="character" w:customStyle="1" w:styleId="111">
    <w:name w:val="正文缩进 字符"/>
    <w:link w:val="12"/>
    <w:qFormat/>
    <w:uiPriority w:val="0"/>
    <w:rPr>
      <w:rFonts w:ascii="宋体" w:hAnsi="Times New Roman" w:eastAsia="宋体" w:cs="Times New Roman"/>
      <w:sz w:val="28"/>
      <w:szCs w:val="24"/>
    </w:rPr>
  </w:style>
  <w:style w:type="paragraph" w:customStyle="1" w:styleId="112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3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14">
    <w:name w:val="图"/>
    <w:next w:val="1"/>
    <w:qFormat/>
    <w:uiPriority w:val="0"/>
    <w:pPr>
      <w:spacing w:after="160" w:line="360" w:lineRule="auto"/>
      <w:jc w:val="center"/>
    </w:pPr>
    <w:rPr>
      <w:rFonts w:ascii="黑体" w:hAnsi="黑体" w:eastAsia="黑体" w:cs="Times New Roman"/>
      <w:kern w:val="2"/>
      <w:sz w:val="24"/>
      <w:szCs w:val="24"/>
      <w:lang w:val="en-US" w:eastAsia="zh-CN" w:bidi="ar-SA"/>
    </w:rPr>
  </w:style>
  <w:style w:type="paragraph" w:customStyle="1" w:styleId="115">
    <w:name w:val="标准文件_段"/>
    <w:qFormat/>
    <w:uiPriority w:val="0"/>
    <w:pPr>
      <w:widowControl w:val="0"/>
      <w:spacing w:after="160" w:line="360" w:lineRule="auto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  <customShpInfo spid="_x0000_s2067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1"/>
    <customShpInfo spid="_x0000_s2082"/>
    <customShpInfo spid="_x0000_s2083"/>
    <customShpInfo spid="_x0000_s2084"/>
    <customShpInfo spid="_x0000_s2085"/>
    <customShpInfo spid="_x0000_s2086"/>
    <customShpInfo spid="_x0000_s2087"/>
    <customShpInfo spid="_x0000_s2088"/>
    <customShpInfo spid="_x0000_s2089"/>
    <customShpInfo spid="_x0000_s2090"/>
    <customShpInfo spid="_x0000_s2091"/>
    <customShpInfo spid="_x0000_s2092"/>
    <customShpInfo spid="_x0000_s2093"/>
    <customShpInfo spid="_x0000_s2094"/>
    <customShpInfo spid="_x0000_s2095"/>
    <customShpInfo spid="_x0000_s2096"/>
    <customShpInfo spid="_x0000_s2097"/>
    <customShpInfo spid="_x0000_s2098"/>
    <customShpInfo spid="_x0000_s2099"/>
    <customShpInfo spid="_x0000_s2100"/>
    <customShpInfo spid="_x0000_s2101"/>
    <customShpInfo spid="_x0000_s2102"/>
    <customShpInfo spid="_x0000_s2103"/>
    <customShpInfo spid="_x0000_s2104"/>
    <customShpInfo spid="_x0000_s2105"/>
    <customShpInfo spid="_x0000_s2106"/>
    <customShpInfo spid="_x0000_s2107"/>
    <customShpInfo spid="_x0000_s210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2229</Words>
  <Characters>12709</Characters>
  <Lines>105</Lines>
  <Paragraphs>29</Paragraphs>
  <TotalTime>1057</TotalTime>
  <ScaleCrop>false</ScaleCrop>
  <LinksUpToDate>false</LinksUpToDate>
  <CharactersWithSpaces>14909</CharactersWithSpaces>
  <Application>WPS Office_12.8.2.15302_F1E327BC-269C-435d-A152-05C5408002CA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2025-10-20T08:44:00Z</dcterms:created>
  <dc:creator>泽宇 兰</dc:creator>
  <cp:lastModifiedBy>钟珍伟</cp:lastModifiedBy>
  <dcterms:modified xsi:type="dcterms:W3CDTF">2026-03-11T02:39:32Z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2052-12.8.2.15302</vt:lpwstr>
  </property>
  <property fmtid="{D5CDD505-2E9C-101B-9397-08002B2CF9AE}" pid="3" name="ICV">
    <vt:lpwstr>B0CD9AF906254904A7CDDEB01880037B_12</vt:lpwstr>
  </property>
</Properties>
</file>