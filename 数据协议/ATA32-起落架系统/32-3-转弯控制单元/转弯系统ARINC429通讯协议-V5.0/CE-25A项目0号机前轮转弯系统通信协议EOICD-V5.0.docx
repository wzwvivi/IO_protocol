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3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ARINC429通讯协议</w:t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RDIU到SCU ARINC429数据字1 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0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115</w:t>
            </w:r>
            <w:ins w:id="1" w:author="绎维 熊" w:date="2025-09-15T11:52:00Z">
              <w:r>
                <w:rPr>
                  <w:rFonts w:hint="eastAsia" w:ascii="宋体" w:hAnsi="宋体"/>
                </w:rPr>
                <w:t>：飞控1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" w:author="钟珍伟" w:date="2025-09-15T14:14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90" w:hRule="atLeast"/>
          <w:trPrChange w:id="2" w:author="钟珍伟" w:date="2025-09-15T14:14:00Z">
            <w:trPr>
              <w:trHeight w:val="235" w:hRule="atLeast"/>
            </w:trPr>
          </w:trPrChange>
        </w:trPr>
        <w:tc>
          <w:tcPr>
            <w:tcW w:w="467" w:type="dxa"/>
            <w:vMerge w:val="continue"/>
            <w:tcPrChange w:id="3" w:author="钟珍伟" w:date="2025-09-15T14:14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4" w:author="钟珍伟" w:date="2025-09-15T14:14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  <w:tcPrChange w:id="5" w:author="钟珍伟" w:date="2025-09-15T14:14:00Z">
              <w:tcPr>
                <w:tcW w:w="3243" w:type="dxa"/>
                <w:gridSpan w:val="3"/>
              </w:tcPr>
            </w:tcPrChange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  <w:tcPrChange w:id="6" w:author="钟珍伟" w:date="2025-09-15T14:14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  <w:tcPrChange w:id="7" w:author="钟珍伟" w:date="2025-09-15T14:14:00Z">
              <w:tcPr>
                <w:tcW w:w="3374" w:type="dxa"/>
                <w:gridSpan w:val="3"/>
              </w:tcPr>
            </w:tcPrChange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8" w:author="钟珍伟" w:date="2025-09-15T15:13:00Z">
              <w:r>
                <w:rPr>
                  <w:rFonts w:hint="eastAsia"/>
                </w:rPr>
                <w:t>主备</w:t>
              </w:r>
            </w:ins>
            <w:ins w:id="9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" w:author="钟珍伟" w:date="2025-09-15T15:13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69" w:hRule="atLeast"/>
          <w:trPrChange w:id="10" w:author="钟珍伟" w:date="2025-09-15T15:13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1" w:author="钟珍伟" w:date="2025-09-15T15:13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2" w:author="钟珍伟" w:date="2025-09-15T15:13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3" w:author="钟珍伟" w:date="2025-09-15T15:13:00Z">
              <w:tcPr>
                <w:tcW w:w="3243" w:type="dxa"/>
                <w:gridSpan w:val="3"/>
              </w:tcPr>
            </w:tcPrChange>
          </w:tcPr>
          <w:p>
            <w:ins w:id="14" w:author="钟珍伟" w:date="2025-09-15T15:13:00Z">
              <w:r>
                <w:rPr>
                  <w:rFonts w:hint="eastAsia"/>
                </w:rPr>
                <w:t>主备</w:t>
              </w:r>
            </w:ins>
            <w:ins w:id="15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6" w:author="钟珍伟" w:date="2025-09-15T15:13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7" w:author="钟珍伟" w:date="2025-09-15T15:13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jc w:val="left"/>
        <w:rPr>
          <w:ins w:id="18" w:author="钟珍伟" w:date="2025-09-15T15:13:00Z"/>
        </w:rPr>
      </w:pPr>
      <w:ins w:id="19" w:author="钟珍伟" w:date="2025-09-15T15:13:00Z">
        <w:r>
          <w:rPr>
            <w:rFonts w:hint="eastAsia"/>
          </w:rPr>
          <w:t>主备状态 00 飞控</w:t>
        </w:r>
      </w:ins>
      <w:ins w:id="20" w:author="钟珍伟" w:date="2025-09-15T15:14:00Z">
        <w:r>
          <w:rPr>
            <w:rFonts w:hint="eastAsia"/>
          </w:rPr>
          <w:t>1</w:t>
        </w:r>
      </w:ins>
      <w:ins w:id="21" w:author="钟珍伟" w:date="2025-09-15T15:13:00Z">
        <w:r>
          <w:rPr>
            <w:rFonts w:hint="eastAsia"/>
          </w:rPr>
          <w:t>为主</w:t>
        </w:r>
      </w:ins>
      <w:ins w:id="22" w:author="钟珍伟" w:date="2025-09-15T15:14:00Z">
        <w:r>
          <w:rPr>
            <w:rFonts w:hint="eastAsia"/>
          </w:rPr>
          <w:t>；</w:t>
        </w:r>
      </w:ins>
      <w:ins w:id="23" w:author="钟珍伟" w:date="2025-09-15T15:13:00Z">
        <w:r>
          <w:rPr>
            <w:rFonts w:hint="eastAsia"/>
          </w:rPr>
          <w:t xml:space="preserve"> 01飞控2</w:t>
        </w:r>
      </w:ins>
      <w:ins w:id="24" w:author="钟珍伟" w:date="2025-09-15T15:14:00Z">
        <w:r>
          <w:rPr>
            <w:rFonts w:hint="eastAsia"/>
          </w:rPr>
          <w:t>为主；10飞控3为主；11飞控4为主</w:t>
        </w:r>
      </w:ins>
    </w:p>
    <w:p>
      <w:pPr>
        <w:jc w:val="left"/>
        <w:rPr>
          <w:ins w:id="25" w:author="钟珍伟" w:date="2025-09-15T14:52:00Z"/>
        </w:rPr>
      </w:pPr>
      <w:ins w:id="26" w:author="钟珍伟" w:date="2025-09-15T14:51:00Z">
        <w:r>
          <w:rPr>
            <w:rFonts w:hint="eastAsia"/>
          </w:rPr>
          <w:t>转弯表决逻辑：每台飞控都会发出主备信息</w:t>
        </w:r>
      </w:ins>
      <w:ins w:id="27" w:author="钟珍伟" w:date="2025-09-15T14:52:00Z">
        <w:r>
          <w:rPr>
            <w:rFonts w:hint="eastAsia"/>
          </w:rPr>
          <w:t>，例如：</w:t>
        </w:r>
      </w:ins>
    </w:p>
    <w:p>
      <w:pPr>
        <w:jc w:val="left"/>
        <w:rPr>
          <w:ins w:id="28" w:author="钟珍伟" w:date="2025-09-15T14:53:00Z"/>
        </w:rPr>
      </w:pPr>
      <w:ins w:id="29" w:author="钟珍伟" w:date="2025-09-15T14:52:00Z">
        <w:r>
          <w:rPr>
            <w:rFonts w:hint="eastAsia"/>
          </w:rPr>
          <w:t>飞控1输出</w:t>
        </w:r>
      </w:ins>
      <w:ins w:id="30" w:author="钟珍伟" w:date="2025-09-15T15:14:00Z">
        <w:r>
          <w:rPr>
            <w:rFonts w:hint="eastAsia"/>
          </w:rPr>
          <w:t>00</w:t>
        </w:r>
      </w:ins>
      <w:ins w:id="31" w:author="钟珍伟" w:date="2025-09-15T14:53:00Z">
        <w:r>
          <w:rPr>
            <w:rFonts w:hint="eastAsia"/>
          </w:rPr>
          <w:t>FCC</w:t>
        </w:r>
      </w:ins>
      <w:ins w:id="32" w:author="钟珍伟" w:date="2025-09-15T14:52:00Z">
        <w:r>
          <w:rPr>
            <w:rFonts w:hint="eastAsia"/>
          </w:rPr>
          <w:t xml:space="preserve">1主  </w:t>
        </w:r>
      </w:ins>
      <w:ins w:id="33" w:author="钟珍伟" w:date="2025-09-15T14:53:00Z">
        <w:r>
          <w:rPr>
            <w:rFonts w:hint="eastAsia"/>
          </w:rPr>
          <w:t>FCC</w:t>
        </w:r>
      </w:ins>
      <w:ins w:id="34" w:author="钟珍伟" w:date="2025-09-15T14:52:00Z">
        <w:r>
          <w:rPr>
            <w:rFonts w:hint="eastAsia"/>
          </w:rPr>
          <w:t xml:space="preserve">2备  </w:t>
        </w:r>
      </w:ins>
      <w:ins w:id="35" w:author="钟珍伟" w:date="2025-09-15T14:53:00Z">
        <w:r>
          <w:rPr>
            <w:rFonts w:hint="eastAsia"/>
          </w:rPr>
          <w:t>FCC</w:t>
        </w:r>
      </w:ins>
      <w:ins w:id="36" w:author="钟珍伟" w:date="2025-09-15T14:52:00Z">
        <w:r>
          <w:rPr>
            <w:rFonts w:hint="eastAsia"/>
          </w:rPr>
          <w:t xml:space="preserve">3备  </w:t>
        </w:r>
      </w:ins>
      <w:ins w:id="37" w:author="钟珍伟" w:date="2025-09-15T14:53:00Z">
        <w:r>
          <w:rPr>
            <w:rFonts w:hint="eastAsia"/>
          </w:rPr>
          <w:t>FCC</w:t>
        </w:r>
      </w:ins>
      <w:ins w:id="38" w:author="钟珍伟" w:date="2025-09-15T14:52:00Z">
        <w:r>
          <w:rPr>
            <w:rFonts w:hint="eastAsia"/>
          </w:rPr>
          <w:t>4备</w:t>
        </w:r>
      </w:ins>
    </w:p>
    <w:p>
      <w:pPr>
        <w:jc w:val="left"/>
        <w:rPr>
          <w:ins w:id="39" w:author="钟珍伟" w:date="2025-09-15T14:53:00Z"/>
        </w:rPr>
      </w:pPr>
      <w:ins w:id="40" w:author="钟珍伟" w:date="2025-09-15T14:53:00Z">
        <w:r>
          <w:rPr>
            <w:rFonts w:hint="eastAsia"/>
          </w:rPr>
          <w:t>飞控2输出</w:t>
        </w:r>
      </w:ins>
      <w:ins w:id="41" w:author="钟珍伟" w:date="2025-09-15T15:14:00Z">
        <w:r>
          <w:rPr>
            <w:rFonts w:hint="eastAsia"/>
          </w:rPr>
          <w:t>00</w:t>
        </w:r>
      </w:ins>
      <w:ins w:id="42" w:author="钟珍伟" w:date="2025-09-15T14:53:00Z">
        <w:r>
          <w:rPr>
            <w:rFonts w:hint="eastAsia"/>
          </w:rPr>
          <w:t xml:space="preserve">  FCC1主  FCC2备  FCC3备  FCC4备</w:t>
        </w:r>
      </w:ins>
    </w:p>
    <w:p>
      <w:pPr>
        <w:jc w:val="left"/>
        <w:rPr>
          <w:ins w:id="43" w:author="钟珍伟" w:date="2025-09-15T14:53:00Z"/>
        </w:rPr>
      </w:pPr>
      <w:ins w:id="44" w:author="钟珍伟" w:date="2025-09-15T14:53:00Z">
        <w:r>
          <w:rPr>
            <w:rFonts w:hint="eastAsia"/>
          </w:rPr>
          <w:t>飞控3输出</w:t>
        </w:r>
      </w:ins>
      <w:ins w:id="45" w:author="钟珍伟" w:date="2025-09-15T15:14:00Z">
        <w:r>
          <w:rPr>
            <w:rFonts w:hint="eastAsia"/>
          </w:rPr>
          <w:t>01</w:t>
        </w:r>
      </w:ins>
      <w:ins w:id="46" w:author="钟珍伟" w:date="2025-09-15T14:53:00Z">
        <w:r>
          <w:rPr>
            <w:rFonts w:hint="eastAsia"/>
          </w:rPr>
          <w:t xml:space="preserve">  FCC1</w:t>
        </w:r>
      </w:ins>
      <w:ins w:id="47" w:author="钟珍伟" w:date="2025-09-15T14:54:00Z">
        <w:r>
          <w:rPr>
            <w:rFonts w:hint="eastAsia"/>
          </w:rPr>
          <w:t>备</w:t>
        </w:r>
      </w:ins>
      <w:ins w:id="48" w:author="钟珍伟" w:date="2025-09-15T14:53:00Z">
        <w:r>
          <w:rPr>
            <w:rFonts w:hint="eastAsia"/>
          </w:rPr>
          <w:t xml:space="preserve">  FCC2</w:t>
        </w:r>
      </w:ins>
      <w:ins w:id="49" w:author="钟珍伟" w:date="2025-09-15T14:54:00Z">
        <w:r>
          <w:rPr>
            <w:rFonts w:hint="eastAsia"/>
          </w:rPr>
          <w:t>主</w:t>
        </w:r>
      </w:ins>
      <w:ins w:id="50" w:author="钟珍伟" w:date="2025-09-15T14:53:00Z">
        <w:r>
          <w:rPr>
            <w:rFonts w:hint="eastAsia"/>
          </w:rPr>
          <w:t xml:space="preserve">  FCC3备  FCC4备</w:t>
        </w:r>
      </w:ins>
    </w:p>
    <w:p>
      <w:pPr>
        <w:jc w:val="left"/>
        <w:rPr>
          <w:ins w:id="51" w:author="钟珍伟" w:date="2025-09-15T14:53:00Z"/>
        </w:rPr>
      </w:pPr>
      <w:ins w:id="52" w:author="钟珍伟" w:date="2025-09-15T14:53:00Z">
        <w:r>
          <w:rPr>
            <w:rFonts w:hint="eastAsia"/>
          </w:rPr>
          <w:t>飞控4输出</w:t>
        </w:r>
      </w:ins>
      <w:ins w:id="53" w:author="钟珍伟" w:date="2025-09-15T15:14:00Z">
        <w:r>
          <w:rPr>
            <w:rFonts w:hint="eastAsia"/>
          </w:rPr>
          <w:t>00</w:t>
        </w:r>
      </w:ins>
      <w:ins w:id="54" w:author="钟珍伟" w:date="2025-09-15T14:53:00Z">
        <w:r>
          <w:rPr>
            <w:rFonts w:hint="eastAsia"/>
          </w:rPr>
          <w:t xml:space="preserve">  FCC1主  FCC2备  FCC3备  FCC4备</w:t>
        </w:r>
      </w:ins>
    </w:p>
    <w:p>
      <w:pPr>
        <w:jc w:val="left"/>
        <w:rPr>
          <w:ins w:id="55" w:author="钟珍伟" w:date="2025-09-15T14:51:00Z"/>
        </w:rPr>
      </w:pPr>
      <w:ins w:id="56" w:author="钟珍伟" w:date="2025-09-15T14:54:00Z">
        <w:r>
          <w:rPr>
            <w:rFonts w:hint="eastAsia"/>
          </w:rPr>
          <w:t>综合后转弯应当使用FCC1的指令</w:t>
        </w:r>
      </w:ins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57" w:author="钟珍伟" w:date="2025-09-17T17:41:00Z">
              <w:r>
                <w:rPr>
                  <w:rFonts w:hint="eastAsia" w:ascii="宋体" w:hAnsi="宋体"/>
                </w:rPr>
                <w:t>116</w:t>
              </w:r>
            </w:ins>
            <w:ins w:id="58" w:author="绎维 熊" w:date="2025-09-15T11:53:00Z">
              <w:r>
                <w:rPr>
                  <w:rFonts w:hint="eastAsia" w:ascii="宋体" w:hAnsi="宋体"/>
                </w:rPr>
                <w:t>：飞控2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4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4"/>
          </w:tcPr>
          <w:p>
            <w:ins w:id="59" w:author="钟珍伟" w:date="2025-09-15T15:13:00Z">
              <w:r>
                <w:rPr>
                  <w:rFonts w:hint="eastAsia"/>
                </w:rPr>
                <w:t>主备</w:t>
              </w:r>
            </w:ins>
            <w:ins w:id="60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4"/>
          </w:tcPr>
          <w:p>
            <w:ins w:id="61" w:author="钟珍伟" w:date="2025-09-15T15:13:00Z">
              <w:r>
                <w:rPr>
                  <w:rFonts w:hint="eastAsia"/>
                </w:rPr>
                <w:t>主备</w:t>
              </w:r>
            </w:ins>
            <w:ins w:id="6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63" w:author="钟珍伟" w:date="2025-09-17T17:41:00Z">
              <w:r>
                <w:rPr>
                  <w:rFonts w:hint="eastAsia" w:ascii="宋体" w:hAnsi="宋体"/>
                </w:rPr>
                <w:t>117</w:t>
              </w:r>
            </w:ins>
            <w:ins w:id="64" w:author="绎维 熊" w:date="2025-09-15T11:53:00Z">
              <w:r>
                <w:rPr>
                  <w:rFonts w:hint="eastAsia" w:ascii="宋体" w:hAnsi="宋体"/>
                </w:rPr>
                <w:t>：飞控3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4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4"/>
          </w:tcPr>
          <w:p>
            <w:ins w:id="65" w:author="钟珍伟" w:date="2025-09-15T15:13:00Z">
              <w:r>
                <w:rPr>
                  <w:rFonts w:hint="eastAsia"/>
                </w:rPr>
                <w:t>主备</w:t>
              </w:r>
            </w:ins>
            <w:ins w:id="66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4"/>
          </w:tcPr>
          <w:p>
            <w:ins w:id="67" w:author="钟珍伟" w:date="2025-09-15T15:13:00Z">
              <w:r>
                <w:rPr>
                  <w:rFonts w:hint="eastAsia"/>
                </w:rPr>
                <w:t>主备</w:t>
              </w:r>
            </w:ins>
            <w:ins w:id="68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69" w:author="钟珍伟" w:date="2025-09-17T17:41:00Z">
              <w:r>
                <w:rPr>
                  <w:rFonts w:hint="eastAsia" w:ascii="宋体" w:hAnsi="宋体"/>
                </w:rPr>
                <w:t>120</w:t>
              </w:r>
            </w:ins>
            <w:ins w:id="70" w:author="绎维 熊" w:date="2025-09-15T11:53:00Z">
              <w:r>
                <w:rPr>
                  <w:rFonts w:hint="eastAsia" w:ascii="宋体" w:hAnsi="宋体"/>
                </w:rPr>
                <w:t>：飞控4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4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4"/>
          </w:tcPr>
          <w:p>
            <w:ins w:id="71" w:author="钟珍伟" w:date="2025-09-15T15:13:00Z">
              <w:r>
                <w:rPr>
                  <w:rFonts w:hint="eastAsia"/>
                </w:rPr>
                <w:t>主备</w:t>
              </w:r>
            </w:ins>
            <w:ins w:id="7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4"/>
          </w:tcPr>
          <w:p>
            <w:ins w:id="73" w:author="钟珍伟" w:date="2025-09-15T15:13:00Z">
              <w:r>
                <w:rPr>
                  <w:rFonts w:hint="eastAsia"/>
                </w:rPr>
                <w:t>主备</w:t>
              </w:r>
            </w:ins>
            <w:ins w:id="74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left"/>
        <w:rPr>
          <w:rFonts w:ascii="黑体" w:hAnsi="黑体" w:eastAsia="黑体"/>
          <w:kern w:val="24"/>
          <w:szCs w:val="21"/>
        </w:rPr>
        <w:sectPr>
          <w:footerReference r:id="rId3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ARINC429数据字5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驾驶舱信号（驾驶舱转弯断开开关）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驾驶舱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（驾驶舱显控开关）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各字节1-有效；0-无效。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ARINC429数据字6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bookmarkStart w:id="0" w:name="OLE_LINK2"/>
            <w:r>
              <w:rPr>
                <w:rFonts w:hint="eastAsia" w:ascii="宋体" w:hAnsi="宋体"/>
              </w:rPr>
              <w:t>354</w:t>
            </w:r>
            <w:ins w:id="75" w:author="绎维 熊" w:date="2025-09-15T11:54:00Z">
              <w:r>
                <w:rPr>
                  <w:rFonts w:hint="eastAsia" w:ascii="宋体" w:hAnsi="宋体"/>
                </w:rPr>
                <w:t>：飞控1</w:t>
              </w:r>
              <w:bookmarkEnd w:id="0"/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76" w:author="钟珍伟" w:date="2025-09-15T15:13:00Z">
              <w:r>
                <w:rPr>
                  <w:rFonts w:hint="eastAsia"/>
                </w:rPr>
                <w:t>主备</w:t>
              </w:r>
            </w:ins>
            <w:ins w:id="77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78" w:author="钟珍伟" w:date="2025-09-15T15:13:00Z">
              <w:r>
                <w:rPr>
                  <w:rFonts w:hint="eastAsia"/>
                </w:rPr>
                <w:t>主备</w:t>
              </w:r>
            </w:ins>
            <w:ins w:id="79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bookmarkStart w:id="1" w:name="OLE_LINK4"/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ARINC429数据字7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80" w:author="钟珍伟" w:date="2025-09-17T17:42:00Z">
              <w:r>
                <w:rPr>
                  <w:rFonts w:hint="eastAsia" w:ascii="宋体" w:hAnsi="宋体"/>
                </w:rPr>
                <w:t>355</w:t>
              </w:r>
            </w:ins>
            <w:ins w:id="81" w:author="绎维 熊" w:date="2025-09-15T11:54:00Z">
              <w:r>
                <w:rPr>
                  <w:rFonts w:hint="eastAsia" w:ascii="宋体" w:hAnsi="宋体"/>
                </w:rPr>
                <w:t>：飞控</w:t>
              </w:r>
            </w:ins>
            <w:ins w:id="82" w:author="绎维 熊" w:date="2025-09-15T11:56:00Z">
              <w:r>
                <w:rPr>
                  <w:rFonts w:hint="eastAsia" w:ascii="宋体" w:hAnsi="宋体"/>
                </w:rPr>
                <w:t>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83" w:author="钟珍伟" w:date="2025-09-15T15:13:00Z">
              <w:r>
                <w:rPr>
                  <w:rFonts w:hint="eastAsia"/>
                </w:rPr>
                <w:t>主备</w:t>
              </w:r>
            </w:ins>
            <w:ins w:id="84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85" w:author="钟珍伟" w:date="2025-09-15T15:13:00Z">
              <w:r>
                <w:rPr>
                  <w:rFonts w:hint="eastAsia"/>
                </w:rPr>
                <w:t>主备</w:t>
              </w:r>
            </w:ins>
            <w:ins w:id="86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rPr>
          <w:rFonts w:hAnsi="宋体"/>
          <w:sz w:val="24"/>
        </w:rPr>
      </w:pPr>
    </w:p>
    <w:p>
      <w:pPr>
        <w:spacing w:line="500" w:lineRule="exact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ARINC429数据字8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87" w:author="钟珍伟" w:date="2025-09-17T17:42:00Z">
              <w:r>
                <w:rPr>
                  <w:rFonts w:hint="eastAsia" w:ascii="宋体" w:hAnsi="宋体"/>
                </w:rPr>
                <w:t>356</w:t>
              </w:r>
            </w:ins>
            <w:ins w:id="88" w:author="绎维 熊" w:date="2025-09-15T11:56:00Z">
              <w:r>
                <w:rPr>
                  <w:rFonts w:hint="eastAsia" w:ascii="宋体" w:hAnsi="宋体"/>
                </w:rPr>
                <w:t>：飞控3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89" w:author="钟珍伟" w:date="2025-09-15T15:13:00Z">
              <w:r>
                <w:rPr>
                  <w:rFonts w:hint="eastAsia"/>
                </w:rPr>
                <w:t>主备</w:t>
              </w:r>
            </w:ins>
            <w:ins w:id="90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91" w:author="钟珍伟" w:date="2025-09-15T15:13:00Z">
              <w:r>
                <w:rPr>
                  <w:rFonts w:hint="eastAsia"/>
                </w:rPr>
                <w:t>主备</w:t>
              </w:r>
            </w:ins>
            <w:ins w:id="9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ARINC429数据字9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93" w:author="钟珍伟" w:date="2025-09-17T17:42:00Z">
              <w:r>
                <w:rPr>
                  <w:rFonts w:hint="eastAsia" w:ascii="宋体" w:hAnsi="宋体"/>
                </w:rPr>
                <w:t>357</w:t>
              </w:r>
            </w:ins>
            <w:r>
              <w:rPr>
                <w:rFonts w:hint="eastAsia" w:ascii="宋体" w:hAnsi="宋体"/>
              </w:rPr>
              <w:t>：飞控4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94" w:author="钟珍伟" w:date="2025-09-15T15:13:00Z">
              <w:r>
                <w:rPr>
                  <w:rFonts w:hint="eastAsia"/>
                </w:rPr>
                <w:t>主备</w:t>
              </w:r>
            </w:ins>
            <w:ins w:id="95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96" w:author="钟珍伟" w:date="2025-09-15T15:13:00Z">
              <w:r>
                <w:rPr>
                  <w:rFonts w:hint="eastAsia"/>
                </w:rPr>
                <w:t>主备</w:t>
              </w:r>
            </w:ins>
            <w:ins w:id="97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ARINC429数据字10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98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374：飞控1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99" w:author="钟珍伟" w:date="2025-09-15T15:13:00Z">
              <w:r>
                <w:rPr>
                  <w:rFonts w:hint="eastAsia"/>
                </w:rPr>
                <w:t>主备</w:t>
              </w:r>
            </w:ins>
            <w:ins w:id="100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1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01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02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03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04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05" w:author="钟珍伟" w:date="2025-09-15T15:13:00Z">
              <w:r>
                <w:rPr>
                  <w:rFonts w:hint="eastAsia"/>
                </w:rPr>
                <w:t>主备</w:t>
              </w:r>
            </w:ins>
            <w:ins w:id="106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07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08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LSB（0.125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09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375：飞控2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110" w:author="钟珍伟" w:date="2025-09-15T15:13:00Z">
              <w:r>
                <w:rPr>
                  <w:rFonts w:hint="eastAsia"/>
                </w:rPr>
                <w:t>主备</w:t>
              </w:r>
            </w:ins>
            <w:ins w:id="111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12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12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13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14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15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16" w:author="钟珍伟" w:date="2025-09-15T15:13:00Z">
              <w:r>
                <w:rPr>
                  <w:rFonts w:hint="eastAsia"/>
                </w:rPr>
                <w:t>主备</w:t>
              </w:r>
            </w:ins>
            <w:ins w:id="117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18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19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20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376：飞控3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121" w:author="钟珍伟" w:date="2025-09-15T15:13:00Z">
              <w:r>
                <w:rPr>
                  <w:rFonts w:hint="eastAsia"/>
                </w:rPr>
                <w:t>主备</w:t>
              </w:r>
            </w:ins>
            <w:ins w:id="12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23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23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24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25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26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27" w:author="钟珍伟" w:date="2025-09-15T15:13:00Z">
              <w:r>
                <w:rPr>
                  <w:rFonts w:hint="eastAsia"/>
                </w:rPr>
                <w:t>主备</w:t>
              </w:r>
            </w:ins>
            <w:ins w:id="128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29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30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31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377：飞控4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132" w:author="钟珍伟" w:date="2025-09-15T15:13:00Z">
              <w:r>
                <w:rPr>
                  <w:rFonts w:hint="eastAsia"/>
                </w:rPr>
                <w:t>主备</w:t>
              </w:r>
            </w:ins>
            <w:ins w:id="133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34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34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35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36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37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38" w:author="钟珍伟" w:date="2025-09-15T15:13:00Z">
              <w:r>
                <w:rPr>
                  <w:rFonts w:hint="eastAsia"/>
                </w:rPr>
                <w:t>主备</w:t>
              </w:r>
            </w:ins>
            <w:ins w:id="139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40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41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widowControl/>
        <w:jc w:val="left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  <w:r>
        <w:rPr>
          <w:rFonts w:hint="eastAsia" w:hAnsi="宋体"/>
          <w:sz w:val="24"/>
        </w:rPr>
        <w:t>刹车系统BCMU&amp;ABCU通过RDIU转发转弯信号</w:t>
      </w:r>
    </w:p>
    <w:p>
      <w:pPr>
        <w:pStyle w:val="4"/>
      </w:pPr>
      <w:r>
        <w:t>发送A429信号SDI定义</w:t>
      </w:r>
    </w:p>
    <w:p>
      <w:r>
        <w:rPr>
          <w:rFonts w:hint="eastAsia"/>
        </w:rPr>
        <w:t>机轮刹车系统通过A429总线发出的消息以各Label bit9和bit10 组成的SDI区分ABCU和BCMU，原则见表1所示。</w:t>
      </w:r>
    </w:p>
    <w:p>
      <w:pPr>
        <w:pStyle w:val="114"/>
        <w:adjustRightInd w:val="0"/>
        <w:snapToGrid w:val="0"/>
        <w:rPr>
          <w:rFonts w:cs="黑体"/>
        </w:rPr>
      </w:pPr>
      <w:bookmarkStart w:id="2" w:name="_Toc20959"/>
      <w:r>
        <w:rPr>
          <w:rFonts w:cs="黑体"/>
        </w:rPr>
        <w:t xml:space="preserve">表1  </w:t>
      </w:r>
      <w:r>
        <w:rPr>
          <w:rFonts w:hint="eastAsia" w:cs="黑体"/>
        </w:rPr>
        <w:t>机轮刹车系统发送信号</w:t>
      </w:r>
      <w:r>
        <w:rPr>
          <w:rFonts w:cs="黑体"/>
        </w:rPr>
        <w:t>SDI原则</w:t>
      </w:r>
      <w:bookmarkEnd w:id="2"/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828"/>
        <w:gridCol w:w="3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56" w:type="dxa"/>
            <w:gridSpan w:val="2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BIT</w:t>
            </w:r>
          </w:p>
        </w:tc>
        <w:tc>
          <w:tcPr>
            <w:tcW w:w="3839" w:type="dxa"/>
            <w:vMerge w:val="restart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</w:t>
            </w:r>
          </w:p>
        </w:tc>
        <w:tc>
          <w:tcPr>
            <w:tcW w:w="3839" w:type="dxa"/>
            <w:vMerge w:val="continue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0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ABCU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BCMU</w:t>
            </w:r>
          </w:p>
        </w:tc>
      </w:tr>
    </w:tbl>
    <w:p>
      <w:pPr>
        <w:spacing w:line="500" w:lineRule="exact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RDIU到SCU ARINC429数据字14</w:t>
      </w:r>
    </w:p>
    <w:tbl>
      <w:tblPr>
        <w:tblStyle w:val="29"/>
        <w:tblpPr w:leftFromText="180" w:rightFromText="180" w:vertAnchor="text" w:tblpXSpec="center" w:tblpY="1"/>
        <w:tblOverlap w:val="never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782"/>
        <w:gridCol w:w="782"/>
        <w:gridCol w:w="1361"/>
        <w:gridCol w:w="1391"/>
        <w:gridCol w:w="783"/>
        <w:gridCol w:w="1153"/>
        <w:gridCol w:w="925"/>
        <w:gridCol w:w="1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114" w:type="pct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前轮转弯系统</w:t>
            </w:r>
          </w:p>
        </w:tc>
        <w:tc>
          <w:tcPr>
            <w:tcW w:w="733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1792" w:type="pct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左起落架平均轮速</w:t>
            </w:r>
          </w:p>
        </w:tc>
        <w:tc>
          <w:tcPr>
            <w:tcW w:w="498" w:type="pct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861" w:type="pct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114" w:type="pct"/>
            <w:gridSpan w:val="3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33" w:type="pct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3151" w:type="pct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72" w:type="pct"/>
            <w:vMerge w:val="restart"/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信</w:t>
            </w:r>
          </w:p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号</w:t>
            </w:r>
          </w:p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3885" w:type="pct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3885" w:type="pct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分    布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单    位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0-510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分 辨 率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精    度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2km/h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码    制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72" w:type="pct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421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1903" w:type="pct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说     明</w:t>
            </w:r>
          </w:p>
        </w:tc>
        <w:tc>
          <w:tcPr>
            <w:tcW w:w="422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1980" w:type="pct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17</w:t>
            </w:r>
          </w:p>
        </w:tc>
        <w:tc>
          <w:tcPr>
            <w:tcW w:w="3678" w:type="dxa"/>
            <w:gridSpan w:val="3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18</w:t>
            </w:r>
          </w:p>
        </w:tc>
        <w:tc>
          <w:tcPr>
            <w:tcW w:w="3678" w:type="dxa"/>
            <w:gridSpan w:val="3"/>
          </w:tcPr>
          <w:p>
            <w:r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19</w:t>
            </w:r>
          </w:p>
        </w:tc>
        <w:tc>
          <w:tcPr>
            <w:tcW w:w="3678" w:type="dxa"/>
            <w:gridSpan w:val="3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20</w:t>
            </w:r>
          </w:p>
        </w:tc>
        <w:tc>
          <w:tcPr>
            <w:tcW w:w="3678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21</w:t>
            </w:r>
          </w:p>
        </w:tc>
        <w:tc>
          <w:tcPr>
            <w:tcW w:w="3678" w:type="dxa"/>
            <w:gridSpan w:val="3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22</w:t>
            </w:r>
          </w:p>
        </w:tc>
        <w:tc>
          <w:tcPr>
            <w:tcW w:w="3678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534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23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534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24</w:t>
            </w:r>
          </w:p>
        </w:tc>
        <w:tc>
          <w:tcPr>
            <w:tcW w:w="3678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25</w:t>
            </w:r>
          </w:p>
        </w:tc>
        <w:tc>
          <w:tcPr>
            <w:tcW w:w="3678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26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LSB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27</w:t>
            </w:r>
          </w:p>
        </w:tc>
        <w:tc>
          <w:tcPr>
            <w:tcW w:w="3678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28</w:t>
            </w:r>
          </w:p>
        </w:tc>
        <w:tc>
          <w:tcPr>
            <w:tcW w:w="3678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29</w:t>
            </w:r>
          </w:p>
        </w:tc>
        <w:tc>
          <w:tcPr>
            <w:tcW w:w="3678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30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31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534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32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72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4727" w:type="pct"/>
            <w:gridSpan w:val="8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注：各字节</w:t>
            </w:r>
            <w:r>
              <w:rPr>
                <w:sz w:val="22"/>
                <w:szCs w:val="22"/>
              </w:rPr>
              <w:t>1-</w:t>
            </w:r>
            <w:r>
              <w:rPr>
                <w:rFonts w:hint="eastAsia"/>
                <w:sz w:val="22"/>
                <w:szCs w:val="22"/>
              </w:rPr>
              <w:t>有效；</w:t>
            </w:r>
            <w:r>
              <w:rPr>
                <w:sz w:val="22"/>
                <w:szCs w:val="22"/>
              </w:rPr>
              <w:t>0-</w:t>
            </w:r>
            <w:r>
              <w:rPr>
                <w:rFonts w:hint="eastAsia"/>
                <w:sz w:val="22"/>
                <w:szCs w:val="22"/>
              </w:rPr>
              <w:t>无效。</w:t>
            </w:r>
          </w:p>
          <w:p>
            <w:pPr>
              <w:rPr>
                <w:sz w:val="22"/>
                <w:szCs w:val="22"/>
              </w:rPr>
            </w:pP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状态位：00－正常，01－无效，10－测试，11－故障；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ARINC429数据字15</w:t>
      </w:r>
    </w:p>
    <w:tbl>
      <w:tblPr>
        <w:tblStyle w:val="29"/>
        <w:tblpPr w:leftFromText="180" w:rightFromText="180" w:vertAnchor="text" w:tblpXSpec="center" w:tblpY="1"/>
        <w:tblOverlap w:val="never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899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前轮转弯系统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右起落架平均轮速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899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53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信</w:t>
            </w:r>
          </w:p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号</w:t>
            </w:r>
          </w:p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内</w:t>
            </w:r>
          </w:p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ABCU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0-510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注：各字节</w:t>
            </w:r>
            <w:r>
              <w:rPr>
                <w:sz w:val="22"/>
                <w:szCs w:val="22"/>
              </w:rPr>
              <w:t>1-</w:t>
            </w:r>
            <w:r>
              <w:rPr>
                <w:rFonts w:hint="eastAsia"/>
                <w:sz w:val="22"/>
                <w:szCs w:val="22"/>
              </w:rPr>
              <w:t>有效；</w:t>
            </w:r>
            <w:r>
              <w:rPr>
                <w:sz w:val="22"/>
                <w:szCs w:val="22"/>
              </w:rPr>
              <w:t>0-</w:t>
            </w:r>
            <w:r>
              <w:rPr>
                <w:rFonts w:hint="eastAsia"/>
                <w:sz w:val="22"/>
                <w:szCs w:val="22"/>
              </w:rPr>
              <w:t>无效。</w:t>
            </w:r>
          </w:p>
          <w:p>
            <w:pPr>
              <w:rPr>
                <w:sz w:val="22"/>
                <w:szCs w:val="22"/>
              </w:rPr>
            </w:pPr>
          </w:p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ARINC429数据字16</w:t>
      </w:r>
    </w:p>
    <w:tbl>
      <w:tblPr>
        <w:tblStyle w:val="29"/>
        <w:tblpPr w:leftFromText="180" w:rightFromText="180" w:vertAnchor="text" w:tblpXSpec="center" w:tblpY="1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CAS1 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LABEL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351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 xml:space="preserve">BCMU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BRK_TOTAL_</w:t>
            </w:r>
            <w:r>
              <w:rPr>
                <w:rFonts w:hint="eastAsia" w:ascii="宋体" w:hAnsi="宋体" w:cs="Arial"/>
                <w:sz w:val="22"/>
                <w:szCs w:val="22"/>
              </w:rPr>
              <w:t>LOSS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LEFT_INSIDE</w:t>
            </w:r>
            <w:r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LEFT_OUTSIDE</w:t>
            </w:r>
            <w:r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RIGHT_INSIDE</w:t>
            </w:r>
            <w:r>
              <w:rPr>
                <w:rFonts w:ascii="宋体" w:hAnsi="宋体" w:cs="Arial"/>
                <w:sz w:val="22"/>
                <w:szCs w:val="22"/>
              </w:rPr>
              <w:t>_</w:t>
            </w:r>
            <w:r>
              <w:rPr>
                <w:rFonts w:hint="eastAsia" w:ascii="宋体" w:hAnsi="宋体" w:cs="Arial"/>
                <w:sz w:val="22"/>
                <w:szCs w:val="22"/>
              </w:rPr>
              <w:t>T</w:t>
            </w:r>
            <w:r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RIGHT_OUTSIDE_</w:t>
            </w:r>
            <w:r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BCMU_BRK_TEMP_FAIL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PARK_BRK_FAIL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PARK_BRK_ON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tabs>
                <w:tab w:val="left" w:pos="910"/>
              </w:tabs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sz w:val="22"/>
                <w:szCs w:val="22"/>
              </w:rPr>
            </w:pPr>
            <w:r>
              <w:rPr>
                <w:rFonts w:hint="eastAsia" w:ascii="Arial" w:hAnsi="Arial" w:cs="Arial"/>
                <w:sz w:val="22"/>
                <w:szCs w:val="22"/>
              </w:rPr>
              <w:t>注：各字节1-有效；0-无效。</w:t>
            </w:r>
          </w:p>
          <w:p>
            <w:pPr>
              <w:rPr>
                <w:sz w:val="22"/>
                <w:szCs w:val="22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eastAsia" w:ascii="Arial" w:hAnsi="Arial" w:cs="Arial"/>
                <w:sz w:val="22"/>
                <w:szCs w:val="22"/>
              </w:rPr>
              <w:t xml:space="preserve">状态位：00－正常，01－无效，10－测试，11－故障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ARINC429数据字17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左内机轮刹车实际总压力数据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整型（</w:t>
            </w:r>
            <w:r>
              <w:rPr>
                <w:sz w:val="22"/>
                <w:szCs w:val="22"/>
              </w:rPr>
              <w:t>32</w:t>
            </w:r>
            <w:r>
              <w:rPr>
                <w:rFonts w:hint="eastAsia"/>
                <w:sz w:val="22"/>
                <w:szCs w:val="22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/>
                <w:sz w:val="22"/>
                <w:szCs w:val="22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sz w:val="22"/>
                <w:szCs w:val="22"/>
              </w:rPr>
              <w:t>0-</w:t>
            </w:r>
            <w:r>
              <w:rPr>
                <w:rFonts w:hint="eastAsia"/>
                <w:sz w:val="22"/>
                <w:szCs w:val="22"/>
              </w:rPr>
              <w:t>65535N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/>
                <w:sz w:val="22"/>
                <w:szCs w:val="22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/>
                <w:sz w:val="22"/>
                <w:szCs w:val="22"/>
              </w:rPr>
              <w:t>±100N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/>
                <w:sz w:val="22"/>
                <w:szCs w:val="22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ARINC429数据字18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右内机轮刹车实际总压力数据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整型（</w:t>
            </w:r>
            <w:r>
              <w:rPr>
                <w:sz w:val="22"/>
                <w:szCs w:val="22"/>
              </w:rPr>
              <w:t>32</w:t>
            </w:r>
            <w:r>
              <w:rPr>
                <w:rFonts w:hint="eastAsia"/>
                <w:sz w:val="22"/>
                <w:szCs w:val="22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sz w:val="22"/>
                <w:szCs w:val="22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sz w:val="22"/>
                <w:szCs w:val="22"/>
              </w:rPr>
              <w:t>0-</w:t>
            </w:r>
            <w:r>
              <w:rPr>
                <w:rFonts w:hint="eastAsia"/>
                <w:sz w:val="22"/>
                <w:szCs w:val="22"/>
              </w:rPr>
              <w:t>65535</w:t>
            </w:r>
            <w:r>
              <w:rPr>
                <w:sz w:val="22"/>
                <w:szCs w:val="22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sz w:val="22"/>
                <w:szCs w:val="22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±</w:t>
            </w:r>
            <w:r>
              <w:rPr>
                <w:sz w:val="22"/>
                <w:szCs w:val="22"/>
              </w:rPr>
              <w:t>100 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/>
                <w:sz w:val="22"/>
                <w:szCs w:val="22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ARINC429数据字19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左外机轮刹车实际总压力数据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整型（</w:t>
            </w:r>
            <w:r>
              <w:rPr>
                <w:sz w:val="22"/>
                <w:szCs w:val="22"/>
              </w:rPr>
              <w:t>32</w:t>
            </w:r>
            <w:r>
              <w:rPr>
                <w:rFonts w:hint="eastAsia"/>
                <w:sz w:val="22"/>
                <w:szCs w:val="22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/>
                <w:sz w:val="22"/>
                <w:szCs w:val="22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sz w:val="22"/>
                <w:szCs w:val="22"/>
              </w:rPr>
              <w:t>0-</w:t>
            </w:r>
            <w:r>
              <w:rPr>
                <w:rFonts w:hint="eastAsia"/>
                <w:sz w:val="22"/>
                <w:szCs w:val="22"/>
              </w:rPr>
              <w:t>65535N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/>
                <w:sz w:val="22"/>
                <w:szCs w:val="22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±100N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/>
                <w:sz w:val="22"/>
                <w:szCs w:val="22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ARINC429数据字20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右外机轮刹车实际总压力数据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整型（</w:t>
            </w:r>
            <w:r>
              <w:rPr>
                <w:sz w:val="22"/>
                <w:szCs w:val="22"/>
              </w:rPr>
              <w:t>32</w:t>
            </w:r>
            <w:r>
              <w:rPr>
                <w:rFonts w:hint="eastAsia"/>
                <w:sz w:val="22"/>
                <w:szCs w:val="22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/>
                <w:sz w:val="22"/>
                <w:szCs w:val="22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sz w:val="22"/>
                <w:szCs w:val="22"/>
              </w:rPr>
              <w:t>0-</w:t>
            </w:r>
            <w:r>
              <w:rPr>
                <w:rFonts w:hint="eastAsia"/>
                <w:sz w:val="22"/>
                <w:szCs w:val="22"/>
              </w:rPr>
              <w:t>65535N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/>
                <w:sz w:val="22"/>
                <w:szCs w:val="22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 w:val="22"/>
                <w:szCs w:val="22"/>
              </w:rPr>
              <w:t>±100N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 w:val="22"/>
                <w:szCs w:val="22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/>
                <w:sz w:val="22"/>
                <w:szCs w:val="22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sz w:val="24"/>
        </w:rPr>
      </w:pPr>
      <w:r>
        <w:rPr>
          <w:rFonts w:hAnsi="宋体"/>
          <w:sz w:val="24"/>
        </w:rPr>
        <w:t>SCU到</w:t>
      </w:r>
      <w:r>
        <w:rPr>
          <w:rFonts w:hint="eastAsia" w:hAnsi="宋体"/>
          <w:sz w:val="24"/>
        </w:rPr>
        <w:t>RDIU</w:t>
      </w:r>
      <w:r>
        <w:rPr>
          <w:rFonts w:hAnsi="宋体"/>
          <w:sz w:val="24"/>
        </w:rPr>
        <w:t>数据通讯协议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SCU到RDIU数据数据字1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前轮角度反馈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左手轮指令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0.021978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右手轮指令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0.021978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零位历史值（累加值）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SCU到RDIU数据字5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状态上报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Merge w:val="restart"/>
          </w:tcPr>
          <w:p>
            <w:r>
              <w:rPr>
                <w:rFonts w:hint="eastAsia"/>
              </w:rPr>
              <w:t>牵引状态：00-牵引无效状态，01-允许牵引状态，10-禁止牵引状态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Merge w:val="continue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软件大版本：LSB</w:t>
            </w:r>
          </w:p>
        </w:tc>
      </w:tr>
      <w:bookmarkEnd w:id="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软件大版本：MSB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软件小版本：LSB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bookmarkStart w:id="4" w:name="_GoBack" w:colFirst="2" w:colLast="4"/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软件小版本：MSB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脚蹬解除状态：1为解除状态，0为正常状态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strike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ascii="Arial" w:hAnsi="Arial" w:cs="Arial"/>
              </w:rP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r>
              <w:rPr>
                <w:rFonts w:hint="eastAsia"/>
              </w:rPr>
              <w:t>前轮工作状态：010-转弯状态，011-减摆状态，100-调零状态；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19-27位为软件版本号；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SCU到RDIU数据字6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42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故障状态字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43" w:author="钟珍伟" w:date="2025-09-15T13:56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cantSplit/>
          <w:trHeight w:val="90" w:hRule="atLeast"/>
          <w:tblHeader/>
          <w:trPrChange w:id="143" w:author="钟珍伟" w:date="2025-09-15T13:56:00Z">
            <w:trPr>
              <w:cantSplit/>
              <w:trHeight w:val="292" w:hRule="atLeast"/>
              <w:tblHeader/>
            </w:trPr>
          </w:trPrChange>
        </w:trPr>
        <w:tc>
          <w:tcPr>
            <w:tcW w:w="1901" w:type="dxa"/>
            <w:gridSpan w:val="3"/>
            <w:vMerge w:val="continue"/>
            <w:tcPrChange w:id="144" w:author="钟珍伟" w:date="2025-09-15T13:56:00Z">
              <w:tcPr>
                <w:tcW w:w="1901" w:type="dxa"/>
                <w:gridSpan w:val="3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  <w:tcPrChange w:id="145" w:author="钟珍伟" w:date="2025-09-15T13:56:00Z">
              <w:tcPr>
                <w:tcW w:w="1251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  <w:tcPrChange w:id="146" w:author="钟珍伟" w:date="2025-09-15T13:56:00Z">
              <w:tcPr>
                <w:tcW w:w="5370" w:type="dxa"/>
                <w:gridSpan w:val="5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前轮工作故障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Arial" w:hAnsi="Arial" w:cs="Arial"/>
              </w:rPr>
              <w:t>牵引超行程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左手轮传感器和值故障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右手轮传感器和值故障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Cs w:val="21"/>
              </w:rPr>
              <w:t>ARINC429通讯故障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故障字“1”为故障，“0”为正常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牵引超行程：舵机前轮位置反馈超过±50°之后，上报牵引超行程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spacing w:line="500" w:lineRule="exact"/>
        <w:outlineLvl w:val="0"/>
        <w:rPr>
          <w:rFonts w:ascii="黑体" w:hAnsi="黑体" w:eastAsia="黑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SCU回报RDIU的 ARINC429数据字1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脚蹬转弯指令回绕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footerReference r:id="rId4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56" w:beforeLines="50" w:after="156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SCU回报RDIU的 ARINC429数据字4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  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调零指令：1-调零；0-无效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BCMU_PARK_BRK_ON</w:t>
            </w:r>
            <w:r>
              <w:rPr>
                <w:rFonts w:hint="eastAsia" w:ascii="Arial" w:hAnsi="Arial" w:cs="Arial"/>
                <w:sz w:val="22"/>
                <w:szCs w:val="22"/>
              </w:rPr>
              <w:t>1-有效；0-无效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/>
    <w:sectPr>
      <w:head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A6C6D"/>
    <w:multiLevelType w:val="multilevel"/>
    <w:tmpl w:val="114A6C6D"/>
    <w:lvl w:ilvl="0" w:tentative="0">
      <w:start w:val="1"/>
      <w:numFmt w:val="decimal"/>
      <w:lvlText w:val="表 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6A4200"/>
    <w:multiLevelType w:val="multilevel"/>
    <w:tmpl w:val="2E6A4200"/>
    <w:lvl w:ilvl="0" w:tentative="0">
      <w:start w:val="1"/>
      <w:numFmt w:val="decimal"/>
      <w:pStyle w:val="81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73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74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75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76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77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8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3">
    <w:nsid w:val="773C1672"/>
    <w:multiLevelType w:val="multilevel"/>
    <w:tmpl w:val="773C1672"/>
    <w:lvl w:ilvl="0" w:tentative="0">
      <w:start w:val="1"/>
      <w:numFmt w:val="lowerLetter"/>
      <w:pStyle w:val="59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绎维 熊">
    <w15:presenceInfo w15:providerId="Windows Live" w15:userId="32aca394ebbb7272"/>
  </w15:person>
  <w15:person w15:author="钟珍伟">
    <w15:presenceInfo w15:providerId="None" w15:userId="钟珍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86"/>
    <w:rsid w:val="00013012"/>
    <w:rsid w:val="000A2B74"/>
    <w:rsid w:val="000F5B85"/>
    <w:rsid w:val="0010487D"/>
    <w:rsid w:val="00107D6D"/>
    <w:rsid w:val="00142716"/>
    <w:rsid w:val="00185D22"/>
    <w:rsid w:val="001D1134"/>
    <w:rsid w:val="00265230"/>
    <w:rsid w:val="00267340"/>
    <w:rsid w:val="00295BEF"/>
    <w:rsid w:val="002D4D6F"/>
    <w:rsid w:val="0032721E"/>
    <w:rsid w:val="003A42D0"/>
    <w:rsid w:val="00431209"/>
    <w:rsid w:val="004A6AE2"/>
    <w:rsid w:val="00551086"/>
    <w:rsid w:val="0065596B"/>
    <w:rsid w:val="00662A84"/>
    <w:rsid w:val="006C0E08"/>
    <w:rsid w:val="006C13F1"/>
    <w:rsid w:val="00722D09"/>
    <w:rsid w:val="00727166"/>
    <w:rsid w:val="007342FF"/>
    <w:rsid w:val="007548CF"/>
    <w:rsid w:val="0075693F"/>
    <w:rsid w:val="007C125E"/>
    <w:rsid w:val="007F1244"/>
    <w:rsid w:val="00835270"/>
    <w:rsid w:val="0090237A"/>
    <w:rsid w:val="00912700"/>
    <w:rsid w:val="009617F8"/>
    <w:rsid w:val="00972FC2"/>
    <w:rsid w:val="00992F77"/>
    <w:rsid w:val="009A6951"/>
    <w:rsid w:val="009C5539"/>
    <w:rsid w:val="00A971D7"/>
    <w:rsid w:val="00AB3888"/>
    <w:rsid w:val="00AC3D63"/>
    <w:rsid w:val="00AD006C"/>
    <w:rsid w:val="00B4629C"/>
    <w:rsid w:val="00B55F86"/>
    <w:rsid w:val="00BF28EF"/>
    <w:rsid w:val="00C5276B"/>
    <w:rsid w:val="00CA1BDA"/>
    <w:rsid w:val="00CE24B7"/>
    <w:rsid w:val="00DB7484"/>
    <w:rsid w:val="00E06278"/>
    <w:rsid w:val="00F742CF"/>
    <w:rsid w:val="02BE4BE5"/>
    <w:rsid w:val="079F7987"/>
    <w:rsid w:val="0DBC4DFA"/>
    <w:rsid w:val="0F4552C5"/>
    <w:rsid w:val="11FD5E96"/>
    <w:rsid w:val="17CC1E51"/>
    <w:rsid w:val="17D04393"/>
    <w:rsid w:val="1CED55C0"/>
    <w:rsid w:val="20F679C3"/>
    <w:rsid w:val="25D5625C"/>
    <w:rsid w:val="28B22ED7"/>
    <w:rsid w:val="2C515AEF"/>
    <w:rsid w:val="31CB336E"/>
    <w:rsid w:val="34CE06A8"/>
    <w:rsid w:val="3ABC737C"/>
    <w:rsid w:val="3B727D40"/>
    <w:rsid w:val="3D6F4769"/>
    <w:rsid w:val="3EAF1D54"/>
    <w:rsid w:val="497C672E"/>
    <w:rsid w:val="49A56526"/>
    <w:rsid w:val="5B880D35"/>
    <w:rsid w:val="5CD439BA"/>
    <w:rsid w:val="5DF93D1B"/>
    <w:rsid w:val="62DE1B0F"/>
    <w:rsid w:val="6A0520F5"/>
    <w:rsid w:val="704B74CD"/>
    <w:rsid w:val="705A1972"/>
    <w:rsid w:val="7A8B6A56"/>
    <w:rsid w:val="7FD3007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11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3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4"/>
    <w:unhideWhenUsed/>
    <w:qFormat/>
    <w:uiPriority w:val="99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5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5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5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Subtitle"/>
    <w:basedOn w:val="1"/>
    <w:next w:val="1"/>
    <w:link w:val="4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5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7">
    <w:name w:val="Title"/>
    <w:basedOn w:val="1"/>
    <w:next w:val="1"/>
    <w:link w:val="44"/>
    <w:qFormat/>
    <w:uiPriority w:val="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8">
    <w:name w:val="annotation subject"/>
    <w:basedOn w:val="14"/>
    <w:next w:val="14"/>
    <w:link w:val="58"/>
    <w:semiHidden/>
    <w:unhideWhenUsed/>
    <w:qFormat/>
    <w:uiPriority w:val="99"/>
    <w:rPr>
      <w:b/>
      <w:bCs/>
    </w:rPr>
  </w:style>
  <w:style w:type="table" w:styleId="30">
    <w:name w:val="Table Grid"/>
    <w:basedOn w:val="29"/>
    <w:qFormat/>
    <w:uiPriority w:val="0"/>
    <w:rPr>
      <w:rFonts w:ascii="Calibri" w:hAnsi="Calibri" w:eastAsia="宋体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2">
    <w:name w:val="FollowedHyperlink"/>
    <w:basedOn w:val="3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3">
    <w:name w:val="Hyperlink"/>
    <w:basedOn w:val="31"/>
    <w:qFormat/>
    <w:uiPriority w:val="99"/>
    <w:rPr>
      <w:color w:val="0000FF"/>
      <w:u w:val="single"/>
    </w:rPr>
  </w:style>
  <w:style w:type="character" w:styleId="34">
    <w:name w:val="annotation reference"/>
    <w:basedOn w:val="31"/>
    <w:unhideWhenUsed/>
    <w:qFormat/>
    <w:uiPriority w:val="99"/>
    <w:rPr>
      <w:sz w:val="21"/>
      <w:szCs w:val="21"/>
    </w:rPr>
  </w:style>
  <w:style w:type="character" w:customStyle="1" w:styleId="35">
    <w:name w:val="标题 1 字符"/>
    <w:basedOn w:val="3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6">
    <w:name w:val="标题 2 字符"/>
    <w:basedOn w:val="3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7">
    <w:name w:val="标题 3 字符"/>
    <w:basedOn w:val="31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8">
    <w:name w:val="标题 4 字符"/>
    <w:basedOn w:val="31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9">
    <w:name w:val="标题 5 字符"/>
    <w:basedOn w:val="31"/>
    <w:link w:val="6"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40">
    <w:name w:val="标题 6 字符"/>
    <w:basedOn w:val="31"/>
    <w:link w:val="7"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1">
    <w:name w:val="标题 7 字符"/>
    <w:basedOn w:val="31"/>
    <w:link w:val="8"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字符"/>
    <w:basedOn w:val="31"/>
    <w:link w:val="9"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9 字符"/>
    <w:basedOn w:val="31"/>
    <w:link w:val="10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标题 字符"/>
    <w:basedOn w:val="31"/>
    <w:link w:val="27"/>
    <w:qFormat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5">
    <w:name w:val="副标题 字符"/>
    <w:basedOn w:val="31"/>
    <w:link w:val="2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6">
    <w:name w:val="Quote"/>
    <w:basedOn w:val="1"/>
    <w:next w:val="1"/>
    <w:link w:val="4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引用 字符"/>
    <w:basedOn w:val="31"/>
    <w:link w:val="4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8">
    <w:name w:val="List Paragraph"/>
    <w:basedOn w:val="1"/>
    <w:link w:val="65"/>
    <w:qFormat/>
    <w:uiPriority w:val="0"/>
    <w:pPr>
      <w:ind w:left="720"/>
      <w:contextualSpacing/>
    </w:pPr>
  </w:style>
  <w:style w:type="character" w:customStyle="1" w:styleId="49">
    <w:name w:val="明显强调1"/>
    <w:basedOn w:val="31"/>
    <w:qFormat/>
    <w:uiPriority w:val="21"/>
    <w:rPr>
      <w:i/>
      <w:iCs/>
      <w:color w:val="104862" w:themeColor="accent1" w:themeShade="BF"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1">
    <w:name w:val="明显引用 字符"/>
    <w:basedOn w:val="31"/>
    <w:link w:val="50"/>
    <w:qFormat/>
    <w:uiPriority w:val="30"/>
    <w:rPr>
      <w:i/>
      <w:iCs/>
      <w:color w:val="104862" w:themeColor="accent1" w:themeShade="BF"/>
    </w:rPr>
  </w:style>
  <w:style w:type="character" w:customStyle="1" w:styleId="52">
    <w:name w:val="明显参考1"/>
    <w:basedOn w:val="3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3">
    <w:name w:val="文档结构图 字符"/>
    <w:basedOn w:val="31"/>
    <w:link w:val="13"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54">
    <w:name w:val="批注文字 字符"/>
    <w:basedOn w:val="31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框文本 字符"/>
    <w:basedOn w:val="31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6">
    <w:name w:val="页脚 字符"/>
    <w:basedOn w:val="31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7">
    <w:name w:val="页眉 字符"/>
    <w:basedOn w:val="31"/>
    <w:link w:val="2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8">
    <w:name w:val="批注主题 字符"/>
    <w:basedOn w:val="54"/>
    <w:link w:val="2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9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60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61">
    <w:name w:val="xl3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62">
    <w:name w:val="章标题"/>
    <w:basedOn w:val="1"/>
    <w:link w:val="63"/>
    <w:qFormat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63">
    <w:name w:val="章标题 Char"/>
    <w:basedOn w:val="31"/>
    <w:link w:val="62"/>
    <w:qFormat/>
    <w:locked/>
    <w:uiPriority w:val="0"/>
    <w:rPr>
      <w:rFonts w:ascii="黑体" w:hAnsi="Times New Roman" w:eastAsia="黑体" w:cs="宋体"/>
      <w:sz w:val="24"/>
      <w:szCs w:val="20"/>
    </w:rPr>
  </w:style>
  <w:style w:type="paragraph" w:customStyle="1" w:styleId="64">
    <w:name w:val="TOC 标题1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character" w:customStyle="1" w:styleId="65">
    <w:name w:val="列出段落 字符"/>
    <w:link w:val="48"/>
    <w:qFormat/>
    <w:uiPriority w:val="0"/>
  </w:style>
  <w:style w:type="paragraph" w:customStyle="1" w:styleId="66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7">
    <w:name w:val="正文字体"/>
    <w:link w:val="68"/>
    <w:qFormat/>
    <w:uiPriority w:val="0"/>
    <w:pPr>
      <w:widowControl w:val="0"/>
      <w:adjustRightInd w:val="0"/>
      <w:snapToGrid w:val="0"/>
      <w:spacing w:line="420" w:lineRule="atLeast"/>
      <w:ind w:firstLine="480" w:firstLineChars="200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character" w:customStyle="1" w:styleId="68">
    <w:name w:val="正文字体 Char"/>
    <w:basedOn w:val="31"/>
    <w:link w:val="67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9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70">
    <w:name w:val="章标题(SWIEE)"/>
    <w:next w:val="1"/>
    <w:qFormat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sz w:val="24"/>
      <w:lang w:val="en-US" w:eastAsia="zh-CN" w:bidi="ar-SA"/>
    </w:rPr>
  </w:style>
  <w:style w:type="paragraph" w:customStyle="1" w:styleId="71">
    <w:name w:val="ddd"/>
    <w:basedOn w:val="1"/>
    <w:link w:val="72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72">
    <w:name w:val="ddd Char"/>
    <w:basedOn w:val="31"/>
    <w:link w:val="71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73">
    <w:name w:val="编号标题2"/>
    <w:next w:val="1"/>
    <w:link w:val="80"/>
    <w:qFormat/>
    <w:uiPriority w:val="0"/>
    <w:pPr>
      <w:numPr>
        <w:ilvl w:val="1"/>
        <w:numId w:val="2"/>
      </w:numPr>
      <w:spacing w:line="48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4">
    <w:name w:val="编号标题3"/>
    <w:next w:val="1"/>
    <w:link w:val="79"/>
    <w:qFormat/>
    <w:uiPriority w:val="0"/>
    <w:pPr>
      <w:numPr>
        <w:ilvl w:val="2"/>
        <w:numId w:val="2"/>
      </w:numPr>
      <w:spacing w:line="360" w:lineRule="auto"/>
      <w:outlineLvl w:val="2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5">
    <w:name w:val="编号标题4"/>
    <w:next w:val="1"/>
    <w:qFormat/>
    <w:uiPriority w:val="0"/>
    <w:pPr>
      <w:numPr>
        <w:ilvl w:val="3"/>
        <w:numId w:val="2"/>
      </w:numPr>
      <w:spacing w:line="360" w:lineRule="auto"/>
      <w:outlineLvl w:val="3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6">
    <w:name w:val="编号标题5"/>
    <w:next w:val="1"/>
    <w:qFormat/>
    <w:uiPriority w:val="0"/>
    <w:pPr>
      <w:numPr>
        <w:ilvl w:val="4"/>
        <w:numId w:val="2"/>
      </w:numPr>
      <w:spacing w:line="360" w:lineRule="auto"/>
      <w:outlineLvl w:val="4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7">
    <w:name w:val="编号标题6"/>
    <w:next w:val="1"/>
    <w:qFormat/>
    <w:uiPriority w:val="0"/>
    <w:pPr>
      <w:numPr>
        <w:ilvl w:val="5"/>
        <w:numId w:val="2"/>
      </w:numPr>
      <w:spacing w:line="360" w:lineRule="auto"/>
      <w:outlineLvl w:val="5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8">
    <w:name w:val="编号标题7"/>
    <w:next w:val="1"/>
    <w:qFormat/>
    <w:uiPriority w:val="0"/>
    <w:pPr>
      <w:numPr>
        <w:ilvl w:val="6"/>
        <w:numId w:val="2"/>
      </w:numPr>
      <w:spacing w:line="360" w:lineRule="auto"/>
      <w:outlineLvl w:val="6"/>
    </w:pPr>
    <w:rPr>
      <w:rFonts w:ascii="黑体" w:hAnsi="Times New Roman" w:eastAsia="黑体" w:cs="Times New Roman"/>
      <w:sz w:val="28"/>
      <w:lang w:val="en-US" w:eastAsia="zh-CN" w:bidi="ar-SA"/>
    </w:rPr>
  </w:style>
  <w:style w:type="character" w:customStyle="1" w:styleId="79">
    <w:name w:val="编号标题3 Char"/>
    <w:basedOn w:val="31"/>
    <w:link w:val="74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80">
    <w:name w:val="编号标题2 Char"/>
    <w:basedOn w:val="31"/>
    <w:link w:val="73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81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82">
    <w:name w:val="表头"/>
    <w:basedOn w:val="1"/>
    <w:qFormat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83">
    <w:name w:val="表中文字"/>
    <w:basedOn w:val="1"/>
    <w:qFormat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84">
    <w:name w:val="不明显强调1"/>
    <w:basedOn w:val="31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85">
    <w:name w:val="样式 标题 1 + 黑体 小四 段前: 7.8 磅 段后: 7.8 磅"/>
    <w:basedOn w:val="2"/>
    <w:qFormat/>
    <w:uiPriority w:val="0"/>
    <w:pPr>
      <w:keepLines w:val="0"/>
      <w:spacing w:before="156" w:after="156"/>
      <w:ind w:left="900" w:hanging="420"/>
    </w:pPr>
    <w:rPr>
      <w:rFonts w:ascii="黑体" w:hAnsi="宋体" w:eastAsia="黑体" w:cs="宋体"/>
      <w:b/>
      <w:color w:val="auto"/>
      <w:sz w:val="24"/>
      <w:szCs w:val="20"/>
    </w:rPr>
  </w:style>
  <w:style w:type="paragraph" w:customStyle="1" w:styleId="86">
    <w:name w:val="附录标题A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87">
    <w:name w:val="正文内容"/>
    <w:link w:val="88"/>
    <w:qFormat/>
    <w:uiPriority w:val="0"/>
    <w:pPr>
      <w:spacing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8">
    <w:name w:val="正文内容 Char"/>
    <w:basedOn w:val="31"/>
    <w:link w:val="87"/>
    <w:qFormat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9">
    <w:name w:val="标准正文 Char"/>
    <w:link w:val="90"/>
    <w:qFormat/>
    <w:locked/>
    <w:uiPriority w:val="0"/>
    <w:rPr>
      <w:rFonts w:ascii="宋体" w:hAnsi="Times New Roman"/>
      <w:kern w:val="28"/>
      <w:sz w:val="28"/>
    </w:rPr>
  </w:style>
  <w:style w:type="paragraph" w:customStyle="1" w:styleId="90">
    <w:name w:val="标准正文"/>
    <w:basedOn w:val="1"/>
    <w:link w:val="89"/>
    <w:qFormat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91">
    <w:name w:val="附录标题A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2">
    <w:name w:val="附录"/>
    <w:next w:val="67"/>
    <w:qFormat/>
    <w:uiPriority w:val="0"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sz w:val="24"/>
      <w:szCs w:val="28"/>
      <w:lang w:val="en-US" w:eastAsia="zh-CN" w:bidi="ar-SA"/>
    </w:rPr>
  </w:style>
  <w:style w:type="paragraph" w:customStyle="1" w:styleId="93">
    <w:name w:val="101-表内容"/>
    <w:basedOn w:val="1"/>
    <w:qFormat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94">
    <w:name w:val="批注文字 Char1"/>
    <w:basedOn w:val="31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95">
    <w:name w:val="附录标题A.1.1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hAnsi="Times New Roman" w:eastAsia="宋体" w:cs="Calibri"/>
      <w:kern w:val="2"/>
      <w:sz w:val="24"/>
      <w:lang w:val="en-US" w:eastAsia="zh-CN" w:bidi="ar-SA"/>
    </w:rPr>
  </w:style>
  <w:style w:type="paragraph" w:customStyle="1" w:styleId="96">
    <w:name w:val="样式 标题 1 + 黑体 小四 段前: 7.8 磅 段后: 7.8 磅1"/>
    <w:basedOn w:val="2"/>
    <w:qFormat/>
    <w:uiPriority w:val="0"/>
    <w:pPr>
      <w:tabs>
        <w:tab w:val="left" w:pos="432"/>
      </w:tabs>
      <w:spacing w:before="156" w:after="156"/>
      <w:ind w:left="432" w:hanging="432"/>
    </w:pPr>
    <w:rPr>
      <w:rFonts w:ascii="黑体" w:hAnsi="宋体" w:eastAsia="黑体" w:cs="宋体"/>
      <w:b/>
      <w:color w:val="auto"/>
      <w:sz w:val="24"/>
      <w:szCs w:val="20"/>
    </w:rPr>
  </w:style>
  <w:style w:type="paragraph" w:customStyle="1" w:styleId="97">
    <w:name w:val="图编号"/>
    <w:next w:val="67"/>
    <w:qFormat/>
    <w:uiPriority w:val="0"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hAnsi="Times New Roman" w:eastAsia="黑体" w:cs="Calibri"/>
      <w:snapToGrid w:val="0"/>
      <w:sz w:val="21"/>
      <w:szCs w:val="21"/>
      <w:lang w:val="en-US" w:eastAsia="zh-CN" w:bidi="ar-SA"/>
    </w:rPr>
  </w:style>
  <w:style w:type="paragraph" w:customStyle="1" w:styleId="98">
    <w:name w:val="附录标题A.1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9">
    <w:name w:val="样式 标题 3 + 黑体 小四 非加粗 段前: 7.8 磅 段后: 7.8 磅 行距: 单倍行距"/>
    <w:basedOn w:val="4"/>
    <w:qFormat/>
    <w:uiPriority w:val="0"/>
    <w:pPr>
      <w:tabs>
        <w:tab w:val="left" w:pos="432"/>
        <w:tab w:val="left" w:pos="720"/>
      </w:tabs>
      <w:spacing w:before="156" w:after="156"/>
      <w:ind w:left="720" w:hanging="720"/>
    </w:pPr>
    <w:rPr>
      <w:rFonts w:ascii="黑体" w:hAnsi="Times New Roman" w:eastAsia="黑体" w:cs="宋体"/>
      <w:b/>
      <w:color w:val="auto"/>
      <w:sz w:val="24"/>
      <w:szCs w:val="20"/>
    </w:rPr>
  </w:style>
  <w:style w:type="paragraph" w:customStyle="1" w:styleId="100">
    <w:name w:val="表编号"/>
    <w:next w:val="1"/>
    <w:qFormat/>
    <w:uiPriority w:val="0"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sz w:val="21"/>
      <w:szCs w:val="28"/>
      <w:lang w:val="en-US" w:eastAsia="zh-CN" w:bidi="ar-SA"/>
    </w:rPr>
  </w:style>
  <w:style w:type="character" w:customStyle="1" w:styleId="101">
    <w:name w:val="文档结构图 Char1"/>
    <w:basedOn w:val="31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102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103">
    <w:name w:val="仿宋"/>
    <w:basedOn w:val="1"/>
    <w:next w:val="1"/>
    <w:qFormat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104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105">
    <w:name w:val="附录标题A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106">
    <w:name w:val="TOC 标题11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rFonts w:ascii="Cambria" w:hAnsi="Cambria" w:eastAsia="黑体" w:cs="Times New Roman"/>
      <w:bCs/>
      <w:color w:val="365F91"/>
      <w:kern w:val="0"/>
      <w:sz w:val="28"/>
      <w:szCs w:val="28"/>
    </w:rPr>
  </w:style>
  <w:style w:type="paragraph" w:customStyle="1" w:styleId="107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8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9">
    <w:name w:val="标题 2 Char1"/>
    <w:basedOn w:val="31"/>
    <w:semiHidden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10">
    <w:name w:val="TOC 标题2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rFonts w:ascii="Cambria" w:hAnsi="Cambria" w:eastAsia="宋体" w:cs="Times New Roman"/>
      <w:b/>
      <w:bCs/>
      <w:color w:val="365F91"/>
      <w:kern w:val="0"/>
      <w:sz w:val="28"/>
      <w:szCs w:val="28"/>
    </w:rPr>
  </w:style>
  <w:style w:type="character" w:customStyle="1" w:styleId="111">
    <w:name w:val="正文缩进 字符"/>
    <w:link w:val="12"/>
    <w:qFormat/>
    <w:uiPriority w:val="0"/>
    <w:rPr>
      <w:rFonts w:ascii="宋体" w:hAnsi="Times New Roman" w:eastAsia="宋体" w:cs="Times New Roman"/>
      <w:sz w:val="28"/>
      <w:szCs w:val="24"/>
    </w:rPr>
  </w:style>
  <w:style w:type="paragraph" w:customStyle="1" w:styleId="112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3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4">
    <w:name w:val="图"/>
    <w:next w:val="1"/>
    <w:qFormat/>
    <w:uiPriority w:val="0"/>
    <w:pPr>
      <w:spacing w:after="160" w:line="360" w:lineRule="auto"/>
      <w:jc w:val="center"/>
    </w:pPr>
    <w:rPr>
      <w:rFonts w:ascii="黑体" w:hAnsi="黑体" w:eastAsia="黑体" w:cs="Times New Roman"/>
      <w:kern w:val="2"/>
      <w:sz w:val="24"/>
      <w:szCs w:val="24"/>
      <w:lang w:val="en-US" w:eastAsia="zh-CN" w:bidi="ar-SA"/>
    </w:rPr>
  </w:style>
  <w:style w:type="paragraph" w:customStyle="1" w:styleId="115">
    <w:name w:val="标准文件_段"/>
    <w:qFormat/>
    <w:uiPriority w:val="0"/>
    <w:pPr>
      <w:widowControl w:val="0"/>
      <w:spacing w:after="160"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1.xml" Type="http://schemas.openxmlformats.org/officeDocument/2006/relationships/header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footer2.xml" Type="http://schemas.openxmlformats.org/officeDocument/2006/relationships/footer"/><Relationship Id="rId5" Target="theme/theme1.xml" Type="http://schemas.openxmlformats.org/officeDocument/2006/relationships/theme"/><Relationship Id="rId6" Target="../customXml/item1.xml" Type="http://schemas.openxmlformats.org/officeDocument/2006/relationships/customXml"/><Relationship Id="rId7" Target="numbering.xml" Type="http://schemas.openxmlformats.org/officeDocument/2006/relationships/numbering"/><Relationship Id="rId8" Target="fontTable.xml" Type="http://schemas.openxmlformats.org/officeDocument/2006/relationships/fontTable"/><Relationship Id="rId9" Target="people.xml" Type="http://schemas.microsoft.com/office/2011/relationships/peop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2229</Words>
  <Characters>12709</Characters>
  <Lines>105</Lines>
  <Paragraphs>29</Paragraphs>
  <TotalTime>1055</TotalTime>
  <ScaleCrop>false</ScaleCrop>
  <LinksUpToDate>false</LinksUpToDate>
  <CharactersWithSpaces>14909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2025-10-20T08:44:00Z</dcterms:created>
  <dc:creator>泽宇 兰</dc:creator>
  <cp:lastModifiedBy>Administrator</cp:lastModifiedBy>
  <dcterms:modified xsi:type="dcterms:W3CDTF">2025-10-21T00:51:59Z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