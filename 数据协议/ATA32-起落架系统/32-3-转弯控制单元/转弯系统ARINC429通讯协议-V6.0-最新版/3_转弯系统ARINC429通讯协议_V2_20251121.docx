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people+xml" PartName="/word/peop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3"/>
        </w:numPr>
        <w:spacing w:line="500" w:lineRule="exact"/>
        <w:outlineLvl w:val="0"/>
        <w:rPr>
          <w:rFonts w:ascii="黑体" w:hAnsi="黑体" w:eastAsia="黑体"/>
          <w:sz w:val="24"/>
        </w:rPr>
      </w:pPr>
      <w:r>
        <w:rPr>
          <w:rFonts w:hint="eastAsia" w:ascii="黑体" w:hAnsi="黑体" w:eastAsia="黑体"/>
          <w:sz w:val="24"/>
        </w:rPr>
        <w:t>ARINC429通讯协议</w:t>
      </w:r>
    </w:p>
    <w:p>
      <w:pPr>
        <w:pStyle w:val="48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/>
        <w:contextualSpacing w:val="0"/>
        <w:jc w:val="center"/>
        <w:rPr>
          <w:rFonts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 xml:space="preserve">RDIU到SCU ARINC429数据字1 </w:t>
      </w:r>
    </w:p>
    <w:tbl>
      <w:tblPr>
        <w:tblStyle w:val="29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  <w:tblGridChange w:id="0">
          <w:tblGrid>
            <w:gridCol w:w="467"/>
            <w:gridCol w:w="718"/>
            <w:gridCol w:w="716"/>
            <w:gridCol w:w="1251"/>
            <w:gridCol w:w="1276"/>
            <w:gridCol w:w="720"/>
            <w:gridCol w:w="1059"/>
            <w:gridCol w:w="850"/>
            <w:gridCol w:w="1465"/>
          </w:tblGrid>
        </w:tblGridChange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脚蹬转弯指令</w:t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版本</w:t>
            </w:r>
          </w:p>
        </w:tc>
        <w:tc>
          <w:tcPr>
            <w:tcW w:w="1465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901" w:type="dxa"/>
            <w:gridSpan w:val="3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LABEL</w:t>
            </w:r>
          </w:p>
        </w:tc>
        <w:tc>
          <w:tcPr>
            <w:tcW w:w="5370" w:type="dxa"/>
            <w:gridSpan w:val="5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115</w:t>
            </w:r>
            <w:ins w:id="1" w:author="绎维 熊" w:date="2025-09-15T11:52:00Z">
              <w:r>
                <w:rPr>
                  <w:rFonts w:hint="eastAsia" w:ascii="宋体" w:hAnsi="宋体"/>
                </w:rPr>
                <w:t>：飞控1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信</w:t>
            </w:r>
          </w:p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号</w:t>
            </w:r>
          </w:p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内</w:t>
            </w:r>
          </w:p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信号类型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源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FCM 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分    布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单    位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>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信号范围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/>
                <w:highlight w:val="none"/>
              </w:rPr>
              <w:t>±60°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分 辨 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0.014653 /bit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精    度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码    制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发送速率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数据格式</w:t>
            </w: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01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highlight w:val="none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17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  <w:highlight w:val="none"/>
              </w:rPr>
            </w:pPr>
            <w:r>
              <w:rPr>
                <w:rFonts w:hint="eastAsia"/>
                <w:highlight w:val="none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02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highlight w:val="none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18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03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highlight w:val="none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19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04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highlight w:val="none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20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05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06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22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07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2" w:author="钟珍伟" w:date="2025-09-15T14:14:00Z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90" w:hRule="atLeast"/>
          <w:trPrChange w:id="2" w:author="钟珍伟" w:date="2025-09-15T14:14:00Z">
            <w:trPr>
              <w:trHeight w:val="235" w:hRule="atLeast"/>
            </w:trPr>
          </w:trPrChange>
        </w:trPr>
        <w:tc>
          <w:tcPr>
            <w:tcW w:w="467" w:type="dxa"/>
            <w:vMerge w:val="continue"/>
            <w:tcPrChange w:id="3" w:author="钟珍伟" w:date="2025-09-15T14:14:00Z">
              <w:tcPr>
                <w:tcW w:w="467" w:type="dxa"/>
                <w:vMerge w:val="continue"/>
              </w:tcPr>
            </w:tcPrChange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  <w:tcPrChange w:id="4" w:author="钟珍伟" w:date="2025-09-15T14:14:00Z">
              <w:tcPr>
                <w:tcW w:w="718" w:type="dxa"/>
                <w:vAlign w:val="center"/>
              </w:tcPr>
            </w:tcPrChange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08</w:t>
            </w:r>
          </w:p>
        </w:tc>
        <w:tc>
          <w:tcPr>
            <w:tcW w:w="3243" w:type="dxa"/>
            <w:gridSpan w:val="3"/>
            <w:tcPrChange w:id="5" w:author="钟珍伟" w:date="2025-09-15T14:14:00Z">
              <w:tcPr>
                <w:tcW w:w="3243" w:type="dxa"/>
                <w:gridSpan w:val="3"/>
              </w:tcPr>
            </w:tcPrChange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1</w:t>
            </w:r>
          </w:p>
        </w:tc>
        <w:tc>
          <w:tcPr>
            <w:tcW w:w="720" w:type="dxa"/>
            <w:vAlign w:val="center"/>
            <w:tcPrChange w:id="6" w:author="钟珍伟" w:date="2025-09-15T14:14:00Z">
              <w:tcPr>
                <w:tcW w:w="720" w:type="dxa"/>
                <w:vAlign w:val="center"/>
              </w:tcPr>
            </w:tcPrChange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24</w:t>
            </w:r>
          </w:p>
        </w:tc>
        <w:tc>
          <w:tcPr>
            <w:tcW w:w="3374" w:type="dxa"/>
            <w:gridSpan w:val="3"/>
            <w:tcPrChange w:id="7" w:author="钟珍伟" w:date="2025-09-15T14:14:00Z">
              <w:tcPr>
                <w:tcW w:w="3374" w:type="dxa"/>
                <w:gridSpan w:val="3"/>
              </w:tcPr>
            </w:tcPrChange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09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ins w:id="8" w:author="钟珍伟" w:date="2025-09-15T15:13:00Z">
              <w:r>
                <w:rPr>
                  <w:rFonts w:hint="eastAsia"/>
                  <w:highlight w:val="none"/>
                </w:rPr>
                <w:t>主备</w:t>
              </w:r>
            </w:ins>
            <w:ins w:id="9" w:author="钟珍伟" w:date="2025-09-15T13:47:00Z">
              <w:r>
                <w:rPr>
                  <w:rFonts w:hint="eastAsia"/>
                  <w:highlight w:val="none"/>
                </w:rPr>
                <w:t>状态</w:t>
              </w:r>
            </w:ins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25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10" w:author="钟珍伟" w:date="2025-09-15T15:13:00Z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269" w:hRule="atLeast"/>
          <w:trPrChange w:id="10" w:author="钟珍伟" w:date="2025-09-15T15:13:00Z">
            <w:trPr>
              <w:trHeight w:val="215" w:hRule="atLeast"/>
            </w:trPr>
          </w:trPrChange>
        </w:trPr>
        <w:tc>
          <w:tcPr>
            <w:tcW w:w="467" w:type="dxa"/>
            <w:vMerge w:val="continue"/>
            <w:tcPrChange w:id="11" w:author="钟珍伟" w:date="2025-09-15T15:13:00Z">
              <w:tcPr>
                <w:tcW w:w="467" w:type="dxa"/>
                <w:vMerge w:val="continue"/>
              </w:tcPr>
            </w:tcPrChange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  <w:tcPrChange w:id="12" w:author="钟珍伟" w:date="2025-09-15T15:13:00Z">
              <w:tcPr>
                <w:tcW w:w="718" w:type="dxa"/>
                <w:vAlign w:val="center"/>
              </w:tcPr>
            </w:tcPrChange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10</w:t>
            </w:r>
          </w:p>
        </w:tc>
        <w:tc>
          <w:tcPr>
            <w:tcW w:w="3243" w:type="dxa"/>
            <w:gridSpan w:val="3"/>
            <w:tcPrChange w:id="13" w:author="钟珍伟" w:date="2025-09-15T15:13:00Z">
              <w:tcPr>
                <w:tcW w:w="3243" w:type="dxa"/>
                <w:gridSpan w:val="3"/>
              </w:tcPr>
            </w:tcPrChange>
          </w:tcPr>
          <w:p>
            <w:pPr>
              <w:rPr>
                <w:highlight w:val="none"/>
              </w:rPr>
            </w:pPr>
            <w:ins w:id="14" w:author="钟珍伟" w:date="2025-09-15T15:13:00Z">
              <w:r>
                <w:rPr>
                  <w:rFonts w:hint="eastAsia"/>
                  <w:highlight w:val="none"/>
                </w:rPr>
                <w:t>主备</w:t>
              </w:r>
            </w:ins>
            <w:ins w:id="15" w:author="钟珍伟" w:date="2025-09-15T13:47:00Z">
              <w:r>
                <w:rPr>
                  <w:rFonts w:hint="eastAsia"/>
                  <w:highlight w:val="none"/>
                </w:rPr>
                <w:t>状态</w:t>
              </w:r>
            </w:ins>
          </w:p>
        </w:tc>
        <w:tc>
          <w:tcPr>
            <w:tcW w:w="720" w:type="dxa"/>
            <w:vAlign w:val="center"/>
            <w:tcPrChange w:id="16" w:author="钟珍伟" w:date="2025-09-15T15:13:00Z">
              <w:tcPr>
                <w:tcW w:w="720" w:type="dxa"/>
                <w:vAlign w:val="center"/>
              </w:tcPr>
            </w:tcPrChange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26</w:t>
            </w:r>
          </w:p>
        </w:tc>
        <w:tc>
          <w:tcPr>
            <w:tcW w:w="3374" w:type="dxa"/>
            <w:gridSpan w:val="3"/>
            <w:vAlign w:val="center"/>
            <w:tcPrChange w:id="17" w:author="钟珍伟" w:date="2025-09-15T15:13:00Z">
              <w:tcPr>
                <w:tcW w:w="3374" w:type="dxa"/>
                <w:gridSpan w:val="3"/>
                <w:vAlign w:val="center"/>
              </w:tcPr>
            </w:tcPrChange>
          </w:tcPr>
          <w:p>
            <w:pPr>
              <w:jc w:val="left"/>
              <w:rPr>
                <w:rFonts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11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27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12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 w:cs="Arial"/>
                <w:szCs w:val="21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28</w:t>
            </w:r>
          </w:p>
        </w:tc>
        <w:tc>
          <w:tcPr>
            <w:tcW w:w="3374" w:type="dxa"/>
            <w:gridSpan w:val="3"/>
          </w:tcPr>
          <w:p>
            <w:pPr>
              <w:jc w:val="left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 xml:space="preserve">MSB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13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 w:cs="Arial"/>
                <w:szCs w:val="21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29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符号位：0为正，1为负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14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>状态位：</w:t>
            </w:r>
            <w:r>
              <w:rPr>
                <w:rFonts w:ascii="Arial" w:hAnsi="Arial" w:cs="Arial"/>
                <w:highlight w:val="none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15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 w:cs="Arial"/>
                <w:szCs w:val="21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>状态位：</w:t>
            </w:r>
            <w:r>
              <w:rPr>
                <w:rFonts w:ascii="Arial" w:hAnsi="Arial" w:cs="Arial"/>
                <w:highlight w:val="none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16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 w:cs="Arial"/>
                <w:szCs w:val="21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</w:trPr>
        <w:tc>
          <w:tcPr>
            <w:tcW w:w="467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附注</w:t>
            </w:r>
          </w:p>
        </w:tc>
        <w:tc>
          <w:tcPr>
            <w:tcW w:w="8055" w:type="dxa"/>
            <w:gridSpan w:val="8"/>
          </w:tcPr>
          <w:p>
            <w:pPr>
              <w:rPr>
                <w:rFonts w:ascii="Arial" w:hAnsi="Arial" w:cs="Arial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>注：</w:t>
            </w:r>
          </w:p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>状态位：00－故障，01－无效，10－测试，11－正常；</w:t>
            </w:r>
          </w:p>
        </w:tc>
      </w:tr>
    </w:tbl>
    <w:p>
      <w:pPr>
        <w:jc w:val="left"/>
        <w:rPr>
          <w:ins w:id="18" w:author="钟珍伟" w:date="2025-09-15T15:13:00Z"/>
          <w:highlight w:val="none"/>
        </w:rPr>
      </w:pPr>
      <w:ins w:id="19" w:author="钟珍伟" w:date="2025-09-15T15:13:00Z">
        <w:r>
          <w:rPr>
            <w:rFonts w:hint="eastAsia"/>
            <w:highlight w:val="none"/>
          </w:rPr>
          <w:t>主备状态 00 飞控</w:t>
        </w:r>
      </w:ins>
      <w:ins w:id="20" w:author="钟珍伟" w:date="2025-09-15T15:14:00Z">
        <w:r>
          <w:rPr>
            <w:rFonts w:hint="eastAsia"/>
            <w:highlight w:val="none"/>
          </w:rPr>
          <w:t>1</w:t>
        </w:r>
      </w:ins>
      <w:ins w:id="21" w:author="钟珍伟" w:date="2025-09-15T15:13:00Z">
        <w:r>
          <w:rPr>
            <w:rFonts w:hint="eastAsia"/>
            <w:highlight w:val="none"/>
          </w:rPr>
          <w:t>为主</w:t>
        </w:r>
      </w:ins>
      <w:ins w:id="22" w:author="钟珍伟" w:date="2025-09-15T15:14:00Z">
        <w:r>
          <w:rPr>
            <w:rFonts w:hint="eastAsia"/>
            <w:highlight w:val="none"/>
          </w:rPr>
          <w:t>；</w:t>
        </w:r>
      </w:ins>
      <w:ins w:id="23" w:author="钟珍伟" w:date="2025-09-15T15:13:00Z">
        <w:r>
          <w:rPr>
            <w:rFonts w:hint="eastAsia"/>
            <w:highlight w:val="none"/>
          </w:rPr>
          <w:t xml:space="preserve"> 01飞控2</w:t>
        </w:r>
      </w:ins>
      <w:ins w:id="24" w:author="钟珍伟" w:date="2025-09-15T15:14:00Z">
        <w:r>
          <w:rPr>
            <w:rFonts w:hint="eastAsia"/>
            <w:highlight w:val="none"/>
          </w:rPr>
          <w:t>为主；10飞控3为主；11飞控4为主</w:t>
        </w:r>
      </w:ins>
    </w:p>
    <w:p>
      <w:pPr>
        <w:jc w:val="left"/>
        <w:rPr>
          <w:ins w:id="25" w:author="钟珍伟" w:date="2025-09-15T14:52:00Z"/>
          <w:highlight w:val="none"/>
        </w:rPr>
      </w:pPr>
      <w:ins w:id="26" w:author="钟珍伟" w:date="2025-09-15T14:51:00Z">
        <w:r>
          <w:rPr>
            <w:rFonts w:hint="eastAsia"/>
            <w:highlight w:val="none"/>
          </w:rPr>
          <w:t>转弯表决逻辑：每台飞控都会发出主备信息</w:t>
        </w:r>
      </w:ins>
      <w:ins w:id="27" w:author="钟珍伟" w:date="2025-09-15T14:52:00Z">
        <w:r>
          <w:rPr>
            <w:rFonts w:hint="eastAsia"/>
            <w:highlight w:val="none"/>
          </w:rPr>
          <w:t>，例如：</w:t>
        </w:r>
      </w:ins>
    </w:p>
    <w:p>
      <w:pPr>
        <w:jc w:val="left"/>
        <w:rPr>
          <w:ins w:id="28" w:author="钟珍伟" w:date="2025-09-15T14:53:00Z"/>
          <w:highlight w:val="none"/>
        </w:rPr>
      </w:pPr>
      <w:ins w:id="29" w:author="钟珍伟" w:date="2025-09-15T14:52:00Z">
        <w:r>
          <w:rPr>
            <w:rFonts w:hint="eastAsia"/>
            <w:highlight w:val="none"/>
          </w:rPr>
          <w:t>飞控1输出</w:t>
        </w:r>
      </w:ins>
      <w:ins w:id="30" w:author="钟珍伟" w:date="2025-09-15T15:14:00Z">
        <w:r>
          <w:rPr>
            <w:rFonts w:hint="eastAsia"/>
            <w:highlight w:val="none"/>
          </w:rPr>
          <w:t>00</w:t>
        </w:r>
      </w:ins>
      <w:ins w:id="31" w:author="钟珍伟" w:date="2025-09-15T14:53:00Z">
        <w:r>
          <w:rPr>
            <w:rFonts w:hint="eastAsia"/>
            <w:highlight w:val="none"/>
          </w:rPr>
          <w:t>FCC</w:t>
        </w:r>
      </w:ins>
      <w:ins w:id="32" w:author="钟珍伟" w:date="2025-09-15T14:52:00Z">
        <w:r>
          <w:rPr>
            <w:rFonts w:hint="eastAsia"/>
            <w:highlight w:val="none"/>
          </w:rPr>
          <w:t xml:space="preserve">1主  </w:t>
        </w:r>
      </w:ins>
      <w:ins w:id="33" w:author="钟珍伟" w:date="2025-09-15T14:53:00Z">
        <w:r>
          <w:rPr>
            <w:rFonts w:hint="eastAsia"/>
            <w:highlight w:val="none"/>
          </w:rPr>
          <w:t>FCC</w:t>
        </w:r>
      </w:ins>
      <w:ins w:id="34" w:author="钟珍伟" w:date="2025-09-15T14:52:00Z">
        <w:r>
          <w:rPr>
            <w:rFonts w:hint="eastAsia"/>
            <w:highlight w:val="none"/>
          </w:rPr>
          <w:t xml:space="preserve">2备  </w:t>
        </w:r>
      </w:ins>
      <w:ins w:id="35" w:author="钟珍伟" w:date="2025-09-15T14:53:00Z">
        <w:r>
          <w:rPr>
            <w:rFonts w:hint="eastAsia"/>
            <w:highlight w:val="none"/>
          </w:rPr>
          <w:t>FCC</w:t>
        </w:r>
      </w:ins>
      <w:ins w:id="36" w:author="钟珍伟" w:date="2025-09-15T14:52:00Z">
        <w:r>
          <w:rPr>
            <w:rFonts w:hint="eastAsia"/>
            <w:highlight w:val="none"/>
          </w:rPr>
          <w:t xml:space="preserve">3备  </w:t>
        </w:r>
      </w:ins>
      <w:ins w:id="37" w:author="钟珍伟" w:date="2025-09-15T14:53:00Z">
        <w:r>
          <w:rPr>
            <w:rFonts w:hint="eastAsia"/>
            <w:highlight w:val="none"/>
          </w:rPr>
          <w:t>FCC</w:t>
        </w:r>
      </w:ins>
      <w:ins w:id="38" w:author="钟珍伟" w:date="2025-09-15T14:52:00Z">
        <w:r>
          <w:rPr>
            <w:rFonts w:hint="eastAsia"/>
            <w:highlight w:val="none"/>
          </w:rPr>
          <w:t>4备</w:t>
        </w:r>
      </w:ins>
    </w:p>
    <w:p>
      <w:pPr>
        <w:jc w:val="left"/>
        <w:rPr>
          <w:ins w:id="39" w:author="钟珍伟" w:date="2025-09-15T14:53:00Z"/>
          <w:highlight w:val="none"/>
        </w:rPr>
      </w:pPr>
      <w:ins w:id="40" w:author="钟珍伟" w:date="2025-09-15T14:53:00Z">
        <w:r>
          <w:rPr>
            <w:rFonts w:hint="eastAsia"/>
            <w:highlight w:val="none"/>
          </w:rPr>
          <w:t>飞控2输出</w:t>
        </w:r>
      </w:ins>
      <w:ins w:id="41" w:author="钟珍伟" w:date="2025-09-15T15:14:00Z">
        <w:r>
          <w:rPr>
            <w:rFonts w:hint="eastAsia"/>
            <w:highlight w:val="none"/>
          </w:rPr>
          <w:t>00</w:t>
        </w:r>
      </w:ins>
      <w:ins w:id="42" w:author="钟珍伟" w:date="2025-09-15T14:53:00Z">
        <w:r>
          <w:rPr>
            <w:rFonts w:hint="eastAsia"/>
            <w:highlight w:val="none"/>
          </w:rPr>
          <w:t xml:space="preserve">  FCC1主  FCC2备  FCC3备  FCC4备</w:t>
        </w:r>
      </w:ins>
    </w:p>
    <w:p>
      <w:pPr>
        <w:jc w:val="left"/>
        <w:rPr>
          <w:ins w:id="43" w:author="钟珍伟" w:date="2025-09-15T14:53:00Z"/>
          <w:highlight w:val="none"/>
        </w:rPr>
      </w:pPr>
      <w:ins w:id="44" w:author="钟珍伟" w:date="2025-09-15T14:53:00Z">
        <w:r>
          <w:rPr>
            <w:rFonts w:hint="eastAsia"/>
            <w:highlight w:val="none"/>
          </w:rPr>
          <w:t>飞控3输出</w:t>
        </w:r>
      </w:ins>
      <w:ins w:id="45" w:author="钟珍伟" w:date="2025-09-15T15:14:00Z">
        <w:r>
          <w:rPr>
            <w:rFonts w:hint="eastAsia"/>
            <w:highlight w:val="none"/>
          </w:rPr>
          <w:t>01</w:t>
        </w:r>
      </w:ins>
      <w:ins w:id="46" w:author="钟珍伟" w:date="2025-09-15T14:53:00Z">
        <w:r>
          <w:rPr>
            <w:rFonts w:hint="eastAsia"/>
            <w:highlight w:val="none"/>
          </w:rPr>
          <w:t xml:space="preserve">  FCC1</w:t>
        </w:r>
      </w:ins>
      <w:ins w:id="47" w:author="钟珍伟" w:date="2025-09-15T14:54:00Z">
        <w:r>
          <w:rPr>
            <w:rFonts w:hint="eastAsia"/>
            <w:highlight w:val="none"/>
          </w:rPr>
          <w:t>备</w:t>
        </w:r>
      </w:ins>
      <w:ins w:id="48" w:author="钟珍伟" w:date="2025-09-15T14:53:00Z">
        <w:r>
          <w:rPr>
            <w:rFonts w:hint="eastAsia"/>
            <w:highlight w:val="none"/>
          </w:rPr>
          <w:t xml:space="preserve">  FCC2</w:t>
        </w:r>
      </w:ins>
      <w:ins w:id="49" w:author="钟珍伟" w:date="2025-09-15T14:54:00Z">
        <w:r>
          <w:rPr>
            <w:rFonts w:hint="eastAsia"/>
            <w:highlight w:val="none"/>
          </w:rPr>
          <w:t>主</w:t>
        </w:r>
      </w:ins>
      <w:ins w:id="50" w:author="钟珍伟" w:date="2025-09-15T14:53:00Z">
        <w:r>
          <w:rPr>
            <w:rFonts w:hint="eastAsia"/>
            <w:highlight w:val="none"/>
          </w:rPr>
          <w:t xml:space="preserve">  FCC3备  FCC4备</w:t>
        </w:r>
      </w:ins>
    </w:p>
    <w:p>
      <w:pPr>
        <w:jc w:val="left"/>
        <w:rPr>
          <w:ins w:id="51" w:author="钟珍伟" w:date="2025-09-15T14:53:00Z"/>
          <w:highlight w:val="none"/>
        </w:rPr>
      </w:pPr>
      <w:ins w:id="52" w:author="钟珍伟" w:date="2025-09-15T14:53:00Z">
        <w:r>
          <w:rPr>
            <w:rFonts w:hint="eastAsia"/>
            <w:highlight w:val="none"/>
          </w:rPr>
          <w:t>飞控4输出</w:t>
        </w:r>
      </w:ins>
      <w:ins w:id="53" w:author="钟珍伟" w:date="2025-09-15T15:14:00Z">
        <w:r>
          <w:rPr>
            <w:rFonts w:hint="eastAsia"/>
            <w:highlight w:val="none"/>
          </w:rPr>
          <w:t>00</w:t>
        </w:r>
      </w:ins>
      <w:ins w:id="54" w:author="钟珍伟" w:date="2025-09-15T14:53:00Z">
        <w:r>
          <w:rPr>
            <w:rFonts w:hint="eastAsia"/>
            <w:highlight w:val="none"/>
          </w:rPr>
          <w:t xml:space="preserve">  FCC1主  FCC2备  FCC3备  FCC4备</w:t>
        </w:r>
      </w:ins>
    </w:p>
    <w:p>
      <w:pPr>
        <w:jc w:val="left"/>
        <w:rPr>
          <w:ins w:id="55" w:author="钟珍伟" w:date="2025-09-15T14:51:00Z"/>
          <w:highlight w:val="none"/>
        </w:rPr>
      </w:pPr>
      <w:ins w:id="56" w:author="钟珍伟" w:date="2025-09-15T14:54:00Z">
        <w:r>
          <w:rPr>
            <w:rFonts w:hint="eastAsia"/>
            <w:highlight w:val="none"/>
          </w:rPr>
          <w:t>综合后转弯应当使用FCC1的指令</w:t>
        </w:r>
      </w:ins>
    </w:p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  <w:highlight w:val="none"/>
        </w:rPr>
      </w:pPr>
    </w:p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  <w:highlight w:val="none"/>
        </w:rPr>
      </w:pPr>
    </w:p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  <w:highlight w:val="none"/>
        </w:rPr>
      </w:pPr>
    </w:p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  <w:highlight w:val="none"/>
        </w:rPr>
      </w:pPr>
    </w:p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  <w:highlight w:val="none"/>
        </w:rPr>
      </w:pPr>
    </w:p>
    <w:p>
      <w:pPr>
        <w:pStyle w:val="48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/>
        <w:contextualSpacing w:val="0"/>
        <w:jc w:val="center"/>
        <w:rPr>
          <w:rFonts w:ascii="黑体" w:hAnsi="黑体" w:eastAsia="黑体"/>
          <w:kern w:val="24"/>
          <w:szCs w:val="21"/>
          <w:highlight w:val="none"/>
        </w:rPr>
      </w:pPr>
      <w:r>
        <w:rPr>
          <w:rFonts w:hint="eastAsia" w:ascii="黑体" w:hAnsi="黑体" w:eastAsia="黑体"/>
          <w:kern w:val="24"/>
          <w:szCs w:val="21"/>
          <w:highlight w:val="none"/>
        </w:rPr>
        <w:t>RDIU到SCU ARINC429数据字2</w:t>
      </w:r>
    </w:p>
    <w:tbl>
      <w:tblPr>
        <w:tblStyle w:val="29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8"/>
        <w:gridCol w:w="716"/>
        <w:gridCol w:w="467"/>
        <w:gridCol w:w="1251"/>
        <w:gridCol w:w="809"/>
        <w:gridCol w:w="720"/>
        <w:gridCol w:w="1526"/>
        <w:gridCol w:w="850"/>
        <w:gridCol w:w="15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脚蹬转弯指令</w:t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版本</w:t>
            </w:r>
          </w:p>
        </w:tc>
        <w:tc>
          <w:tcPr>
            <w:tcW w:w="1585" w:type="dxa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901" w:type="dxa"/>
            <w:gridSpan w:val="3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LABEL</w:t>
            </w:r>
          </w:p>
        </w:tc>
        <w:tc>
          <w:tcPr>
            <w:tcW w:w="5490" w:type="dxa"/>
            <w:gridSpan w:val="5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ins w:id="57" w:author="钟珍伟" w:date="2025-09-17T17:41:00Z">
              <w:r>
                <w:rPr>
                  <w:rFonts w:hint="eastAsia" w:ascii="宋体" w:hAnsi="宋体"/>
                  <w:highlight w:val="none"/>
                </w:rPr>
                <w:t>116</w:t>
              </w:r>
            </w:ins>
            <w:ins w:id="58" w:author="绎维 熊" w:date="2025-09-15T11:53:00Z">
              <w:r>
                <w:rPr>
                  <w:rFonts w:hint="eastAsia" w:ascii="宋体" w:hAnsi="宋体"/>
                  <w:highlight w:val="none"/>
                </w:rPr>
                <w:t>：飞控2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信号类型</w:t>
            </w:r>
          </w:p>
        </w:tc>
        <w:tc>
          <w:tcPr>
            <w:tcW w:w="7208" w:type="dxa"/>
            <w:gridSpan w:val="7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源</w:t>
            </w:r>
          </w:p>
        </w:tc>
        <w:tc>
          <w:tcPr>
            <w:tcW w:w="7208" w:type="dxa"/>
            <w:gridSpan w:val="7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FCM 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分    布</w:t>
            </w:r>
          </w:p>
        </w:tc>
        <w:tc>
          <w:tcPr>
            <w:tcW w:w="7208" w:type="dxa"/>
            <w:gridSpan w:val="7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单    位</w:t>
            </w:r>
          </w:p>
        </w:tc>
        <w:tc>
          <w:tcPr>
            <w:tcW w:w="7208" w:type="dxa"/>
            <w:gridSpan w:val="7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>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信号范围</w:t>
            </w:r>
          </w:p>
        </w:tc>
        <w:tc>
          <w:tcPr>
            <w:tcW w:w="7208" w:type="dxa"/>
            <w:gridSpan w:val="7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/>
                <w:highlight w:val="none"/>
              </w:rPr>
              <w:t>±60°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分 辨 率</w:t>
            </w:r>
          </w:p>
        </w:tc>
        <w:tc>
          <w:tcPr>
            <w:tcW w:w="7208" w:type="dxa"/>
            <w:gridSpan w:val="7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0.014653 /bit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精    度</w:t>
            </w:r>
          </w:p>
        </w:tc>
        <w:tc>
          <w:tcPr>
            <w:tcW w:w="7208" w:type="dxa"/>
            <w:gridSpan w:val="7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码    制</w:t>
            </w:r>
          </w:p>
        </w:tc>
        <w:tc>
          <w:tcPr>
            <w:tcW w:w="7208" w:type="dxa"/>
            <w:gridSpan w:val="7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发送速率</w:t>
            </w:r>
          </w:p>
        </w:tc>
        <w:tc>
          <w:tcPr>
            <w:tcW w:w="7208" w:type="dxa"/>
            <w:gridSpan w:val="7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数位</w:t>
            </w:r>
          </w:p>
        </w:tc>
        <w:tc>
          <w:tcPr>
            <w:tcW w:w="3243" w:type="dxa"/>
            <w:gridSpan w:val="4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数位</w:t>
            </w:r>
          </w:p>
        </w:tc>
        <w:tc>
          <w:tcPr>
            <w:tcW w:w="3961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01</w:t>
            </w:r>
          </w:p>
        </w:tc>
        <w:tc>
          <w:tcPr>
            <w:tcW w:w="3243" w:type="dxa"/>
            <w:gridSpan w:val="4"/>
          </w:tcPr>
          <w:p>
            <w:pPr>
              <w:rPr>
                <w:highlight w:val="none"/>
              </w:rPr>
            </w:pPr>
            <w:r>
              <w:rPr>
                <w:highlight w:val="none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17</w:t>
            </w:r>
          </w:p>
        </w:tc>
        <w:tc>
          <w:tcPr>
            <w:tcW w:w="3961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  <w:highlight w:val="none"/>
              </w:rPr>
            </w:pPr>
            <w:r>
              <w:rPr>
                <w:rFonts w:hint="eastAsia"/>
                <w:highlight w:val="none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02</w:t>
            </w:r>
          </w:p>
        </w:tc>
        <w:tc>
          <w:tcPr>
            <w:tcW w:w="3243" w:type="dxa"/>
            <w:gridSpan w:val="4"/>
          </w:tcPr>
          <w:p>
            <w:pPr>
              <w:rPr>
                <w:highlight w:val="none"/>
              </w:rPr>
            </w:pPr>
            <w:r>
              <w:rPr>
                <w:highlight w:val="none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18</w:t>
            </w:r>
          </w:p>
        </w:tc>
        <w:tc>
          <w:tcPr>
            <w:tcW w:w="3961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03</w:t>
            </w:r>
          </w:p>
        </w:tc>
        <w:tc>
          <w:tcPr>
            <w:tcW w:w="3243" w:type="dxa"/>
            <w:gridSpan w:val="4"/>
          </w:tcPr>
          <w:p>
            <w:pPr>
              <w:rPr>
                <w:highlight w:val="none"/>
              </w:rPr>
            </w:pPr>
            <w:r>
              <w:rPr>
                <w:highlight w:val="none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19</w:t>
            </w:r>
          </w:p>
        </w:tc>
        <w:tc>
          <w:tcPr>
            <w:tcW w:w="3961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04</w:t>
            </w:r>
          </w:p>
        </w:tc>
        <w:tc>
          <w:tcPr>
            <w:tcW w:w="3243" w:type="dxa"/>
            <w:gridSpan w:val="4"/>
          </w:tcPr>
          <w:p>
            <w:pPr>
              <w:rPr>
                <w:highlight w:val="none"/>
              </w:rPr>
            </w:pPr>
            <w:r>
              <w:rPr>
                <w:highlight w:val="none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20</w:t>
            </w:r>
          </w:p>
        </w:tc>
        <w:tc>
          <w:tcPr>
            <w:tcW w:w="3961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05</w:t>
            </w:r>
          </w:p>
        </w:tc>
        <w:tc>
          <w:tcPr>
            <w:tcW w:w="3243" w:type="dxa"/>
            <w:gridSpan w:val="4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21</w:t>
            </w:r>
          </w:p>
        </w:tc>
        <w:tc>
          <w:tcPr>
            <w:tcW w:w="3961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06</w:t>
            </w:r>
          </w:p>
        </w:tc>
        <w:tc>
          <w:tcPr>
            <w:tcW w:w="3243" w:type="dxa"/>
            <w:gridSpan w:val="4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22</w:t>
            </w:r>
          </w:p>
        </w:tc>
        <w:tc>
          <w:tcPr>
            <w:tcW w:w="3961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07</w:t>
            </w:r>
          </w:p>
        </w:tc>
        <w:tc>
          <w:tcPr>
            <w:tcW w:w="3243" w:type="dxa"/>
            <w:gridSpan w:val="4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23</w:t>
            </w:r>
          </w:p>
        </w:tc>
        <w:tc>
          <w:tcPr>
            <w:tcW w:w="3961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08</w:t>
            </w:r>
          </w:p>
        </w:tc>
        <w:tc>
          <w:tcPr>
            <w:tcW w:w="3243" w:type="dxa"/>
            <w:gridSpan w:val="4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24</w:t>
            </w:r>
          </w:p>
        </w:tc>
        <w:tc>
          <w:tcPr>
            <w:tcW w:w="3961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09</w:t>
            </w:r>
          </w:p>
        </w:tc>
        <w:tc>
          <w:tcPr>
            <w:tcW w:w="3243" w:type="dxa"/>
            <w:gridSpan w:val="4"/>
          </w:tcPr>
          <w:p>
            <w:pPr>
              <w:rPr>
                <w:highlight w:val="none"/>
              </w:rPr>
            </w:pPr>
            <w:ins w:id="59" w:author="钟珍伟" w:date="2025-09-15T15:13:00Z">
              <w:r>
                <w:rPr>
                  <w:rFonts w:hint="eastAsia"/>
                  <w:highlight w:val="none"/>
                </w:rPr>
                <w:t>主备</w:t>
              </w:r>
            </w:ins>
            <w:ins w:id="60" w:author="钟珍伟" w:date="2025-09-15T13:47:00Z">
              <w:r>
                <w:rPr>
                  <w:rFonts w:hint="eastAsia"/>
                  <w:highlight w:val="none"/>
                </w:rPr>
                <w:t>状态</w:t>
              </w:r>
            </w:ins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25</w:t>
            </w:r>
          </w:p>
        </w:tc>
        <w:tc>
          <w:tcPr>
            <w:tcW w:w="3961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10</w:t>
            </w:r>
          </w:p>
        </w:tc>
        <w:tc>
          <w:tcPr>
            <w:tcW w:w="3243" w:type="dxa"/>
            <w:gridSpan w:val="4"/>
          </w:tcPr>
          <w:p>
            <w:pPr>
              <w:rPr>
                <w:highlight w:val="none"/>
              </w:rPr>
            </w:pPr>
            <w:ins w:id="61" w:author="钟珍伟" w:date="2025-09-15T15:13:00Z">
              <w:r>
                <w:rPr>
                  <w:rFonts w:hint="eastAsia"/>
                  <w:highlight w:val="none"/>
                </w:rPr>
                <w:t>主备</w:t>
              </w:r>
            </w:ins>
            <w:ins w:id="62" w:author="钟珍伟" w:date="2025-09-15T13:47:00Z">
              <w:r>
                <w:rPr>
                  <w:rFonts w:hint="eastAsia"/>
                  <w:highlight w:val="none"/>
                </w:rPr>
                <w:t>状态</w:t>
              </w:r>
            </w:ins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26</w:t>
            </w:r>
          </w:p>
        </w:tc>
        <w:tc>
          <w:tcPr>
            <w:tcW w:w="3961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11</w:t>
            </w:r>
          </w:p>
        </w:tc>
        <w:tc>
          <w:tcPr>
            <w:tcW w:w="3243" w:type="dxa"/>
            <w:gridSpan w:val="4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27</w:t>
            </w:r>
          </w:p>
        </w:tc>
        <w:tc>
          <w:tcPr>
            <w:tcW w:w="3961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12</w:t>
            </w:r>
          </w:p>
        </w:tc>
        <w:tc>
          <w:tcPr>
            <w:tcW w:w="3243" w:type="dxa"/>
            <w:gridSpan w:val="4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 w:cs="Arial"/>
                <w:szCs w:val="21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28</w:t>
            </w:r>
          </w:p>
        </w:tc>
        <w:tc>
          <w:tcPr>
            <w:tcW w:w="3961" w:type="dxa"/>
            <w:gridSpan w:val="3"/>
          </w:tcPr>
          <w:p>
            <w:pPr>
              <w:jc w:val="left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 xml:space="preserve">MSB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13</w:t>
            </w:r>
          </w:p>
        </w:tc>
        <w:tc>
          <w:tcPr>
            <w:tcW w:w="3243" w:type="dxa"/>
            <w:gridSpan w:val="4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 w:cs="Arial"/>
                <w:szCs w:val="21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29</w:t>
            </w:r>
          </w:p>
        </w:tc>
        <w:tc>
          <w:tcPr>
            <w:tcW w:w="3961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符号位：0为正，1为负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14</w:t>
            </w:r>
          </w:p>
        </w:tc>
        <w:tc>
          <w:tcPr>
            <w:tcW w:w="3243" w:type="dxa"/>
            <w:gridSpan w:val="4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30</w:t>
            </w:r>
          </w:p>
        </w:tc>
        <w:tc>
          <w:tcPr>
            <w:tcW w:w="3961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>状态位：</w:t>
            </w:r>
            <w:r>
              <w:rPr>
                <w:rFonts w:ascii="Arial" w:hAnsi="Arial" w:cs="Arial"/>
                <w:highlight w:val="none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15</w:t>
            </w:r>
          </w:p>
        </w:tc>
        <w:tc>
          <w:tcPr>
            <w:tcW w:w="3243" w:type="dxa"/>
            <w:gridSpan w:val="4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 w:cs="Arial"/>
                <w:szCs w:val="21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31</w:t>
            </w:r>
          </w:p>
        </w:tc>
        <w:tc>
          <w:tcPr>
            <w:tcW w:w="3961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>状态位：</w:t>
            </w:r>
            <w:r>
              <w:rPr>
                <w:rFonts w:ascii="Arial" w:hAnsi="Arial" w:cs="Arial"/>
                <w:highlight w:val="none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16</w:t>
            </w:r>
          </w:p>
        </w:tc>
        <w:tc>
          <w:tcPr>
            <w:tcW w:w="3243" w:type="dxa"/>
            <w:gridSpan w:val="4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 w:cs="Arial"/>
                <w:szCs w:val="21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32</w:t>
            </w:r>
          </w:p>
        </w:tc>
        <w:tc>
          <w:tcPr>
            <w:tcW w:w="3961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</w:trPr>
        <w:tc>
          <w:tcPr>
            <w:tcW w:w="8642" w:type="dxa"/>
            <w:gridSpan w:val="9"/>
          </w:tcPr>
          <w:p>
            <w:pPr>
              <w:rPr>
                <w:rFonts w:ascii="Arial" w:hAnsi="Arial" w:cs="Arial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>注：</w:t>
            </w:r>
          </w:p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>状态位：00－故障，01－无效，10－测试，11－正常；</w:t>
            </w:r>
          </w:p>
        </w:tc>
      </w:tr>
    </w:tbl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  <w:highlight w:val="none"/>
        </w:rPr>
      </w:pPr>
    </w:p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  <w:highlight w:val="none"/>
        </w:rPr>
      </w:pPr>
    </w:p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  <w:highlight w:val="none"/>
        </w:rPr>
      </w:pPr>
    </w:p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  <w:highlight w:val="none"/>
        </w:rPr>
      </w:pPr>
    </w:p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  <w:highlight w:val="none"/>
        </w:rPr>
      </w:pPr>
    </w:p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  <w:highlight w:val="none"/>
        </w:rPr>
      </w:pPr>
    </w:p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  <w:highlight w:val="none"/>
        </w:rPr>
      </w:pPr>
    </w:p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  <w:highlight w:val="none"/>
        </w:rPr>
      </w:pPr>
    </w:p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  <w:highlight w:val="none"/>
        </w:rPr>
      </w:pPr>
    </w:p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  <w:highlight w:val="none"/>
        </w:rPr>
      </w:pPr>
    </w:p>
    <w:p>
      <w:pPr>
        <w:pStyle w:val="48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/>
        <w:contextualSpacing w:val="0"/>
        <w:jc w:val="center"/>
        <w:rPr>
          <w:rFonts w:ascii="黑体" w:hAnsi="黑体" w:eastAsia="黑体"/>
          <w:kern w:val="24"/>
          <w:szCs w:val="21"/>
          <w:highlight w:val="none"/>
        </w:rPr>
      </w:pPr>
      <w:r>
        <w:rPr>
          <w:rFonts w:hint="eastAsia" w:ascii="黑体" w:hAnsi="黑体" w:eastAsia="黑体"/>
          <w:kern w:val="24"/>
          <w:szCs w:val="21"/>
          <w:highlight w:val="none"/>
        </w:rPr>
        <w:t>RDIU到SCU ARINC429数据字3</w:t>
      </w:r>
    </w:p>
    <w:tbl>
      <w:tblPr>
        <w:tblStyle w:val="29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8"/>
        <w:gridCol w:w="716"/>
        <w:gridCol w:w="467"/>
        <w:gridCol w:w="1251"/>
        <w:gridCol w:w="809"/>
        <w:gridCol w:w="720"/>
        <w:gridCol w:w="1526"/>
        <w:gridCol w:w="850"/>
        <w:gridCol w:w="15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脚蹬转弯指令</w:t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版本</w:t>
            </w:r>
          </w:p>
        </w:tc>
        <w:tc>
          <w:tcPr>
            <w:tcW w:w="1585" w:type="dxa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901" w:type="dxa"/>
            <w:gridSpan w:val="3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LABEL</w:t>
            </w:r>
          </w:p>
        </w:tc>
        <w:tc>
          <w:tcPr>
            <w:tcW w:w="5490" w:type="dxa"/>
            <w:gridSpan w:val="5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ins w:id="63" w:author="钟珍伟" w:date="2025-09-17T17:41:00Z">
              <w:r>
                <w:rPr>
                  <w:rFonts w:hint="eastAsia" w:ascii="宋体" w:hAnsi="宋体"/>
                  <w:highlight w:val="none"/>
                </w:rPr>
                <w:t>117</w:t>
              </w:r>
            </w:ins>
            <w:ins w:id="64" w:author="绎维 熊" w:date="2025-09-15T11:53:00Z">
              <w:r>
                <w:rPr>
                  <w:rFonts w:hint="eastAsia" w:ascii="宋体" w:hAnsi="宋体"/>
                  <w:highlight w:val="none"/>
                </w:rPr>
                <w:t>：飞控3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信号类型</w:t>
            </w:r>
          </w:p>
        </w:tc>
        <w:tc>
          <w:tcPr>
            <w:tcW w:w="7208" w:type="dxa"/>
            <w:gridSpan w:val="7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源</w:t>
            </w:r>
          </w:p>
        </w:tc>
        <w:tc>
          <w:tcPr>
            <w:tcW w:w="7208" w:type="dxa"/>
            <w:gridSpan w:val="7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FCM 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分    布</w:t>
            </w:r>
          </w:p>
        </w:tc>
        <w:tc>
          <w:tcPr>
            <w:tcW w:w="7208" w:type="dxa"/>
            <w:gridSpan w:val="7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单    位</w:t>
            </w:r>
          </w:p>
        </w:tc>
        <w:tc>
          <w:tcPr>
            <w:tcW w:w="7208" w:type="dxa"/>
            <w:gridSpan w:val="7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>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信号范围</w:t>
            </w:r>
          </w:p>
        </w:tc>
        <w:tc>
          <w:tcPr>
            <w:tcW w:w="7208" w:type="dxa"/>
            <w:gridSpan w:val="7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/>
                <w:highlight w:val="none"/>
              </w:rPr>
              <w:t>±60°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分 辨 率</w:t>
            </w:r>
          </w:p>
        </w:tc>
        <w:tc>
          <w:tcPr>
            <w:tcW w:w="7208" w:type="dxa"/>
            <w:gridSpan w:val="7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0.014653 /bit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精    度</w:t>
            </w:r>
          </w:p>
        </w:tc>
        <w:tc>
          <w:tcPr>
            <w:tcW w:w="7208" w:type="dxa"/>
            <w:gridSpan w:val="7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码    制</w:t>
            </w:r>
          </w:p>
        </w:tc>
        <w:tc>
          <w:tcPr>
            <w:tcW w:w="7208" w:type="dxa"/>
            <w:gridSpan w:val="7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发送速率</w:t>
            </w:r>
          </w:p>
        </w:tc>
        <w:tc>
          <w:tcPr>
            <w:tcW w:w="7208" w:type="dxa"/>
            <w:gridSpan w:val="7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数位</w:t>
            </w:r>
          </w:p>
        </w:tc>
        <w:tc>
          <w:tcPr>
            <w:tcW w:w="3243" w:type="dxa"/>
            <w:gridSpan w:val="4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数位</w:t>
            </w:r>
          </w:p>
        </w:tc>
        <w:tc>
          <w:tcPr>
            <w:tcW w:w="3961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01</w:t>
            </w:r>
          </w:p>
        </w:tc>
        <w:tc>
          <w:tcPr>
            <w:tcW w:w="3243" w:type="dxa"/>
            <w:gridSpan w:val="4"/>
          </w:tcPr>
          <w:p>
            <w:pPr>
              <w:rPr>
                <w:highlight w:val="none"/>
              </w:rPr>
            </w:pPr>
            <w:r>
              <w:rPr>
                <w:highlight w:val="none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17</w:t>
            </w:r>
          </w:p>
        </w:tc>
        <w:tc>
          <w:tcPr>
            <w:tcW w:w="3961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  <w:highlight w:val="none"/>
              </w:rPr>
            </w:pPr>
            <w:r>
              <w:rPr>
                <w:rFonts w:hint="eastAsia"/>
                <w:highlight w:val="none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02</w:t>
            </w:r>
          </w:p>
        </w:tc>
        <w:tc>
          <w:tcPr>
            <w:tcW w:w="3243" w:type="dxa"/>
            <w:gridSpan w:val="4"/>
          </w:tcPr>
          <w:p>
            <w:pPr>
              <w:rPr>
                <w:highlight w:val="none"/>
              </w:rPr>
            </w:pPr>
            <w:r>
              <w:rPr>
                <w:highlight w:val="none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18</w:t>
            </w:r>
          </w:p>
        </w:tc>
        <w:tc>
          <w:tcPr>
            <w:tcW w:w="3961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03</w:t>
            </w:r>
          </w:p>
        </w:tc>
        <w:tc>
          <w:tcPr>
            <w:tcW w:w="3243" w:type="dxa"/>
            <w:gridSpan w:val="4"/>
          </w:tcPr>
          <w:p>
            <w:pPr>
              <w:rPr>
                <w:highlight w:val="none"/>
              </w:rPr>
            </w:pPr>
            <w:r>
              <w:rPr>
                <w:highlight w:val="none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19</w:t>
            </w:r>
          </w:p>
        </w:tc>
        <w:tc>
          <w:tcPr>
            <w:tcW w:w="3961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04</w:t>
            </w:r>
          </w:p>
        </w:tc>
        <w:tc>
          <w:tcPr>
            <w:tcW w:w="3243" w:type="dxa"/>
            <w:gridSpan w:val="4"/>
          </w:tcPr>
          <w:p>
            <w:pPr>
              <w:rPr>
                <w:highlight w:val="none"/>
              </w:rPr>
            </w:pPr>
            <w:r>
              <w:rPr>
                <w:highlight w:val="none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20</w:t>
            </w:r>
          </w:p>
        </w:tc>
        <w:tc>
          <w:tcPr>
            <w:tcW w:w="3961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05</w:t>
            </w:r>
          </w:p>
        </w:tc>
        <w:tc>
          <w:tcPr>
            <w:tcW w:w="3243" w:type="dxa"/>
            <w:gridSpan w:val="4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21</w:t>
            </w:r>
          </w:p>
        </w:tc>
        <w:tc>
          <w:tcPr>
            <w:tcW w:w="3961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06</w:t>
            </w:r>
          </w:p>
        </w:tc>
        <w:tc>
          <w:tcPr>
            <w:tcW w:w="3243" w:type="dxa"/>
            <w:gridSpan w:val="4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22</w:t>
            </w:r>
          </w:p>
        </w:tc>
        <w:tc>
          <w:tcPr>
            <w:tcW w:w="3961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07</w:t>
            </w:r>
          </w:p>
        </w:tc>
        <w:tc>
          <w:tcPr>
            <w:tcW w:w="3243" w:type="dxa"/>
            <w:gridSpan w:val="4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23</w:t>
            </w:r>
          </w:p>
        </w:tc>
        <w:tc>
          <w:tcPr>
            <w:tcW w:w="3961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08</w:t>
            </w:r>
          </w:p>
        </w:tc>
        <w:tc>
          <w:tcPr>
            <w:tcW w:w="3243" w:type="dxa"/>
            <w:gridSpan w:val="4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24</w:t>
            </w:r>
          </w:p>
        </w:tc>
        <w:tc>
          <w:tcPr>
            <w:tcW w:w="3961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09</w:t>
            </w:r>
          </w:p>
        </w:tc>
        <w:tc>
          <w:tcPr>
            <w:tcW w:w="3243" w:type="dxa"/>
            <w:gridSpan w:val="4"/>
          </w:tcPr>
          <w:p>
            <w:pPr>
              <w:rPr>
                <w:highlight w:val="none"/>
              </w:rPr>
            </w:pPr>
            <w:ins w:id="65" w:author="钟珍伟" w:date="2025-09-15T15:13:00Z">
              <w:r>
                <w:rPr>
                  <w:rFonts w:hint="eastAsia"/>
                  <w:highlight w:val="none"/>
                </w:rPr>
                <w:t>主备</w:t>
              </w:r>
            </w:ins>
            <w:ins w:id="66" w:author="钟珍伟" w:date="2025-09-15T13:47:00Z">
              <w:r>
                <w:rPr>
                  <w:rFonts w:hint="eastAsia"/>
                  <w:highlight w:val="none"/>
                </w:rPr>
                <w:t>状态</w:t>
              </w:r>
            </w:ins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25</w:t>
            </w:r>
          </w:p>
        </w:tc>
        <w:tc>
          <w:tcPr>
            <w:tcW w:w="3961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10</w:t>
            </w:r>
          </w:p>
        </w:tc>
        <w:tc>
          <w:tcPr>
            <w:tcW w:w="3243" w:type="dxa"/>
            <w:gridSpan w:val="4"/>
          </w:tcPr>
          <w:p>
            <w:pPr>
              <w:rPr>
                <w:highlight w:val="none"/>
              </w:rPr>
            </w:pPr>
            <w:ins w:id="67" w:author="钟珍伟" w:date="2025-09-15T15:13:00Z">
              <w:r>
                <w:rPr>
                  <w:rFonts w:hint="eastAsia"/>
                  <w:highlight w:val="none"/>
                </w:rPr>
                <w:t>主备</w:t>
              </w:r>
            </w:ins>
            <w:ins w:id="68" w:author="钟珍伟" w:date="2025-09-15T13:47:00Z">
              <w:r>
                <w:rPr>
                  <w:rFonts w:hint="eastAsia"/>
                  <w:highlight w:val="none"/>
                </w:rPr>
                <w:t>状态</w:t>
              </w:r>
            </w:ins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26</w:t>
            </w:r>
          </w:p>
        </w:tc>
        <w:tc>
          <w:tcPr>
            <w:tcW w:w="3961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11</w:t>
            </w:r>
          </w:p>
        </w:tc>
        <w:tc>
          <w:tcPr>
            <w:tcW w:w="3243" w:type="dxa"/>
            <w:gridSpan w:val="4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27</w:t>
            </w:r>
          </w:p>
        </w:tc>
        <w:tc>
          <w:tcPr>
            <w:tcW w:w="3961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12</w:t>
            </w:r>
          </w:p>
        </w:tc>
        <w:tc>
          <w:tcPr>
            <w:tcW w:w="3243" w:type="dxa"/>
            <w:gridSpan w:val="4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 w:cs="Arial"/>
                <w:szCs w:val="21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28</w:t>
            </w:r>
          </w:p>
        </w:tc>
        <w:tc>
          <w:tcPr>
            <w:tcW w:w="3961" w:type="dxa"/>
            <w:gridSpan w:val="3"/>
          </w:tcPr>
          <w:p>
            <w:pPr>
              <w:jc w:val="left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 xml:space="preserve">MSB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13</w:t>
            </w:r>
          </w:p>
        </w:tc>
        <w:tc>
          <w:tcPr>
            <w:tcW w:w="3243" w:type="dxa"/>
            <w:gridSpan w:val="4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 w:cs="Arial"/>
                <w:szCs w:val="21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29</w:t>
            </w:r>
          </w:p>
        </w:tc>
        <w:tc>
          <w:tcPr>
            <w:tcW w:w="3961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符号位：0为正，1为负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14</w:t>
            </w:r>
          </w:p>
        </w:tc>
        <w:tc>
          <w:tcPr>
            <w:tcW w:w="3243" w:type="dxa"/>
            <w:gridSpan w:val="4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30</w:t>
            </w:r>
          </w:p>
        </w:tc>
        <w:tc>
          <w:tcPr>
            <w:tcW w:w="3961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>状态位：</w:t>
            </w:r>
            <w:r>
              <w:rPr>
                <w:rFonts w:ascii="Arial" w:hAnsi="Arial" w:cs="Arial"/>
                <w:highlight w:val="none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15</w:t>
            </w:r>
          </w:p>
        </w:tc>
        <w:tc>
          <w:tcPr>
            <w:tcW w:w="3243" w:type="dxa"/>
            <w:gridSpan w:val="4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 w:cs="Arial"/>
                <w:szCs w:val="21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31</w:t>
            </w:r>
          </w:p>
        </w:tc>
        <w:tc>
          <w:tcPr>
            <w:tcW w:w="3961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>状态位：</w:t>
            </w:r>
            <w:r>
              <w:rPr>
                <w:rFonts w:ascii="Arial" w:hAnsi="Arial" w:cs="Arial"/>
                <w:highlight w:val="none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16</w:t>
            </w:r>
          </w:p>
        </w:tc>
        <w:tc>
          <w:tcPr>
            <w:tcW w:w="3243" w:type="dxa"/>
            <w:gridSpan w:val="4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 w:cs="Arial"/>
                <w:szCs w:val="21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32</w:t>
            </w:r>
          </w:p>
        </w:tc>
        <w:tc>
          <w:tcPr>
            <w:tcW w:w="3961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</w:trPr>
        <w:tc>
          <w:tcPr>
            <w:tcW w:w="8642" w:type="dxa"/>
            <w:gridSpan w:val="9"/>
          </w:tcPr>
          <w:p>
            <w:pPr>
              <w:rPr>
                <w:rFonts w:ascii="Arial" w:hAnsi="Arial" w:cs="Arial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>注：</w:t>
            </w:r>
          </w:p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>状态位：00－故障，01－无效，10－测试，11－正常；</w:t>
            </w:r>
          </w:p>
        </w:tc>
      </w:tr>
    </w:tbl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  <w:highlight w:val="none"/>
        </w:rPr>
      </w:pPr>
    </w:p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  <w:highlight w:val="none"/>
        </w:rPr>
      </w:pPr>
    </w:p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  <w:highlight w:val="none"/>
        </w:rPr>
      </w:pPr>
    </w:p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  <w:highlight w:val="none"/>
        </w:rPr>
      </w:pPr>
    </w:p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  <w:highlight w:val="none"/>
        </w:rPr>
      </w:pPr>
    </w:p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  <w:highlight w:val="none"/>
        </w:rPr>
      </w:pPr>
    </w:p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  <w:highlight w:val="none"/>
        </w:rPr>
      </w:pPr>
    </w:p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  <w:highlight w:val="none"/>
        </w:rPr>
      </w:pPr>
    </w:p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  <w:highlight w:val="none"/>
        </w:rPr>
      </w:pPr>
    </w:p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  <w:highlight w:val="none"/>
        </w:rPr>
      </w:pPr>
    </w:p>
    <w:p>
      <w:pPr>
        <w:pStyle w:val="48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/>
        <w:contextualSpacing w:val="0"/>
        <w:jc w:val="center"/>
        <w:rPr>
          <w:rFonts w:ascii="黑体" w:hAnsi="黑体" w:eastAsia="黑体"/>
          <w:kern w:val="24"/>
          <w:szCs w:val="21"/>
          <w:highlight w:val="none"/>
        </w:rPr>
      </w:pPr>
      <w:r>
        <w:rPr>
          <w:rFonts w:hint="eastAsia" w:ascii="黑体" w:hAnsi="黑体" w:eastAsia="黑体"/>
          <w:kern w:val="24"/>
          <w:szCs w:val="21"/>
          <w:highlight w:val="none"/>
        </w:rPr>
        <w:t>RDIU到SCU ARINC429数据字4</w:t>
      </w:r>
    </w:p>
    <w:tbl>
      <w:tblPr>
        <w:tblStyle w:val="29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8"/>
        <w:gridCol w:w="716"/>
        <w:gridCol w:w="467"/>
        <w:gridCol w:w="1251"/>
        <w:gridCol w:w="809"/>
        <w:gridCol w:w="720"/>
        <w:gridCol w:w="1526"/>
        <w:gridCol w:w="850"/>
        <w:gridCol w:w="15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脚蹬转弯指令</w:t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版本</w:t>
            </w:r>
          </w:p>
        </w:tc>
        <w:tc>
          <w:tcPr>
            <w:tcW w:w="1585" w:type="dxa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901" w:type="dxa"/>
            <w:gridSpan w:val="3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LABEL</w:t>
            </w:r>
          </w:p>
        </w:tc>
        <w:tc>
          <w:tcPr>
            <w:tcW w:w="5490" w:type="dxa"/>
            <w:gridSpan w:val="5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ins w:id="69" w:author="钟珍伟" w:date="2025-09-17T17:41:00Z">
              <w:r>
                <w:rPr>
                  <w:rFonts w:hint="eastAsia" w:ascii="宋体" w:hAnsi="宋体"/>
                  <w:highlight w:val="none"/>
                </w:rPr>
                <w:t>120</w:t>
              </w:r>
            </w:ins>
            <w:ins w:id="70" w:author="绎维 熊" w:date="2025-09-15T11:53:00Z">
              <w:r>
                <w:rPr>
                  <w:rFonts w:hint="eastAsia" w:ascii="宋体" w:hAnsi="宋体"/>
                  <w:highlight w:val="none"/>
                </w:rPr>
                <w:t>：飞控4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信号类型</w:t>
            </w:r>
          </w:p>
        </w:tc>
        <w:tc>
          <w:tcPr>
            <w:tcW w:w="7208" w:type="dxa"/>
            <w:gridSpan w:val="7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源</w:t>
            </w:r>
          </w:p>
        </w:tc>
        <w:tc>
          <w:tcPr>
            <w:tcW w:w="7208" w:type="dxa"/>
            <w:gridSpan w:val="7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FCM 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分    布</w:t>
            </w:r>
          </w:p>
        </w:tc>
        <w:tc>
          <w:tcPr>
            <w:tcW w:w="7208" w:type="dxa"/>
            <w:gridSpan w:val="7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单    位</w:t>
            </w:r>
          </w:p>
        </w:tc>
        <w:tc>
          <w:tcPr>
            <w:tcW w:w="7208" w:type="dxa"/>
            <w:gridSpan w:val="7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>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信号范围</w:t>
            </w:r>
          </w:p>
        </w:tc>
        <w:tc>
          <w:tcPr>
            <w:tcW w:w="7208" w:type="dxa"/>
            <w:gridSpan w:val="7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/>
                <w:highlight w:val="none"/>
              </w:rPr>
              <w:t>±60°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分 辨 率</w:t>
            </w:r>
          </w:p>
        </w:tc>
        <w:tc>
          <w:tcPr>
            <w:tcW w:w="7208" w:type="dxa"/>
            <w:gridSpan w:val="7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0.014653 /bit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精    度</w:t>
            </w:r>
          </w:p>
        </w:tc>
        <w:tc>
          <w:tcPr>
            <w:tcW w:w="7208" w:type="dxa"/>
            <w:gridSpan w:val="7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码    制</w:t>
            </w:r>
          </w:p>
        </w:tc>
        <w:tc>
          <w:tcPr>
            <w:tcW w:w="7208" w:type="dxa"/>
            <w:gridSpan w:val="7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发送速率</w:t>
            </w:r>
          </w:p>
        </w:tc>
        <w:tc>
          <w:tcPr>
            <w:tcW w:w="7208" w:type="dxa"/>
            <w:gridSpan w:val="7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数位</w:t>
            </w:r>
          </w:p>
        </w:tc>
        <w:tc>
          <w:tcPr>
            <w:tcW w:w="3243" w:type="dxa"/>
            <w:gridSpan w:val="4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数位</w:t>
            </w:r>
          </w:p>
        </w:tc>
        <w:tc>
          <w:tcPr>
            <w:tcW w:w="3961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01</w:t>
            </w:r>
          </w:p>
        </w:tc>
        <w:tc>
          <w:tcPr>
            <w:tcW w:w="3243" w:type="dxa"/>
            <w:gridSpan w:val="4"/>
          </w:tcPr>
          <w:p>
            <w:pPr>
              <w:rPr>
                <w:highlight w:val="none"/>
              </w:rPr>
            </w:pPr>
            <w:r>
              <w:rPr>
                <w:highlight w:val="none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17</w:t>
            </w:r>
          </w:p>
        </w:tc>
        <w:tc>
          <w:tcPr>
            <w:tcW w:w="3961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  <w:highlight w:val="none"/>
              </w:rPr>
            </w:pPr>
            <w:r>
              <w:rPr>
                <w:rFonts w:hint="eastAsia"/>
                <w:highlight w:val="none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02</w:t>
            </w:r>
          </w:p>
        </w:tc>
        <w:tc>
          <w:tcPr>
            <w:tcW w:w="3243" w:type="dxa"/>
            <w:gridSpan w:val="4"/>
          </w:tcPr>
          <w:p>
            <w:pPr>
              <w:rPr>
                <w:highlight w:val="none"/>
              </w:rPr>
            </w:pPr>
            <w:r>
              <w:rPr>
                <w:highlight w:val="none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18</w:t>
            </w:r>
          </w:p>
        </w:tc>
        <w:tc>
          <w:tcPr>
            <w:tcW w:w="3961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03</w:t>
            </w:r>
          </w:p>
        </w:tc>
        <w:tc>
          <w:tcPr>
            <w:tcW w:w="3243" w:type="dxa"/>
            <w:gridSpan w:val="4"/>
          </w:tcPr>
          <w:p>
            <w:pPr>
              <w:rPr>
                <w:highlight w:val="none"/>
              </w:rPr>
            </w:pPr>
            <w:r>
              <w:rPr>
                <w:highlight w:val="none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19</w:t>
            </w:r>
          </w:p>
        </w:tc>
        <w:tc>
          <w:tcPr>
            <w:tcW w:w="3961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04</w:t>
            </w:r>
          </w:p>
        </w:tc>
        <w:tc>
          <w:tcPr>
            <w:tcW w:w="3243" w:type="dxa"/>
            <w:gridSpan w:val="4"/>
          </w:tcPr>
          <w:p>
            <w:pPr>
              <w:rPr>
                <w:highlight w:val="none"/>
              </w:rPr>
            </w:pPr>
            <w:r>
              <w:rPr>
                <w:highlight w:val="none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20</w:t>
            </w:r>
          </w:p>
        </w:tc>
        <w:tc>
          <w:tcPr>
            <w:tcW w:w="3961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05</w:t>
            </w:r>
          </w:p>
        </w:tc>
        <w:tc>
          <w:tcPr>
            <w:tcW w:w="3243" w:type="dxa"/>
            <w:gridSpan w:val="4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21</w:t>
            </w:r>
          </w:p>
        </w:tc>
        <w:tc>
          <w:tcPr>
            <w:tcW w:w="3961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06</w:t>
            </w:r>
          </w:p>
        </w:tc>
        <w:tc>
          <w:tcPr>
            <w:tcW w:w="3243" w:type="dxa"/>
            <w:gridSpan w:val="4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22</w:t>
            </w:r>
          </w:p>
        </w:tc>
        <w:tc>
          <w:tcPr>
            <w:tcW w:w="3961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07</w:t>
            </w:r>
          </w:p>
        </w:tc>
        <w:tc>
          <w:tcPr>
            <w:tcW w:w="3243" w:type="dxa"/>
            <w:gridSpan w:val="4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23</w:t>
            </w:r>
          </w:p>
        </w:tc>
        <w:tc>
          <w:tcPr>
            <w:tcW w:w="3961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08</w:t>
            </w:r>
          </w:p>
        </w:tc>
        <w:tc>
          <w:tcPr>
            <w:tcW w:w="3243" w:type="dxa"/>
            <w:gridSpan w:val="4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24</w:t>
            </w:r>
          </w:p>
        </w:tc>
        <w:tc>
          <w:tcPr>
            <w:tcW w:w="3961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09</w:t>
            </w:r>
          </w:p>
        </w:tc>
        <w:tc>
          <w:tcPr>
            <w:tcW w:w="3243" w:type="dxa"/>
            <w:gridSpan w:val="4"/>
          </w:tcPr>
          <w:p>
            <w:pPr>
              <w:rPr>
                <w:highlight w:val="none"/>
              </w:rPr>
            </w:pPr>
            <w:ins w:id="71" w:author="钟珍伟" w:date="2025-09-15T15:13:00Z">
              <w:r>
                <w:rPr>
                  <w:rFonts w:hint="eastAsia"/>
                  <w:highlight w:val="none"/>
                </w:rPr>
                <w:t>主备</w:t>
              </w:r>
            </w:ins>
            <w:ins w:id="72" w:author="钟珍伟" w:date="2025-09-15T13:47:00Z">
              <w:r>
                <w:rPr>
                  <w:rFonts w:hint="eastAsia"/>
                  <w:highlight w:val="none"/>
                </w:rPr>
                <w:t>状态</w:t>
              </w:r>
            </w:ins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25</w:t>
            </w:r>
          </w:p>
        </w:tc>
        <w:tc>
          <w:tcPr>
            <w:tcW w:w="3961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10</w:t>
            </w:r>
          </w:p>
        </w:tc>
        <w:tc>
          <w:tcPr>
            <w:tcW w:w="3243" w:type="dxa"/>
            <w:gridSpan w:val="4"/>
          </w:tcPr>
          <w:p>
            <w:pPr>
              <w:rPr>
                <w:highlight w:val="none"/>
              </w:rPr>
            </w:pPr>
            <w:ins w:id="73" w:author="钟珍伟" w:date="2025-09-15T15:13:00Z">
              <w:r>
                <w:rPr>
                  <w:rFonts w:hint="eastAsia"/>
                  <w:highlight w:val="none"/>
                </w:rPr>
                <w:t>主备</w:t>
              </w:r>
            </w:ins>
            <w:ins w:id="74" w:author="钟珍伟" w:date="2025-09-15T13:47:00Z">
              <w:r>
                <w:rPr>
                  <w:rFonts w:hint="eastAsia"/>
                  <w:highlight w:val="none"/>
                </w:rPr>
                <w:t>状态</w:t>
              </w:r>
            </w:ins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26</w:t>
            </w:r>
          </w:p>
        </w:tc>
        <w:tc>
          <w:tcPr>
            <w:tcW w:w="3961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11</w:t>
            </w:r>
          </w:p>
        </w:tc>
        <w:tc>
          <w:tcPr>
            <w:tcW w:w="3243" w:type="dxa"/>
            <w:gridSpan w:val="4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27</w:t>
            </w:r>
          </w:p>
        </w:tc>
        <w:tc>
          <w:tcPr>
            <w:tcW w:w="3961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12</w:t>
            </w:r>
          </w:p>
        </w:tc>
        <w:tc>
          <w:tcPr>
            <w:tcW w:w="3243" w:type="dxa"/>
            <w:gridSpan w:val="4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 w:cs="Arial"/>
                <w:szCs w:val="21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28</w:t>
            </w:r>
          </w:p>
        </w:tc>
        <w:tc>
          <w:tcPr>
            <w:tcW w:w="3961" w:type="dxa"/>
            <w:gridSpan w:val="3"/>
          </w:tcPr>
          <w:p>
            <w:pPr>
              <w:jc w:val="left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 xml:space="preserve">MSB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13</w:t>
            </w:r>
          </w:p>
        </w:tc>
        <w:tc>
          <w:tcPr>
            <w:tcW w:w="3243" w:type="dxa"/>
            <w:gridSpan w:val="4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 w:cs="Arial"/>
                <w:szCs w:val="21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29</w:t>
            </w:r>
          </w:p>
        </w:tc>
        <w:tc>
          <w:tcPr>
            <w:tcW w:w="3961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符号位：0为正，1为负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14</w:t>
            </w:r>
          </w:p>
        </w:tc>
        <w:tc>
          <w:tcPr>
            <w:tcW w:w="3243" w:type="dxa"/>
            <w:gridSpan w:val="4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30</w:t>
            </w:r>
          </w:p>
        </w:tc>
        <w:tc>
          <w:tcPr>
            <w:tcW w:w="3961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>状态位：</w:t>
            </w:r>
            <w:r>
              <w:rPr>
                <w:rFonts w:ascii="Arial" w:hAnsi="Arial" w:cs="Arial"/>
                <w:highlight w:val="none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15</w:t>
            </w:r>
          </w:p>
        </w:tc>
        <w:tc>
          <w:tcPr>
            <w:tcW w:w="3243" w:type="dxa"/>
            <w:gridSpan w:val="4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 w:cs="Arial"/>
                <w:szCs w:val="21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31</w:t>
            </w:r>
          </w:p>
        </w:tc>
        <w:tc>
          <w:tcPr>
            <w:tcW w:w="3961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>状态位：</w:t>
            </w:r>
            <w:r>
              <w:rPr>
                <w:rFonts w:ascii="Arial" w:hAnsi="Arial" w:cs="Arial"/>
                <w:highlight w:val="none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16</w:t>
            </w:r>
          </w:p>
        </w:tc>
        <w:tc>
          <w:tcPr>
            <w:tcW w:w="3243" w:type="dxa"/>
            <w:gridSpan w:val="4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 w:cs="Arial"/>
                <w:szCs w:val="21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32</w:t>
            </w:r>
          </w:p>
        </w:tc>
        <w:tc>
          <w:tcPr>
            <w:tcW w:w="3961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</w:trPr>
        <w:tc>
          <w:tcPr>
            <w:tcW w:w="8642" w:type="dxa"/>
            <w:gridSpan w:val="9"/>
          </w:tcPr>
          <w:p>
            <w:pPr>
              <w:rPr>
                <w:rFonts w:ascii="Arial" w:hAnsi="Arial" w:cs="Arial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>注：</w:t>
            </w:r>
          </w:p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>状态位：00－故障，01－无效，10－测试，11－正常；</w:t>
            </w:r>
          </w:p>
        </w:tc>
      </w:tr>
    </w:tbl>
    <w:p>
      <w:pPr>
        <w:adjustRightInd w:val="0"/>
        <w:snapToGrid w:val="0"/>
        <w:spacing w:line="500" w:lineRule="exact"/>
        <w:jc w:val="left"/>
        <w:rPr>
          <w:rFonts w:ascii="黑体" w:hAnsi="黑体" w:eastAsia="黑体"/>
          <w:kern w:val="24"/>
          <w:szCs w:val="21"/>
          <w:highlight w:val="none"/>
        </w:rPr>
        <w:sectPr>
          <w:footerReference r:id="rId5" w:type="default"/>
          <w:pgSz w:w="11906" w:h="16838"/>
          <w:pgMar w:top="1134" w:right="1134" w:bottom="1134" w:left="1134" w:header="624" w:footer="624" w:gutter="567"/>
          <w:pgNumType w:start="1"/>
          <w:cols w:space="425" w:num="1"/>
          <w:docGrid w:linePitch="381" w:charSpace="0"/>
        </w:sectPr>
      </w:pPr>
    </w:p>
    <w:p>
      <w:pPr>
        <w:pStyle w:val="48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/>
        <w:contextualSpacing w:val="0"/>
        <w:jc w:val="center"/>
        <w:rPr>
          <w:rFonts w:ascii="黑体" w:hAnsi="黑体" w:eastAsia="黑体"/>
          <w:kern w:val="24"/>
          <w:szCs w:val="21"/>
          <w:highlight w:val="none"/>
        </w:rPr>
      </w:pPr>
      <w:r>
        <w:rPr>
          <w:rFonts w:hint="eastAsia" w:ascii="黑体" w:hAnsi="黑体" w:eastAsia="黑体"/>
          <w:kern w:val="24"/>
          <w:szCs w:val="21"/>
          <w:highlight w:val="none"/>
        </w:rPr>
        <w:t>RDIU到SCU ARINC429数据字5</w:t>
      </w:r>
    </w:p>
    <w:tbl>
      <w:tblPr>
        <w:tblStyle w:val="29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commentRangeStart w:id="0"/>
            <w:r>
              <w:rPr>
                <w:rFonts w:hint="eastAsia" w:ascii="宋体" w:hAnsi="宋体"/>
                <w:highlight w:val="none"/>
              </w:rPr>
              <w:t>驾驶舱信号（驾驶舱转弯断开开关）</w:t>
            </w:r>
            <w:commentRangeEnd w:id="0"/>
            <w:r>
              <w:commentReference w:id="0"/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版本</w:t>
            </w:r>
          </w:p>
        </w:tc>
        <w:tc>
          <w:tcPr>
            <w:tcW w:w="1465" w:type="dxa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901" w:type="dxa"/>
            <w:gridSpan w:val="3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规范号</w:t>
            </w:r>
          </w:p>
        </w:tc>
        <w:tc>
          <w:tcPr>
            <w:tcW w:w="5370" w:type="dxa"/>
            <w:gridSpan w:val="5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270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信</w:t>
            </w:r>
          </w:p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号</w:t>
            </w:r>
          </w:p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内</w:t>
            </w:r>
          </w:p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信号类型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源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驾驶舱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分    布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单    位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信号范围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分 辨 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精    度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码    制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发送速率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数据格式</w:t>
            </w: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01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17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02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highlight w:val="none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18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03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19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04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highlight w:val="none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20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05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21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06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22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07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23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08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24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09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25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10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26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11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27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12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28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13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29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14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>状态位：</w:t>
            </w:r>
            <w:r>
              <w:rPr>
                <w:rFonts w:ascii="Arial" w:hAnsi="Arial" w:cs="Arial"/>
                <w:highlight w:val="none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15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  <w:highlight w:val="none"/>
              </w:rPr>
            </w:pPr>
            <w:r>
              <w:rPr>
                <w:rFonts w:hint="eastAsia"/>
                <w:highlight w:val="none"/>
              </w:rPr>
              <w:t>转弯断开开关：1-转弯断开；0-无效 （驾驶舱显控开关）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>状态位：</w:t>
            </w:r>
            <w:r>
              <w:rPr>
                <w:rFonts w:ascii="Arial" w:hAnsi="Arial" w:cs="Arial"/>
                <w:highlight w:val="none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16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2" w:hRule="atLeast"/>
        </w:trPr>
        <w:tc>
          <w:tcPr>
            <w:tcW w:w="467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附注</w:t>
            </w:r>
          </w:p>
        </w:tc>
        <w:tc>
          <w:tcPr>
            <w:tcW w:w="8055" w:type="dxa"/>
            <w:gridSpan w:val="8"/>
          </w:tcPr>
          <w:p>
            <w:pPr>
              <w:rPr>
                <w:rFonts w:ascii="Arial" w:hAnsi="Arial" w:cs="Arial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>注：</w:t>
            </w:r>
            <w:r>
              <w:rPr>
                <w:rFonts w:hint="eastAsia" w:ascii="Arial" w:hAnsi="Arial" w:cs="Arial"/>
                <w:sz w:val="22"/>
                <w:szCs w:val="22"/>
                <w:highlight w:val="none"/>
              </w:rPr>
              <w:t>各字节1-有效；0-无效。</w:t>
            </w:r>
          </w:p>
          <w:p>
            <w:pPr>
              <w:autoSpaceDE w:val="0"/>
              <w:autoSpaceDN w:val="0"/>
              <w:rPr>
                <w:highlight w:val="none"/>
              </w:rPr>
            </w:pPr>
          </w:p>
          <w:p>
            <w:pPr>
              <w:autoSpaceDE w:val="0"/>
              <w:autoSpaceDN w:val="0"/>
              <w:rPr>
                <w:rFonts w:ascii="Arial" w:hAnsi="Arial" w:cs="Arial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 xml:space="preserve">状态位：00－故障，01－无效，10－测试，11－正常；                  </w:t>
            </w:r>
          </w:p>
        </w:tc>
      </w:tr>
    </w:tbl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  <w:highlight w:val="none"/>
        </w:rPr>
        <w:sectPr>
          <w:pgSz w:w="11906" w:h="16838"/>
          <w:pgMar w:top="1134" w:right="1134" w:bottom="1134" w:left="1134" w:header="624" w:footer="624" w:gutter="567"/>
          <w:pgNumType w:start="1"/>
          <w:cols w:space="425" w:num="1"/>
          <w:docGrid w:linePitch="381" w:charSpace="0"/>
        </w:sectPr>
      </w:pPr>
    </w:p>
    <w:p>
      <w:pPr>
        <w:pStyle w:val="48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/>
        <w:contextualSpacing w:val="0"/>
        <w:jc w:val="center"/>
        <w:rPr>
          <w:rFonts w:ascii="黑体" w:hAnsi="黑体" w:eastAsia="黑体"/>
          <w:kern w:val="24"/>
          <w:szCs w:val="21"/>
          <w:highlight w:val="none"/>
        </w:rPr>
      </w:pPr>
      <w:r>
        <w:rPr>
          <w:rFonts w:hint="eastAsia" w:ascii="黑体" w:hAnsi="黑体" w:eastAsia="黑体"/>
          <w:kern w:val="24"/>
          <w:szCs w:val="21"/>
          <w:highlight w:val="none"/>
        </w:rPr>
        <w:t>RDIU到SCU ARINC429数据字6</w:t>
      </w:r>
    </w:p>
    <w:tbl>
      <w:tblPr>
        <w:tblStyle w:val="29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控制信号</w:t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版本</w:t>
            </w:r>
          </w:p>
        </w:tc>
        <w:tc>
          <w:tcPr>
            <w:tcW w:w="1465" w:type="dxa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901" w:type="dxa"/>
            <w:gridSpan w:val="3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规范号</w:t>
            </w:r>
          </w:p>
        </w:tc>
        <w:tc>
          <w:tcPr>
            <w:tcW w:w="5370" w:type="dxa"/>
            <w:gridSpan w:val="5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bookmarkStart w:id="0" w:name="OLE_LINK2"/>
            <w:r>
              <w:rPr>
                <w:rFonts w:hint="eastAsia" w:ascii="宋体" w:hAnsi="宋体"/>
                <w:highlight w:val="none"/>
              </w:rPr>
              <w:t>354</w:t>
            </w:r>
            <w:ins w:id="75" w:author="绎维 熊" w:date="2025-09-15T11:54:00Z">
              <w:r>
                <w:rPr>
                  <w:rFonts w:hint="eastAsia" w:ascii="宋体" w:hAnsi="宋体"/>
                  <w:highlight w:val="none"/>
                </w:rPr>
                <w:t>：飞控1</w:t>
              </w:r>
              <w:bookmarkEnd w:id="0"/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信</w:t>
            </w:r>
          </w:p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号</w:t>
            </w:r>
          </w:p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内</w:t>
            </w:r>
          </w:p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信号类型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源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FCM 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分    布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单    位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信号范围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分 辨 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精    度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码    制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发送速率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数据格式</w:t>
            </w: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01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17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02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highlight w:val="none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18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03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19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04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highlight w:val="none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20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05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21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06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22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07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23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08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24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09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ins w:id="76" w:author="钟珍伟" w:date="2025-09-15T15:13:00Z">
              <w:r>
                <w:rPr>
                  <w:rFonts w:hint="eastAsia"/>
                  <w:highlight w:val="none"/>
                </w:rPr>
                <w:t>主备</w:t>
              </w:r>
            </w:ins>
            <w:ins w:id="77" w:author="钟珍伟" w:date="2025-09-15T13:47:00Z">
              <w:r>
                <w:rPr>
                  <w:rFonts w:hint="eastAsia"/>
                  <w:highlight w:val="none"/>
                </w:rPr>
                <w:t>状态</w:t>
              </w:r>
            </w:ins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25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10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ins w:id="78" w:author="钟珍伟" w:date="2025-09-15T15:13:00Z">
              <w:r>
                <w:rPr>
                  <w:rFonts w:hint="eastAsia"/>
                  <w:highlight w:val="none"/>
                </w:rPr>
                <w:t>主备</w:t>
              </w:r>
            </w:ins>
            <w:ins w:id="79" w:author="钟珍伟" w:date="2025-09-15T13:47:00Z">
              <w:r>
                <w:rPr>
                  <w:rFonts w:hint="eastAsia"/>
                  <w:highlight w:val="none"/>
                </w:rPr>
                <w:t>状态</w:t>
              </w:r>
            </w:ins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26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bookmarkStart w:id="1" w:name="OLE_LINK4"/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11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27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12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28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13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29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14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highlight w:val="none"/>
              </w:rPr>
            </w:pPr>
            <w:r>
              <w:rPr>
                <w:rFonts w:hint="eastAsia"/>
                <w:highlight w:val="yellow"/>
              </w:rPr>
              <w:t>调零指令：</w:t>
            </w:r>
            <w:r>
              <w:rPr>
                <w:rFonts w:hint="eastAsia"/>
                <w:highlight w:val="yellow"/>
                <w:lang w:val="en-US" w:eastAsia="zh-CN"/>
              </w:rPr>
              <w:t>1</w:t>
            </w:r>
            <w:r>
              <w:rPr>
                <w:rFonts w:hint="eastAsia"/>
                <w:highlight w:val="yellow"/>
              </w:rPr>
              <w:t>-调零；</w:t>
            </w:r>
            <w:r>
              <w:rPr>
                <w:rFonts w:hint="eastAsia"/>
                <w:highlight w:val="yellow"/>
                <w:lang w:val="en-US" w:eastAsia="zh-CN"/>
              </w:rPr>
              <w:t>0</w:t>
            </w:r>
            <w:r>
              <w:rPr>
                <w:rFonts w:hint="eastAsia"/>
                <w:highlight w:val="yellow"/>
              </w:rPr>
              <w:t>-无效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>状态位：</w:t>
            </w:r>
            <w:r>
              <w:rPr>
                <w:rFonts w:ascii="Arial" w:hAnsi="Arial" w:cs="Arial"/>
                <w:highlight w:val="none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15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  <w:highlight w:val="none"/>
              </w:rPr>
            </w:pPr>
            <w:r>
              <w:rPr>
                <w:rFonts w:hint="eastAsia"/>
                <w:highlight w:val="none"/>
              </w:rPr>
              <w:t>转弯断开开关：1-转弯断开；0-无效 （方舱开关）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>状态位：</w:t>
            </w:r>
            <w:r>
              <w:rPr>
                <w:rFonts w:ascii="Arial" w:hAnsi="Arial" w:cs="Arial"/>
                <w:highlight w:val="none"/>
              </w:rPr>
              <w:t>MSB</w:t>
            </w:r>
          </w:p>
        </w:tc>
      </w:tr>
      <w:bookmarkEnd w:id="1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16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2" w:hRule="atLeast"/>
        </w:trPr>
        <w:tc>
          <w:tcPr>
            <w:tcW w:w="467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附注</w:t>
            </w:r>
          </w:p>
        </w:tc>
        <w:tc>
          <w:tcPr>
            <w:tcW w:w="8055" w:type="dxa"/>
            <w:gridSpan w:val="8"/>
          </w:tcPr>
          <w:p>
            <w:pPr>
              <w:rPr>
                <w:rFonts w:ascii="Arial" w:hAnsi="Arial" w:cs="Arial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>注：</w:t>
            </w:r>
            <w:r>
              <w:rPr>
                <w:rFonts w:hint="eastAsia" w:ascii="Arial" w:hAnsi="Arial" w:cs="Arial"/>
                <w:sz w:val="22"/>
                <w:szCs w:val="22"/>
                <w:highlight w:val="none"/>
              </w:rPr>
              <w:t>各字节1-有效；0-无效</w:t>
            </w:r>
          </w:p>
          <w:p>
            <w:pPr>
              <w:autoSpaceDE w:val="0"/>
              <w:autoSpaceDN w:val="0"/>
              <w:rPr>
                <w:highlight w:val="none"/>
              </w:rPr>
            </w:pPr>
          </w:p>
          <w:p>
            <w:pPr>
              <w:autoSpaceDE w:val="0"/>
              <w:autoSpaceDN w:val="0"/>
              <w:rPr>
                <w:rFonts w:ascii="Arial" w:hAnsi="Arial" w:cs="Arial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 xml:space="preserve">状态位：00－故障，01－无效，10－测试，11－正常；                  </w:t>
            </w:r>
          </w:p>
        </w:tc>
      </w:tr>
    </w:tbl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  <w:highlight w:val="none"/>
        </w:rPr>
      </w:pPr>
    </w:p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  <w:highlight w:val="none"/>
        </w:rPr>
      </w:pPr>
    </w:p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  <w:highlight w:val="none"/>
        </w:rPr>
      </w:pPr>
    </w:p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  <w:highlight w:val="none"/>
        </w:rPr>
      </w:pPr>
    </w:p>
    <w:p>
      <w:pPr>
        <w:spacing w:line="500" w:lineRule="exact"/>
        <w:ind w:left="420"/>
        <w:rPr>
          <w:rFonts w:hAnsi="宋体"/>
          <w:sz w:val="24"/>
          <w:highlight w:val="none"/>
        </w:rPr>
      </w:pPr>
    </w:p>
    <w:p>
      <w:pPr>
        <w:spacing w:line="500" w:lineRule="exact"/>
        <w:ind w:left="420"/>
        <w:rPr>
          <w:rFonts w:hAnsi="宋体"/>
          <w:sz w:val="24"/>
          <w:highlight w:val="none"/>
        </w:rPr>
      </w:pPr>
    </w:p>
    <w:p>
      <w:pPr>
        <w:spacing w:line="500" w:lineRule="exact"/>
        <w:ind w:left="420"/>
        <w:rPr>
          <w:rFonts w:hAnsi="宋体"/>
          <w:sz w:val="24"/>
          <w:highlight w:val="none"/>
        </w:rPr>
      </w:pPr>
    </w:p>
    <w:p>
      <w:pPr>
        <w:pStyle w:val="48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/>
        <w:contextualSpacing w:val="0"/>
        <w:jc w:val="center"/>
        <w:rPr>
          <w:rFonts w:ascii="黑体" w:hAnsi="黑体" w:eastAsia="黑体"/>
          <w:kern w:val="24"/>
          <w:szCs w:val="21"/>
          <w:highlight w:val="none"/>
        </w:rPr>
      </w:pPr>
      <w:r>
        <w:rPr>
          <w:rFonts w:hint="eastAsia" w:ascii="黑体" w:hAnsi="黑体" w:eastAsia="黑体"/>
          <w:kern w:val="24"/>
          <w:szCs w:val="21"/>
          <w:highlight w:val="none"/>
        </w:rPr>
        <w:t>RDIU到SCU ARINC429数据字7</w:t>
      </w:r>
    </w:p>
    <w:tbl>
      <w:tblPr>
        <w:tblStyle w:val="29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302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控制信号</w:t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版本</w:t>
            </w:r>
          </w:p>
        </w:tc>
        <w:tc>
          <w:tcPr>
            <w:tcW w:w="1465" w:type="dxa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901" w:type="dxa"/>
            <w:gridSpan w:val="3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规范号</w:t>
            </w:r>
          </w:p>
        </w:tc>
        <w:tc>
          <w:tcPr>
            <w:tcW w:w="5370" w:type="dxa"/>
            <w:gridSpan w:val="5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ins w:id="80" w:author="钟珍伟" w:date="2025-09-17T17:42:00Z">
              <w:r>
                <w:rPr>
                  <w:rFonts w:hint="eastAsia" w:ascii="宋体" w:hAnsi="宋体"/>
                  <w:highlight w:val="none"/>
                </w:rPr>
                <w:t>355</w:t>
              </w:r>
            </w:ins>
            <w:ins w:id="81" w:author="绎维 熊" w:date="2025-09-15T11:54:00Z">
              <w:r>
                <w:rPr>
                  <w:rFonts w:hint="eastAsia" w:ascii="宋体" w:hAnsi="宋体"/>
                  <w:highlight w:val="none"/>
                </w:rPr>
                <w:t>：飞控</w:t>
              </w:r>
            </w:ins>
            <w:ins w:id="82" w:author="绎维 熊" w:date="2025-09-15T11:56:00Z">
              <w:r>
                <w:rPr>
                  <w:rFonts w:hint="eastAsia" w:ascii="宋体" w:hAnsi="宋体"/>
                  <w:highlight w:val="none"/>
                </w:rPr>
                <w:t>2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信</w:t>
            </w:r>
          </w:p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号</w:t>
            </w:r>
          </w:p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内</w:t>
            </w:r>
          </w:p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信号类型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源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FCM 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分    布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单    位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信号范围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分 辨 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精    度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码    制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发送速率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数据格式</w:t>
            </w: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01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17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02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highlight w:val="none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18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03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19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04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highlight w:val="none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20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05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21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06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22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07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23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08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24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09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ins w:id="83" w:author="钟珍伟" w:date="2025-09-15T15:13:00Z">
              <w:r>
                <w:rPr>
                  <w:rFonts w:hint="eastAsia"/>
                  <w:highlight w:val="none"/>
                </w:rPr>
                <w:t>主备</w:t>
              </w:r>
            </w:ins>
            <w:ins w:id="84" w:author="钟珍伟" w:date="2025-09-15T13:47:00Z">
              <w:r>
                <w:rPr>
                  <w:rFonts w:hint="eastAsia"/>
                  <w:highlight w:val="none"/>
                </w:rPr>
                <w:t>状态</w:t>
              </w:r>
            </w:ins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25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10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ins w:id="85" w:author="钟珍伟" w:date="2025-09-15T15:13:00Z">
              <w:r>
                <w:rPr>
                  <w:rFonts w:hint="eastAsia"/>
                  <w:highlight w:val="none"/>
                </w:rPr>
                <w:t>主备</w:t>
              </w:r>
            </w:ins>
            <w:ins w:id="86" w:author="钟珍伟" w:date="2025-09-15T13:47:00Z">
              <w:r>
                <w:rPr>
                  <w:rFonts w:hint="eastAsia"/>
                  <w:highlight w:val="none"/>
                </w:rPr>
                <w:t>状态</w:t>
              </w:r>
            </w:ins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26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11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27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12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28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13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29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14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调零指令：</w:t>
            </w:r>
            <w:r>
              <w:rPr>
                <w:rFonts w:hint="eastAsia"/>
                <w:highlight w:val="yellow"/>
                <w:lang w:val="en-US" w:eastAsia="zh-CN"/>
              </w:rPr>
              <w:t>1</w:t>
            </w:r>
            <w:r>
              <w:rPr>
                <w:rFonts w:hint="eastAsia"/>
                <w:highlight w:val="yellow"/>
              </w:rPr>
              <w:t>-调零；</w:t>
            </w:r>
            <w:r>
              <w:rPr>
                <w:rFonts w:hint="eastAsia"/>
                <w:highlight w:val="yellow"/>
                <w:lang w:val="en-US" w:eastAsia="zh-CN"/>
              </w:rPr>
              <w:t>0</w:t>
            </w:r>
            <w:r>
              <w:rPr>
                <w:rFonts w:hint="eastAsia"/>
                <w:highlight w:val="yellow"/>
              </w:rPr>
              <w:t>-无效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>状态位：</w:t>
            </w:r>
            <w:r>
              <w:rPr>
                <w:rFonts w:ascii="Arial" w:hAnsi="Arial" w:cs="Arial"/>
                <w:highlight w:val="none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15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  <w:highlight w:val="none"/>
              </w:rPr>
            </w:pPr>
            <w:r>
              <w:rPr>
                <w:rFonts w:hint="eastAsia"/>
                <w:highlight w:val="none"/>
              </w:rPr>
              <w:t>转弯断开开关：1-转弯断开；0-无效 （方舱开关）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>状态位：</w:t>
            </w:r>
            <w:r>
              <w:rPr>
                <w:rFonts w:ascii="Arial" w:hAnsi="Arial" w:cs="Arial"/>
                <w:highlight w:val="none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16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2" w:hRule="atLeast"/>
        </w:trPr>
        <w:tc>
          <w:tcPr>
            <w:tcW w:w="467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附注</w:t>
            </w:r>
          </w:p>
        </w:tc>
        <w:tc>
          <w:tcPr>
            <w:tcW w:w="8055" w:type="dxa"/>
            <w:gridSpan w:val="8"/>
          </w:tcPr>
          <w:p>
            <w:pPr>
              <w:rPr>
                <w:rFonts w:ascii="Arial" w:hAnsi="Arial" w:cs="Arial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>注：</w:t>
            </w:r>
          </w:p>
          <w:p>
            <w:pPr>
              <w:autoSpaceDE w:val="0"/>
              <w:autoSpaceDN w:val="0"/>
              <w:rPr>
                <w:highlight w:val="none"/>
              </w:rPr>
            </w:pPr>
          </w:p>
          <w:p>
            <w:pPr>
              <w:autoSpaceDE w:val="0"/>
              <w:autoSpaceDN w:val="0"/>
              <w:rPr>
                <w:rFonts w:ascii="Arial" w:hAnsi="Arial" w:cs="Arial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 xml:space="preserve">状态位：00－故障，01－无效，10－测试，11－正常；                  </w:t>
            </w:r>
          </w:p>
        </w:tc>
      </w:tr>
    </w:tbl>
    <w:p>
      <w:pPr>
        <w:spacing w:line="500" w:lineRule="exact"/>
        <w:ind w:left="420"/>
        <w:rPr>
          <w:rFonts w:hAnsi="宋体"/>
          <w:sz w:val="24"/>
          <w:highlight w:val="none"/>
        </w:rPr>
      </w:pPr>
    </w:p>
    <w:p>
      <w:pPr>
        <w:spacing w:line="500" w:lineRule="exact"/>
        <w:ind w:left="420"/>
        <w:rPr>
          <w:rFonts w:hAnsi="宋体"/>
          <w:sz w:val="24"/>
          <w:highlight w:val="none"/>
        </w:rPr>
      </w:pPr>
    </w:p>
    <w:p>
      <w:pPr>
        <w:spacing w:line="500" w:lineRule="exact"/>
        <w:ind w:left="420"/>
        <w:rPr>
          <w:rFonts w:hAnsi="宋体"/>
          <w:sz w:val="24"/>
          <w:highlight w:val="none"/>
        </w:rPr>
      </w:pPr>
    </w:p>
    <w:p>
      <w:pPr>
        <w:spacing w:line="500" w:lineRule="exact"/>
        <w:ind w:left="420"/>
        <w:rPr>
          <w:rFonts w:hAnsi="宋体"/>
          <w:sz w:val="24"/>
          <w:highlight w:val="none"/>
        </w:rPr>
      </w:pPr>
    </w:p>
    <w:p>
      <w:pPr>
        <w:spacing w:line="500" w:lineRule="exact"/>
        <w:ind w:left="420"/>
        <w:rPr>
          <w:rFonts w:hAnsi="宋体"/>
          <w:sz w:val="24"/>
          <w:highlight w:val="none"/>
        </w:rPr>
      </w:pPr>
    </w:p>
    <w:p>
      <w:pPr>
        <w:spacing w:line="500" w:lineRule="exact"/>
        <w:rPr>
          <w:rFonts w:hAnsi="宋体"/>
          <w:sz w:val="24"/>
          <w:highlight w:val="none"/>
        </w:rPr>
      </w:pPr>
    </w:p>
    <w:p>
      <w:pPr>
        <w:spacing w:line="500" w:lineRule="exact"/>
        <w:rPr>
          <w:rFonts w:hAnsi="宋体"/>
          <w:sz w:val="24"/>
          <w:highlight w:val="none"/>
        </w:rPr>
      </w:pPr>
    </w:p>
    <w:p>
      <w:pPr>
        <w:pStyle w:val="48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/>
        <w:contextualSpacing w:val="0"/>
        <w:jc w:val="center"/>
        <w:rPr>
          <w:rFonts w:ascii="黑体" w:hAnsi="黑体" w:eastAsia="黑体"/>
          <w:kern w:val="24"/>
          <w:szCs w:val="21"/>
          <w:highlight w:val="none"/>
        </w:rPr>
      </w:pPr>
      <w:r>
        <w:rPr>
          <w:rFonts w:hint="eastAsia" w:ascii="黑体" w:hAnsi="黑体" w:eastAsia="黑体"/>
          <w:kern w:val="24"/>
          <w:szCs w:val="21"/>
          <w:highlight w:val="none"/>
        </w:rPr>
        <w:t>RDIU到SCU ARINC429数据字8</w:t>
      </w:r>
    </w:p>
    <w:tbl>
      <w:tblPr>
        <w:tblStyle w:val="29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控制信号</w:t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版本</w:t>
            </w:r>
          </w:p>
        </w:tc>
        <w:tc>
          <w:tcPr>
            <w:tcW w:w="1465" w:type="dxa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901" w:type="dxa"/>
            <w:gridSpan w:val="3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规范号</w:t>
            </w:r>
          </w:p>
        </w:tc>
        <w:tc>
          <w:tcPr>
            <w:tcW w:w="5370" w:type="dxa"/>
            <w:gridSpan w:val="5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ins w:id="87" w:author="钟珍伟" w:date="2025-09-17T17:42:00Z">
              <w:r>
                <w:rPr>
                  <w:rFonts w:hint="eastAsia" w:ascii="宋体" w:hAnsi="宋体"/>
                  <w:highlight w:val="none"/>
                </w:rPr>
                <w:t>356</w:t>
              </w:r>
            </w:ins>
            <w:ins w:id="88" w:author="绎维 熊" w:date="2025-09-15T11:56:00Z">
              <w:r>
                <w:rPr>
                  <w:rFonts w:hint="eastAsia" w:ascii="宋体" w:hAnsi="宋体"/>
                  <w:highlight w:val="none"/>
                </w:rPr>
                <w:t>：飞控3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信</w:t>
            </w:r>
          </w:p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号</w:t>
            </w:r>
          </w:p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内</w:t>
            </w:r>
          </w:p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信号类型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源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FCM 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分    布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单    位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信号范围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分 辨 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精    度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码    制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发送速率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数据格式</w:t>
            </w: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01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17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02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highlight w:val="none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18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03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19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04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highlight w:val="none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20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05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21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06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22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07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23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08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24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09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ins w:id="89" w:author="钟珍伟" w:date="2025-09-15T15:13:00Z">
              <w:r>
                <w:rPr>
                  <w:rFonts w:hint="eastAsia"/>
                  <w:highlight w:val="none"/>
                </w:rPr>
                <w:t>主备</w:t>
              </w:r>
            </w:ins>
            <w:ins w:id="90" w:author="钟珍伟" w:date="2025-09-15T13:47:00Z">
              <w:r>
                <w:rPr>
                  <w:rFonts w:hint="eastAsia"/>
                  <w:highlight w:val="none"/>
                </w:rPr>
                <w:t>状态</w:t>
              </w:r>
            </w:ins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25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10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ins w:id="91" w:author="钟珍伟" w:date="2025-09-15T15:13:00Z">
              <w:r>
                <w:rPr>
                  <w:rFonts w:hint="eastAsia"/>
                  <w:highlight w:val="none"/>
                </w:rPr>
                <w:t>主备</w:t>
              </w:r>
            </w:ins>
            <w:ins w:id="92" w:author="钟珍伟" w:date="2025-09-15T13:47:00Z">
              <w:r>
                <w:rPr>
                  <w:rFonts w:hint="eastAsia"/>
                  <w:highlight w:val="none"/>
                </w:rPr>
                <w:t>状态</w:t>
              </w:r>
            </w:ins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26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11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27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12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28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13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29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14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highlight w:val="none"/>
              </w:rPr>
            </w:pPr>
            <w:r>
              <w:rPr>
                <w:rFonts w:hint="eastAsia"/>
                <w:highlight w:val="yellow"/>
              </w:rPr>
              <w:t>调零指令：</w:t>
            </w:r>
            <w:r>
              <w:rPr>
                <w:rFonts w:hint="eastAsia"/>
                <w:highlight w:val="yellow"/>
                <w:lang w:val="en-US" w:eastAsia="zh-CN"/>
              </w:rPr>
              <w:t>1</w:t>
            </w:r>
            <w:r>
              <w:rPr>
                <w:rFonts w:hint="eastAsia"/>
                <w:highlight w:val="yellow"/>
              </w:rPr>
              <w:t>-调零；</w:t>
            </w:r>
            <w:r>
              <w:rPr>
                <w:rFonts w:hint="eastAsia"/>
                <w:highlight w:val="yellow"/>
                <w:lang w:val="en-US" w:eastAsia="zh-CN"/>
              </w:rPr>
              <w:t>0</w:t>
            </w:r>
            <w:r>
              <w:rPr>
                <w:rFonts w:hint="eastAsia"/>
                <w:highlight w:val="yellow"/>
              </w:rPr>
              <w:t>-无效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>状态位：</w:t>
            </w:r>
            <w:r>
              <w:rPr>
                <w:rFonts w:ascii="Arial" w:hAnsi="Arial" w:cs="Arial"/>
                <w:highlight w:val="none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15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  <w:highlight w:val="none"/>
              </w:rPr>
            </w:pPr>
            <w:r>
              <w:rPr>
                <w:rFonts w:hint="eastAsia"/>
                <w:highlight w:val="none"/>
              </w:rPr>
              <w:t>转弯断开开关：1-转弯断开；0-无效 （方舱开关）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>状态位：</w:t>
            </w:r>
            <w:r>
              <w:rPr>
                <w:rFonts w:ascii="Arial" w:hAnsi="Arial" w:cs="Arial"/>
                <w:highlight w:val="none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16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2" w:hRule="atLeast"/>
        </w:trPr>
        <w:tc>
          <w:tcPr>
            <w:tcW w:w="467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附注</w:t>
            </w:r>
          </w:p>
        </w:tc>
        <w:tc>
          <w:tcPr>
            <w:tcW w:w="8055" w:type="dxa"/>
            <w:gridSpan w:val="8"/>
          </w:tcPr>
          <w:p>
            <w:pPr>
              <w:rPr>
                <w:rFonts w:ascii="Arial" w:hAnsi="Arial" w:cs="Arial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>注：</w:t>
            </w:r>
            <w:r>
              <w:rPr>
                <w:rFonts w:hint="eastAsia" w:ascii="Arial" w:hAnsi="Arial" w:cs="Arial"/>
                <w:sz w:val="22"/>
                <w:szCs w:val="22"/>
                <w:highlight w:val="none"/>
              </w:rPr>
              <w:t>各字节1-有效；0-无效</w:t>
            </w:r>
          </w:p>
          <w:p>
            <w:pPr>
              <w:autoSpaceDE w:val="0"/>
              <w:autoSpaceDN w:val="0"/>
              <w:rPr>
                <w:highlight w:val="none"/>
              </w:rPr>
            </w:pPr>
          </w:p>
          <w:p>
            <w:pPr>
              <w:autoSpaceDE w:val="0"/>
              <w:autoSpaceDN w:val="0"/>
              <w:rPr>
                <w:rFonts w:ascii="Arial" w:hAnsi="Arial" w:cs="Arial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 xml:space="preserve">状态位：00－故障，01－无效，10－测试，11－正常；                  </w:t>
            </w:r>
          </w:p>
        </w:tc>
      </w:tr>
    </w:tbl>
    <w:p>
      <w:pPr>
        <w:spacing w:line="500" w:lineRule="exact"/>
        <w:ind w:left="420"/>
        <w:rPr>
          <w:rFonts w:hAnsi="宋体"/>
          <w:sz w:val="24"/>
          <w:highlight w:val="none"/>
        </w:rPr>
      </w:pPr>
    </w:p>
    <w:p>
      <w:pPr>
        <w:spacing w:line="500" w:lineRule="exact"/>
        <w:ind w:left="420"/>
        <w:rPr>
          <w:rFonts w:hAnsi="宋体"/>
          <w:sz w:val="24"/>
          <w:highlight w:val="none"/>
        </w:rPr>
      </w:pPr>
    </w:p>
    <w:p>
      <w:pPr>
        <w:spacing w:line="500" w:lineRule="exact"/>
        <w:ind w:left="420"/>
        <w:rPr>
          <w:rFonts w:hAnsi="宋体"/>
          <w:sz w:val="24"/>
          <w:highlight w:val="none"/>
        </w:rPr>
      </w:pPr>
    </w:p>
    <w:p>
      <w:pPr>
        <w:spacing w:line="500" w:lineRule="exact"/>
        <w:ind w:left="420"/>
        <w:rPr>
          <w:rFonts w:hAnsi="宋体"/>
          <w:sz w:val="24"/>
          <w:highlight w:val="none"/>
        </w:rPr>
      </w:pPr>
    </w:p>
    <w:p>
      <w:pPr>
        <w:spacing w:line="500" w:lineRule="exact"/>
        <w:ind w:left="420"/>
        <w:rPr>
          <w:rFonts w:hAnsi="宋体"/>
          <w:sz w:val="24"/>
          <w:highlight w:val="none"/>
        </w:rPr>
      </w:pPr>
    </w:p>
    <w:p>
      <w:pPr>
        <w:spacing w:line="500" w:lineRule="exact"/>
        <w:ind w:left="420"/>
        <w:rPr>
          <w:rFonts w:hAnsi="宋体"/>
          <w:sz w:val="24"/>
          <w:highlight w:val="none"/>
        </w:rPr>
      </w:pPr>
    </w:p>
    <w:p>
      <w:pPr>
        <w:spacing w:line="500" w:lineRule="exact"/>
        <w:ind w:left="420"/>
        <w:rPr>
          <w:rFonts w:hAnsi="宋体"/>
          <w:sz w:val="24"/>
          <w:highlight w:val="none"/>
        </w:rPr>
      </w:pPr>
    </w:p>
    <w:p>
      <w:pPr>
        <w:pStyle w:val="48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/>
        <w:contextualSpacing w:val="0"/>
        <w:jc w:val="center"/>
        <w:rPr>
          <w:rFonts w:ascii="黑体" w:hAnsi="黑体" w:eastAsia="黑体"/>
          <w:kern w:val="24"/>
          <w:szCs w:val="21"/>
          <w:highlight w:val="none"/>
        </w:rPr>
      </w:pPr>
      <w:r>
        <w:rPr>
          <w:rFonts w:hint="eastAsia" w:ascii="黑体" w:hAnsi="黑体" w:eastAsia="黑体"/>
          <w:kern w:val="24"/>
          <w:szCs w:val="21"/>
          <w:highlight w:val="none"/>
        </w:rPr>
        <w:t>RDIU到SCU ARINC429数据字9</w:t>
      </w:r>
    </w:p>
    <w:tbl>
      <w:tblPr>
        <w:tblStyle w:val="29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控制信号</w:t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版本</w:t>
            </w:r>
          </w:p>
        </w:tc>
        <w:tc>
          <w:tcPr>
            <w:tcW w:w="1465" w:type="dxa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901" w:type="dxa"/>
            <w:gridSpan w:val="3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规范号</w:t>
            </w:r>
          </w:p>
        </w:tc>
        <w:tc>
          <w:tcPr>
            <w:tcW w:w="5370" w:type="dxa"/>
            <w:gridSpan w:val="5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ins w:id="93" w:author="钟珍伟" w:date="2025-09-17T17:42:00Z">
              <w:r>
                <w:rPr>
                  <w:rFonts w:hint="eastAsia" w:ascii="宋体" w:hAnsi="宋体"/>
                  <w:highlight w:val="none"/>
                </w:rPr>
                <w:t>357</w:t>
              </w:r>
            </w:ins>
            <w:r>
              <w:rPr>
                <w:rFonts w:hint="eastAsia" w:ascii="宋体" w:hAnsi="宋体"/>
                <w:highlight w:val="none"/>
              </w:rPr>
              <w:t>：飞控4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信</w:t>
            </w:r>
          </w:p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号</w:t>
            </w:r>
          </w:p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内</w:t>
            </w:r>
          </w:p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信号类型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源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FCM 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分    布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单    位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信号范围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分 辨 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精    度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码    制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发送速率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数据格式</w:t>
            </w: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01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17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02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highlight w:val="none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18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03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19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04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highlight w:val="none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20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05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21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06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22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07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23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08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24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09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ins w:id="94" w:author="钟珍伟" w:date="2025-09-15T15:13:00Z">
              <w:r>
                <w:rPr>
                  <w:rFonts w:hint="eastAsia"/>
                  <w:highlight w:val="none"/>
                </w:rPr>
                <w:t>主备</w:t>
              </w:r>
            </w:ins>
            <w:ins w:id="95" w:author="钟珍伟" w:date="2025-09-15T13:47:00Z">
              <w:r>
                <w:rPr>
                  <w:rFonts w:hint="eastAsia"/>
                  <w:highlight w:val="none"/>
                </w:rPr>
                <w:t>状态</w:t>
              </w:r>
            </w:ins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25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10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ins w:id="96" w:author="钟珍伟" w:date="2025-09-15T15:13:00Z">
              <w:r>
                <w:rPr>
                  <w:rFonts w:hint="eastAsia"/>
                  <w:highlight w:val="none"/>
                </w:rPr>
                <w:t>主备</w:t>
              </w:r>
            </w:ins>
            <w:ins w:id="97" w:author="钟珍伟" w:date="2025-09-15T13:47:00Z">
              <w:r>
                <w:rPr>
                  <w:rFonts w:hint="eastAsia"/>
                  <w:highlight w:val="none"/>
                </w:rPr>
                <w:t>状态</w:t>
              </w:r>
            </w:ins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26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11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27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12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28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13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29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14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highlight w:val="none"/>
              </w:rPr>
            </w:pPr>
            <w:r>
              <w:rPr>
                <w:rFonts w:hint="eastAsia"/>
                <w:highlight w:val="yellow"/>
              </w:rPr>
              <w:t>调零指令：</w:t>
            </w:r>
            <w:r>
              <w:rPr>
                <w:rFonts w:hint="eastAsia"/>
                <w:highlight w:val="yellow"/>
                <w:lang w:val="en-US" w:eastAsia="zh-CN"/>
              </w:rPr>
              <w:t>1</w:t>
            </w:r>
            <w:r>
              <w:rPr>
                <w:rFonts w:hint="eastAsia"/>
                <w:highlight w:val="yellow"/>
              </w:rPr>
              <w:t>-调零；</w:t>
            </w:r>
            <w:r>
              <w:rPr>
                <w:rFonts w:hint="eastAsia"/>
                <w:highlight w:val="yellow"/>
                <w:lang w:val="en-US" w:eastAsia="zh-CN"/>
              </w:rPr>
              <w:t>0</w:t>
            </w:r>
            <w:r>
              <w:rPr>
                <w:rFonts w:hint="eastAsia"/>
                <w:highlight w:val="yellow"/>
              </w:rPr>
              <w:t>-无效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>状态位：</w:t>
            </w:r>
            <w:r>
              <w:rPr>
                <w:rFonts w:ascii="Arial" w:hAnsi="Arial" w:cs="Arial"/>
                <w:highlight w:val="none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15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  <w:highlight w:val="none"/>
              </w:rPr>
            </w:pPr>
            <w:r>
              <w:rPr>
                <w:rFonts w:hint="eastAsia"/>
                <w:highlight w:val="none"/>
              </w:rPr>
              <w:t>转弯断开开关：1-转弯断开；0-无效 （方舱开关）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>状态位：</w:t>
            </w:r>
            <w:r>
              <w:rPr>
                <w:rFonts w:ascii="Arial" w:hAnsi="Arial" w:cs="Arial"/>
                <w:highlight w:val="none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16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2" w:hRule="atLeast"/>
        </w:trPr>
        <w:tc>
          <w:tcPr>
            <w:tcW w:w="467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附注</w:t>
            </w:r>
          </w:p>
        </w:tc>
        <w:tc>
          <w:tcPr>
            <w:tcW w:w="8055" w:type="dxa"/>
            <w:gridSpan w:val="8"/>
          </w:tcPr>
          <w:p>
            <w:pPr>
              <w:rPr>
                <w:rFonts w:ascii="Arial" w:hAnsi="Arial" w:cs="Arial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>注：</w:t>
            </w:r>
            <w:r>
              <w:rPr>
                <w:rFonts w:hint="eastAsia" w:ascii="Arial" w:hAnsi="Arial" w:cs="Arial"/>
                <w:sz w:val="22"/>
                <w:szCs w:val="22"/>
                <w:highlight w:val="none"/>
              </w:rPr>
              <w:t>各字节1-有效；0-无效</w:t>
            </w:r>
          </w:p>
          <w:p>
            <w:pPr>
              <w:autoSpaceDE w:val="0"/>
              <w:autoSpaceDN w:val="0"/>
              <w:rPr>
                <w:highlight w:val="none"/>
              </w:rPr>
            </w:pPr>
          </w:p>
          <w:p>
            <w:pPr>
              <w:autoSpaceDE w:val="0"/>
              <w:autoSpaceDN w:val="0"/>
              <w:rPr>
                <w:rFonts w:ascii="Arial" w:hAnsi="Arial" w:cs="Arial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 xml:space="preserve">状态位：00－故障，01－无效，10－测试，11－正常；                  </w:t>
            </w:r>
          </w:p>
        </w:tc>
      </w:tr>
    </w:tbl>
    <w:p>
      <w:pPr>
        <w:spacing w:line="500" w:lineRule="exact"/>
        <w:ind w:left="420"/>
        <w:rPr>
          <w:rFonts w:hAnsi="宋体"/>
          <w:sz w:val="24"/>
          <w:highlight w:val="none"/>
        </w:rPr>
        <w:sectPr>
          <w:pgSz w:w="11906" w:h="16838"/>
          <w:pgMar w:top="1134" w:right="1134" w:bottom="1134" w:left="1134" w:header="624" w:footer="624" w:gutter="567"/>
          <w:pgNumType w:start="1"/>
          <w:cols w:space="425" w:num="1"/>
          <w:docGrid w:linePitch="381" w:charSpace="0"/>
        </w:sectPr>
      </w:pPr>
    </w:p>
    <w:p>
      <w:pPr>
        <w:pStyle w:val="48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/>
        <w:contextualSpacing w:val="0"/>
        <w:jc w:val="center"/>
        <w:rPr>
          <w:rFonts w:ascii="黑体" w:hAnsi="黑体" w:eastAsia="黑体"/>
          <w:kern w:val="24"/>
          <w:szCs w:val="21"/>
          <w:highlight w:val="none"/>
        </w:rPr>
      </w:pPr>
      <w:r>
        <w:rPr>
          <w:rFonts w:hint="eastAsia" w:ascii="黑体" w:hAnsi="黑体" w:eastAsia="黑体"/>
          <w:kern w:val="24"/>
          <w:szCs w:val="21"/>
          <w:highlight w:val="none"/>
        </w:rPr>
        <w:t>RDIU到SCU ARINC429数据字10</w:t>
      </w:r>
    </w:p>
    <w:tbl>
      <w:tblPr>
        <w:tblStyle w:val="29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  <w:tblGridChange w:id="98">
          <w:tblGrid>
            <w:gridCol w:w="467"/>
            <w:gridCol w:w="718"/>
            <w:gridCol w:w="716"/>
            <w:gridCol w:w="1251"/>
            <w:gridCol w:w="1276"/>
            <w:gridCol w:w="720"/>
            <w:gridCol w:w="1059"/>
            <w:gridCol w:w="850"/>
            <w:gridCol w:w="1465"/>
          </w:tblGrid>
        </w:tblGridChange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302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/>
                <w:highlight w:val="none"/>
              </w:rPr>
              <w:t>空速信号</w:t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版本</w:t>
            </w:r>
          </w:p>
        </w:tc>
        <w:tc>
          <w:tcPr>
            <w:tcW w:w="1465" w:type="dxa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901" w:type="dxa"/>
            <w:gridSpan w:val="3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规范号</w:t>
            </w:r>
          </w:p>
        </w:tc>
        <w:tc>
          <w:tcPr>
            <w:tcW w:w="5370" w:type="dxa"/>
            <w:gridSpan w:val="5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374：飞控1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信</w:t>
            </w:r>
          </w:p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号</w:t>
            </w:r>
          </w:p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内</w:t>
            </w:r>
          </w:p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信号类型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源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FCM 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分    布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单    位</w:t>
            </w:r>
          </w:p>
        </w:tc>
        <w:tc>
          <w:tcPr>
            <w:tcW w:w="6621" w:type="dxa"/>
            <w:gridSpan w:val="6"/>
          </w:tcPr>
          <w:p>
            <w:pPr>
              <w:rPr>
                <w:highlight w:val="none"/>
              </w:rPr>
            </w:pPr>
            <w:r>
              <w:rPr>
                <w:rFonts w:ascii="宋体" w:hAnsi="宋体"/>
                <w:highlight w:val="none"/>
              </w:rPr>
              <w:t>K</w:t>
            </w:r>
            <w:r>
              <w:rPr>
                <w:rFonts w:hint="eastAsia" w:ascii="宋体" w:hAnsi="宋体"/>
                <w:highlight w:val="none"/>
              </w:rPr>
              <w:t>not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信号范围</w:t>
            </w:r>
          </w:p>
        </w:tc>
        <w:tc>
          <w:tcPr>
            <w:tcW w:w="6621" w:type="dxa"/>
            <w:gridSpan w:val="6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0-270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分 辨 率</w:t>
            </w:r>
          </w:p>
        </w:tc>
        <w:tc>
          <w:tcPr>
            <w:tcW w:w="6621" w:type="dxa"/>
            <w:gridSpan w:val="6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0.125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精    度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码    制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发送速率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数据格式</w:t>
            </w: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01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17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02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highlight w:val="none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18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03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19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04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20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05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06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22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07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08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24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09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ins w:id="99" w:author="钟珍伟" w:date="2025-09-15T15:13:00Z">
              <w:r>
                <w:rPr>
                  <w:rFonts w:hint="eastAsia"/>
                  <w:highlight w:val="none"/>
                </w:rPr>
                <w:t>主备</w:t>
              </w:r>
            </w:ins>
            <w:ins w:id="100" w:author="钟珍伟" w:date="2025-09-15T13:47:00Z">
              <w:r>
                <w:rPr>
                  <w:rFonts w:hint="eastAsia"/>
                  <w:highlight w:val="none"/>
                </w:rPr>
                <w:t>状态</w:t>
              </w:r>
            </w:ins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25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101" w:author="钟珍伟" w:date="2025-09-15T13:48:00Z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283" w:hRule="atLeast"/>
          <w:trPrChange w:id="101" w:author="钟珍伟" w:date="2025-09-15T13:48:00Z">
            <w:trPr>
              <w:trHeight w:val="215" w:hRule="atLeast"/>
            </w:trPr>
          </w:trPrChange>
        </w:trPr>
        <w:tc>
          <w:tcPr>
            <w:tcW w:w="467" w:type="dxa"/>
            <w:vMerge w:val="continue"/>
            <w:tcPrChange w:id="102" w:author="钟珍伟" w:date="2025-09-15T13:48:00Z">
              <w:tcPr>
                <w:tcW w:w="467" w:type="dxa"/>
                <w:vMerge w:val="continue"/>
              </w:tcPr>
            </w:tcPrChange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  <w:tcPrChange w:id="103" w:author="钟珍伟" w:date="2025-09-15T13:48:00Z">
              <w:tcPr>
                <w:tcW w:w="718" w:type="dxa"/>
                <w:vAlign w:val="center"/>
              </w:tcPr>
            </w:tcPrChange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10</w:t>
            </w:r>
          </w:p>
        </w:tc>
        <w:tc>
          <w:tcPr>
            <w:tcW w:w="3243" w:type="dxa"/>
            <w:gridSpan w:val="3"/>
            <w:tcPrChange w:id="104" w:author="钟珍伟" w:date="2025-09-15T13:48:00Z">
              <w:tcPr>
                <w:tcW w:w="3243" w:type="dxa"/>
                <w:gridSpan w:val="3"/>
              </w:tcPr>
            </w:tcPrChange>
          </w:tcPr>
          <w:p>
            <w:pPr>
              <w:rPr>
                <w:highlight w:val="none"/>
              </w:rPr>
            </w:pPr>
            <w:ins w:id="105" w:author="钟珍伟" w:date="2025-09-15T15:13:00Z">
              <w:r>
                <w:rPr>
                  <w:rFonts w:hint="eastAsia"/>
                  <w:highlight w:val="none"/>
                </w:rPr>
                <w:t>主备</w:t>
              </w:r>
            </w:ins>
            <w:ins w:id="106" w:author="钟珍伟" w:date="2025-09-15T13:47:00Z">
              <w:r>
                <w:rPr>
                  <w:rFonts w:hint="eastAsia"/>
                  <w:highlight w:val="none"/>
                </w:rPr>
                <w:t>状态</w:t>
              </w:r>
            </w:ins>
          </w:p>
        </w:tc>
        <w:tc>
          <w:tcPr>
            <w:tcW w:w="720" w:type="dxa"/>
            <w:vAlign w:val="center"/>
            <w:tcPrChange w:id="107" w:author="钟珍伟" w:date="2025-09-15T13:48:00Z">
              <w:tcPr>
                <w:tcW w:w="720" w:type="dxa"/>
                <w:vAlign w:val="center"/>
              </w:tcPr>
            </w:tcPrChange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26</w:t>
            </w:r>
          </w:p>
        </w:tc>
        <w:tc>
          <w:tcPr>
            <w:tcW w:w="3374" w:type="dxa"/>
            <w:gridSpan w:val="3"/>
            <w:vAlign w:val="center"/>
            <w:tcPrChange w:id="108" w:author="钟珍伟" w:date="2025-09-15T13:48:00Z">
              <w:tcPr>
                <w:tcW w:w="3374" w:type="dxa"/>
                <w:gridSpan w:val="3"/>
                <w:vAlign w:val="center"/>
              </w:tcPr>
            </w:tcPrChange>
          </w:tcPr>
          <w:p>
            <w:pPr>
              <w:jc w:val="left"/>
              <w:rPr>
                <w:rFonts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11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27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12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 w:cs="Arial"/>
                <w:szCs w:val="21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28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MSB(1024)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13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 w:cs="Arial"/>
                <w:szCs w:val="21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29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14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  <w:highlight w:val="none"/>
              </w:rPr>
            </w:pP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>状态位：</w:t>
            </w:r>
            <w:r>
              <w:rPr>
                <w:rFonts w:ascii="Arial" w:hAnsi="Arial" w:cs="Arial"/>
                <w:highlight w:val="none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15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LSB（0.125</w:t>
            </w:r>
            <w:r>
              <w:rPr>
                <w:rFonts w:ascii="宋体" w:hAnsi="宋体"/>
                <w:szCs w:val="21"/>
                <w:highlight w:val="none"/>
              </w:rPr>
              <w:t>）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>状态位：</w:t>
            </w:r>
            <w:r>
              <w:rPr>
                <w:rFonts w:ascii="Arial" w:hAnsi="Arial" w:cs="Arial"/>
                <w:highlight w:val="none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16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2" w:hRule="atLeast"/>
        </w:trPr>
        <w:tc>
          <w:tcPr>
            <w:tcW w:w="467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附注</w:t>
            </w:r>
          </w:p>
        </w:tc>
        <w:tc>
          <w:tcPr>
            <w:tcW w:w="8055" w:type="dxa"/>
            <w:gridSpan w:val="8"/>
          </w:tcPr>
          <w:p>
            <w:pPr>
              <w:rPr>
                <w:rFonts w:ascii="Arial" w:hAnsi="Arial" w:cs="Arial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>注：</w:t>
            </w:r>
          </w:p>
          <w:p>
            <w:pPr>
              <w:rPr>
                <w:highlight w:val="none"/>
              </w:rPr>
            </w:pPr>
          </w:p>
          <w:p>
            <w:pPr>
              <w:autoSpaceDE w:val="0"/>
              <w:autoSpaceDN w:val="0"/>
              <w:rPr>
                <w:rFonts w:ascii="Arial" w:hAnsi="Arial" w:cs="Arial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 xml:space="preserve">状态位：00－故障，01－无效，10－测试，11－正常；                  </w:t>
            </w:r>
          </w:p>
        </w:tc>
      </w:tr>
    </w:tbl>
    <w:p>
      <w:pPr>
        <w:spacing w:line="500" w:lineRule="exact"/>
        <w:ind w:left="420"/>
        <w:rPr>
          <w:rFonts w:hAnsi="宋体"/>
          <w:sz w:val="24"/>
          <w:highlight w:val="none"/>
        </w:rPr>
      </w:pPr>
    </w:p>
    <w:p>
      <w:pPr>
        <w:spacing w:line="500" w:lineRule="exact"/>
        <w:ind w:left="420"/>
        <w:rPr>
          <w:rFonts w:hAnsi="宋体"/>
          <w:sz w:val="24"/>
          <w:highlight w:val="none"/>
        </w:rPr>
      </w:pPr>
    </w:p>
    <w:p>
      <w:pPr>
        <w:spacing w:line="500" w:lineRule="exact"/>
        <w:ind w:left="420"/>
        <w:rPr>
          <w:rFonts w:hAnsi="宋体"/>
          <w:sz w:val="24"/>
          <w:highlight w:val="none"/>
        </w:rPr>
      </w:pPr>
    </w:p>
    <w:p>
      <w:pPr>
        <w:spacing w:line="500" w:lineRule="exact"/>
        <w:ind w:left="420"/>
        <w:rPr>
          <w:rFonts w:hAnsi="宋体"/>
          <w:sz w:val="24"/>
          <w:highlight w:val="none"/>
        </w:rPr>
      </w:pPr>
    </w:p>
    <w:p>
      <w:pPr>
        <w:spacing w:line="500" w:lineRule="exact"/>
        <w:ind w:left="420"/>
        <w:rPr>
          <w:rFonts w:hAnsi="宋体"/>
          <w:sz w:val="24"/>
          <w:highlight w:val="none"/>
        </w:rPr>
      </w:pPr>
    </w:p>
    <w:p>
      <w:pPr>
        <w:spacing w:line="500" w:lineRule="exact"/>
        <w:ind w:left="420"/>
        <w:rPr>
          <w:rFonts w:hAnsi="宋体"/>
          <w:sz w:val="24"/>
          <w:highlight w:val="none"/>
        </w:rPr>
      </w:pPr>
    </w:p>
    <w:p>
      <w:pPr>
        <w:spacing w:line="500" w:lineRule="exact"/>
        <w:ind w:left="420"/>
        <w:rPr>
          <w:rFonts w:hAnsi="宋体"/>
          <w:sz w:val="24"/>
          <w:highlight w:val="none"/>
        </w:rPr>
      </w:pPr>
    </w:p>
    <w:p>
      <w:pPr>
        <w:spacing w:line="500" w:lineRule="exact"/>
        <w:ind w:left="420"/>
        <w:rPr>
          <w:rFonts w:hAnsi="宋体"/>
          <w:sz w:val="24"/>
          <w:highlight w:val="none"/>
        </w:rPr>
      </w:pPr>
    </w:p>
    <w:p>
      <w:pPr>
        <w:pStyle w:val="48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/>
        <w:contextualSpacing w:val="0"/>
        <w:jc w:val="center"/>
        <w:rPr>
          <w:rFonts w:ascii="黑体" w:hAnsi="黑体" w:eastAsia="黑体"/>
          <w:kern w:val="24"/>
          <w:szCs w:val="21"/>
          <w:highlight w:val="none"/>
        </w:rPr>
      </w:pPr>
      <w:r>
        <w:rPr>
          <w:rFonts w:hint="eastAsia" w:ascii="黑体" w:hAnsi="黑体" w:eastAsia="黑体"/>
          <w:kern w:val="24"/>
          <w:szCs w:val="21"/>
          <w:highlight w:val="none"/>
        </w:rPr>
        <w:t>RDIU到SCU ARINC429数据字11</w:t>
      </w:r>
    </w:p>
    <w:tbl>
      <w:tblPr>
        <w:tblStyle w:val="29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  <w:tblGridChange w:id="109">
          <w:tblGrid>
            <w:gridCol w:w="467"/>
            <w:gridCol w:w="718"/>
            <w:gridCol w:w="716"/>
            <w:gridCol w:w="1251"/>
            <w:gridCol w:w="1276"/>
            <w:gridCol w:w="720"/>
            <w:gridCol w:w="1059"/>
            <w:gridCol w:w="850"/>
            <w:gridCol w:w="1465"/>
          </w:tblGrid>
        </w:tblGridChange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/>
                <w:highlight w:val="none"/>
              </w:rPr>
              <w:t>空速信号</w:t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版本</w:t>
            </w:r>
          </w:p>
        </w:tc>
        <w:tc>
          <w:tcPr>
            <w:tcW w:w="1465" w:type="dxa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901" w:type="dxa"/>
            <w:gridSpan w:val="3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规范号</w:t>
            </w:r>
          </w:p>
        </w:tc>
        <w:tc>
          <w:tcPr>
            <w:tcW w:w="5370" w:type="dxa"/>
            <w:gridSpan w:val="5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375：飞控2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信</w:t>
            </w:r>
          </w:p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号</w:t>
            </w:r>
          </w:p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内</w:t>
            </w:r>
          </w:p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信号类型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源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FCM 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分    布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单    位</w:t>
            </w:r>
          </w:p>
        </w:tc>
        <w:tc>
          <w:tcPr>
            <w:tcW w:w="6621" w:type="dxa"/>
            <w:gridSpan w:val="6"/>
          </w:tcPr>
          <w:p>
            <w:pPr>
              <w:rPr>
                <w:highlight w:val="none"/>
              </w:rPr>
            </w:pPr>
            <w:r>
              <w:rPr>
                <w:rFonts w:ascii="宋体" w:hAnsi="宋体"/>
                <w:highlight w:val="none"/>
              </w:rPr>
              <w:t>K</w:t>
            </w:r>
            <w:r>
              <w:rPr>
                <w:rFonts w:hint="eastAsia" w:ascii="宋体" w:hAnsi="宋体"/>
                <w:highlight w:val="none"/>
              </w:rPr>
              <w:t>not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信号范围</w:t>
            </w:r>
          </w:p>
        </w:tc>
        <w:tc>
          <w:tcPr>
            <w:tcW w:w="6621" w:type="dxa"/>
            <w:gridSpan w:val="6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0-270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分 辨 率</w:t>
            </w:r>
          </w:p>
        </w:tc>
        <w:tc>
          <w:tcPr>
            <w:tcW w:w="6621" w:type="dxa"/>
            <w:gridSpan w:val="6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0.125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精    度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码    制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发送速率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数据格式</w:t>
            </w: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01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17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02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highlight w:val="none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18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03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19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04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20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05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06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22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07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08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24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09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ins w:id="110" w:author="钟珍伟" w:date="2025-09-15T15:13:00Z">
              <w:r>
                <w:rPr>
                  <w:rFonts w:hint="eastAsia"/>
                  <w:highlight w:val="none"/>
                </w:rPr>
                <w:t>主备</w:t>
              </w:r>
            </w:ins>
            <w:ins w:id="111" w:author="钟珍伟" w:date="2025-09-15T13:47:00Z">
              <w:r>
                <w:rPr>
                  <w:rFonts w:hint="eastAsia"/>
                  <w:highlight w:val="none"/>
                </w:rPr>
                <w:t>状态</w:t>
              </w:r>
            </w:ins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25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112" w:author="钟珍伟" w:date="2025-09-15T13:48:00Z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283" w:hRule="atLeast"/>
          <w:trPrChange w:id="112" w:author="钟珍伟" w:date="2025-09-15T13:48:00Z">
            <w:trPr>
              <w:trHeight w:val="215" w:hRule="atLeast"/>
            </w:trPr>
          </w:trPrChange>
        </w:trPr>
        <w:tc>
          <w:tcPr>
            <w:tcW w:w="467" w:type="dxa"/>
            <w:vMerge w:val="continue"/>
            <w:tcPrChange w:id="113" w:author="钟珍伟" w:date="2025-09-15T13:48:00Z">
              <w:tcPr>
                <w:tcW w:w="467" w:type="dxa"/>
                <w:vMerge w:val="continue"/>
              </w:tcPr>
            </w:tcPrChange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  <w:tcPrChange w:id="114" w:author="钟珍伟" w:date="2025-09-15T13:48:00Z">
              <w:tcPr>
                <w:tcW w:w="718" w:type="dxa"/>
                <w:vAlign w:val="center"/>
              </w:tcPr>
            </w:tcPrChange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10</w:t>
            </w:r>
          </w:p>
        </w:tc>
        <w:tc>
          <w:tcPr>
            <w:tcW w:w="3243" w:type="dxa"/>
            <w:gridSpan w:val="3"/>
            <w:tcPrChange w:id="115" w:author="钟珍伟" w:date="2025-09-15T13:48:00Z">
              <w:tcPr>
                <w:tcW w:w="3243" w:type="dxa"/>
                <w:gridSpan w:val="3"/>
              </w:tcPr>
            </w:tcPrChange>
          </w:tcPr>
          <w:p>
            <w:pPr>
              <w:rPr>
                <w:highlight w:val="none"/>
              </w:rPr>
            </w:pPr>
            <w:ins w:id="116" w:author="钟珍伟" w:date="2025-09-15T15:13:00Z">
              <w:r>
                <w:rPr>
                  <w:rFonts w:hint="eastAsia"/>
                  <w:highlight w:val="none"/>
                </w:rPr>
                <w:t>主备</w:t>
              </w:r>
            </w:ins>
            <w:ins w:id="117" w:author="钟珍伟" w:date="2025-09-15T13:47:00Z">
              <w:r>
                <w:rPr>
                  <w:rFonts w:hint="eastAsia"/>
                  <w:highlight w:val="none"/>
                </w:rPr>
                <w:t>状态</w:t>
              </w:r>
            </w:ins>
          </w:p>
        </w:tc>
        <w:tc>
          <w:tcPr>
            <w:tcW w:w="720" w:type="dxa"/>
            <w:vAlign w:val="center"/>
            <w:tcPrChange w:id="118" w:author="钟珍伟" w:date="2025-09-15T13:48:00Z">
              <w:tcPr>
                <w:tcW w:w="720" w:type="dxa"/>
                <w:vAlign w:val="center"/>
              </w:tcPr>
            </w:tcPrChange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26</w:t>
            </w:r>
          </w:p>
        </w:tc>
        <w:tc>
          <w:tcPr>
            <w:tcW w:w="3374" w:type="dxa"/>
            <w:gridSpan w:val="3"/>
            <w:vAlign w:val="center"/>
            <w:tcPrChange w:id="119" w:author="钟珍伟" w:date="2025-09-15T13:48:00Z">
              <w:tcPr>
                <w:tcW w:w="3374" w:type="dxa"/>
                <w:gridSpan w:val="3"/>
                <w:vAlign w:val="center"/>
              </w:tcPr>
            </w:tcPrChange>
          </w:tcPr>
          <w:p>
            <w:pPr>
              <w:jc w:val="left"/>
              <w:rPr>
                <w:rFonts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11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27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12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 w:cs="Arial"/>
                <w:szCs w:val="21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28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MSB(1024)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13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 w:cs="Arial"/>
                <w:szCs w:val="21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29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14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  <w:highlight w:val="none"/>
              </w:rPr>
            </w:pP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>状态位：</w:t>
            </w:r>
            <w:r>
              <w:rPr>
                <w:rFonts w:ascii="Arial" w:hAnsi="Arial" w:cs="Arial"/>
                <w:highlight w:val="none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15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LSB(0.125)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>状态位：</w:t>
            </w:r>
            <w:r>
              <w:rPr>
                <w:rFonts w:ascii="Arial" w:hAnsi="Arial" w:cs="Arial"/>
                <w:highlight w:val="none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16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2" w:hRule="atLeast"/>
        </w:trPr>
        <w:tc>
          <w:tcPr>
            <w:tcW w:w="467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附注</w:t>
            </w:r>
          </w:p>
        </w:tc>
        <w:tc>
          <w:tcPr>
            <w:tcW w:w="8055" w:type="dxa"/>
            <w:gridSpan w:val="8"/>
          </w:tcPr>
          <w:p>
            <w:pPr>
              <w:rPr>
                <w:rFonts w:ascii="Arial" w:hAnsi="Arial" w:cs="Arial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>注：</w:t>
            </w:r>
          </w:p>
          <w:p>
            <w:pPr>
              <w:rPr>
                <w:highlight w:val="none"/>
              </w:rPr>
            </w:pPr>
          </w:p>
          <w:p>
            <w:pPr>
              <w:autoSpaceDE w:val="0"/>
              <w:autoSpaceDN w:val="0"/>
              <w:rPr>
                <w:rFonts w:ascii="Arial" w:hAnsi="Arial" w:cs="Arial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 xml:space="preserve">状态位：00－故障，01－无效，10－测试，11－正常；                  </w:t>
            </w:r>
          </w:p>
        </w:tc>
      </w:tr>
    </w:tbl>
    <w:p>
      <w:pPr>
        <w:spacing w:line="500" w:lineRule="exact"/>
        <w:ind w:left="420"/>
        <w:rPr>
          <w:rFonts w:hAnsi="宋体"/>
          <w:sz w:val="24"/>
          <w:highlight w:val="none"/>
        </w:rPr>
      </w:pPr>
    </w:p>
    <w:p>
      <w:pPr>
        <w:widowControl/>
        <w:jc w:val="left"/>
        <w:rPr>
          <w:rFonts w:hAnsi="宋体"/>
          <w:sz w:val="24"/>
          <w:highlight w:val="none"/>
        </w:rPr>
      </w:pPr>
      <w:r>
        <w:rPr>
          <w:rFonts w:hAnsi="宋体"/>
          <w:sz w:val="24"/>
          <w:highlight w:val="none"/>
        </w:rPr>
        <w:br w:type="page"/>
      </w:r>
    </w:p>
    <w:p>
      <w:pPr>
        <w:pStyle w:val="48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/>
        <w:contextualSpacing w:val="0"/>
        <w:jc w:val="center"/>
        <w:rPr>
          <w:rFonts w:ascii="黑体" w:hAnsi="黑体" w:eastAsia="黑体"/>
          <w:kern w:val="24"/>
          <w:szCs w:val="21"/>
          <w:highlight w:val="none"/>
        </w:rPr>
      </w:pPr>
      <w:r>
        <w:rPr>
          <w:rFonts w:hint="eastAsia" w:ascii="黑体" w:hAnsi="黑体" w:eastAsia="黑体"/>
          <w:kern w:val="24"/>
          <w:szCs w:val="21"/>
          <w:highlight w:val="none"/>
        </w:rPr>
        <w:t>RDIU到SCU ARINC429数据字12</w:t>
      </w:r>
    </w:p>
    <w:tbl>
      <w:tblPr>
        <w:tblStyle w:val="29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  <w:tblGridChange w:id="120">
          <w:tblGrid>
            <w:gridCol w:w="467"/>
            <w:gridCol w:w="718"/>
            <w:gridCol w:w="716"/>
            <w:gridCol w:w="1251"/>
            <w:gridCol w:w="1276"/>
            <w:gridCol w:w="720"/>
            <w:gridCol w:w="1059"/>
            <w:gridCol w:w="850"/>
            <w:gridCol w:w="1465"/>
          </w:tblGrid>
        </w:tblGridChange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/>
                <w:highlight w:val="none"/>
              </w:rPr>
              <w:t>空速信号</w:t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版本</w:t>
            </w:r>
          </w:p>
        </w:tc>
        <w:tc>
          <w:tcPr>
            <w:tcW w:w="1465" w:type="dxa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901" w:type="dxa"/>
            <w:gridSpan w:val="3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规范号</w:t>
            </w:r>
          </w:p>
        </w:tc>
        <w:tc>
          <w:tcPr>
            <w:tcW w:w="5370" w:type="dxa"/>
            <w:gridSpan w:val="5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376：飞控3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信</w:t>
            </w:r>
          </w:p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号</w:t>
            </w:r>
          </w:p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内</w:t>
            </w:r>
          </w:p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信号类型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源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FCM 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分    布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单    位</w:t>
            </w:r>
          </w:p>
        </w:tc>
        <w:tc>
          <w:tcPr>
            <w:tcW w:w="6621" w:type="dxa"/>
            <w:gridSpan w:val="6"/>
          </w:tcPr>
          <w:p>
            <w:pPr>
              <w:rPr>
                <w:highlight w:val="none"/>
              </w:rPr>
            </w:pPr>
            <w:r>
              <w:rPr>
                <w:rFonts w:ascii="宋体" w:hAnsi="宋体"/>
                <w:highlight w:val="none"/>
              </w:rPr>
              <w:t>K</w:t>
            </w:r>
            <w:r>
              <w:rPr>
                <w:rFonts w:hint="eastAsia" w:ascii="宋体" w:hAnsi="宋体"/>
                <w:highlight w:val="none"/>
              </w:rPr>
              <w:t>not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信号范围</w:t>
            </w:r>
          </w:p>
        </w:tc>
        <w:tc>
          <w:tcPr>
            <w:tcW w:w="6621" w:type="dxa"/>
            <w:gridSpan w:val="6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0-270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分 辨 率</w:t>
            </w:r>
          </w:p>
        </w:tc>
        <w:tc>
          <w:tcPr>
            <w:tcW w:w="6621" w:type="dxa"/>
            <w:gridSpan w:val="6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0.125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精    度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码    制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发送速率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数据格式</w:t>
            </w: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01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17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02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highlight w:val="none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18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03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19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04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20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05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06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22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07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08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24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09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ins w:id="121" w:author="钟珍伟" w:date="2025-09-15T15:13:00Z">
              <w:r>
                <w:rPr>
                  <w:rFonts w:hint="eastAsia"/>
                  <w:highlight w:val="none"/>
                </w:rPr>
                <w:t>主备</w:t>
              </w:r>
            </w:ins>
            <w:ins w:id="122" w:author="钟珍伟" w:date="2025-09-15T13:47:00Z">
              <w:r>
                <w:rPr>
                  <w:rFonts w:hint="eastAsia"/>
                  <w:highlight w:val="none"/>
                </w:rPr>
                <w:t>状态</w:t>
              </w:r>
            </w:ins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25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123" w:author="钟珍伟" w:date="2025-09-15T13:48:00Z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283" w:hRule="atLeast"/>
          <w:trPrChange w:id="123" w:author="钟珍伟" w:date="2025-09-15T13:48:00Z">
            <w:trPr>
              <w:trHeight w:val="215" w:hRule="atLeast"/>
            </w:trPr>
          </w:trPrChange>
        </w:trPr>
        <w:tc>
          <w:tcPr>
            <w:tcW w:w="467" w:type="dxa"/>
            <w:vMerge w:val="continue"/>
            <w:tcPrChange w:id="124" w:author="钟珍伟" w:date="2025-09-15T13:48:00Z">
              <w:tcPr>
                <w:tcW w:w="467" w:type="dxa"/>
                <w:vMerge w:val="continue"/>
              </w:tcPr>
            </w:tcPrChange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  <w:tcPrChange w:id="125" w:author="钟珍伟" w:date="2025-09-15T13:48:00Z">
              <w:tcPr>
                <w:tcW w:w="718" w:type="dxa"/>
                <w:vAlign w:val="center"/>
              </w:tcPr>
            </w:tcPrChange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10</w:t>
            </w:r>
          </w:p>
        </w:tc>
        <w:tc>
          <w:tcPr>
            <w:tcW w:w="3243" w:type="dxa"/>
            <w:gridSpan w:val="3"/>
            <w:tcPrChange w:id="126" w:author="钟珍伟" w:date="2025-09-15T13:48:00Z">
              <w:tcPr>
                <w:tcW w:w="3243" w:type="dxa"/>
                <w:gridSpan w:val="3"/>
              </w:tcPr>
            </w:tcPrChange>
          </w:tcPr>
          <w:p>
            <w:pPr>
              <w:rPr>
                <w:highlight w:val="none"/>
              </w:rPr>
            </w:pPr>
            <w:ins w:id="127" w:author="钟珍伟" w:date="2025-09-15T15:13:00Z">
              <w:r>
                <w:rPr>
                  <w:rFonts w:hint="eastAsia"/>
                  <w:highlight w:val="none"/>
                </w:rPr>
                <w:t>主备</w:t>
              </w:r>
            </w:ins>
            <w:ins w:id="128" w:author="钟珍伟" w:date="2025-09-15T13:47:00Z">
              <w:r>
                <w:rPr>
                  <w:rFonts w:hint="eastAsia"/>
                  <w:highlight w:val="none"/>
                </w:rPr>
                <w:t>状态</w:t>
              </w:r>
            </w:ins>
          </w:p>
        </w:tc>
        <w:tc>
          <w:tcPr>
            <w:tcW w:w="720" w:type="dxa"/>
            <w:vAlign w:val="center"/>
            <w:tcPrChange w:id="129" w:author="钟珍伟" w:date="2025-09-15T13:48:00Z">
              <w:tcPr>
                <w:tcW w:w="720" w:type="dxa"/>
                <w:vAlign w:val="center"/>
              </w:tcPr>
            </w:tcPrChange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26</w:t>
            </w:r>
          </w:p>
        </w:tc>
        <w:tc>
          <w:tcPr>
            <w:tcW w:w="3374" w:type="dxa"/>
            <w:gridSpan w:val="3"/>
            <w:vAlign w:val="center"/>
            <w:tcPrChange w:id="130" w:author="钟珍伟" w:date="2025-09-15T13:48:00Z">
              <w:tcPr>
                <w:tcW w:w="3374" w:type="dxa"/>
                <w:gridSpan w:val="3"/>
                <w:vAlign w:val="center"/>
              </w:tcPr>
            </w:tcPrChange>
          </w:tcPr>
          <w:p>
            <w:pPr>
              <w:jc w:val="left"/>
              <w:rPr>
                <w:rFonts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11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27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12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 w:cs="Arial"/>
                <w:szCs w:val="21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28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MSB(1024)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13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 w:cs="Arial"/>
                <w:szCs w:val="21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29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14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  <w:highlight w:val="none"/>
              </w:rPr>
            </w:pP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>状态位：</w:t>
            </w:r>
            <w:r>
              <w:rPr>
                <w:rFonts w:ascii="Arial" w:hAnsi="Arial" w:cs="Arial"/>
                <w:highlight w:val="none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15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LSB(0.125)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>状态位：</w:t>
            </w:r>
            <w:r>
              <w:rPr>
                <w:rFonts w:ascii="Arial" w:hAnsi="Arial" w:cs="Arial"/>
                <w:highlight w:val="none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16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2" w:hRule="atLeast"/>
        </w:trPr>
        <w:tc>
          <w:tcPr>
            <w:tcW w:w="467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附注</w:t>
            </w:r>
          </w:p>
        </w:tc>
        <w:tc>
          <w:tcPr>
            <w:tcW w:w="8055" w:type="dxa"/>
            <w:gridSpan w:val="8"/>
          </w:tcPr>
          <w:p>
            <w:pPr>
              <w:rPr>
                <w:rFonts w:ascii="Arial" w:hAnsi="Arial" w:cs="Arial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>注：</w:t>
            </w:r>
          </w:p>
          <w:p>
            <w:pPr>
              <w:rPr>
                <w:highlight w:val="none"/>
              </w:rPr>
            </w:pPr>
          </w:p>
          <w:p>
            <w:pPr>
              <w:autoSpaceDE w:val="0"/>
              <w:autoSpaceDN w:val="0"/>
              <w:rPr>
                <w:rFonts w:ascii="Arial" w:hAnsi="Arial" w:cs="Arial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 xml:space="preserve">状态位：00－故障，01－无效，10－测试，11－正常；                  </w:t>
            </w:r>
          </w:p>
        </w:tc>
      </w:tr>
    </w:tbl>
    <w:p>
      <w:pPr>
        <w:widowControl/>
        <w:jc w:val="left"/>
        <w:rPr>
          <w:rFonts w:hAnsi="宋体"/>
          <w:sz w:val="24"/>
          <w:highlight w:val="none"/>
        </w:rPr>
      </w:pPr>
    </w:p>
    <w:p>
      <w:pPr>
        <w:widowControl/>
        <w:jc w:val="left"/>
        <w:rPr>
          <w:rFonts w:hAnsi="宋体"/>
          <w:sz w:val="24"/>
          <w:highlight w:val="none"/>
        </w:rPr>
      </w:pPr>
    </w:p>
    <w:p>
      <w:pPr>
        <w:widowControl/>
        <w:jc w:val="left"/>
        <w:rPr>
          <w:rFonts w:hAnsi="宋体"/>
          <w:sz w:val="24"/>
          <w:highlight w:val="none"/>
        </w:rPr>
      </w:pPr>
    </w:p>
    <w:p>
      <w:pPr>
        <w:widowControl/>
        <w:jc w:val="left"/>
        <w:rPr>
          <w:rFonts w:hAnsi="宋体"/>
          <w:sz w:val="24"/>
          <w:highlight w:val="none"/>
        </w:rPr>
      </w:pPr>
    </w:p>
    <w:p>
      <w:pPr>
        <w:widowControl/>
        <w:jc w:val="left"/>
        <w:rPr>
          <w:rFonts w:hAnsi="宋体"/>
          <w:sz w:val="24"/>
          <w:highlight w:val="none"/>
        </w:rPr>
      </w:pPr>
    </w:p>
    <w:p>
      <w:pPr>
        <w:widowControl/>
        <w:jc w:val="left"/>
        <w:rPr>
          <w:rFonts w:hAnsi="宋体"/>
          <w:sz w:val="24"/>
          <w:highlight w:val="none"/>
        </w:rPr>
      </w:pPr>
    </w:p>
    <w:p>
      <w:pPr>
        <w:widowControl/>
        <w:jc w:val="left"/>
        <w:rPr>
          <w:rFonts w:hAnsi="宋体"/>
          <w:sz w:val="24"/>
          <w:highlight w:val="none"/>
        </w:rPr>
      </w:pPr>
    </w:p>
    <w:p>
      <w:pPr>
        <w:widowControl/>
        <w:jc w:val="left"/>
        <w:rPr>
          <w:rFonts w:hAnsi="宋体"/>
          <w:sz w:val="24"/>
          <w:highlight w:val="none"/>
        </w:rPr>
      </w:pPr>
    </w:p>
    <w:p>
      <w:pPr>
        <w:widowControl/>
        <w:jc w:val="left"/>
        <w:rPr>
          <w:rFonts w:hAnsi="宋体"/>
          <w:sz w:val="24"/>
          <w:highlight w:val="none"/>
        </w:rPr>
      </w:pPr>
    </w:p>
    <w:p>
      <w:pPr>
        <w:widowControl/>
        <w:jc w:val="left"/>
        <w:rPr>
          <w:rFonts w:hAnsi="宋体"/>
          <w:sz w:val="24"/>
          <w:highlight w:val="none"/>
        </w:rPr>
      </w:pPr>
    </w:p>
    <w:p>
      <w:pPr>
        <w:widowControl/>
        <w:jc w:val="left"/>
        <w:rPr>
          <w:rFonts w:hAnsi="宋体"/>
          <w:sz w:val="24"/>
          <w:highlight w:val="none"/>
        </w:rPr>
      </w:pPr>
    </w:p>
    <w:p>
      <w:pPr>
        <w:widowControl/>
        <w:jc w:val="left"/>
        <w:rPr>
          <w:rFonts w:hAnsi="宋体"/>
          <w:sz w:val="24"/>
          <w:highlight w:val="none"/>
        </w:rPr>
      </w:pPr>
    </w:p>
    <w:p>
      <w:pPr>
        <w:widowControl/>
        <w:jc w:val="left"/>
        <w:rPr>
          <w:rFonts w:hAnsi="宋体"/>
          <w:sz w:val="24"/>
          <w:highlight w:val="none"/>
        </w:rPr>
      </w:pPr>
    </w:p>
    <w:p>
      <w:pPr>
        <w:widowControl/>
        <w:jc w:val="left"/>
        <w:rPr>
          <w:rFonts w:hAnsi="宋体"/>
          <w:sz w:val="24"/>
          <w:highlight w:val="none"/>
        </w:rPr>
      </w:pPr>
    </w:p>
    <w:p>
      <w:pPr>
        <w:pStyle w:val="48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/>
        <w:contextualSpacing w:val="0"/>
        <w:jc w:val="center"/>
        <w:rPr>
          <w:rFonts w:ascii="黑体" w:hAnsi="黑体" w:eastAsia="黑体"/>
          <w:kern w:val="24"/>
          <w:szCs w:val="21"/>
          <w:highlight w:val="none"/>
        </w:rPr>
      </w:pPr>
      <w:r>
        <w:rPr>
          <w:rFonts w:hint="eastAsia" w:ascii="黑体" w:hAnsi="黑体" w:eastAsia="黑体"/>
          <w:kern w:val="24"/>
          <w:szCs w:val="21"/>
          <w:highlight w:val="none"/>
        </w:rPr>
        <w:t>RDIU到SCU ARINC429数据字13</w:t>
      </w:r>
    </w:p>
    <w:tbl>
      <w:tblPr>
        <w:tblStyle w:val="29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  <w:tblGridChange w:id="131">
          <w:tblGrid>
            <w:gridCol w:w="467"/>
            <w:gridCol w:w="718"/>
            <w:gridCol w:w="716"/>
            <w:gridCol w:w="1251"/>
            <w:gridCol w:w="1276"/>
            <w:gridCol w:w="720"/>
            <w:gridCol w:w="1059"/>
            <w:gridCol w:w="850"/>
            <w:gridCol w:w="1465"/>
          </w:tblGrid>
        </w:tblGridChange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/>
                <w:highlight w:val="none"/>
              </w:rPr>
              <w:t>空速信号</w:t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版本</w:t>
            </w:r>
          </w:p>
        </w:tc>
        <w:tc>
          <w:tcPr>
            <w:tcW w:w="1465" w:type="dxa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901" w:type="dxa"/>
            <w:gridSpan w:val="3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规范号</w:t>
            </w:r>
          </w:p>
        </w:tc>
        <w:tc>
          <w:tcPr>
            <w:tcW w:w="5370" w:type="dxa"/>
            <w:gridSpan w:val="5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377：飞控4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信</w:t>
            </w:r>
          </w:p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号</w:t>
            </w:r>
          </w:p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内</w:t>
            </w:r>
          </w:p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信号类型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源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FCM 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分    布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单    位</w:t>
            </w:r>
          </w:p>
        </w:tc>
        <w:tc>
          <w:tcPr>
            <w:tcW w:w="6621" w:type="dxa"/>
            <w:gridSpan w:val="6"/>
          </w:tcPr>
          <w:p>
            <w:pPr>
              <w:rPr>
                <w:highlight w:val="none"/>
              </w:rPr>
            </w:pPr>
            <w:r>
              <w:rPr>
                <w:rFonts w:ascii="宋体" w:hAnsi="宋体"/>
                <w:highlight w:val="none"/>
              </w:rPr>
              <w:t>K</w:t>
            </w:r>
            <w:r>
              <w:rPr>
                <w:rFonts w:hint="eastAsia" w:ascii="宋体" w:hAnsi="宋体"/>
                <w:highlight w:val="none"/>
              </w:rPr>
              <w:t>not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信号范围</w:t>
            </w:r>
          </w:p>
        </w:tc>
        <w:tc>
          <w:tcPr>
            <w:tcW w:w="6621" w:type="dxa"/>
            <w:gridSpan w:val="6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0-270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分 辨 率</w:t>
            </w:r>
          </w:p>
        </w:tc>
        <w:tc>
          <w:tcPr>
            <w:tcW w:w="6621" w:type="dxa"/>
            <w:gridSpan w:val="6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0.125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精    度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码    制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发送速率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数据格式</w:t>
            </w: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01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17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02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highlight w:val="none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18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03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19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04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20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05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06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22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07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08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24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09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ins w:id="132" w:author="钟珍伟" w:date="2025-09-15T15:13:00Z">
              <w:r>
                <w:rPr>
                  <w:rFonts w:hint="eastAsia"/>
                  <w:highlight w:val="none"/>
                </w:rPr>
                <w:t>主备</w:t>
              </w:r>
            </w:ins>
            <w:ins w:id="133" w:author="钟珍伟" w:date="2025-09-15T13:47:00Z">
              <w:r>
                <w:rPr>
                  <w:rFonts w:hint="eastAsia"/>
                  <w:highlight w:val="none"/>
                </w:rPr>
                <w:t>状态</w:t>
              </w:r>
            </w:ins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25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134" w:author="钟珍伟" w:date="2025-09-15T13:48:00Z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283" w:hRule="atLeast"/>
          <w:trPrChange w:id="134" w:author="钟珍伟" w:date="2025-09-15T13:48:00Z">
            <w:trPr>
              <w:trHeight w:val="215" w:hRule="atLeast"/>
            </w:trPr>
          </w:trPrChange>
        </w:trPr>
        <w:tc>
          <w:tcPr>
            <w:tcW w:w="467" w:type="dxa"/>
            <w:vMerge w:val="continue"/>
            <w:tcPrChange w:id="135" w:author="钟珍伟" w:date="2025-09-15T13:48:00Z">
              <w:tcPr>
                <w:tcW w:w="467" w:type="dxa"/>
                <w:vMerge w:val="continue"/>
              </w:tcPr>
            </w:tcPrChange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  <w:tcPrChange w:id="136" w:author="钟珍伟" w:date="2025-09-15T13:48:00Z">
              <w:tcPr>
                <w:tcW w:w="718" w:type="dxa"/>
                <w:vAlign w:val="center"/>
              </w:tcPr>
            </w:tcPrChange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10</w:t>
            </w:r>
          </w:p>
        </w:tc>
        <w:tc>
          <w:tcPr>
            <w:tcW w:w="3243" w:type="dxa"/>
            <w:gridSpan w:val="3"/>
            <w:tcPrChange w:id="137" w:author="钟珍伟" w:date="2025-09-15T13:48:00Z">
              <w:tcPr>
                <w:tcW w:w="3243" w:type="dxa"/>
                <w:gridSpan w:val="3"/>
              </w:tcPr>
            </w:tcPrChange>
          </w:tcPr>
          <w:p>
            <w:pPr>
              <w:rPr>
                <w:highlight w:val="none"/>
              </w:rPr>
            </w:pPr>
            <w:ins w:id="138" w:author="钟珍伟" w:date="2025-09-15T15:13:00Z">
              <w:r>
                <w:rPr>
                  <w:rFonts w:hint="eastAsia"/>
                  <w:highlight w:val="none"/>
                </w:rPr>
                <w:t>主备</w:t>
              </w:r>
            </w:ins>
            <w:ins w:id="139" w:author="钟珍伟" w:date="2025-09-15T13:47:00Z">
              <w:r>
                <w:rPr>
                  <w:rFonts w:hint="eastAsia"/>
                  <w:highlight w:val="none"/>
                </w:rPr>
                <w:t>状态</w:t>
              </w:r>
            </w:ins>
          </w:p>
        </w:tc>
        <w:tc>
          <w:tcPr>
            <w:tcW w:w="720" w:type="dxa"/>
            <w:vAlign w:val="center"/>
            <w:tcPrChange w:id="140" w:author="钟珍伟" w:date="2025-09-15T13:48:00Z">
              <w:tcPr>
                <w:tcW w:w="720" w:type="dxa"/>
                <w:vAlign w:val="center"/>
              </w:tcPr>
            </w:tcPrChange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26</w:t>
            </w:r>
          </w:p>
        </w:tc>
        <w:tc>
          <w:tcPr>
            <w:tcW w:w="3374" w:type="dxa"/>
            <w:gridSpan w:val="3"/>
            <w:vAlign w:val="center"/>
            <w:tcPrChange w:id="141" w:author="钟珍伟" w:date="2025-09-15T13:48:00Z">
              <w:tcPr>
                <w:tcW w:w="3374" w:type="dxa"/>
                <w:gridSpan w:val="3"/>
                <w:vAlign w:val="center"/>
              </w:tcPr>
            </w:tcPrChange>
          </w:tcPr>
          <w:p>
            <w:pPr>
              <w:jc w:val="left"/>
              <w:rPr>
                <w:rFonts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11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27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12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 w:cs="Arial"/>
                <w:szCs w:val="21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28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MSB(1024)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13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 w:cs="Arial"/>
                <w:szCs w:val="21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29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14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  <w:highlight w:val="none"/>
              </w:rPr>
            </w:pP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>状态位：</w:t>
            </w:r>
            <w:r>
              <w:rPr>
                <w:rFonts w:ascii="Arial" w:hAnsi="Arial" w:cs="Arial"/>
                <w:highlight w:val="none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15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LSB(0.125)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>状态位：</w:t>
            </w:r>
            <w:r>
              <w:rPr>
                <w:rFonts w:ascii="Arial" w:hAnsi="Arial" w:cs="Arial"/>
                <w:highlight w:val="none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16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2" w:hRule="atLeast"/>
        </w:trPr>
        <w:tc>
          <w:tcPr>
            <w:tcW w:w="467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附注</w:t>
            </w:r>
          </w:p>
        </w:tc>
        <w:tc>
          <w:tcPr>
            <w:tcW w:w="8055" w:type="dxa"/>
            <w:gridSpan w:val="8"/>
          </w:tcPr>
          <w:p>
            <w:pPr>
              <w:rPr>
                <w:rFonts w:ascii="Arial" w:hAnsi="Arial" w:cs="Arial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>注：</w:t>
            </w:r>
          </w:p>
          <w:p>
            <w:pPr>
              <w:rPr>
                <w:highlight w:val="none"/>
              </w:rPr>
            </w:pPr>
          </w:p>
          <w:p>
            <w:pPr>
              <w:autoSpaceDE w:val="0"/>
              <w:autoSpaceDN w:val="0"/>
              <w:rPr>
                <w:rFonts w:ascii="Arial" w:hAnsi="Arial" w:cs="Arial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 xml:space="preserve">状态位：00－故障，01－无效，10－测试，11－正常；                  </w:t>
            </w:r>
          </w:p>
        </w:tc>
      </w:tr>
    </w:tbl>
    <w:p>
      <w:pPr>
        <w:widowControl/>
        <w:jc w:val="left"/>
        <w:rPr>
          <w:rFonts w:hAnsi="宋体"/>
          <w:sz w:val="24"/>
          <w:highlight w:val="none"/>
        </w:rPr>
      </w:pPr>
    </w:p>
    <w:p>
      <w:pPr>
        <w:spacing w:line="500" w:lineRule="exact"/>
        <w:ind w:left="420"/>
        <w:rPr>
          <w:rFonts w:hAnsi="宋体"/>
          <w:sz w:val="24"/>
          <w:highlight w:val="none"/>
        </w:rPr>
      </w:pPr>
    </w:p>
    <w:p>
      <w:pPr>
        <w:spacing w:line="500" w:lineRule="exact"/>
        <w:ind w:left="420"/>
        <w:rPr>
          <w:rFonts w:hAnsi="宋体"/>
          <w:sz w:val="24"/>
          <w:highlight w:val="none"/>
        </w:rPr>
      </w:pPr>
    </w:p>
    <w:p>
      <w:pPr>
        <w:spacing w:line="500" w:lineRule="exact"/>
        <w:ind w:left="420"/>
        <w:rPr>
          <w:rFonts w:hAnsi="宋体"/>
          <w:sz w:val="24"/>
          <w:highlight w:val="none"/>
        </w:rPr>
      </w:pPr>
    </w:p>
    <w:p>
      <w:pPr>
        <w:spacing w:line="500" w:lineRule="exact"/>
        <w:ind w:left="420"/>
        <w:rPr>
          <w:rFonts w:hAnsi="宋体"/>
          <w:sz w:val="24"/>
          <w:highlight w:val="none"/>
        </w:rPr>
      </w:pPr>
    </w:p>
    <w:p>
      <w:pPr>
        <w:spacing w:line="500" w:lineRule="exact"/>
        <w:ind w:left="420"/>
        <w:rPr>
          <w:rFonts w:hAnsi="宋体"/>
          <w:sz w:val="24"/>
          <w:highlight w:val="none"/>
        </w:rPr>
      </w:pPr>
    </w:p>
    <w:p>
      <w:pPr>
        <w:spacing w:line="500" w:lineRule="exact"/>
        <w:ind w:left="420"/>
        <w:rPr>
          <w:rFonts w:hAnsi="宋体"/>
          <w:sz w:val="24"/>
          <w:highlight w:val="none"/>
        </w:rPr>
      </w:pPr>
    </w:p>
    <w:p>
      <w:pPr>
        <w:spacing w:line="500" w:lineRule="exact"/>
        <w:ind w:left="420"/>
        <w:rPr>
          <w:rFonts w:hAnsi="宋体"/>
          <w:sz w:val="24"/>
          <w:highlight w:val="none"/>
        </w:rPr>
      </w:pPr>
    </w:p>
    <w:p>
      <w:pPr>
        <w:spacing w:line="500" w:lineRule="exact"/>
        <w:ind w:left="420"/>
        <w:rPr>
          <w:rFonts w:hAnsi="宋体"/>
          <w:sz w:val="24"/>
          <w:highlight w:val="none"/>
        </w:rPr>
      </w:pPr>
    </w:p>
    <w:p>
      <w:pPr>
        <w:spacing w:line="500" w:lineRule="exact"/>
        <w:ind w:left="420"/>
        <w:rPr>
          <w:rFonts w:hAnsi="宋体"/>
          <w:sz w:val="24"/>
          <w:highlight w:val="none"/>
        </w:rPr>
      </w:pPr>
      <w:r>
        <w:rPr>
          <w:rFonts w:hint="eastAsia" w:hAnsi="宋体"/>
          <w:sz w:val="24"/>
          <w:highlight w:val="none"/>
        </w:rPr>
        <w:t>刹车系统BCMU&amp;ABCU通过RDIU转发转弯信号</w:t>
      </w:r>
    </w:p>
    <w:p>
      <w:pPr>
        <w:pStyle w:val="4"/>
        <w:rPr>
          <w:highlight w:val="none"/>
        </w:rPr>
      </w:pPr>
      <w:r>
        <w:rPr>
          <w:highlight w:val="none"/>
        </w:rPr>
        <w:t>发送A429信号SDI定义</w:t>
      </w:r>
    </w:p>
    <w:p>
      <w:pPr>
        <w:rPr>
          <w:highlight w:val="none"/>
        </w:rPr>
      </w:pPr>
      <w:r>
        <w:rPr>
          <w:rFonts w:hint="eastAsia"/>
          <w:highlight w:val="none"/>
        </w:rPr>
        <w:t>机轮刹车系统通过A429总线发出的消息以各Label bit9和bit10 组成的SDI区分ABCU和BCMU，原则见表1所示。</w:t>
      </w:r>
    </w:p>
    <w:p>
      <w:pPr>
        <w:pStyle w:val="114"/>
        <w:adjustRightInd w:val="0"/>
        <w:snapToGrid w:val="0"/>
        <w:rPr>
          <w:rFonts w:cs="黑体"/>
          <w:highlight w:val="none"/>
        </w:rPr>
      </w:pPr>
      <w:bookmarkStart w:id="2" w:name="_Toc20959"/>
      <w:r>
        <w:rPr>
          <w:rFonts w:cs="黑体"/>
          <w:highlight w:val="none"/>
        </w:rPr>
        <w:t xml:space="preserve">表1  </w:t>
      </w:r>
      <w:r>
        <w:rPr>
          <w:rFonts w:hint="eastAsia" w:cs="黑体"/>
          <w:highlight w:val="none"/>
        </w:rPr>
        <w:t>机轮刹车系统发送信号</w:t>
      </w:r>
      <w:r>
        <w:rPr>
          <w:rFonts w:cs="黑体"/>
          <w:highlight w:val="none"/>
        </w:rPr>
        <w:t>SDI原则</w:t>
      </w:r>
      <w:bookmarkEnd w:id="2"/>
    </w:p>
    <w:tbl>
      <w:tblPr>
        <w:tblStyle w:val="2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8"/>
        <w:gridCol w:w="1828"/>
        <w:gridCol w:w="383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656" w:type="dxa"/>
            <w:gridSpan w:val="2"/>
            <w:tcMar>
              <w:left w:w="60" w:type="dxa"/>
              <w:right w:w="60" w:type="dxa"/>
            </w:tcMar>
            <w:vAlign w:val="center"/>
          </w:tcPr>
          <w:p>
            <w:pPr>
              <w:pStyle w:val="83"/>
              <w:jc w:val="center"/>
              <w:rPr>
                <w:rFonts w:ascii="Times New Roman"/>
                <w:sz w:val="21"/>
                <w:szCs w:val="21"/>
                <w:highlight w:val="none"/>
              </w:rPr>
            </w:pPr>
            <w:r>
              <w:rPr>
                <w:rFonts w:ascii="Times New Roman"/>
                <w:sz w:val="21"/>
                <w:szCs w:val="21"/>
                <w:highlight w:val="none"/>
              </w:rPr>
              <w:t>BIT</w:t>
            </w:r>
          </w:p>
        </w:tc>
        <w:tc>
          <w:tcPr>
            <w:tcW w:w="3839" w:type="dxa"/>
            <w:vMerge w:val="restart"/>
            <w:tcMar>
              <w:left w:w="60" w:type="dxa"/>
              <w:right w:w="60" w:type="dxa"/>
            </w:tcMar>
            <w:vAlign w:val="center"/>
          </w:tcPr>
          <w:p>
            <w:pPr>
              <w:pStyle w:val="83"/>
              <w:jc w:val="center"/>
              <w:rPr>
                <w:rFonts w:ascii="Times New Roman"/>
                <w:sz w:val="21"/>
                <w:szCs w:val="21"/>
                <w:highlight w:val="none"/>
              </w:rPr>
            </w:pPr>
            <w:r>
              <w:rPr>
                <w:rFonts w:ascii="Times New Roman"/>
                <w:sz w:val="21"/>
                <w:szCs w:val="21"/>
                <w:highlight w:val="none"/>
              </w:rPr>
              <w:t>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8" w:type="dxa"/>
            <w:tcMar>
              <w:left w:w="60" w:type="dxa"/>
              <w:right w:w="60" w:type="dxa"/>
            </w:tcMar>
            <w:vAlign w:val="center"/>
          </w:tcPr>
          <w:p>
            <w:pPr>
              <w:pStyle w:val="83"/>
              <w:jc w:val="center"/>
              <w:rPr>
                <w:rFonts w:ascii="Times New Roman"/>
                <w:sz w:val="21"/>
                <w:szCs w:val="21"/>
                <w:highlight w:val="none"/>
              </w:rPr>
            </w:pPr>
            <w:r>
              <w:rPr>
                <w:rFonts w:ascii="Times New Roman"/>
                <w:sz w:val="21"/>
                <w:szCs w:val="21"/>
                <w:highlight w:val="none"/>
              </w:rPr>
              <w:t>10</w:t>
            </w:r>
          </w:p>
        </w:tc>
        <w:tc>
          <w:tcPr>
            <w:tcW w:w="1828" w:type="dxa"/>
            <w:tcMar>
              <w:left w:w="60" w:type="dxa"/>
              <w:right w:w="60" w:type="dxa"/>
            </w:tcMar>
            <w:vAlign w:val="center"/>
          </w:tcPr>
          <w:p>
            <w:pPr>
              <w:pStyle w:val="83"/>
              <w:jc w:val="center"/>
              <w:rPr>
                <w:rFonts w:ascii="Times New Roman"/>
                <w:sz w:val="21"/>
                <w:szCs w:val="21"/>
                <w:highlight w:val="none"/>
              </w:rPr>
            </w:pPr>
            <w:r>
              <w:rPr>
                <w:rFonts w:ascii="Times New Roman"/>
                <w:sz w:val="21"/>
                <w:szCs w:val="21"/>
                <w:highlight w:val="none"/>
              </w:rPr>
              <w:t>9</w:t>
            </w:r>
          </w:p>
        </w:tc>
        <w:tc>
          <w:tcPr>
            <w:tcW w:w="3839" w:type="dxa"/>
            <w:vMerge w:val="continue"/>
            <w:tcMar>
              <w:left w:w="60" w:type="dxa"/>
              <w:right w:w="60" w:type="dxa"/>
            </w:tcMar>
            <w:vAlign w:val="center"/>
          </w:tcPr>
          <w:p>
            <w:pPr>
              <w:pStyle w:val="83"/>
              <w:jc w:val="center"/>
              <w:rPr>
                <w:rFonts w:ascii="Times New Roman"/>
                <w:sz w:val="21"/>
                <w:szCs w:val="21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8" w:type="dxa"/>
            <w:tcMar>
              <w:left w:w="60" w:type="dxa"/>
              <w:right w:w="60" w:type="dxa"/>
            </w:tcMar>
            <w:vAlign w:val="center"/>
          </w:tcPr>
          <w:p>
            <w:pPr>
              <w:pStyle w:val="83"/>
              <w:jc w:val="center"/>
              <w:rPr>
                <w:rFonts w:ascii="Times New Roman"/>
                <w:sz w:val="21"/>
                <w:szCs w:val="21"/>
                <w:highlight w:val="none"/>
              </w:rPr>
            </w:pPr>
            <w:r>
              <w:rPr>
                <w:rFonts w:ascii="Times New Roman"/>
                <w:sz w:val="21"/>
                <w:szCs w:val="21"/>
                <w:highlight w:val="none"/>
              </w:rPr>
              <w:t>1</w:t>
            </w:r>
          </w:p>
        </w:tc>
        <w:tc>
          <w:tcPr>
            <w:tcW w:w="1828" w:type="dxa"/>
            <w:tcMar>
              <w:left w:w="60" w:type="dxa"/>
              <w:right w:w="60" w:type="dxa"/>
            </w:tcMar>
            <w:vAlign w:val="center"/>
          </w:tcPr>
          <w:p>
            <w:pPr>
              <w:pStyle w:val="83"/>
              <w:jc w:val="center"/>
              <w:rPr>
                <w:rFonts w:ascii="Times New Roman"/>
                <w:sz w:val="21"/>
                <w:szCs w:val="21"/>
                <w:highlight w:val="none"/>
              </w:rPr>
            </w:pPr>
            <w:r>
              <w:rPr>
                <w:rFonts w:ascii="Times New Roman"/>
                <w:sz w:val="21"/>
                <w:szCs w:val="21"/>
                <w:highlight w:val="none"/>
              </w:rPr>
              <w:t>0</w:t>
            </w:r>
          </w:p>
        </w:tc>
        <w:tc>
          <w:tcPr>
            <w:tcW w:w="3839" w:type="dxa"/>
            <w:tcMar>
              <w:left w:w="60" w:type="dxa"/>
              <w:right w:w="60" w:type="dxa"/>
            </w:tcMar>
            <w:vAlign w:val="center"/>
          </w:tcPr>
          <w:p>
            <w:pPr>
              <w:pStyle w:val="83"/>
              <w:jc w:val="center"/>
              <w:rPr>
                <w:rFonts w:ascii="Times New Roman"/>
                <w:sz w:val="21"/>
                <w:szCs w:val="21"/>
                <w:highlight w:val="none"/>
              </w:rPr>
            </w:pPr>
            <w:r>
              <w:rPr>
                <w:rFonts w:ascii="Times New Roman"/>
                <w:sz w:val="21"/>
                <w:szCs w:val="21"/>
                <w:highlight w:val="none"/>
              </w:rPr>
              <w:t>ABCU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8" w:type="dxa"/>
            <w:tcMar>
              <w:left w:w="60" w:type="dxa"/>
              <w:right w:w="60" w:type="dxa"/>
            </w:tcMar>
            <w:vAlign w:val="center"/>
          </w:tcPr>
          <w:p>
            <w:pPr>
              <w:pStyle w:val="83"/>
              <w:jc w:val="center"/>
              <w:rPr>
                <w:rFonts w:ascii="Times New Roman"/>
                <w:sz w:val="21"/>
                <w:szCs w:val="21"/>
                <w:highlight w:val="none"/>
              </w:rPr>
            </w:pPr>
            <w:r>
              <w:rPr>
                <w:rFonts w:ascii="Times New Roman"/>
                <w:sz w:val="21"/>
                <w:szCs w:val="21"/>
                <w:highlight w:val="none"/>
              </w:rPr>
              <w:t>0</w:t>
            </w:r>
          </w:p>
        </w:tc>
        <w:tc>
          <w:tcPr>
            <w:tcW w:w="1828" w:type="dxa"/>
            <w:tcMar>
              <w:left w:w="60" w:type="dxa"/>
              <w:right w:w="60" w:type="dxa"/>
            </w:tcMar>
            <w:vAlign w:val="center"/>
          </w:tcPr>
          <w:p>
            <w:pPr>
              <w:pStyle w:val="83"/>
              <w:jc w:val="center"/>
              <w:rPr>
                <w:rFonts w:ascii="Times New Roman"/>
                <w:sz w:val="21"/>
                <w:szCs w:val="21"/>
                <w:highlight w:val="none"/>
              </w:rPr>
            </w:pPr>
            <w:r>
              <w:rPr>
                <w:rFonts w:ascii="Times New Roman"/>
                <w:sz w:val="21"/>
                <w:szCs w:val="21"/>
                <w:highlight w:val="none"/>
              </w:rPr>
              <w:t>1</w:t>
            </w:r>
          </w:p>
        </w:tc>
        <w:tc>
          <w:tcPr>
            <w:tcW w:w="3839" w:type="dxa"/>
            <w:tcMar>
              <w:left w:w="60" w:type="dxa"/>
              <w:right w:w="60" w:type="dxa"/>
            </w:tcMar>
            <w:vAlign w:val="center"/>
          </w:tcPr>
          <w:p>
            <w:pPr>
              <w:pStyle w:val="83"/>
              <w:jc w:val="center"/>
              <w:rPr>
                <w:rFonts w:ascii="Times New Roman"/>
                <w:sz w:val="21"/>
                <w:szCs w:val="21"/>
                <w:highlight w:val="none"/>
              </w:rPr>
            </w:pPr>
            <w:r>
              <w:rPr>
                <w:rFonts w:ascii="Times New Roman"/>
                <w:sz w:val="21"/>
                <w:szCs w:val="21"/>
                <w:highlight w:val="none"/>
              </w:rPr>
              <w:t>BCMU</w:t>
            </w:r>
          </w:p>
        </w:tc>
      </w:tr>
    </w:tbl>
    <w:p>
      <w:pPr>
        <w:spacing w:line="500" w:lineRule="exact"/>
        <w:rPr>
          <w:rFonts w:hAnsi="宋体"/>
          <w:sz w:val="24"/>
          <w:highlight w:val="none"/>
        </w:rPr>
      </w:pPr>
    </w:p>
    <w:p>
      <w:pPr>
        <w:pStyle w:val="48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/>
        <w:contextualSpacing w:val="0"/>
        <w:jc w:val="center"/>
        <w:rPr>
          <w:rFonts w:ascii="黑体" w:hAnsi="黑体" w:eastAsia="黑体"/>
          <w:kern w:val="24"/>
          <w:szCs w:val="21"/>
          <w:highlight w:val="none"/>
        </w:rPr>
      </w:pPr>
      <w:r>
        <w:rPr>
          <w:rFonts w:hint="eastAsia" w:ascii="黑体" w:hAnsi="黑体" w:eastAsia="黑体"/>
          <w:kern w:val="24"/>
          <w:szCs w:val="21"/>
          <w:highlight w:val="none"/>
        </w:rPr>
        <w:t xml:space="preserve"> RDIU到SCU ARINC429数据字14</w:t>
      </w:r>
    </w:p>
    <w:tbl>
      <w:tblPr>
        <w:tblStyle w:val="29"/>
        <w:tblpPr w:leftFromText="180" w:rightFromText="180" w:vertAnchor="text" w:tblpXSpec="center" w:tblpY="1"/>
        <w:tblOverlap w:val="never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"/>
        <w:gridCol w:w="782"/>
        <w:gridCol w:w="782"/>
        <w:gridCol w:w="1361"/>
        <w:gridCol w:w="1391"/>
        <w:gridCol w:w="783"/>
        <w:gridCol w:w="1153"/>
        <w:gridCol w:w="925"/>
        <w:gridCol w:w="16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tblHeader/>
        </w:trPr>
        <w:tc>
          <w:tcPr>
            <w:tcW w:w="1114" w:type="pct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前轮转弯系统</w:t>
            </w:r>
          </w:p>
        </w:tc>
        <w:tc>
          <w:tcPr>
            <w:tcW w:w="733" w:type="pc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信号名称</w:t>
            </w:r>
          </w:p>
        </w:tc>
        <w:tc>
          <w:tcPr>
            <w:tcW w:w="1792" w:type="pct"/>
            <w:gridSpan w:val="3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左起落架平均轮速</w:t>
            </w:r>
          </w:p>
        </w:tc>
        <w:tc>
          <w:tcPr>
            <w:tcW w:w="498" w:type="pct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版本</w:t>
            </w:r>
          </w:p>
        </w:tc>
        <w:tc>
          <w:tcPr>
            <w:tcW w:w="861" w:type="pct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114" w:type="pct"/>
            <w:gridSpan w:val="3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33" w:type="pct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LABEL</w:t>
            </w:r>
          </w:p>
        </w:tc>
        <w:tc>
          <w:tcPr>
            <w:tcW w:w="3151" w:type="pct"/>
            <w:gridSpan w:val="5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002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272" w:type="pct"/>
            <w:vMerge w:val="restart"/>
            <w:vAlign w:val="center"/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信</w:t>
            </w:r>
          </w:p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号</w:t>
            </w:r>
          </w:p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内</w:t>
            </w:r>
          </w:p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容</w:t>
            </w:r>
          </w:p>
        </w:tc>
        <w:tc>
          <w:tcPr>
            <w:tcW w:w="842" w:type="pct"/>
            <w:gridSpan w:val="2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信号类型</w:t>
            </w:r>
          </w:p>
        </w:tc>
        <w:tc>
          <w:tcPr>
            <w:tcW w:w="3885" w:type="pct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272" w:type="pct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842" w:type="pct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源</w:t>
            </w:r>
          </w:p>
        </w:tc>
        <w:tc>
          <w:tcPr>
            <w:tcW w:w="3885" w:type="pct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BCMU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272" w:type="pct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842" w:type="pct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分    布</w:t>
            </w:r>
          </w:p>
        </w:tc>
        <w:tc>
          <w:tcPr>
            <w:tcW w:w="3885" w:type="pct"/>
            <w:gridSpan w:val="6"/>
          </w:tcPr>
          <w:p>
            <w:pPr>
              <w:rPr>
                <w:rFonts w:ascii="宋体" w:hAnsi="宋体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272" w:type="pct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842" w:type="pct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单    位</w:t>
            </w:r>
          </w:p>
        </w:tc>
        <w:tc>
          <w:tcPr>
            <w:tcW w:w="3885" w:type="pct"/>
            <w:gridSpan w:val="6"/>
          </w:tcPr>
          <w:p>
            <w:pPr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sz w:val="22"/>
                <w:szCs w:val="22"/>
                <w:highlight w:val="none"/>
              </w:rPr>
              <w:t>km/h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272" w:type="pct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842" w:type="pct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信号范围</w:t>
            </w:r>
          </w:p>
        </w:tc>
        <w:tc>
          <w:tcPr>
            <w:tcW w:w="3885" w:type="pct"/>
            <w:gridSpan w:val="6"/>
          </w:tcPr>
          <w:p>
            <w:pPr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sz w:val="22"/>
                <w:szCs w:val="22"/>
                <w:highlight w:val="none"/>
              </w:rPr>
              <w:t>0-510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272" w:type="pct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842" w:type="pct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分 辨 率</w:t>
            </w:r>
          </w:p>
        </w:tc>
        <w:tc>
          <w:tcPr>
            <w:tcW w:w="3885" w:type="pct"/>
            <w:gridSpan w:val="6"/>
          </w:tcPr>
          <w:p>
            <w:pPr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sz w:val="22"/>
                <w:szCs w:val="22"/>
                <w:highlight w:val="none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272" w:type="pct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842" w:type="pct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精    度</w:t>
            </w:r>
          </w:p>
        </w:tc>
        <w:tc>
          <w:tcPr>
            <w:tcW w:w="3885" w:type="pct"/>
            <w:gridSpan w:val="6"/>
          </w:tcPr>
          <w:p>
            <w:pPr>
              <w:rPr>
                <w:rFonts w:ascii="宋体" w:hAnsi="宋体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2km/h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272" w:type="pct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842" w:type="pct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码    制</w:t>
            </w:r>
          </w:p>
        </w:tc>
        <w:tc>
          <w:tcPr>
            <w:tcW w:w="3885" w:type="pct"/>
            <w:gridSpan w:val="6"/>
          </w:tcPr>
          <w:p>
            <w:pPr>
              <w:rPr>
                <w:rFonts w:ascii="宋体" w:hAnsi="宋体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272" w:type="pct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842" w:type="pct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发送速率</w:t>
            </w:r>
          </w:p>
        </w:tc>
        <w:tc>
          <w:tcPr>
            <w:tcW w:w="3885" w:type="pct"/>
            <w:gridSpan w:val="6"/>
          </w:tcPr>
          <w:p>
            <w:pPr>
              <w:rPr>
                <w:rFonts w:ascii="宋体" w:hAnsi="宋体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272" w:type="pct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数据格式</w:t>
            </w:r>
          </w:p>
        </w:tc>
        <w:tc>
          <w:tcPr>
            <w:tcW w:w="421" w:type="pc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数位</w:t>
            </w:r>
          </w:p>
        </w:tc>
        <w:tc>
          <w:tcPr>
            <w:tcW w:w="1903" w:type="pct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说     明</w:t>
            </w:r>
          </w:p>
        </w:tc>
        <w:tc>
          <w:tcPr>
            <w:tcW w:w="422" w:type="pc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数位</w:t>
            </w:r>
          </w:p>
        </w:tc>
        <w:tc>
          <w:tcPr>
            <w:tcW w:w="1980" w:type="pct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272" w:type="pct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82" w:type="dxa"/>
            <w:vAlign w:val="center"/>
          </w:tcPr>
          <w:p>
            <w:pPr>
              <w:rPr>
                <w:rFonts w:ascii="宋体" w:hAnsi="宋体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01</w:t>
            </w:r>
          </w:p>
        </w:tc>
        <w:tc>
          <w:tcPr>
            <w:tcW w:w="353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lable</w:t>
            </w:r>
          </w:p>
        </w:tc>
        <w:tc>
          <w:tcPr>
            <w:tcW w:w="783" w:type="dxa"/>
            <w:vAlign w:val="center"/>
          </w:tcPr>
          <w:p>
            <w:pPr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17</w:t>
            </w:r>
          </w:p>
        </w:tc>
        <w:tc>
          <w:tcPr>
            <w:tcW w:w="3678" w:type="dxa"/>
            <w:gridSpan w:val="3"/>
          </w:tcPr>
          <w:p>
            <w:pPr>
              <w:rPr>
                <w:rFonts w:ascii="宋体" w:hAnsi="宋体"/>
                <w:szCs w:val="21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272" w:type="pct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82" w:type="dxa"/>
            <w:vAlign w:val="center"/>
          </w:tcPr>
          <w:p>
            <w:pPr>
              <w:rPr>
                <w:rFonts w:ascii="宋体" w:hAnsi="宋体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02</w:t>
            </w:r>
          </w:p>
        </w:tc>
        <w:tc>
          <w:tcPr>
            <w:tcW w:w="353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lable</w:t>
            </w:r>
          </w:p>
        </w:tc>
        <w:tc>
          <w:tcPr>
            <w:tcW w:w="783" w:type="dxa"/>
            <w:vAlign w:val="center"/>
          </w:tcPr>
          <w:p>
            <w:pPr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18</w:t>
            </w:r>
          </w:p>
        </w:tc>
        <w:tc>
          <w:tcPr>
            <w:tcW w:w="3678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ascii="宋体" w:hAnsi="宋体" w:cs="Arial"/>
                <w:sz w:val="22"/>
                <w:szCs w:val="22"/>
                <w:highlight w:val="none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72" w:type="pct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82" w:type="dxa"/>
            <w:vAlign w:val="center"/>
          </w:tcPr>
          <w:p>
            <w:pPr>
              <w:rPr>
                <w:rFonts w:ascii="宋体" w:hAnsi="宋体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03</w:t>
            </w:r>
          </w:p>
        </w:tc>
        <w:tc>
          <w:tcPr>
            <w:tcW w:w="353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lable</w:t>
            </w:r>
          </w:p>
        </w:tc>
        <w:tc>
          <w:tcPr>
            <w:tcW w:w="783" w:type="dxa"/>
            <w:vAlign w:val="center"/>
          </w:tcPr>
          <w:p>
            <w:pPr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19</w:t>
            </w:r>
          </w:p>
        </w:tc>
        <w:tc>
          <w:tcPr>
            <w:tcW w:w="3678" w:type="dxa"/>
            <w:gridSpan w:val="3"/>
          </w:tcPr>
          <w:p>
            <w:pPr>
              <w:rPr>
                <w:rFonts w:ascii="宋体" w:hAnsi="宋体"/>
                <w:szCs w:val="21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272" w:type="pct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82" w:type="dxa"/>
            <w:vAlign w:val="center"/>
          </w:tcPr>
          <w:p>
            <w:pPr>
              <w:rPr>
                <w:rFonts w:ascii="宋体" w:hAnsi="宋体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04</w:t>
            </w:r>
          </w:p>
        </w:tc>
        <w:tc>
          <w:tcPr>
            <w:tcW w:w="353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lable</w:t>
            </w:r>
          </w:p>
        </w:tc>
        <w:tc>
          <w:tcPr>
            <w:tcW w:w="783" w:type="dxa"/>
            <w:vAlign w:val="center"/>
          </w:tcPr>
          <w:p>
            <w:pPr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20</w:t>
            </w:r>
          </w:p>
        </w:tc>
        <w:tc>
          <w:tcPr>
            <w:tcW w:w="3678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272" w:type="pct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82" w:type="dxa"/>
            <w:vAlign w:val="center"/>
          </w:tcPr>
          <w:p>
            <w:pPr>
              <w:rPr>
                <w:rFonts w:ascii="宋体" w:hAnsi="宋体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05</w:t>
            </w:r>
          </w:p>
        </w:tc>
        <w:tc>
          <w:tcPr>
            <w:tcW w:w="353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lable</w:t>
            </w:r>
          </w:p>
        </w:tc>
        <w:tc>
          <w:tcPr>
            <w:tcW w:w="783" w:type="dxa"/>
            <w:vAlign w:val="center"/>
          </w:tcPr>
          <w:p>
            <w:pPr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21</w:t>
            </w:r>
          </w:p>
        </w:tc>
        <w:tc>
          <w:tcPr>
            <w:tcW w:w="3678" w:type="dxa"/>
            <w:gridSpan w:val="3"/>
          </w:tcPr>
          <w:p>
            <w:pPr>
              <w:rPr>
                <w:rFonts w:ascii="宋体" w:hAnsi="宋体"/>
                <w:szCs w:val="21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272" w:type="pct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82" w:type="dxa"/>
            <w:vAlign w:val="center"/>
          </w:tcPr>
          <w:p>
            <w:pPr>
              <w:rPr>
                <w:rFonts w:ascii="宋体" w:hAnsi="宋体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06</w:t>
            </w:r>
          </w:p>
        </w:tc>
        <w:tc>
          <w:tcPr>
            <w:tcW w:w="353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lable</w:t>
            </w:r>
          </w:p>
        </w:tc>
        <w:tc>
          <w:tcPr>
            <w:tcW w:w="783" w:type="dxa"/>
            <w:vAlign w:val="center"/>
          </w:tcPr>
          <w:p>
            <w:pPr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22</w:t>
            </w:r>
          </w:p>
        </w:tc>
        <w:tc>
          <w:tcPr>
            <w:tcW w:w="3678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272" w:type="pct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82" w:type="dxa"/>
            <w:vAlign w:val="center"/>
          </w:tcPr>
          <w:p>
            <w:pPr>
              <w:rPr>
                <w:rFonts w:ascii="宋体" w:hAnsi="宋体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07</w:t>
            </w:r>
          </w:p>
        </w:tc>
        <w:tc>
          <w:tcPr>
            <w:tcW w:w="3534" w:type="dxa"/>
            <w:gridSpan w:val="3"/>
          </w:tcPr>
          <w:p>
            <w:pPr>
              <w:rPr>
                <w:color w:val="000000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lable</w:t>
            </w:r>
          </w:p>
        </w:tc>
        <w:tc>
          <w:tcPr>
            <w:tcW w:w="783" w:type="dxa"/>
            <w:vAlign w:val="center"/>
          </w:tcPr>
          <w:p>
            <w:pPr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23</w:t>
            </w:r>
          </w:p>
        </w:tc>
        <w:tc>
          <w:tcPr>
            <w:tcW w:w="3678" w:type="dxa"/>
            <w:gridSpan w:val="3"/>
            <w:vAlign w:val="center"/>
          </w:tcPr>
          <w:p>
            <w:pPr>
              <w:rPr>
                <w:rFonts w:ascii="宋体" w:hAnsi="宋体"/>
                <w:szCs w:val="21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272" w:type="pct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82" w:type="dxa"/>
            <w:vAlign w:val="center"/>
          </w:tcPr>
          <w:p>
            <w:pPr>
              <w:rPr>
                <w:rFonts w:ascii="宋体" w:hAnsi="宋体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08</w:t>
            </w:r>
          </w:p>
        </w:tc>
        <w:tc>
          <w:tcPr>
            <w:tcW w:w="3534" w:type="dxa"/>
            <w:gridSpan w:val="3"/>
          </w:tcPr>
          <w:p>
            <w:pPr>
              <w:rPr>
                <w:color w:val="000000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lable</w:t>
            </w:r>
          </w:p>
        </w:tc>
        <w:tc>
          <w:tcPr>
            <w:tcW w:w="783" w:type="dxa"/>
            <w:vAlign w:val="center"/>
          </w:tcPr>
          <w:p>
            <w:pPr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24</w:t>
            </w:r>
          </w:p>
        </w:tc>
        <w:tc>
          <w:tcPr>
            <w:tcW w:w="3678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72" w:type="pct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82" w:type="dxa"/>
            <w:vAlign w:val="center"/>
          </w:tcPr>
          <w:p>
            <w:pPr>
              <w:rPr>
                <w:rFonts w:ascii="宋体" w:hAnsi="宋体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09</w:t>
            </w:r>
          </w:p>
        </w:tc>
        <w:tc>
          <w:tcPr>
            <w:tcW w:w="353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lable</w:t>
            </w:r>
          </w:p>
        </w:tc>
        <w:tc>
          <w:tcPr>
            <w:tcW w:w="783" w:type="dxa"/>
            <w:vAlign w:val="center"/>
          </w:tcPr>
          <w:p>
            <w:pPr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25</w:t>
            </w:r>
          </w:p>
        </w:tc>
        <w:tc>
          <w:tcPr>
            <w:tcW w:w="3678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272" w:type="pct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82" w:type="dxa"/>
            <w:vAlign w:val="center"/>
          </w:tcPr>
          <w:p>
            <w:pPr>
              <w:rPr>
                <w:rFonts w:ascii="宋体" w:hAnsi="宋体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10</w:t>
            </w:r>
          </w:p>
        </w:tc>
        <w:tc>
          <w:tcPr>
            <w:tcW w:w="353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lable</w:t>
            </w:r>
          </w:p>
        </w:tc>
        <w:tc>
          <w:tcPr>
            <w:tcW w:w="783" w:type="dxa"/>
            <w:vAlign w:val="center"/>
          </w:tcPr>
          <w:p>
            <w:pPr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26</w:t>
            </w:r>
          </w:p>
        </w:tc>
        <w:tc>
          <w:tcPr>
            <w:tcW w:w="3678" w:type="dxa"/>
            <w:gridSpan w:val="3"/>
            <w:vAlign w:val="center"/>
          </w:tcPr>
          <w:p>
            <w:pPr>
              <w:rPr>
                <w:rFonts w:ascii="宋体" w:hAnsi="宋体"/>
                <w:szCs w:val="21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272" w:type="pct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82" w:type="dxa"/>
            <w:vAlign w:val="center"/>
          </w:tcPr>
          <w:p>
            <w:pPr>
              <w:rPr>
                <w:rFonts w:ascii="宋体" w:hAnsi="宋体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11</w:t>
            </w:r>
          </w:p>
        </w:tc>
        <w:tc>
          <w:tcPr>
            <w:tcW w:w="353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LSB</w:t>
            </w:r>
          </w:p>
        </w:tc>
        <w:tc>
          <w:tcPr>
            <w:tcW w:w="783" w:type="dxa"/>
            <w:vAlign w:val="center"/>
          </w:tcPr>
          <w:p>
            <w:pPr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27</w:t>
            </w:r>
          </w:p>
        </w:tc>
        <w:tc>
          <w:tcPr>
            <w:tcW w:w="3678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272" w:type="pct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82" w:type="dxa"/>
            <w:vAlign w:val="center"/>
          </w:tcPr>
          <w:p>
            <w:pPr>
              <w:rPr>
                <w:rFonts w:ascii="宋体" w:hAnsi="宋体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12</w:t>
            </w:r>
          </w:p>
        </w:tc>
        <w:tc>
          <w:tcPr>
            <w:tcW w:w="353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*</w:t>
            </w:r>
          </w:p>
        </w:tc>
        <w:tc>
          <w:tcPr>
            <w:tcW w:w="783" w:type="dxa"/>
            <w:vAlign w:val="center"/>
          </w:tcPr>
          <w:p>
            <w:pPr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28</w:t>
            </w:r>
          </w:p>
        </w:tc>
        <w:tc>
          <w:tcPr>
            <w:tcW w:w="3678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272" w:type="pct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82" w:type="dxa"/>
            <w:vAlign w:val="center"/>
          </w:tcPr>
          <w:p>
            <w:pPr>
              <w:rPr>
                <w:rFonts w:ascii="宋体" w:hAnsi="宋体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13</w:t>
            </w:r>
          </w:p>
        </w:tc>
        <w:tc>
          <w:tcPr>
            <w:tcW w:w="353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*</w:t>
            </w:r>
          </w:p>
        </w:tc>
        <w:tc>
          <w:tcPr>
            <w:tcW w:w="783" w:type="dxa"/>
            <w:vAlign w:val="center"/>
          </w:tcPr>
          <w:p>
            <w:pPr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29</w:t>
            </w:r>
          </w:p>
        </w:tc>
        <w:tc>
          <w:tcPr>
            <w:tcW w:w="3678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272" w:type="pct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82" w:type="dxa"/>
            <w:vAlign w:val="center"/>
          </w:tcPr>
          <w:p>
            <w:pPr>
              <w:rPr>
                <w:rFonts w:ascii="宋体" w:hAnsi="宋体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14</w:t>
            </w:r>
          </w:p>
        </w:tc>
        <w:tc>
          <w:tcPr>
            <w:tcW w:w="353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*</w:t>
            </w:r>
          </w:p>
        </w:tc>
        <w:tc>
          <w:tcPr>
            <w:tcW w:w="783" w:type="dxa"/>
            <w:vAlign w:val="center"/>
          </w:tcPr>
          <w:p>
            <w:pPr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30</w:t>
            </w:r>
          </w:p>
        </w:tc>
        <w:tc>
          <w:tcPr>
            <w:tcW w:w="3678" w:type="dxa"/>
            <w:gridSpan w:val="3"/>
            <w:vAlign w:val="center"/>
          </w:tcPr>
          <w:p>
            <w:pPr>
              <w:rPr>
                <w:rFonts w:ascii="Arial" w:hAnsi="Arial" w:cs="Arial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状态位：</w:t>
            </w:r>
            <w:r>
              <w:rPr>
                <w:rFonts w:ascii="宋体" w:hAnsi="宋体" w:cs="Arial"/>
                <w:sz w:val="22"/>
                <w:szCs w:val="22"/>
                <w:highlight w:val="none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272" w:type="pct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82" w:type="dxa"/>
            <w:vAlign w:val="center"/>
          </w:tcPr>
          <w:p>
            <w:pPr>
              <w:rPr>
                <w:rFonts w:ascii="宋体" w:hAnsi="宋体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15</w:t>
            </w:r>
          </w:p>
        </w:tc>
        <w:tc>
          <w:tcPr>
            <w:tcW w:w="353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*</w:t>
            </w:r>
          </w:p>
        </w:tc>
        <w:tc>
          <w:tcPr>
            <w:tcW w:w="783" w:type="dxa"/>
            <w:vAlign w:val="center"/>
          </w:tcPr>
          <w:p>
            <w:pPr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31</w:t>
            </w:r>
          </w:p>
        </w:tc>
        <w:tc>
          <w:tcPr>
            <w:tcW w:w="3678" w:type="dxa"/>
            <w:gridSpan w:val="3"/>
            <w:vAlign w:val="center"/>
          </w:tcPr>
          <w:p>
            <w:pPr>
              <w:rPr>
                <w:rFonts w:ascii="Arial" w:hAnsi="Arial" w:cs="Arial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状态位：</w:t>
            </w:r>
            <w:r>
              <w:rPr>
                <w:rFonts w:ascii="宋体" w:hAnsi="宋体" w:cs="Arial"/>
                <w:sz w:val="22"/>
                <w:szCs w:val="22"/>
                <w:highlight w:val="none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272" w:type="pct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82" w:type="dxa"/>
            <w:vAlign w:val="center"/>
          </w:tcPr>
          <w:p>
            <w:pPr>
              <w:rPr>
                <w:rFonts w:ascii="宋体" w:hAnsi="宋体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16</w:t>
            </w:r>
          </w:p>
        </w:tc>
        <w:tc>
          <w:tcPr>
            <w:tcW w:w="353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*</w:t>
            </w:r>
          </w:p>
        </w:tc>
        <w:tc>
          <w:tcPr>
            <w:tcW w:w="783" w:type="dxa"/>
            <w:vAlign w:val="center"/>
          </w:tcPr>
          <w:p>
            <w:pPr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32</w:t>
            </w:r>
          </w:p>
        </w:tc>
        <w:tc>
          <w:tcPr>
            <w:tcW w:w="3678" w:type="dxa"/>
            <w:gridSpan w:val="3"/>
            <w:vAlign w:val="center"/>
          </w:tcPr>
          <w:p>
            <w:pPr>
              <w:rPr>
                <w:rFonts w:ascii="Arial" w:hAnsi="Arial" w:cs="Arial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272" w:type="pc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附注</w:t>
            </w:r>
          </w:p>
        </w:tc>
        <w:tc>
          <w:tcPr>
            <w:tcW w:w="4727" w:type="pct"/>
            <w:gridSpan w:val="8"/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注：各字节</w:t>
            </w:r>
            <w:r>
              <w:rPr>
                <w:sz w:val="22"/>
                <w:szCs w:val="22"/>
                <w:highlight w:val="none"/>
              </w:rPr>
              <w:t>1-</w:t>
            </w:r>
            <w:r>
              <w:rPr>
                <w:rFonts w:hint="eastAsia"/>
                <w:sz w:val="22"/>
                <w:szCs w:val="22"/>
                <w:highlight w:val="none"/>
              </w:rPr>
              <w:t>有效；</w:t>
            </w:r>
            <w:r>
              <w:rPr>
                <w:sz w:val="22"/>
                <w:szCs w:val="22"/>
                <w:highlight w:val="none"/>
              </w:rPr>
              <w:t>0-</w:t>
            </w:r>
            <w:r>
              <w:rPr>
                <w:rFonts w:hint="eastAsia"/>
                <w:sz w:val="22"/>
                <w:szCs w:val="22"/>
                <w:highlight w:val="none"/>
              </w:rPr>
              <w:t>无效。</w:t>
            </w:r>
          </w:p>
          <w:p>
            <w:pPr>
              <w:rPr>
                <w:sz w:val="22"/>
                <w:szCs w:val="22"/>
                <w:highlight w:val="none"/>
              </w:rPr>
            </w:pPr>
          </w:p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状态位：00－正常，01－无效，10－测试，11－故障；</w:t>
            </w:r>
          </w:p>
        </w:tc>
      </w:tr>
    </w:tbl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  <w:highlight w:val="none"/>
        </w:rPr>
      </w:pPr>
    </w:p>
    <w:p>
      <w:pPr>
        <w:pStyle w:val="48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/>
        <w:contextualSpacing w:val="0"/>
        <w:jc w:val="center"/>
        <w:rPr>
          <w:rFonts w:ascii="黑体" w:hAnsi="黑体" w:eastAsia="黑体"/>
          <w:kern w:val="24"/>
          <w:szCs w:val="21"/>
          <w:highlight w:val="none"/>
        </w:rPr>
      </w:pPr>
      <w:r>
        <w:rPr>
          <w:rFonts w:hint="eastAsia" w:ascii="黑体" w:hAnsi="黑体" w:eastAsia="黑体"/>
          <w:kern w:val="24"/>
          <w:szCs w:val="21"/>
          <w:highlight w:val="none"/>
        </w:rPr>
        <w:t>RDIU到SCU ARINC429数据字15</w:t>
      </w:r>
    </w:p>
    <w:tbl>
      <w:tblPr>
        <w:tblStyle w:val="29"/>
        <w:tblpPr w:leftFromText="180" w:rightFromText="180" w:vertAnchor="text" w:tblpXSpec="center" w:tblpY="1"/>
        <w:tblOverlap w:val="never"/>
        <w:tblW w:w="85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6"/>
        <w:gridCol w:w="717"/>
        <w:gridCol w:w="716"/>
        <w:gridCol w:w="1251"/>
        <w:gridCol w:w="1276"/>
        <w:gridCol w:w="720"/>
        <w:gridCol w:w="1059"/>
        <w:gridCol w:w="850"/>
        <w:gridCol w:w="14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tblHeader/>
        </w:trPr>
        <w:tc>
          <w:tcPr>
            <w:tcW w:w="1899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前轮转弯系统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信号名称</w:t>
            </w:r>
          </w:p>
        </w:tc>
        <w:tc>
          <w:tcPr>
            <w:tcW w:w="305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右起落架平均轮速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版本</w:t>
            </w:r>
          </w:p>
        </w:tc>
        <w:tc>
          <w:tcPr>
            <w:tcW w:w="14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22"/>
                <w:szCs w:val="22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899" w:type="dxa"/>
            <w:gridSpan w:val="3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  <w:highlight w:val="none"/>
              </w:rPr>
            </w:pP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LABEL</w:t>
            </w:r>
          </w:p>
        </w:tc>
        <w:tc>
          <w:tcPr>
            <w:tcW w:w="537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003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46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信</w:t>
            </w:r>
          </w:p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号</w:t>
            </w:r>
          </w:p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内</w:t>
            </w:r>
          </w:p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容</w:t>
            </w:r>
          </w:p>
        </w:tc>
        <w:tc>
          <w:tcPr>
            <w:tcW w:w="143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信号类型</w:t>
            </w:r>
          </w:p>
        </w:tc>
        <w:tc>
          <w:tcPr>
            <w:tcW w:w="662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46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  <w:highlight w:val="none"/>
              </w:rPr>
            </w:pPr>
          </w:p>
        </w:tc>
        <w:tc>
          <w:tcPr>
            <w:tcW w:w="143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源</w:t>
            </w:r>
          </w:p>
        </w:tc>
        <w:tc>
          <w:tcPr>
            <w:tcW w:w="662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ABCU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6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  <w:highlight w:val="none"/>
              </w:rPr>
            </w:pPr>
          </w:p>
        </w:tc>
        <w:tc>
          <w:tcPr>
            <w:tcW w:w="143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分    布</w:t>
            </w:r>
          </w:p>
        </w:tc>
        <w:tc>
          <w:tcPr>
            <w:tcW w:w="662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22"/>
                <w:szCs w:val="22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46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  <w:highlight w:val="none"/>
              </w:rPr>
            </w:pPr>
          </w:p>
        </w:tc>
        <w:tc>
          <w:tcPr>
            <w:tcW w:w="143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单    位</w:t>
            </w:r>
          </w:p>
        </w:tc>
        <w:tc>
          <w:tcPr>
            <w:tcW w:w="662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 w:ascii="宋体" w:hAnsi="宋体"/>
                <w:sz w:val="22"/>
                <w:szCs w:val="22"/>
                <w:highlight w:val="none"/>
              </w:rPr>
              <w:t>km/h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46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  <w:highlight w:val="none"/>
              </w:rPr>
            </w:pPr>
          </w:p>
        </w:tc>
        <w:tc>
          <w:tcPr>
            <w:tcW w:w="143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信号范围</w:t>
            </w:r>
          </w:p>
        </w:tc>
        <w:tc>
          <w:tcPr>
            <w:tcW w:w="662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 w:ascii="宋体" w:hAnsi="宋体"/>
                <w:sz w:val="22"/>
                <w:szCs w:val="22"/>
                <w:highlight w:val="none"/>
              </w:rPr>
              <w:t>0-510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46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  <w:highlight w:val="none"/>
              </w:rPr>
            </w:pPr>
          </w:p>
        </w:tc>
        <w:tc>
          <w:tcPr>
            <w:tcW w:w="143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分 辨 率</w:t>
            </w:r>
          </w:p>
        </w:tc>
        <w:tc>
          <w:tcPr>
            <w:tcW w:w="662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 w:ascii="宋体" w:hAnsi="宋体"/>
                <w:sz w:val="22"/>
                <w:szCs w:val="22"/>
                <w:highlight w:val="none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  <w:highlight w:val="none"/>
              </w:rPr>
            </w:pPr>
          </w:p>
        </w:tc>
        <w:tc>
          <w:tcPr>
            <w:tcW w:w="143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精    度</w:t>
            </w:r>
          </w:p>
        </w:tc>
        <w:tc>
          <w:tcPr>
            <w:tcW w:w="662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2km/h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  <w:highlight w:val="none"/>
              </w:rPr>
            </w:pPr>
          </w:p>
        </w:tc>
        <w:tc>
          <w:tcPr>
            <w:tcW w:w="143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码    制</w:t>
            </w:r>
          </w:p>
        </w:tc>
        <w:tc>
          <w:tcPr>
            <w:tcW w:w="662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46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  <w:highlight w:val="none"/>
              </w:rPr>
            </w:pPr>
          </w:p>
        </w:tc>
        <w:tc>
          <w:tcPr>
            <w:tcW w:w="143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发送速率</w:t>
            </w:r>
          </w:p>
        </w:tc>
        <w:tc>
          <w:tcPr>
            <w:tcW w:w="662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6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数据格式</w:t>
            </w:r>
          </w:p>
        </w:tc>
        <w:tc>
          <w:tcPr>
            <w:tcW w:w="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数位</w:t>
            </w:r>
          </w:p>
        </w:tc>
        <w:tc>
          <w:tcPr>
            <w:tcW w:w="324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说     明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数位</w:t>
            </w:r>
          </w:p>
        </w:tc>
        <w:tc>
          <w:tcPr>
            <w:tcW w:w="337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46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  <w:highlight w:val="none"/>
              </w:rPr>
            </w:pPr>
          </w:p>
        </w:tc>
        <w:tc>
          <w:tcPr>
            <w:tcW w:w="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01</w:t>
            </w:r>
          </w:p>
        </w:tc>
        <w:tc>
          <w:tcPr>
            <w:tcW w:w="324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lable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17</w:t>
            </w:r>
          </w:p>
        </w:tc>
        <w:tc>
          <w:tcPr>
            <w:tcW w:w="337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6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  <w:highlight w:val="none"/>
              </w:rPr>
            </w:pPr>
          </w:p>
        </w:tc>
        <w:tc>
          <w:tcPr>
            <w:tcW w:w="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02</w:t>
            </w:r>
          </w:p>
        </w:tc>
        <w:tc>
          <w:tcPr>
            <w:tcW w:w="324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lable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18</w:t>
            </w:r>
          </w:p>
        </w:tc>
        <w:tc>
          <w:tcPr>
            <w:tcW w:w="337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ascii="宋体" w:hAnsi="宋体" w:cs="Arial"/>
                <w:sz w:val="22"/>
                <w:szCs w:val="22"/>
                <w:highlight w:val="none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  <w:highlight w:val="none"/>
              </w:rPr>
            </w:pPr>
          </w:p>
        </w:tc>
        <w:tc>
          <w:tcPr>
            <w:tcW w:w="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03</w:t>
            </w:r>
          </w:p>
        </w:tc>
        <w:tc>
          <w:tcPr>
            <w:tcW w:w="324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lable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19</w:t>
            </w:r>
          </w:p>
        </w:tc>
        <w:tc>
          <w:tcPr>
            <w:tcW w:w="337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46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  <w:highlight w:val="none"/>
              </w:rPr>
            </w:pPr>
          </w:p>
        </w:tc>
        <w:tc>
          <w:tcPr>
            <w:tcW w:w="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04</w:t>
            </w:r>
          </w:p>
        </w:tc>
        <w:tc>
          <w:tcPr>
            <w:tcW w:w="324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lable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20</w:t>
            </w:r>
          </w:p>
        </w:tc>
        <w:tc>
          <w:tcPr>
            <w:tcW w:w="337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46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  <w:highlight w:val="none"/>
              </w:rPr>
            </w:pPr>
          </w:p>
        </w:tc>
        <w:tc>
          <w:tcPr>
            <w:tcW w:w="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05</w:t>
            </w:r>
          </w:p>
        </w:tc>
        <w:tc>
          <w:tcPr>
            <w:tcW w:w="324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lable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21</w:t>
            </w:r>
          </w:p>
        </w:tc>
        <w:tc>
          <w:tcPr>
            <w:tcW w:w="337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6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  <w:highlight w:val="none"/>
              </w:rPr>
            </w:pPr>
          </w:p>
        </w:tc>
        <w:tc>
          <w:tcPr>
            <w:tcW w:w="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06</w:t>
            </w:r>
          </w:p>
        </w:tc>
        <w:tc>
          <w:tcPr>
            <w:tcW w:w="324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lable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22</w:t>
            </w:r>
          </w:p>
        </w:tc>
        <w:tc>
          <w:tcPr>
            <w:tcW w:w="337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46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  <w:highlight w:val="none"/>
              </w:rPr>
            </w:pPr>
          </w:p>
        </w:tc>
        <w:tc>
          <w:tcPr>
            <w:tcW w:w="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07</w:t>
            </w:r>
          </w:p>
        </w:tc>
        <w:tc>
          <w:tcPr>
            <w:tcW w:w="324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lable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23</w:t>
            </w:r>
          </w:p>
        </w:tc>
        <w:tc>
          <w:tcPr>
            <w:tcW w:w="337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6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  <w:highlight w:val="none"/>
              </w:rPr>
            </w:pPr>
          </w:p>
        </w:tc>
        <w:tc>
          <w:tcPr>
            <w:tcW w:w="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08</w:t>
            </w:r>
          </w:p>
        </w:tc>
        <w:tc>
          <w:tcPr>
            <w:tcW w:w="324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lable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24</w:t>
            </w:r>
          </w:p>
        </w:tc>
        <w:tc>
          <w:tcPr>
            <w:tcW w:w="337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46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  <w:highlight w:val="none"/>
              </w:rPr>
            </w:pPr>
          </w:p>
        </w:tc>
        <w:tc>
          <w:tcPr>
            <w:tcW w:w="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09</w:t>
            </w:r>
          </w:p>
        </w:tc>
        <w:tc>
          <w:tcPr>
            <w:tcW w:w="324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lable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25</w:t>
            </w:r>
          </w:p>
        </w:tc>
        <w:tc>
          <w:tcPr>
            <w:tcW w:w="337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46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  <w:highlight w:val="none"/>
              </w:rPr>
            </w:pPr>
          </w:p>
        </w:tc>
        <w:tc>
          <w:tcPr>
            <w:tcW w:w="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10</w:t>
            </w:r>
          </w:p>
        </w:tc>
        <w:tc>
          <w:tcPr>
            <w:tcW w:w="324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lable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26</w:t>
            </w:r>
          </w:p>
        </w:tc>
        <w:tc>
          <w:tcPr>
            <w:tcW w:w="337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46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  <w:highlight w:val="none"/>
              </w:rPr>
            </w:pPr>
          </w:p>
        </w:tc>
        <w:tc>
          <w:tcPr>
            <w:tcW w:w="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11</w:t>
            </w:r>
          </w:p>
        </w:tc>
        <w:tc>
          <w:tcPr>
            <w:tcW w:w="324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LSB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27</w:t>
            </w:r>
          </w:p>
        </w:tc>
        <w:tc>
          <w:tcPr>
            <w:tcW w:w="337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46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  <w:highlight w:val="none"/>
              </w:rPr>
            </w:pPr>
          </w:p>
        </w:tc>
        <w:tc>
          <w:tcPr>
            <w:tcW w:w="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12</w:t>
            </w:r>
          </w:p>
        </w:tc>
        <w:tc>
          <w:tcPr>
            <w:tcW w:w="324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*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28</w:t>
            </w:r>
          </w:p>
        </w:tc>
        <w:tc>
          <w:tcPr>
            <w:tcW w:w="337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6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  <w:highlight w:val="none"/>
              </w:rPr>
            </w:pPr>
          </w:p>
        </w:tc>
        <w:tc>
          <w:tcPr>
            <w:tcW w:w="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13</w:t>
            </w:r>
          </w:p>
        </w:tc>
        <w:tc>
          <w:tcPr>
            <w:tcW w:w="324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*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29</w:t>
            </w:r>
          </w:p>
        </w:tc>
        <w:tc>
          <w:tcPr>
            <w:tcW w:w="337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6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  <w:highlight w:val="none"/>
              </w:rPr>
            </w:pPr>
          </w:p>
        </w:tc>
        <w:tc>
          <w:tcPr>
            <w:tcW w:w="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14</w:t>
            </w:r>
          </w:p>
        </w:tc>
        <w:tc>
          <w:tcPr>
            <w:tcW w:w="324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*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30</w:t>
            </w:r>
          </w:p>
        </w:tc>
        <w:tc>
          <w:tcPr>
            <w:tcW w:w="337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状态位：</w:t>
            </w:r>
            <w:r>
              <w:rPr>
                <w:rFonts w:ascii="宋体" w:hAnsi="宋体" w:cs="Arial"/>
                <w:sz w:val="22"/>
                <w:szCs w:val="22"/>
                <w:highlight w:val="none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6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  <w:highlight w:val="none"/>
              </w:rPr>
            </w:pPr>
          </w:p>
        </w:tc>
        <w:tc>
          <w:tcPr>
            <w:tcW w:w="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15</w:t>
            </w:r>
          </w:p>
        </w:tc>
        <w:tc>
          <w:tcPr>
            <w:tcW w:w="324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*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31</w:t>
            </w:r>
          </w:p>
        </w:tc>
        <w:tc>
          <w:tcPr>
            <w:tcW w:w="337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状态位：</w:t>
            </w:r>
            <w:r>
              <w:rPr>
                <w:rFonts w:ascii="宋体" w:hAnsi="宋体" w:cs="Arial"/>
                <w:sz w:val="22"/>
                <w:szCs w:val="22"/>
                <w:highlight w:val="none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6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  <w:highlight w:val="none"/>
              </w:rPr>
            </w:pPr>
          </w:p>
        </w:tc>
        <w:tc>
          <w:tcPr>
            <w:tcW w:w="7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16</w:t>
            </w:r>
          </w:p>
        </w:tc>
        <w:tc>
          <w:tcPr>
            <w:tcW w:w="324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*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32</w:t>
            </w:r>
          </w:p>
        </w:tc>
        <w:tc>
          <w:tcPr>
            <w:tcW w:w="337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2" w:hRule="atLeast"/>
        </w:trPr>
        <w:tc>
          <w:tcPr>
            <w:tcW w:w="4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附注</w:t>
            </w:r>
          </w:p>
        </w:tc>
        <w:tc>
          <w:tcPr>
            <w:tcW w:w="8054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注：各字节</w:t>
            </w:r>
            <w:r>
              <w:rPr>
                <w:sz w:val="22"/>
                <w:szCs w:val="22"/>
                <w:highlight w:val="none"/>
              </w:rPr>
              <w:t>1-</w:t>
            </w:r>
            <w:r>
              <w:rPr>
                <w:rFonts w:hint="eastAsia"/>
                <w:sz w:val="22"/>
                <w:szCs w:val="22"/>
                <w:highlight w:val="none"/>
              </w:rPr>
              <w:t>有效；</w:t>
            </w:r>
            <w:r>
              <w:rPr>
                <w:sz w:val="22"/>
                <w:szCs w:val="22"/>
                <w:highlight w:val="none"/>
              </w:rPr>
              <w:t>0-</w:t>
            </w:r>
            <w:r>
              <w:rPr>
                <w:rFonts w:hint="eastAsia"/>
                <w:sz w:val="22"/>
                <w:szCs w:val="22"/>
                <w:highlight w:val="none"/>
              </w:rPr>
              <w:t>无效。</w:t>
            </w:r>
          </w:p>
          <w:p>
            <w:pPr>
              <w:rPr>
                <w:sz w:val="22"/>
                <w:szCs w:val="22"/>
                <w:highlight w:val="none"/>
              </w:rPr>
            </w:pPr>
          </w:p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状态位：00－正常，01－无效，10－测试，11－故障；</w:t>
            </w:r>
          </w:p>
        </w:tc>
      </w:tr>
    </w:tbl>
    <w:p>
      <w:pPr>
        <w:spacing w:line="500" w:lineRule="exact"/>
        <w:ind w:left="420"/>
        <w:rPr>
          <w:rFonts w:hAnsi="宋体"/>
          <w:sz w:val="24"/>
          <w:highlight w:val="none"/>
        </w:rPr>
      </w:pPr>
    </w:p>
    <w:p>
      <w:pPr>
        <w:spacing w:line="500" w:lineRule="exact"/>
        <w:ind w:left="420"/>
        <w:rPr>
          <w:rFonts w:hAnsi="宋体"/>
          <w:sz w:val="24"/>
          <w:highlight w:val="none"/>
        </w:rPr>
      </w:pPr>
    </w:p>
    <w:p>
      <w:pPr>
        <w:spacing w:line="500" w:lineRule="exact"/>
        <w:ind w:left="420"/>
        <w:rPr>
          <w:rFonts w:hAnsi="宋体"/>
          <w:sz w:val="24"/>
          <w:highlight w:val="none"/>
        </w:rPr>
      </w:pPr>
    </w:p>
    <w:p>
      <w:pPr>
        <w:spacing w:line="500" w:lineRule="exact"/>
        <w:ind w:left="420"/>
        <w:rPr>
          <w:rFonts w:hAnsi="宋体"/>
          <w:sz w:val="24"/>
          <w:highlight w:val="none"/>
        </w:rPr>
      </w:pPr>
    </w:p>
    <w:p>
      <w:pPr>
        <w:spacing w:line="500" w:lineRule="exact"/>
        <w:rPr>
          <w:rFonts w:hAnsi="宋体"/>
          <w:sz w:val="24"/>
          <w:highlight w:val="none"/>
        </w:rPr>
      </w:pPr>
    </w:p>
    <w:p>
      <w:pPr>
        <w:spacing w:line="500" w:lineRule="exact"/>
        <w:ind w:left="420"/>
        <w:rPr>
          <w:rFonts w:hAnsi="宋体"/>
          <w:sz w:val="24"/>
          <w:highlight w:val="none"/>
        </w:rPr>
      </w:pPr>
    </w:p>
    <w:p>
      <w:pPr>
        <w:spacing w:line="500" w:lineRule="exact"/>
        <w:ind w:left="420"/>
        <w:rPr>
          <w:rFonts w:hAnsi="宋体"/>
          <w:sz w:val="24"/>
          <w:highlight w:val="none"/>
        </w:rPr>
      </w:pPr>
    </w:p>
    <w:p>
      <w:pPr>
        <w:pStyle w:val="48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/>
        <w:contextualSpacing w:val="0"/>
        <w:jc w:val="center"/>
        <w:rPr>
          <w:rFonts w:ascii="黑体" w:hAnsi="黑体" w:eastAsia="黑体"/>
          <w:kern w:val="24"/>
          <w:szCs w:val="21"/>
          <w:highlight w:val="none"/>
        </w:rPr>
      </w:pPr>
      <w:r>
        <w:rPr>
          <w:rFonts w:hint="eastAsia" w:ascii="黑体" w:hAnsi="黑体" w:eastAsia="黑体"/>
          <w:kern w:val="24"/>
          <w:szCs w:val="21"/>
          <w:highlight w:val="none"/>
        </w:rPr>
        <w:t>RDIU到SCU ARINC429数据字16</w:t>
      </w:r>
    </w:p>
    <w:tbl>
      <w:tblPr>
        <w:tblStyle w:val="29"/>
        <w:tblpPr w:leftFromText="180" w:rightFromText="180" w:vertAnchor="text" w:tblpXSpec="center" w:tblpY="1"/>
        <w:tblOverlap w:val="never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/>
                <w:sz w:val="22"/>
                <w:szCs w:val="22"/>
                <w:highlight w:val="none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/>
                <w:sz w:val="22"/>
                <w:szCs w:val="22"/>
                <w:highlight w:val="none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ascii="宋体" w:hAnsi="宋体"/>
                <w:sz w:val="22"/>
                <w:szCs w:val="22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 xml:space="preserve">CAS1 </w:t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ascii="宋体" w:hAnsi="宋体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/>
                <w:sz w:val="22"/>
                <w:szCs w:val="22"/>
                <w:highlight w:val="none"/>
              </w:rPr>
              <w:t>版本</w:t>
            </w:r>
          </w:p>
        </w:tc>
        <w:tc>
          <w:tcPr>
            <w:tcW w:w="1465" w:type="dxa"/>
          </w:tcPr>
          <w:p>
            <w:pPr>
              <w:autoSpaceDE w:val="0"/>
              <w:autoSpaceDN w:val="0"/>
              <w:rPr>
                <w:rFonts w:ascii="宋体" w:hAnsi="宋体"/>
                <w:sz w:val="22"/>
                <w:szCs w:val="22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901" w:type="dxa"/>
            <w:gridSpan w:val="3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sz w:val="22"/>
                <w:szCs w:val="22"/>
                <w:highlight w:val="none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/>
                <w:sz w:val="22"/>
                <w:szCs w:val="22"/>
                <w:highlight w:val="none"/>
              </w:rPr>
              <w:t>LABEL</w:t>
            </w:r>
          </w:p>
        </w:tc>
        <w:tc>
          <w:tcPr>
            <w:tcW w:w="5370" w:type="dxa"/>
            <w:gridSpan w:val="5"/>
          </w:tcPr>
          <w:p>
            <w:pPr>
              <w:autoSpaceDE w:val="0"/>
              <w:autoSpaceDN w:val="0"/>
              <w:rPr>
                <w:rFonts w:ascii="宋体" w:hAnsi="宋体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/>
                <w:sz w:val="22"/>
                <w:szCs w:val="22"/>
                <w:highlight w:val="none"/>
              </w:rPr>
              <w:t>351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/>
                <w:sz w:val="22"/>
                <w:szCs w:val="22"/>
                <w:highlight w:val="none"/>
              </w:rPr>
              <w:t>信</w:t>
            </w:r>
          </w:p>
          <w:p>
            <w:pPr>
              <w:autoSpaceDE w:val="0"/>
              <w:autoSpaceDN w:val="0"/>
              <w:rPr>
                <w:rFonts w:ascii="宋体" w:hAnsi="宋体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/>
                <w:sz w:val="22"/>
                <w:szCs w:val="22"/>
                <w:highlight w:val="none"/>
              </w:rPr>
              <w:t>号</w:t>
            </w:r>
          </w:p>
          <w:p>
            <w:pPr>
              <w:autoSpaceDE w:val="0"/>
              <w:autoSpaceDN w:val="0"/>
              <w:rPr>
                <w:rFonts w:ascii="宋体" w:hAnsi="宋体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/>
                <w:sz w:val="22"/>
                <w:szCs w:val="22"/>
                <w:highlight w:val="none"/>
              </w:rPr>
              <w:t>内</w:t>
            </w:r>
          </w:p>
          <w:p>
            <w:pPr>
              <w:autoSpaceDE w:val="0"/>
              <w:autoSpaceDN w:val="0"/>
              <w:rPr>
                <w:rFonts w:ascii="宋体" w:hAnsi="宋体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/>
                <w:sz w:val="22"/>
                <w:szCs w:val="22"/>
                <w:highlight w:val="none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/>
                <w:sz w:val="22"/>
                <w:szCs w:val="22"/>
                <w:highlight w:val="none"/>
              </w:rPr>
              <w:t>信号类型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/>
                <w:sz w:val="22"/>
                <w:szCs w:val="22"/>
                <w:highlight w:val="none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sz w:val="22"/>
                <w:szCs w:val="22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/>
                <w:sz w:val="22"/>
                <w:szCs w:val="22"/>
                <w:highlight w:val="none"/>
              </w:rPr>
              <w:t>源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/>
                <w:sz w:val="22"/>
                <w:szCs w:val="22"/>
                <w:highlight w:val="none"/>
              </w:rPr>
              <w:t xml:space="preserve">BCMU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sz w:val="22"/>
                <w:szCs w:val="22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/>
                <w:sz w:val="22"/>
                <w:szCs w:val="22"/>
                <w:highlight w:val="none"/>
              </w:rPr>
              <w:t>分    布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sz w:val="22"/>
                <w:szCs w:val="22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sz w:val="22"/>
                <w:szCs w:val="22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/>
                <w:sz w:val="22"/>
                <w:szCs w:val="22"/>
                <w:highlight w:val="none"/>
              </w:rPr>
              <w:t>单    位</w:t>
            </w:r>
          </w:p>
        </w:tc>
        <w:tc>
          <w:tcPr>
            <w:tcW w:w="6621" w:type="dxa"/>
            <w:gridSpan w:val="6"/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 w:ascii="宋体" w:hAnsi="宋体"/>
                <w:sz w:val="22"/>
                <w:szCs w:val="22"/>
                <w:highlight w:val="none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sz w:val="22"/>
                <w:szCs w:val="22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/>
                <w:sz w:val="22"/>
                <w:szCs w:val="22"/>
                <w:highlight w:val="none"/>
              </w:rPr>
              <w:t>信号范围</w:t>
            </w:r>
          </w:p>
        </w:tc>
        <w:tc>
          <w:tcPr>
            <w:tcW w:w="6621" w:type="dxa"/>
            <w:gridSpan w:val="6"/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 w:ascii="宋体" w:hAnsi="宋体"/>
                <w:sz w:val="22"/>
                <w:szCs w:val="22"/>
                <w:highlight w:val="none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sz w:val="22"/>
                <w:szCs w:val="22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/>
                <w:sz w:val="22"/>
                <w:szCs w:val="22"/>
                <w:highlight w:val="none"/>
              </w:rPr>
              <w:t>分 辨 率</w:t>
            </w:r>
          </w:p>
        </w:tc>
        <w:tc>
          <w:tcPr>
            <w:tcW w:w="6621" w:type="dxa"/>
            <w:gridSpan w:val="6"/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 w:ascii="宋体" w:hAnsi="宋体"/>
                <w:sz w:val="22"/>
                <w:szCs w:val="22"/>
                <w:highlight w:val="none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sz w:val="22"/>
                <w:szCs w:val="22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/>
                <w:sz w:val="22"/>
                <w:szCs w:val="22"/>
                <w:highlight w:val="none"/>
              </w:rPr>
              <w:t>精    度</w:t>
            </w:r>
          </w:p>
        </w:tc>
        <w:tc>
          <w:tcPr>
            <w:tcW w:w="6621" w:type="dxa"/>
            <w:gridSpan w:val="6"/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sz w:val="22"/>
                <w:szCs w:val="22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/>
                <w:sz w:val="22"/>
                <w:szCs w:val="22"/>
                <w:highlight w:val="none"/>
              </w:rPr>
              <w:t>码    制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/>
                <w:sz w:val="22"/>
                <w:szCs w:val="22"/>
                <w:highlight w:val="none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sz w:val="22"/>
                <w:szCs w:val="22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/>
                <w:sz w:val="22"/>
                <w:szCs w:val="22"/>
                <w:highlight w:val="none"/>
              </w:rPr>
              <w:t>发送速率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/>
                <w:sz w:val="22"/>
                <w:szCs w:val="22"/>
                <w:highlight w:val="none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/>
                <w:sz w:val="22"/>
                <w:szCs w:val="22"/>
                <w:highlight w:val="none"/>
              </w:rPr>
              <w:t>数据格式</w:t>
            </w: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/>
                <w:sz w:val="22"/>
                <w:szCs w:val="22"/>
                <w:highlight w:val="none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/>
                <w:sz w:val="22"/>
                <w:szCs w:val="22"/>
                <w:highlight w:val="none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/>
                <w:sz w:val="22"/>
                <w:szCs w:val="22"/>
                <w:highlight w:val="none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/>
                <w:sz w:val="22"/>
                <w:szCs w:val="22"/>
                <w:highlight w:val="none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sz w:val="22"/>
                <w:szCs w:val="22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/>
                <w:sz w:val="22"/>
                <w:szCs w:val="22"/>
                <w:highlight w:val="none"/>
              </w:rPr>
              <w:t>01</w:t>
            </w:r>
          </w:p>
        </w:tc>
        <w:tc>
          <w:tcPr>
            <w:tcW w:w="3243" w:type="dxa"/>
            <w:gridSpan w:val="3"/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label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 w:cs="Arial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17</w:t>
            </w:r>
          </w:p>
        </w:tc>
        <w:tc>
          <w:tcPr>
            <w:tcW w:w="3374" w:type="dxa"/>
            <w:gridSpan w:val="3"/>
          </w:tcPr>
          <w:p>
            <w:pPr>
              <w:jc w:val="left"/>
              <w:rPr>
                <w:rFonts w:ascii="宋体" w:hAnsi="宋体" w:cs="Arial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/>
                <w:sz w:val="22"/>
                <w:szCs w:val="22"/>
                <w:highlight w:val="none"/>
              </w:rPr>
              <w:t>BCMU_</w:t>
            </w:r>
            <w:r>
              <w:rPr>
                <w:rFonts w:ascii="宋体" w:hAnsi="宋体" w:cs="Arial"/>
                <w:sz w:val="22"/>
                <w:szCs w:val="22"/>
                <w:highlight w:val="none"/>
              </w:rPr>
              <w:t>BRK_TOTAL_</w:t>
            </w: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LOSS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sz w:val="22"/>
                <w:szCs w:val="22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/>
                <w:sz w:val="22"/>
                <w:szCs w:val="22"/>
                <w:highlight w:val="none"/>
              </w:rPr>
              <w:t>02</w:t>
            </w:r>
          </w:p>
        </w:tc>
        <w:tc>
          <w:tcPr>
            <w:tcW w:w="3243" w:type="dxa"/>
            <w:gridSpan w:val="3"/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label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 w:cs="Arial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18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rPr>
                <w:rFonts w:ascii="宋体" w:hAnsi="宋体" w:cs="Arial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/>
                <w:sz w:val="22"/>
                <w:szCs w:val="22"/>
                <w:highlight w:val="none"/>
              </w:rPr>
              <w:t>BCMU_</w:t>
            </w:r>
            <w:r>
              <w:rPr>
                <w:rFonts w:ascii="宋体" w:hAnsi="宋体" w:cs="Arial"/>
                <w:sz w:val="22"/>
                <w:szCs w:val="22"/>
                <w:highlight w:val="none"/>
              </w:rPr>
              <w:t>BRK_DEGRD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sz w:val="22"/>
                <w:szCs w:val="22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/>
                <w:sz w:val="22"/>
                <w:szCs w:val="22"/>
                <w:highlight w:val="none"/>
              </w:rPr>
              <w:t>03</w:t>
            </w:r>
          </w:p>
        </w:tc>
        <w:tc>
          <w:tcPr>
            <w:tcW w:w="3243" w:type="dxa"/>
            <w:gridSpan w:val="3"/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label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 w:cs="Arial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19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 w:cs="Arial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/>
                <w:sz w:val="22"/>
                <w:szCs w:val="22"/>
                <w:highlight w:val="none"/>
              </w:rPr>
              <w:t>BCMU_</w:t>
            </w:r>
            <w:r>
              <w:rPr>
                <w:rFonts w:ascii="宋体" w:hAnsi="宋体" w:cs="Arial"/>
                <w:sz w:val="22"/>
                <w:szCs w:val="22"/>
                <w:highlight w:val="none"/>
              </w:rPr>
              <w:t>BRK_LH_FAIL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sz w:val="22"/>
                <w:szCs w:val="22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/>
                <w:sz w:val="22"/>
                <w:szCs w:val="22"/>
                <w:highlight w:val="none"/>
              </w:rPr>
              <w:t>04</w:t>
            </w:r>
          </w:p>
        </w:tc>
        <w:tc>
          <w:tcPr>
            <w:tcW w:w="3243" w:type="dxa"/>
            <w:gridSpan w:val="3"/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label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 w:cs="Arial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20</w:t>
            </w:r>
          </w:p>
        </w:tc>
        <w:tc>
          <w:tcPr>
            <w:tcW w:w="3374" w:type="dxa"/>
            <w:gridSpan w:val="3"/>
          </w:tcPr>
          <w:p>
            <w:pPr>
              <w:rPr>
                <w:rFonts w:ascii="宋体" w:hAnsi="宋体" w:cs="Arial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/>
                <w:sz w:val="22"/>
                <w:szCs w:val="22"/>
                <w:highlight w:val="none"/>
              </w:rPr>
              <w:t>BCMU_</w:t>
            </w:r>
            <w:r>
              <w:rPr>
                <w:rFonts w:ascii="宋体" w:hAnsi="宋体" w:cs="Arial"/>
                <w:sz w:val="22"/>
                <w:szCs w:val="22"/>
                <w:highlight w:val="none"/>
              </w:rPr>
              <w:t>BRK_RH_FAIL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sz w:val="22"/>
                <w:szCs w:val="22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/>
                <w:sz w:val="22"/>
                <w:szCs w:val="22"/>
                <w:highlight w:val="none"/>
              </w:rPr>
              <w:t>05</w:t>
            </w:r>
          </w:p>
        </w:tc>
        <w:tc>
          <w:tcPr>
            <w:tcW w:w="3243" w:type="dxa"/>
            <w:gridSpan w:val="3"/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label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 w:cs="Arial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21</w:t>
            </w:r>
          </w:p>
        </w:tc>
        <w:tc>
          <w:tcPr>
            <w:tcW w:w="3374" w:type="dxa"/>
            <w:gridSpan w:val="3"/>
          </w:tcPr>
          <w:p>
            <w:pPr>
              <w:jc w:val="left"/>
              <w:rPr>
                <w:rFonts w:ascii="宋体" w:hAnsi="宋体" w:cs="Arial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/>
                <w:sz w:val="22"/>
                <w:szCs w:val="22"/>
                <w:highlight w:val="none"/>
              </w:rPr>
              <w:t>BCMU_</w:t>
            </w:r>
            <w:r>
              <w:rPr>
                <w:rFonts w:ascii="宋体" w:hAnsi="宋体" w:cs="Arial"/>
                <w:sz w:val="22"/>
                <w:szCs w:val="22"/>
                <w:highlight w:val="none"/>
              </w:rPr>
              <w:t>ANTISKID_FAIL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sz w:val="22"/>
                <w:szCs w:val="22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/>
                <w:sz w:val="22"/>
                <w:szCs w:val="22"/>
                <w:highlight w:val="none"/>
              </w:rPr>
              <w:t>06</w:t>
            </w:r>
          </w:p>
        </w:tc>
        <w:tc>
          <w:tcPr>
            <w:tcW w:w="3243" w:type="dxa"/>
            <w:gridSpan w:val="3"/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label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 w:cs="Arial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22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rPr>
                <w:rFonts w:ascii="宋体" w:hAnsi="宋体" w:cs="Arial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LEFT_INSIDE</w:t>
            </w:r>
            <w:r>
              <w:rPr>
                <w:rFonts w:ascii="宋体" w:hAnsi="宋体" w:cs="Arial"/>
                <w:sz w:val="22"/>
                <w:szCs w:val="22"/>
                <w:highlight w:val="none"/>
              </w:rPr>
              <w:t>_TEMP_OVERHEAT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sz w:val="22"/>
                <w:szCs w:val="22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/>
                <w:sz w:val="22"/>
                <w:szCs w:val="22"/>
                <w:highlight w:val="none"/>
              </w:rPr>
              <w:t>07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label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 w:cs="Arial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23</w:t>
            </w:r>
          </w:p>
        </w:tc>
        <w:tc>
          <w:tcPr>
            <w:tcW w:w="3374" w:type="dxa"/>
            <w:gridSpan w:val="3"/>
          </w:tcPr>
          <w:p>
            <w:pPr>
              <w:jc w:val="left"/>
              <w:rPr>
                <w:rFonts w:ascii="宋体" w:hAnsi="宋体" w:cs="Arial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LEFT_OUTSIDE</w:t>
            </w:r>
            <w:r>
              <w:rPr>
                <w:rFonts w:ascii="宋体" w:hAnsi="宋体" w:cs="Arial"/>
                <w:sz w:val="22"/>
                <w:szCs w:val="22"/>
                <w:highlight w:val="none"/>
              </w:rPr>
              <w:t>_TEMP_OVERHEAT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sz w:val="22"/>
                <w:szCs w:val="22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/>
                <w:sz w:val="22"/>
                <w:szCs w:val="22"/>
                <w:highlight w:val="none"/>
              </w:rPr>
              <w:t>08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label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 w:cs="Arial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24</w:t>
            </w:r>
          </w:p>
        </w:tc>
        <w:tc>
          <w:tcPr>
            <w:tcW w:w="3374" w:type="dxa"/>
            <w:gridSpan w:val="3"/>
          </w:tcPr>
          <w:p>
            <w:pPr>
              <w:rPr>
                <w:rFonts w:ascii="宋体" w:hAnsi="宋体" w:cs="Arial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RIGHT_INSIDE</w:t>
            </w:r>
            <w:r>
              <w:rPr>
                <w:rFonts w:ascii="宋体" w:hAnsi="宋体" w:cs="Arial"/>
                <w:sz w:val="22"/>
                <w:szCs w:val="22"/>
                <w:highlight w:val="none"/>
              </w:rPr>
              <w:t>_</w:t>
            </w: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T</w:t>
            </w:r>
            <w:r>
              <w:rPr>
                <w:rFonts w:ascii="宋体" w:hAnsi="宋体" w:cs="Arial"/>
                <w:sz w:val="22"/>
                <w:szCs w:val="22"/>
                <w:highlight w:val="none"/>
              </w:rPr>
              <w:t>EMP_OVERHEAT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sz w:val="22"/>
                <w:szCs w:val="22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/>
                <w:sz w:val="22"/>
                <w:szCs w:val="22"/>
                <w:highlight w:val="none"/>
              </w:rPr>
              <w:t>09</w:t>
            </w:r>
          </w:p>
        </w:tc>
        <w:tc>
          <w:tcPr>
            <w:tcW w:w="3243" w:type="dxa"/>
            <w:gridSpan w:val="3"/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label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 w:cs="Arial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25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rPr>
                <w:rFonts w:ascii="宋体" w:hAnsi="宋体" w:cs="Arial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RIGHT_OUTSIDE_</w:t>
            </w:r>
            <w:r>
              <w:rPr>
                <w:rFonts w:ascii="宋体" w:hAnsi="宋体" w:cs="Arial"/>
                <w:sz w:val="22"/>
                <w:szCs w:val="22"/>
                <w:highlight w:val="none"/>
              </w:rPr>
              <w:t>TEMP_OVERHEAT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sz w:val="22"/>
                <w:szCs w:val="22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/>
                <w:sz w:val="22"/>
                <w:szCs w:val="22"/>
                <w:highlight w:val="none"/>
              </w:rPr>
              <w:t>10</w:t>
            </w:r>
          </w:p>
        </w:tc>
        <w:tc>
          <w:tcPr>
            <w:tcW w:w="3243" w:type="dxa"/>
            <w:gridSpan w:val="3"/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label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 w:cs="Arial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26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 w:cs="Arial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BCMU_BRK_TEMP_FAIL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sz w:val="22"/>
                <w:szCs w:val="22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/>
                <w:sz w:val="22"/>
                <w:szCs w:val="22"/>
                <w:highlight w:val="none"/>
              </w:rPr>
              <w:t>11</w:t>
            </w:r>
          </w:p>
        </w:tc>
        <w:tc>
          <w:tcPr>
            <w:tcW w:w="3243" w:type="dxa"/>
            <w:gridSpan w:val="3"/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 w:ascii="宋体" w:hAnsi="宋体"/>
                <w:sz w:val="22"/>
                <w:szCs w:val="22"/>
                <w:highlight w:val="none"/>
              </w:rPr>
              <w:t>BCMU_</w:t>
            </w:r>
            <w:r>
              <w:rPr>
                <w:rFonts w:ascii="宋体" w:hAnsi="宋体" w:cs="Arial"/>
                <w:sz w:val="22"/>
                <w:szCs w:val="22"/>
                <w:highlight w:val="none"/>
              </w:rPr>
              <w:t>PARK_BRK_FAIL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 w:cs="Arial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27</w:t>
            </w:r>
          </w:p>
        </w:tc>
        <w:tc>
          <w:tcPr>
            <w:tcW w:w="3374" w:type="dxa"/>
            <w:gridSpan w:val="3"/>
          </w:tcPr>
          <w:p>
            <w:pPr>
              <w:rPr>
                <w:rFonts w:ascii="宋体" w:hAnsi="宋体" w:cs="Arial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sz w:val="22"/>
                <w:szCs w:val="22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/>
                <w:sz w:val="22"/>
                <w:szCs w:val="22"/>
                <w:highlight w:val="none"/>
              </w:rPr>
              <w:t>12</w:t>
            </w:r>
          </w:p>
        </w:tc>
        <w:tc>
          <w:tcPr>
            <w:tcW w:w="3243" w:type="dxa"/>
            <w:gridSpan w:val="3"/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 w:ascii="宋体" w:hAnsi="宋体"/>
                <w:sz w:val="22"/>
                <w:szCs w:val="22"/>
                <w:highlight w:val="none"/>
              </w:rPr>
              <w:t>BCMU_</w:t>
            </w:r>
            <w:r>
              <w:rPr>
                <w:rFonts w:ascii="宋体" w:hAnsi="宋体" w:cs="Arial"/>
                <w:sz w:val="22"/>
                <w:szCs w:val="22"/>
                <w:highlight w:val="none"/>
              </w:rPr>
              <w:t>PARK_BRK_ON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 w:cs="Arial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28</w:t>
            </w:r>
          </w:p>
        </w:tc>
        <w:tc>
          <w:tcPr>
            <w:tcW w:w="3374" w:type="dxa"/>
            <w:gridSpan w:val="3"/>
          </w:tcPr>
          <w:p>
            <w:pPr>
              <w:rPr>
                <w:rFonts w:ascii="宋体" w:hAnsi="宋体" w:cs="Arial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sz w:val="22"/>
                <w:szCs w:val="22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/>
                <w:sz w:val="22"/>
                <w:szCs w:val="22"/>
                <w:highlight w:val="none"/>
              </w:rPr>
              <w:t>13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tabs>
                <w:tab w:val="left" w:pos="910"/>
              </w:tabs>
              <w:rPr>
                <w:sz w:val="22"/>
                <w:szCs w:val="22"/>
                <w:highlight w:val="none"/>
              </w:rPr>
            </w:pPr>
            <w:r>
              <w:rPr>
                <w:rFonts w:hint="eastAsia" w:ascii="宋体" w:hAnsi="宋体"/>
                <w:sz w:val="22"/>
                <w:szCs w:val="22"/>
                <w:highlight w:val="none"/>
              </w:rPr>
              <w:t>BCMU_</w:t>
            </w:r>
            <w:r>
              <w:rPr>
                <w:rFonts w:ascii="宋体" w:hAnsi="宋体"/>
                <w:sz w:val="22"/>
                <w:szCs w:val="22"/>
                <w:highlight w:val="none"/>
              </w:rPr>
              <w:t>PARK_BRK_APPLY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 w:cs="Arial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29</w:t>
            </w:r>
          </w:p>
        </w:tc>
        <w:tc>
          <w:tcPr>
            <w:tcW w:w="3374" w:type="dxa"/>
            <w:gridSpan w:val="3"/>
          </w:tcPr>
          <w:p>
            <w:pPr>
              <w:rPr>
                <w:rFonts w:ascii="宋体" w:hAnsi="宋体" w:cs="Arial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sz w:val="22"/>
                <w:szCs w:val="22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/>
                <w:sz w:val="22"/>
                <w:szCs w:val="22"/>
                <w:highlight w:val="none"/>
              </w:rPr>
              <w:t>14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/>
                <w:sz w:val="22"/>
                <w:szCs w:val="22"/>
                <w:highlight w:val="none"/>
              </w:rPr>
              <w:t>BCMU_</w:t>
            </w:r>
            <w:r>
              <w:rPr>
                <w:rFonts w:ascii="宋体" w:hAnsi="宋体"/>
                <w:sz w:val="22"/>
                <w:szCs w:val="22"/>
                <w:highlight w:val="none"/>
              </w:rPr>
              <w:t>BRK_NML_FAIL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 w:cs="Arial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 w:cs="Arial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状态位：</w:t>
            </w:r>
            <w:r>
              <w:rPr>
                <w:rFonts w:ascii="宋体" w:hAnsi="宋体" w:cs="Arial"/>
                <w:sz w:val="22"/>
                <w:szCs w:val="22"/>
                <w:highlight w:val="none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sz w:val="22"/>
                <w:szCs w:val="22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/>
                <w:sz w:val="22"/>
                <w:szCs w:val="22"/>
                <w:highlight w:val="none"/>
              </w:rPr>
              <w:t>15</w:t>
            </w:r>
          </w:p>
        </w:tc>
        <w:tc>
          <w:tcPr>
            <w:tcW w:w="3243" w:type="dxa"/>
            <w:gridSpan w:val="3"/>
          </w:tcPr>
          <w:p>
            <w:pPr>
              <w:jc w:val="left"/>
              <w:rPr>
                <w:rFonts w:ascii="宋体" w:hAnsi="宋体" w:cs="Arial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/>
                <w:sz w:val="22"/>
                <w:szCs w:val="22"/>
                <w:highlight w:val="none"/>
              </w:rPr>
              <w:t>BCMU_</w:t>
            </w:r>
            <w:r>
              <w:rPr>
                <w:rFonts w:ascii="宋体" w:hAnsi="宋体" w:cs="Arial"/>
                <w:sz w:val="22"/>
                <w:szCs w:val="22"/>
                <w:highlight w:val="none"/>
              </w:rPr>
              <w:t>ANTISKID_OFF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 w:cs="Arial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 w:cs="Arial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状态位：</w:t>
            </w:r>
            <w:r>
              <w:rPr>
                <w:rFonts w:ascii="宋体" w:hAnsi="宋体" w:cs="Arial"/>
                <w:sz w:val="22"/>
                <w:szCs w:val="22"/>
                <w:highlight w:val="none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sz w:val="22"/>
                <w:szCs w:val="22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/>
                <w:sz w:val="22"/>
                <w:szCs w:val="22"/>
                <w:highlight w:val="none"/>
              </w:rPr>
              <w:t>16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ascii="宋体" w:hAnsi="宋体" w:cs="Arial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/>
                <w:sz w:val="22"/>
                <w:szCs w:val="22"/>
                <w:highlight w:val="none"/>
              </w:rPr>
              <w:t>BCMU_</w:t>
            </w:r>
            <w:r>
              <w:rPr>
                <w:rFonts w:ascii="宋体" w:hAnsi="宋体" w:cs="Arial"/>
                <w:sz w:val="22"/>
                <w:szCs w:val="22"/>
                <w:highlight w:val="none"/>
              </w:rPr>
              <w:t>BRK_EMER_FAIL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 w:cs="Arial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 w:cs="Arial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2" w:hRule="atLeast"/>
        </w:trPr>
        <w:tc>
          <w:tcPr>
            <w:tcW w:w="467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/>
                <w:sz w:val="22"/>
                <w:szCs w:val="22"/>
                <w:highlight w:val="none"/>
              </w:rPr>
              <w:t>附注</w:t>
            </w:r>
          </w:p>
        </w:tc>
        <w:tc>
          <w:tcPr>
            <w:tcW w:w="8055" w:type="dxa"/>
            <w:gridSpan w:val="8"/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eastAsia" w:ascii="Arial" w:hAnsi="Arial" w:cs="Arial"/>
                <w:sz w:val="22"/>
                <w:szCs w:val="22"/>
                <w:highlight w:val="none"/>
              </w:rPr>
              <w:t>注：各字节1-有效；0-无效。</w:t>
            </w:r>
          </w:p>
          <w:p>
            <w:pPr>
              <w:rPr>
                <w:sz w:val="22"/>
                <w:szCs w:val="22"/>
                <w:highlight w:val="none"/>
              </w:rPr>
            </w:pPr>
          </w:p>
          <w:p>
            <w:pPr>
              <w:autoSpaceDE w:val="0"/>
              <w:autoSpaceDN w:val="0"/>
              <w:rPr>
                <w:rFonts w:ascii="Arial" w:hAnsi="Arial" w:cs="Arial"/>
                <w:sz w:val="22"/>
                <w:szCs w:val="22"/>
                <w:highlight w:val="none"/>
              </w:rPr>
            </w:pPr>
            <w:r>
              <w:rPr>
                <w:rFonts w:hint="eastAsia" w:ascii="Arial" w:hAnsi="Arial" w:cs="Arial"/>
                <w:sz w:val="22"/>
                <w:szCs w:val="22"/>
                <w:highlight w:val="none"/>
              </w:rPr>
              <w:t xml:space="preserve">状态位：00－正常，01－无效，10－测试，11－故障                 </w:t>
            </w:r>
          </w:p>
        </w:tc>
      </w:tr>
    </w:tbl>
    <w:p>
      <w:pPr>
        <w:spacing w:line="500" w:lineRule="exact"/>
        <w:ind w:left="420"/>
        <w:rPr>
          <w:rFonts w:hAnsi="宋体"/>
          <w:sz w:val="24"/>
          <w:highlight w:val="none"/>
        </w:rPr>
      </w:pPr>
    </w:p>
    <w:p>
      <w:pPr>
        <w:spacing w:line="500" w:lineRule="exact"/>
        <w:ind w:left="420"/>
        <w:rPr>
          <w:rFonts w:hAnsi="宋体"/>
          <w:sz w:val="24"/>
          <w:highlight w:val="none"/>
        </w:rPr>
      </w:pPr>
    </w:p>
    <w:p>
      <w:pPr>
        <w:spacing w:line="500" w:lineRule="exact"/>
        <w:ind w:left="420"/>
        <w:rPr>
          <w:rFonts w:hAnsi="宋体"/>
          <w:sz w:val="24"/>
          <w:highlight w:val="none"/>
        </w:rPr>
      </w:pPr>
    </w:p>
    <w:p>
      <w:pPr>
        <w:spacing w:line="500" w:lineRule="exact"/>
        <w:ind w:left="420"/>
        <w:rPr>
          <w:rFonts w:hAnsi="宋体"/>
          <w:sz w:val="24"/>
          <w:highlight w:val="none"/>
        </w:rPr>
      </w:pPr>
    </w:p>
    <w:p>
      <w:pPr>
        <w:spacing w:line="500" w:lineRule="exact"/>
        <w:ind w:left="420"/>
        <w:rPr>
          <w:rFonts w:hAnsi="宋体"/>
          <w:sz w:val="24"/>
          <w:highlight w:val="none"/>
        </w:rPr>
      </w:pPr>
    </w:p>
    <w:p>
      <w:pPr>
        <w:spacing w:line="500" w:lineRule="exact"/>
        <w:ind w:left="420"/>
        <w:rPr>
          <w:rFonts w:hAnsi="宋体"/>
          <w:sz w:val="24"/>
          <w:highlight w:val="none"/>
        </w:rPr>
      </w:pPr>
    </w:p>
    <w:p>
      <w:pPr>
        <w:spacing w:line="500" w:lineRule="exact"/>
        <w:ind w:left="420"/>
        <w:rPr>
          <w:rFonts w:hAnsi="宋体"/>
          <w:sz w:val="24"/>
          <w:highlight w:val="none"/>
        </w:rPr>
      </w:pPr>
    </w:p>
    <w:p>
      <w:pPr>
        <w:pStyle w:val="48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/>
        <w:contextualSpacing w:val="0"/>
        <w:jc w:val="center"/>
        <w:rPr>
          <w:rFonts w:ascii="黑体" w:hAnsi="黑体" w:eastAsia="黑体"/>
          <w:kern w:val="24"/>
          <w:szCs w:val="21"/>
          <w:highlight w:val="none"/>
        </w:rPr>
      </w:pPr>
      <w:r>
        <w:rPr>
          <w:rFonts w:hint="eastAsia" w:ascii="黑体" w:hAnsi="黑体" w:eastAsia="黑体"/>
          <w:kern w:val="24"/>
          <w:szCs w:val="21"/>
          <w:highlight w:val="none"/>
        </w:rPr>
        <w:t>RDIU到SCU ARINC429数据字17</w:t>
      </w:r>
    </w:p>
    <w:tbl>
      <w:tblPr>
        <w:tblStyle w:val="29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左内机轮刹车实际总压力数据</w:t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版本</w:t>
            </w:r>
          </w:p>
        </w:tc>
        <w:tc>
          <w:tcPr>
            <w:tcW w:w="1465" w:type="dxa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901" w:type="dxa"/>
            <w:gridSpan w:val="3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规范号</w:t>
            </w:r>
          </w:p>
        </w:tc>
        <w:tc>
          <w:tcPr>
            <w:tcW w:w="5370" w:type="dxa"/>
            <w:gridSpan w:val="5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070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信</w:t>
            </w:r>
          </w:p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号</w:t>
            </w:r>
          </w:p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内</w:t>
            </w:r>
          </w:p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信号类型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整型（</w:t>
            </w:r>
            <w:r>
              <w:rPr>
                <w:sz w:val="22"/>
                <w:szCs w:val="22"/>
                <w:highlight w:val="none"/>
              </w:rPr>
              <w:t>32</w:t>
            </w:r>
            <w:r>
              <w:rPr>
                <w:rFonts w:hint="eastAsia"/>
                <w:sz w:val="22"/>
                <w:szCs w:val="22"/>
                <w:highlight w:val="none"/>
              </w:rPr>
              <w:t>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源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BCMU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分    布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单    位</w:t>
            </w:r>
          </w:p>
        </w:tc>
        <w:tc>
          <w:tcPr>
            <w:tcW w:w="6621" w:type="dxa"/>
            <w:gridSpan w:val="6"/>
          </w:tcPr>
          <w:p>
            <w:pPr>
              <w:rPr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信号范围</w:t>
            </w:r>
          </w:p>
        </w:tc>
        <w:tc>
          <w:tcPr>
            <w:tcW w:w="6621" w:type="dxa"/>
            <w:gridSpan w:val="6"/>
          </w:tcPr>
          <w:p>
            <w:pPr>
              <w:rPr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0-</w:t>
            </w:r>
            <w:r>
              <w:rPr>
                <w:rFonts w:hint="eastAsia"/>
                <w:sz w:val="22"/>
                <w:szCs w:val="22"/>
                <w:highlight w:val="none"/>
              </w:rPr>
              <w:t>65535N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分 辨 率</w:t>
            </w:r>
          </w:p>
        </w:tc>
        <w:tc>
          <w:tcPr>
            <w:tcW w:w="6621" w:type="dxa"/>
            <w:gridSpan w:val="6"/>
          </w:tcPr>
          <w:p>
            <w:pPr>
              <w:rPr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精    度</w:t>
            </w:r>
          </w:p>
        </w:tc>
        <w:tc>
          <w:tcPr>
            <w:tcW w:w="6621" w:type="dxa"/>
            <w:gridSpan w:val="6"/>
          </w:tcPr>
          <w:p>
            <w:pPr>
              <w:rPr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±100N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码    制</w:t>
            </w:r>
          </w:p>
        </w:tc>
        <w:tc>
          <w:tcPr>
            <w:tcW w:w="6621" w:type="dxa"/>
            <w:gridSpan w:val="6"/>
          </w:tcPr>
          <w:p>
            <w:pPr>
              <w:rPr>
                <w:rFonts w:ascii="宋体" w:hAnsi="宋体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发送速率</w:t>
            </w:r>
          </w:p>
        </w:tc>
        <w:tc>
          <w:tcPr>
            <w:tcW w:w="6621" w:type="dxa"/>
            <w:gridSpan w:val="6"/>
          </w:tcPr>
          <w:p>
            <w:pPr>
              <w:rPr>
                <w:rFonts w:ascii="宋体" w:hAnsi="宋体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数据格式</w:t>
            </w: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01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lable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17</w:t>
            </w:r>
          </w:p>
        </w:tc>
        <w:tc>
          <w:tcPr>
            <w:tcW w:w="3374" w:type="dxa"/>
            <w:gridSpan w:val="3"/>
          </w:tcPr>
          <w:p>
            <w:pPr>
              <w:rPr>
                <w:rFonts w:ascii="宋体" w:hAnsi="宋体"/>
                <w:color w:val="FF0000"/>
                <w:szCs w:val="21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02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lable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18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03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lable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19</w:t>
            </w:r>
          </w:p>
        </w:tc>
        <w:tc>
          <w:tcPr>
            <w:tcW w:w="3374" w:type="dxa"/>
            <w:gridSpan w:val="3"/>
          </w:tcPr>
          <w:p>
            <w:pPr>
              <w:rPr>
                <w:rFonts w:ascii="宋体" w:hAnsi="宋体"/>
                <w:color w:val="FF0000"/>
                <w:szCs w:val="21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04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lable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20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05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lable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21</w:t>
            </w:r>
          </w:p>
        </w:tc>
        <w:tc>
          <w:tcPr>
            <w:tcW w:w="3374" w:type="dxa"/>
            <w:gridSpan w:val="3"/>
          </w:tcPr>
          <w:p>
            <w:pPr>
              <w:rPr>
                <w:rFonts w:ascii="宋体" w:hAnsi="宋体"/>
                <w:color w:val="FF0000"/>
                <w:szCs w:val="21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06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lable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22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07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lable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23</w:t>
            </w:r>
          </w:p>
        </w:tc>
        <w:tc>
          <w:tcPr>
            <w:tcW w:w="3374" w:type="dxa"/>
            <w:gridSpan w:val="3"/>
          </w:tcPr>
          <w:p>
            <w:pPr>
              <w:rPr>
                <w:rFonts w:ascii="宋体" w:hAnsi="宋体"/>
                <w:color w:val="FF0000"/>
                <w:szCs w:val="21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08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lable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24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09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lable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25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10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lable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26</w:t>
            </w:r>
          </w:p>
        </w:tc>
        <w:tc>
          <w:tcPr>
            <w:tcW w:w="3374" w:type="dxa"/>
            <w:gridSpan w:val="3"/>
          </w:tcPr>
          <w:p>
            <w:pPr>
              <w:rPr>
                <w:rFonts w:ascii="宋体" w:hAnsi="宋体"/>
                <w:color w:val="FF0000"/>
                <w:szCs w:val="21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11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LSB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27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12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*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28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13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*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29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14</w:t>
            </w:r>
          </w:p>
        </w:tc>
        <w:tc>
          <w:tcPr>
            <w:tcW w:w="3243" w:type="dxa"/>
            <w:gridSpan w:val="3"/>
          </w:tcPr>
          <w:p>
            <w:pPr>
              <w:rPr>
                <w:rFonts w:ascii="宋体" w:hAnsi="宋体"/>
                <w:color w:val="FF0000"/>
                <w:szCs w:val="21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*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rPr>
                <w:rFonts w:ascii="Arial" w:hAnsi="Arial" w:cs="Arial"/>
                <w:color w:val="FF0000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状态位：LSB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15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FF0000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*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rPr>
                <w:rFonts w:ascii="Arial" w:hAnsi="Arial" w:cs="Arial"/>
                <w:color w:val="FF0000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状态位：MSB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16</w:t>
            </w:r>
          </w:p>
        </w:tc>
        <w:tc>
          <w:tcPr>
            <w:tcW w:w="3243" w:type="dxa"/>
            <w:gridSpan w:val="3"/>
          </w:tcPr>
          <w:p>
            <w:pPr>
              <w:rPr>
                <w:rFonts w:ascii="宋体" w:hAnsi="宋体"/>
                <w:color w:val="FF0000"/>
                <w:szCs w:val="21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*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rPr>
                <w:rFonts w:ascii="Arial" w:hAnsi="Arial" w:cs="Arial"/>
                <w:color w:val="FF0000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2" w:hRule="atLeast"/>
        </w:trPr>
        <w:tc>
          <w:tcPr>
            <w:tcW w:w="467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附注</w:t>
            </w:r>
          </w:p>
        </w:tc>
        <w:tc>
          <w:tcPr>
            <w:tcW w:w="8055" w:type="dxa"/>
            <w:gridSpan w:val="8"/>
          </w:tcPr>
          <w:p>
            <w:pPr>
              <w:rPr>
                <w:rFonts w:ascii="Arial" w:hAnsi="Arial" w:cs="Arial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>注：</w:t>
            </w:r>
          </w:p>
          <w:p>
            <w:pPr>
              <w:rPr>
                <w:highlight w:val="none"/>
              </w:rPr>
            </w:pPr>
          </w:p>
          <w:p>
            <w:pPr>
              <w:autoSpaceDE w:val="0"/>
              <w:autoSpaceDN w:val="0"/>
              <w:rPr>
                <w:rFonts w:ascii="Arial" w:hAnsi="Arial" w:cs="Arial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状态位：00－正常，01－无效，10－测试，11－故障；</w:t>
            </w:r>
          </w:p>
        </w:tc>
      </w:tr>
    </w:tbl>
    <w:p>
      <w:pPr>
        <w:spacing w:line="500" w:lineRule="exact"/>
        <w:ind w:left="420"/>
        <w:rPr>
          <w:rFonts w:hAnsi="宋体"/>
          <w:sz w:val="24"/>
          <w:highlight w:val="none"/>
        </w:rPr>
      </w:pPr>
    </w:p>
    <w:p>
      <w:pPr>
        <w:widowControl/>
        <w:jc w:val="left"/>
        <w:rPr>
          <w:rFonts w:hAnsi="宋体"/>
          <w:sz w:val="24"/>
          <w:highlight w:val="none"/>
        </w:rPr>
      </w:pPr>
      <w:r>
        <w:rPr>
          <w:rFonts w:hAnsi="宋体"/>
          <w:sz w:val="24"/>
          <w:highlight w:val="none"/>
        </w:rPr>
        <w:br w:type="page"/>
      </w:r>
    </w:p>
    <w:p>
      <w:pPr>
        <w:pStyle w:val="48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/>
        <w:contextualSpacing w:val="0"/>
        <w:jc w:val="center"/>
        <w:rPr>
          <w:rFonts w:ascii="黑体" w:hAnsi="黑体" w:eastAsia="黑体"/>
          <w:kern w:val="24"/>
          <w:szCs w:val="21"/>
          <w:highlight w:val="none"/>
        </w:rPr>
      </w:pPr>
      <w:r>
        <w:rPr>
          <w:rFonts w:hint="eastAsia" w:ascii="黑体" w:hAnsi="黑体" w:eastAsia="黑体"/>
          <w:kern w:val="24"/>
          <w:szCs w:val="21"/>
          <w:highlight w:val="none"/>
        </w:rPr>
        <w:t>RDIU到SCU ARINC429数据字18</w:t>
      </w:r>
    </w:p>
    <w:tbl>
      <w:tblPr>
        <w:tblStyle w:val="29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右内机轮刹车实际总压力数据</w:t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版本</w:t>
            </w:r>
          </w:p>
        </w:tc>
        <w:tc>
          <w:tcPr>
            <w:tcW w:w="1465" w:type="dxa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901" w:type="dxa"/>
            <w:gridSpan w:val="3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规范号</w:t>
            </w:r>
          </w:p>
        </w:tc>
        <w:tc>
          <w:tcPr>
            <w:tcW w:w="5370" w:type="dxa"/>
            <w:gridSpan w:val="5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071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信</w:t>
            </w:r>
          </w:p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号</w:t>
            </w:r>
          </w:p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内</w:t>
            </w:r>
          </w:p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信号类型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整型（</w:t>
            </w:r>
            <w:r>
              <w:rPr>
                <w:sz w:val="22"/>
                <w:szCs w:val="22"/>
                <w:highlight w:val="none"/>
              </w:rPr>
              <w:t>32</w:t>
            </w:r>
            <w:r>
              <w:rPr>
                <w:rFonts w:hint="eastAsia"/>
                <w:sz w:val="22"/>
                <w:szCs w:val="22"/>
                <w:highlight w:val="none"/>
              </w:rPr>
              <w:t>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源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BCMU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分    布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color w:val="FF0000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单    位</w:t>
            </w:r>
          </w:p>
        </w:tc>
        <w:tc>
          <w:tcPr>
            <w:tcW w:w="6621" w:type="dxa"/>
            <w:gridSpan w:val="6"/>
          </w:tcPr>
          <w:p>
            <w:pPr>
              <w:rPr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信号范围</w:t>
            </w:r>
          </w:p>
        </w:tc>
        <w:tc>
          <w:tcPr>
            <w:tcW w:w="6621" w:type="dxa"/>
            <w:gridSpan w:val="6"/>
          </w:tcPr>
          <w:p>
            <w:pPr>
              <w:rPr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0-</w:t>
            </w:r>
            <w:r>
              <w:rPr>
                <w:rFonts w:hint="eastAsia"/>
                <w:sz w:val="22"/>
                <w:szCs w:val="22"/>
                <w:highlight w:val="none"/>
              </w:rPr>
              <w:t>65535</w:t>
            </w:r>
            <w:r>
              <w:rPr>
                <w:sz w:val="22"/>
                <w:szCs w:val="22"/>
                <w:highlight w:val="none"/>
              </w:rPr>
              <w:t>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分 辨 率</w:t>
            </w:r>
          </w:p>
        </w:tc>
        <w:tc>
          <w:tcPr>
            <w:tcW w:w="6621" w:type="dxa"/>
            <w:gridSpan w:val="6"/>
          </w:tcPr>
          <w:p>
            <w:pPr>
              <w:rPr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精    度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±</w:t>
            </w:r>
            <w:r>
              <w:rPr>
                <w:sz w:val="22"/>
                <w:szCs w:val="22"/>
                <w:highlight w:val="none"/>
              </w:rPr>
              <w:t>100 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码    制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发送速率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数据格式</w:t>
            </w: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01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lable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17</w:t>
            </w:r>
          </w:p>
        </w:tc>
        <w:tc>
          <w:tcPr>
            <w:tcW w:w="3374" w:type="dxa"/>
            <w:gridSpan w:val="3"/>
          </w:tcPr>
          <w:p>
            <w:pPr>
              <w:rPr>
                <w:rFonts w:ascii="宋体" w:hAnsi="宋体"/>
                <w:color w:val="FF0000"/>
                <w:szCs w:val="21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02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lable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18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03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lable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19</w:t>
            </w:r>
          </w:p>
        </w:tc>
        <w:tc>
          <w:tcPr>
            <w:tcW w:w="3374" w:type="dxa"/>
            <w:gridSpan w:val="3"/>
          </w:tcPr>
          <w:p>
            <w:pPr>
              <w:rPr>
                <w:rFonts w:ascii="宋体" w:hAnsi="宋体"/>
                <w:color w:val="FF0000"/>
                <w:szCs w:val="21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04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lable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20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05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lable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21</w:t>
            </w:r>
          </w:p>
        </w:tc>
        <w:tc>
          <w:tcPr>
            <w:tcW w:w="3374" w:type="dxa"/>
            <w:gridSpan w:val="3"/>
          </w:tcPr>
          <w:p>
            <w:pPr>
              <w:rPr>
                <w:rFonts w:ascii="宋体" w:hAnsi="宋体"/>
                <w:color w:val="FF0000"/>
                <w:szCs w:val="21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06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lable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22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07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lable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23</w:t>
            </w:r>
          </w:p>
        </w:tc>
        <w:tc>
          <w:tcPr>
            <w:tcW w:w="3374" w:type="dxa"/>
            <w:gridSpan w:val="3"/>
          </w:tcPr>
          <w:p>
            <w:pPr>
              <w:rPr>
                <w:rFonts w:ascii="宋体" w:hAnsi="宋体"/>
                <w:color w:val="FF0000"/>
                <w:szCs w:val="21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08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lable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24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09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lable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25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10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lable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26</w:t>
            </w:r>
          </w:p>
        </w:tc>
        <w:tc>
          <w:tcPr>
            <w:tcW w:w="3374" w:type="dxa"/>
            <w:gridSpan w:val="3"/>
          </w:tcPr>
          <w:p>
            <w:pPr>
              <w:rPr>
                <w:rFonts w:ascii="宋体" w:hAnsi="宋体"/>
                <w:color w:val="FF0000"/>
                <w:szCs w:val="21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11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LSB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27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12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*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28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13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*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29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14</w:t>
            </w:r>
          </w:p>
        </w:tc>
        <w:tc>
          <w:tcPr>
            <w:tcW w:w="3243" w:type="dxa"/>
            <w:gridSpan w:val="3"/>
          </w:tcPr>
          <w:p>
            <w:pPr>
              <w:rPr>
                <w:rFonts w:ascii="宋体" w:hAnsi="宋体"/>
                <w:color w:val="FF0000"/>
                <w:szCs w:val="21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*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rPr>
                <w:rFonts w:ascii="Arial" w:hAnsi="Arial" w:cs="Arial"/>
                <w:color w:val="FF0000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状态位：LSB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15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FF0000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*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rPr>
                <w:rFonts w:ascii="Arial" w:hAnsi="Arial" w:cs="Arial"/>
                <w:color w:val="FF0000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状态位：MSB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16</w:t>
            </w:r>
          </w:p>
        </w:tc>
        <w:tc>
          <w:tcPr>
            <w:tcW w:w="3243" w:type="dxa"/>
            <w:gridSpan w:val="3"/>
          </w:tcPr>
          <w:p>
            <w:pPr>
              <w:rPr>
                <w:rFonts w:ascii="宋体" w:hAnsi="宋体"/>
                <w:color w:val="FF0000"/>
                <w:szCs w:val="21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*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rPr>
                <w:rFonts w:ascii="Arial" w:hAnsi="Arial" w:cs="Arial"/>
                <w:color w:val="FF0000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2" w:hRule="atLeast"/>
        </w:trPr>
        <w:tc>
          <w:tcPr>
            <w:tcW w:w="467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附注</w:t>
            </w:r>
          </w:p>
        </w:tc>
        <w:tc>
          <w:tcPr>
            <w:tcW w:w="8055" w:type="dxa"/>
            <w:gridSpan w:val="8"/>
          </w:tcPr>
          <w:p>
            <w:pPr>
              <w:rPr>
                <w:rFonts w:ascii="Arial" w:hAnsi="Arial" w:cs="Arial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>注：</w:t>
            </w:r>
          </w:p>
          <w:p>
            <w:pPr>
              <w:rPr>
                <w:highlight w:val="none"/>
              </w:rPr>
            </w:pPr>
          </w:p>
          <w:p>
            <w:pPr>
              <w:autoSpaceDE w:val="0"/>
              <w:autoSpaceDN w:val="0"/>
              <w:rPr>
                <w:rFonts w:ascii="Arial" w:hAnsi="Arial" w:cs="Arial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状态位：00－正常，01－无效，10－测试，11－故障；</w:t>
            </w:r>
          </w:p>
        </w:tc>
      </w:tr>
    </w:tbl>
    <w:p>
      <w:pPr>
        <w:spacing w:line="500" w:lineRule="exact"/>
        <w:ind w:left="420"/>
        <w:rPr>
          <w:rFonts w:hAnsi="宋体"/>
          <w:sz w:val="24"/>
          <w:highlight w:val="none"/>
        </w:rPr>
      </w:pPr>
    </w:p>
    <w:p>
      <w:pPr>
        <w:widowControl/>
        <w:jc w:val="left"/>
        <w:rPr>
          <w:rFonts w:hAnsi="宋体"/>
          <w:sz w:val="24"/>
          <w:highlight w:val="none"/>
        </w:rPr>
      </w:pPr>
      <w:r>
        <w:rPr>
          <w:rFonts w:hAnsi="宋体"/>
          <w:sz w:val="24"/>
          <w:highlight w:val="none"/>
        </w:rPr>
        <w:br w:type="page"/>
      </w:r>
    </w:p>
    <w:p>
      <w:pPr>
        <w:pStyle w:val="48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/>
        <w:contextualSpacing w:val="0"/>
        <w:jc w:val="center"/>
        <w:rPr>
          <w:rFonts w:ascii="黑体" w:hAnsi="黑体" w:eastAsia="黑体"/>
          <w:kern w:val="24"/>
          <w:szCs w:val="21"/>
          <w:highlight w:val="none"/>
        </w:rPr>
      </w:pPr>
      <w:r>
        <w:rPr>
          <w:rFonts w:hint="eastAsia" w:ascii="黑体" w:hAnsi="黑体" w:eastAsia="黑体"/>
          <w:kern w:val="24"/>
          <w:szCs w:val="21"/>
          <w:highlight w:val="none"/>
        </w:rPr>
        <w:t>RDIU到SCU ARINC429数据字19</w:t>
      </w:r>
    </w:p>
    <w:tbl>
      <w:tblPr>
        <w:tblStyle w:val="29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左外机轮刹车实际总压力数据</w:t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版本</w:t>
            </w:r>
          </w:p>
        </w:tc>
        <w:tc>
          <w:tcPr>
            <w:tcW w:w="1465" w:type="dxa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901" w:type="dxa"/>
            <w:gridSpan w:val="3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规范号</w:t>
            </w:r>
          </w:p>
        </w:tc>
        <w:tc>
          <w:tcPr>
            <w:tcW w:w="5370" w:type="dxa"/>
            <w:gridSpan w:val="5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072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信</w:t>
            </w:r>
          </w:p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号</w:t>
            </w:r>
          </w:p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内</w:t>
            </w:r>
          </w:p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信号类型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整型（</w:t>
            </w:r>
            <w:r>
              <w:rPr>
                <w:sz w:val="22"/>
                <w:szCs w:val="22"/>
                <w:highlight w:val="none"/>
              </w:rPr>
              <w:t>32</w:t>
            </w:r>
            <w:r>
              <w:rPr>
                <w:rFonts w:hint="eastAsia"/>
                <w:sz w:val="22"/>
                <w:szCs w:val="22"/>
                <w:highlight w:val="none"/>
              </w:rPr>
              <w:t>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源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BCMU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分    布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单    位</w:t>
            </w:r>
          </w:p>
        </w:tc>
        <w:tc>
          <w:tcPr>
            <w:tcW w:w="6621" w:type="dxa"/>
            <w:gridSpan w:val="6"/>
          </w:tcPr>
          <w:p>
            <w:pPr>
              <w:rPr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信号范围</w:t>
            </w:r>
          </w:p>
        </w:tc>
        <w:tc>
          <w:tcPr>
            <w:tcW w:w="6621" w:type="dxa"/>
            <w:gridSpan w:val="6"/>
          </w:tcPr>
          <w:p>
            <w:pPr>
              <w:rPr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0-</w:t>
            </w:r>
            <w:r>
              <w:rPr>
                <w:rFonts w:hint="eastAsia"/>
                <w:sz w:val="22"/>
                <w:szCs w:val="22"/>
                <w:highlight w:val="none"/>
              </w:rPr>
              <w:t>65535N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分 辨 率</w:t>
            </w:r>
          </w:p>
        </w:tc>
        <w:tc>
          <w:tcPr>
            <w:tcW w:w="6621" w:type="dxa"/>
            <w:gridSpan w:val="6"/>
          </w:tcPr>
          <w:p>
            <w:pPr>
              <w:rPr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精    度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±100N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码    制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发送速率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数据格式</w:t>
            </w: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01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lable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17</w:t>
            </w:r>
          </w:p>
        </w:tc>
        <w:tc>
          <w:tcPr>
            <w:tcW w:w="3374" w:type="dxa"/>
            <w:gridSpan w:val="3"/>
          </w:tcPr>
          <w:p>
            <w:pPr>
              <w:rPr>
                <w:rFonts w:ascii="宋体" w:hAnsi="宋体"/>
                <w:color w:val="FF0000"/>
                <w:szCs w:val="21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02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lable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18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03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lable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19</w:t>
            </w:r>
          </w:p>
        </w:tc>
        <w:tc>
          <w:tcPr>
            <w:tcW w:w="3374" w:type="dxa"/>
            <w:gridSpan w:val="3"/>
          </w:tcPr>
          <w:p>
            <w:pPr>
              <w:rPr>
                <w:rFonts w:ascii="宋体" w:hAnsi="宋体"/>
                <w:color w:val="FF0000"/>
                <w:szCs w:val="21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04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lable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20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05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lable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21</w:t>
            </w:r>
          </w:p>
        </w:tc>
        <w:tc>
          <w:tcPr>
            <w:tcW w:w="3374" w:type="dxa"/>
            <w:gridSpan w:val="3"/>
          </w:tcPr>
          <w:p>
            <w:pPr>
              <w:rPr>
                <w:rFonts w:ascii="宋体" w:hAnsi="宋体"/>
                <w:color w:val="FF0000"/>
                <w:szCs w:val="21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06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lable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22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07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lable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23</w:t>
            </w:r>
          </w:p>
        </w:tc>
        <w:tc>
          <w:tcPr>
            <w:tcW w:w="3374" w:type="dxa"/>
            <w:gridSpan w:val="3"/>
          </w:tcPr>
          <w:p>
            <w:pPr>
              <w:rPr>
                <w:rFonts w:ascii="宋体" w:hAnsi="宋体"/>
                <w:color w:val="FF0000"/>
                <w:szCs w:val="21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08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lable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24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09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lable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25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10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lable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26</w:t>
            </w:r>
          </w:p>
        </w:tc>
        <w:tc>
          <w:tcPr>
            <w:tcW w:w="3374" w:type="dxa"/>
            <w:gridSpan w:val="3"/>
          </w:tcPr>
          <w:p>
            <w:pPr>
              <w:rPr>
                <w:rFonts w:ascii="宋体" w:hAnsi="宋体"/>
                <w:color w:val="FF0000"/>
                <w:szCs w:val="21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11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LSB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27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12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*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28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13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*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29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14</w:t>
            </w:r>
          </w:p>
        </w:tc>
        <w:tc>
          <w:tcPr>
            <w:tcW w:w="3243" w:type="dxa"/>
            <w:gridSpan w:val="3"/>
          </w:tcPr>
          <w:p>
            <w:pPr>
              <w:rPr>
                <w:rFonts w:ascii="宋体" w:hAnsi="宋体"/>
                <w:color w:val="FF0000"/>
                <w:szCs w:val="21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*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rPr>
                <w:rFonts w:ascii="Arial" w:hAnsi="Arial" w:cs="Arial"/>
                <w:color w:val="FF0000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状态位：LSB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15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FF0000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*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rPr>
                <w:rFonts w:ascii="Arial" w:hAnsi="Arial" w:cs="Arial"/>
                <w:color w:val="FF0000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状态位：MSB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16</w:t>
            </w:r>
          </w:p>
        </w:tc>
        <w:tc>
          <w:tcPr>
            <w:tcW w:w="3243" w:type="dxa"/>
            <w:gridSpan w:val="3"/>
          </w:tcPr>
          <w:p>
            <w:pPr>
              <w:rPr>
                <w:rFonts w:ascii="宋体" w:hAnsi="宋体"/>
                <w:color w:val="FF0000"/>
                <w:szCs w:val="21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*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rPr>
                <w:rFonts w:ascii="Arial" w:hAnsi="Arial" w:cs="Arial"/>
                <w:color w:val="FF0000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2" w:hRule="atLeast"/>
        </w:trPr>
        <w:tc>
          <w:tcPr>
            <w:tcW w:w="467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附注</w:t>
            </w:r>
          </w:p>
        </w:tc>
        <w:tc>
          <w:tcPr>
            <w:tcW w:w="8055" w:type="dxa"/>
            <w:gridSpan w:val="8"/>
          </w:tcPr>
          <w:p>
            <w:pPr>
              <w:rPr>
                <w:rFonts w:ascii="Arial" w:hAnsi="Arial" w:cs="Arial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>注：</w:t>
            </w:r>
          </w:p>
          <w:p>
            <w:pPr>
              <w:rPr>
                <w:highlight w:val="none"/>
              </w:rPr>
            </w:pPr>
          </w:p>
          <w:p>
            <w:pPr>
              <w:autoSpaceDE w:val="0"/>
              <w:autoSpaceDN w:val="0"/>
              <w:rPr>
                <w:rFonts w:ascii="Arial" w:hAnsi="Arial" w:cs="Arial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状态位：00－正常，01－无效，10－测试，11－故障；</w:t>
            </w:r>
          </w:p>
        </w:tc>
      </w:tr>
    </w:tbl>
    <w:p>
      <w:pPr>
        <w:spacing w:line="500" w:lineRule="exact"/>
        <w:ind w:left="420"/>
        <w:rPr>
          <w:rFonts w:hAnsi="宋体"/>
          <w:sz w:val="24"/>
          <w:highlight w:val="none"/>
        </w:rPr>
      </w:pPr>
    </w:p>
    <w:p>
      <w:pPr>
        <w:widowControl/>
        <w:jc w:val="left"/>
        <w:rPr>
          <w:rFonts w:hAnsi="宋体"/>
          <w:sz w:val="24"/>
          <w:highlight w:val="none"/>
        </w:rPr>
      </w:pPr>
      <w:r>
        <w:rPr>
          <w:rFonts w:hAnsi="宋体"/>
          <w:sz w:val="24"/>
          <w:highlight w:val="none"/>
        </w:rPr>
        <w:br w:type="page"/>
      </w:r>
    </w:p>
    <w:p>
      <w:pPr>
        <w:pStyle w:val="48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/>
        <w:contextualSpacing w:val="0"/>
        <w:jc w:val="center"/>
        <w:rPr>
          <w:rFonts w:ascii="黑体" w:hAnsi="黑体" w:eastAsia="黑体"/>
          <w:kern w:val="24"/>
          <w:szCs w:val="21"/>
          <w:highlight w:val="none"/>
        </w:rPr>
      </w:pPr>
      <w:r>
        <w:rPr>
          <w:rFonts w:hint="eastAsia" w:ascii="黑体" w:hAnsi="黑体" w:eastAsia="黑体"/>
          <w:kern w:val="24"/>
          <w:szCs w:val="21"/>
          <w:highlight w:val="none"/>
        </w:rPr>
        <w:t>RDIU到SCU ARINC429数据字20</w:t>
      </w:r>
    </w:p>
    <w:tbl>
      <w:tblPr>
        <w:tblStyle w:val="29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右外机轮刹车实际总压力数据</w:t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版本</w:t>
            </w:r>
          </w:p>
        </w:tc>
        <w:tc>
          <w:tcPr>
            <w:tcW w:w="1465" w:type="dxa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901" w:type="dxa"/>
            <w:gridSpan w:val="3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规范号</w:t>
            </w:r>
          </w:p>
        </w:tc>
        <w:tc>
          <w:tcPr>
            <w:tcW w:w="5370" w:type="dxa"/>
            <w:gridSpan w:val="5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073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信</w:t>
            </w:r>
          </w:p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号</w:t>
            </w:r>
          </w:p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内</w:t>
            </w:r>
          </w:p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信号类型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整型（</w:t>
            </w:r>
            <w:r>
              <w:rPr>
                <w:sz w:val="22"/>
                <w:szCs w:val="22"/>
                <w:highlight w:val="none"/>
              </w:rPr>
              <w:t>32</w:t>
            </w:r>
            <w:r>
              <w:rPr>
                <w:rFonts w:hint="eastAsia"/>
                <w:sz w:val="22"/>
                <w:szCs w:val="22"/>
                <w:highlight w:val="none"/>
              </w:rPr>
              <w:t>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源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BCMU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分    布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单    位</w:t>
            </w:r>
          </w:p>
        </w:tc>
        <w:tc>
          <w:tcPr>
            <w:tcW w:w="6621" w:type="dxa"/>
            <w:gridSpan w:val="6"/>
          </w:tcPr>
          <w:p>
            <w:pPr>
              <w:rPr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信号范围</w:t>
            </w:r>
          </w:p>
        </w:tc>
        <w:tc>
          <w:tcPr>
            <w:tcW w:w="6621" w:type="dxa"/>
            <w:gridSpan w:val="6"/>
          </w:tcPr>
          <w:p>
            <w:pPr>
              <w:rPr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0-</w:t>
            </w:r>
            <w:r>
              <w:rPr>
                <w:rFonts w:hint="eastAsia"/>
                <w:sz w:val="22"/>
                <w:szCs w:val="22"/>
                <w:highlight w:val="none"/>
              </w:rPr>
              <w:t>65535N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分 辨 率</w:t>
            </w:r>
          </w:p>
        </w:tc>
        <w:tc>
          <w:tcPr>
            <w:tcW w:w="6621" w:type="dxa"/>
            <w:gridSpan w:val="6"/>
          </w:tcPr>
          <w:p>
            <w:pPr>
              <w:rPr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精    度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±100N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码    制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发送速率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数据格式</w:t>
            </w: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01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lable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17</w:t>
            </w:r>
          </w:p>
        </w:tc>
        <w:tc>
          <w:tcPr>
            <w:tcW w:w="3374" w:type="dxa"/>
            <w:gridSpan w:val="3"/>
          </w:tcPr>
          <w:p>
            <w:pPr>
              <w:rPr>
                <w:rFonts w:ascii="宋体" w:hAnsi="宋体"/>
                <w:color w:val="FF0000"/>
                <w:szCs w:val="21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02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lable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18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03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lable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19</w:t>
            </w:r>
          </w:p>
        </w:tc>
        <w:tc>
          <w:tcPr>
            <w:tcW w:w="3374" w:type="dxa"/>
            <w:gridSpan w:val="3"/>
          </w:tcPr>
          <w:p>
            <w:pPr>
              <w:rPr>
                <w:rFonts w:ascii="宋体" w:hAnsi="宋体"/>
                <w:color w:val="FF0000"/>
                <w:szCs w:val="21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04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lable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20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05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lable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21</w:t>
            </w:r>
          </w:p>
        </w:tc>
        <w:tc>
          <w:tcPr>
            <w:tcW w:w="3374" w:type="dxa"/>
            <w:gridSpan w:val="3"/>
          </w:tcPr>
          <w:p>
            <w:pPr>
              <w:rPr>
                <w:rFonts w:ascii="宋体" w:hAnsi="宋体"/>
                <w:color w:val="FF0000"/>
                <w:szCs w:val="21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06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lable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22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07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lable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23</w:t>
            </w:r>
          </w:p>
        </w:tc>
        <w:tc>
          <w:tcPr>
            <w:tcW w:w="3374" w:type="dxa"/>
            <w:gridSpan w:val="3"/>
          </w:tcPr>
          <w:p>
            <w:pPr>
              <w:rPr>
                <w:rFonts w:ascii="宋体" w:hAnsi="宋体"/>
                <w:color w:val="FF0000"/>
                <w:szCs w:val="21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08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lable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24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09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lable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25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10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lable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26</w:t>
            </w:r>
          </w:p>
        </w:tc>
        <w:tc>
          <w:tcPr>
            <w:tcW w:w="3374" w:type="dxa"/>
            <w:gridSpan w:val="3"/>
          </w:tcPr>
          <w:p>
            <w:pPr>
              <w:rPr>
                <w:rFonts w:ascii="宋体" w:hAnsi="宋体"/>
                <w:color w:val="FF0000"/>
                <w:szCs w:val="21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11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LSB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27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12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*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28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13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*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29</w:t>
            </w:r>
          </w:p>
        </w:tc>
        <w:tc>
          <w:tcPr>
            <w:tcW w:w="3374" w:type="dxa"/>
            <w:gridSpan w:val="3"/>
          </w:tcPr>
          <w:p>
            <w:pPr>
              <w:rPr>
                <w:color w:val="FF0000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14</w:t>
            </w:r>
          </w:p>
        </w:tc>
        <w:tc>
          <w:tcPr>
            <w:tcW w:w="3243" w:type="dxa"/>
            <w:gridSpan w:val="3"/>
          </w:tcPr>
          <w:p>
            <w:pPr>
              <w:rPr>
                <w:rFonts w:ascii="宋体" w:hAnsi="宋体"/>
                <w:color w:val="FF0000"/>
                <w:szCs w:val="21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*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rPr>
                <w:rFonts w:ascii="Arial" w:hAnsi="Arial" w:cs="Arial"/>
                <w:color w:val="FF0000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状态位：LSB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15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FF0000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*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rPr>
                <w:rFonts w:ascii="Arial" w:hAnsi="Arial" w:cs="Arial"/>
                <w:color w:val="FF0000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状态位：MSB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rPr>
                <w:rFonts w:ascii="宋体" w:hAnsi="宋体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16</w:t>
            </w:r>
          </w:p>
        </w:tc>
        <w:tc>
          <w:tcPr>
            <w:tcW w:w="3243" w:type="dxa"/>
            <w:gridSpan w:val="3"/>
          </w:tcPr>
          <w:p>
            <w:pPr>
              <w:rPr>
                <w:rFonts w:ascii="宋体" w:hAnsi="宋体"/>
                <w:color w:val="FF0000"/>
                <w:szCs w:val="21"/>
                <w:highlight w:val="none"/>
              </w:rPr>
            </w:pPr>
            <w:r>
              <w:rPr>
                <w:rFonts w:hint="eastAsia" w:ascii="宋体" w:hAnsi="宋体" w:cs="Arial"/>
                <w:sz w:val="22"/>
                <w:szCs w:val="22"/>
                <w:highlight w:val="none"/>
              </w:rPr>
              <w:t>*</w:t>
            </w:r>
          </w:p>
        </w:tc>
        <w:tc>
          <w:tcPr>
            <w:tcW w:w="720" w:type="dxa"/>
            <w:vAlign w:val="center"/>
          </w:tcPr>
          <w:p>
            <w:pPr>
              <w:rPr>
                <w:rFonts w:ascii="宋体" w:hAnsi="宋体"/>
                <w:color w:val="FF0000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rPr>
                <w:rFonts w:ascii="Arial" w:hAnsi="Arial" w:cs="Arial"/>
                <w:color w:val="FF0000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2" w:hRule="atLeast"/>
        </w:trPr>
        <w:tc>
          <w:tcPr>
            <w:tcW w:w="467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附注</w:t>
            </w:r>
          </w:p>
        </w:tc>
        <w:tc>
          <w:tcPr>
            <w:tcW w:w="8055" w:type="dxa"/>
            <w:gridSpan w:val="8"/>
          </w:tcPr>
          <w:p>
            <w:pPr>
              <w:rPr>
                <w:rFonts w:ascii="Arial" w:hAnsi="Arial" w:cs="Arial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>注：</w:t>
            </w:r>
          </w:p>
          <w:p>
            <w:pPr>
              <w:rPr>
                <w:highlight w:val="none"/>
              </w:rPr>
            </w:pPr>
          </w:p>
          <w:p>
            <w:pPr>
              <w:autoSpaceDE w:val="0"/>
              <w:autoSpaceDN w:val="0"/>
              <w:rPr>
                <w:rFonts w:ascii="Arial" w:hAnsi="Arial" w:cs="Arial"/>
                <w:highlight w:val="none"/>
              </w:rPr>
            </w:pPr>
            <w:r>
              <w:rPr>
                <w:rFonts w:hint="eastAsia"/>
                <w:sz w:val="22"/>
                <w:szCs w:val="22"/>
                <w:highlight w:val="none"/>
              </w:rPr>
              <w:t>状态位：00－正常，01－无效，10－测试，11－故障；</w:t>
            </w:r>
          </w:p>
        </w:tc>
      </w:tr>
    </w:tbl>
    <w:p>
      <w:pPr>
        <w:spacing w:line="500" w:lineRule="exact"/>
        <w:ind w:left="420"/>
        <w:rPr>
          <w:rFonts w:hAnsi="宋体"/>
          <w:sz w:val="24"/>
          <w:highlight w:val="none"/>
        </w:rPr>
      </w:pPr>
    </w:p>
    <w:p>
      <w:pPr>
        <w:spacing w:line="500" w:lineRule="exact"/>
        <w:ind w:left="420"/>
        <w:rPr>
          <w:rFonts w:hAnsi="宋体"/>
          <w:sz w:val="24"/>
          <w:highlight w:val="none"/>
        </w:rPr>
      </w:pPr>
    </w:p>
    <w:p>
      <w:pPr>
        <w:spacing w:line="500" w:lineRule="exact"/>
        <w:ind w:left="420"/>
        <w:rPr>
          <w:rFonts w:hAnsi="宋体"/>
          <w:sz w:val="24"/>
          <w:highlight w:val="none"/>
        </w:rPr>
      </w:pPr>
    </w:p>
    <w:p>
      <w:pPr>
        <w:spacing w:line="500" w:lineRule="exact"/>
        <w:ind w:left="420"/>
        <w:rPr>
          <w:rFonts w:hAnsi="宋体"/>
          <w:sz w:val="24"/>
          <w:highlight w:val="none"/>
        </w:rPr>
      </w:pPr>
    </w:p>
    <w:p>
      <w:pPr>
        <w:spacing w:line="500" w:lineRule="exact"/>
        <w:ind w:left="420"/>
        <w:rPr>
          <w:rFonts w:hAnsi="宋体"/>
          <w:sz w:val="24"/>
          <w:highlight w:val="none"/>
        </w:rPr>
      </w:pPr>
    </w:p>
    <w:p>
      <w:pPr>
        <w:spacing w:line="500" w:lineRule="exact"/>
        <w:ind w:left="420"/>
        <w:rPr>
          <w:rFonts w:hAnsi="宋体"/>
          <w:sz w:val="24"/>
          <w:highlight w:val="none"/>
        </w:rPr>
      </w:pPr>
    </w:p>
    <w:p>
      <w:pPr>
        <w:spacing w:line="500" w:lineRule="exact"/>
        <w:ind w:left="420"/>
        <w:rPr>
          <w:rFonts w:hAnsi="宋体"/>
          <w:sz w:val="24"/>
          <w:highlight w:val="none"/>
        </w:rPr>
      </w:pPr>
    </w:p>
    <w:p>
      <w:pPr>
        <w:spacing w:line="500" w:lineRule="exact"/>
        <w:ind w:left="420"/>
        <w:rPr>
          <w:rFonts w:hAnsi="宋体"/>
          <w:sz w:val="24"/>
          <w:highlight w:val="none"/>
        </w:rPr>
      </w:pPr>
    </w:p>
    <w:p>
      <w:pPr>
        <w:spacing w:line="500" w:lineRule="exact"/>
        <w:ind w:left="420"/>
        <w:rPr>
          <w:sz w:val="24"/>
          <w:highlight w:val="none"/>
        </w:rPr>
      </w:pPr>
      <w:r>
        <w:rPr>
          <w:rFonts w:hAnsi="宋体"/>
          <w:sz w:val="24"/>
          <w:highlight w:val="none"/>
        </w:rPr>
        <w:t>SCU到</w:t>
      </w:r>
      <w:r>
        <w:rPr>
          <w:rFonts w:hint="eastAsia" w:hAnsi="宋体"/>
          <w:sz w:val="24"/>
          <w:highlight w:val="none"/>
        </w:rPr>
        <w:t>RDIU</w:t>
      </w:r>
      <w:r>
        <w:rPr>
          <w:rFonts w:hAnsi="宋体"/>
          <w:sz w:val="24"/>
          <w:highlight w:val="none"/>
        </w:rPr>
        <w:t>数据通讯协议</w:t>
      </w:r>
      <w:r>
        <w:rPr>
          <w:rFonts w:hint="eastAsia"/>
          <w:sz w:val="24"/>
          <w:highlight w:val="none"/>
        </w:rPr>
        <w:t>下</w:t>
      </w:r>
      <w:r>
        <w:rPr>
          <w:sz w:val="24"/>
          <w:highlight w:val="none"/>
        </w:rPr>
        <w:t>：</w:t>
      </w:r>
    </w:p>
    <w:p>
      <w:pPr>
        <w:pStyle w:val="48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/>
        <w:contextualSpacing w:val="0"/>
        <w:jc w:val="center"/>
        <w:rPr>
          <w:rFonts w:ascii="黑体" w:hAnsi="黑体" w:eastAsia="黑体"/>
          <w:kern w:val="24"/>
          <w:szCs w:val="21"/>
          <w:highlight w:val="none"/>
        </w:rPr>
      </w:pPr>
      <w:r>
        <w:rPr>
          <w:rFonts w:hint="eastAsia" w:ascii="黑体" w:hAnsi="黑体" w:eastAsia="黑体"/>
          <w:kern w:val="24"/>
          <w:szCs w:val="21"/>
          <w:highlight w:val="none"/>
        </w:rPr>
        <w:t xml:space="preserve"> SCU到RDIU数据数据字1</w:t>
      </w:r>
    </w:p>
    <w:tbl>
      <w:tblPr>
        <w:tblStyle w:val="29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前轮角度反馈</w:t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版本</w:t>
            </w:r>
          </w:p>
        </w:tc>
        <w:tc>
          <w:tcPr>
            <w:tcW w:w="1465" w:type="dxa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901" w:type="dxa"/>
            <w:gridSpan w:val="3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规范号</w:t>
            </w:r>
          </w:p>
        </w:tc>
        <w:tc>
          <w:tcPr>
            <w:tcW w:w="5370" w:type="dxa"/>
            <w:gridSpan w:val="5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信</w:t>
            </w:r>
          </w:p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号</w:t>
            </w:r>
          </w:p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内</w:t>
            </w:r>
          </w:p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信号类型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源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SCU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分    布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单    位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>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信号范围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/>
                <w:highlight w:val="none"/>
              </w:rPr>
              <w:t>±60°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分 辨 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0.014653 /bit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精    度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码    制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发送速率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数据格式</w:t>
            </w: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01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highlight w:val="none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17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  <w:highlight w:val="none"/>
              </w:rPr>
            </w:pPr>
            <w:r>
              <w:rPr>
                <w:rFonts w:hint="eastAsia"/>
                <w:highlight w:val="none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02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highlight w:val="none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18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03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highlight w:val="none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19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04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highlight w:val="none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20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05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06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highlight w:val="none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22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07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  <w:highlight w:val="none"/>
              </w:rPr>
            </w:pPr>
            <w:r>
              <w:rPr>
                <w:rFonts w:hint="eastAsia"/>
                <w:color w:val="000000"/>
                <w:highlight w:val="none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08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  <w:highlight w:val="none"/>
              </w:rPr>
            </w:pPr>
            <w:r>
              <w:rPr>
                <w:rFonts w:hint="eastAsia"/>
                <w:color w:val="000000"/>
                <w:highlight w:val="none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24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09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25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10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26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11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27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12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 w:cs="Arial"/>
                <w:szCs w:val="21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28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ascii="Arial" w:hAnsi="Arial" w:cs="Arial"/>
                <w:highlight w:val="none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13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 w:cs="Arial"/>
                <w:szCs w:val="21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29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符号位：0为正，1为负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14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>状态位：</w:t>
            </w:r>
            <w:r>
              <w:rPr>
                <w:rFonts w:ascii="Arial" w:hAnsi="Arial" w:cs="Arial"/>
                <w:highlight w:val="none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15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 w:cs="Arial"/>
                <w:szCs w:val="21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>状态位：</w:t>
            </w:r>
            <w:r>
              <w:rPr>
                <w:rFonts w:ascii="Arial" w:hAnsi="Arial" w:cs="Arial"/>
                <w:highlight w:val="none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16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 w:cs="Arial"/>
                <w:szCs w:val="21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467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附注</w:t>
            </w:r>
          </w:p>
        </w:tc>
        <w:tc>
          <w:tcPr>
            <w:tcW w:w="8055" w:type="dxa"/>
            <w:gridSpan w:val="8"/>
          </w:tcPr>
          <w:p>
            <w:pPr>
              <w:rPr>
                <w:rFonts w:ascii="Arial" w:hAnsi="Arial" w:cs="Arial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>注：</w:t>
            </w:r>
          </w:p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>状态位：00－故障，01－无效，10－测试，11－正常；</w:t>
            </w:r>
          </w:p>
        </w:tc>
      </w:tr>
    </w:tbl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  <w:highlight w:val="none"/>
        </w:rPr>
        <w:sectPr>
          <w:pgSz w:w="11906" w:h="16838"/>
          <w:pgMar w:top="1134" w:right="1134" w:bottom="1134" w:left="1134" w:header="624" w:footer="624" w:gutter="567"/>
          <w:pgNumType w:start="1"/>
          <w:cols w:space="425" w:num="1"/>
          <w:docGrid w:linePitch="381" w:charSpace="0"/>
        </w:sectPr>
      </w:pPr>
    </w:p>
    <w:p>
      <w:pPr>
        <w:pStyle w:val="48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/>
        <w:contextualSpacing w:val="0"/>
        <w:jc w:val="center"/>
        <w:rPr>
          <w:rFonts w:ascii="黑体" w:hAnsi="黑体" w:eastAsia="黑体"/>
          <w:kern w:val="24"/>
          <w:szCs w:val="21"/>
          <w:highlight w:val="none"/>
        </w:rPr>
      </w:pPr>
      <w:r>
        <w:rPr>
          <w:rFonts w:hint="eastAsia" w:ascii="黑体" w:hAnsi="黑体" w:eastAsia="黑体"/>
          <w:kern w:val="24"/>
          <w:szCs w:val="21"/>
          <w:highlight w:val="none"/>
        </w:rPr>
        <w:t xml:space="preserve"> SCU到RDIU数据字2</w:t>
      </w:r>
    </w:p>
    <w:tbl>
      <w:tblPr>
        <w:tblStyle w:val="29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左手轮指令</w:t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版本</w:t>
            </w:r>
          </w:p>
        </w:tc>
        <w:tc>
          <w:tcPr>
            <w:tcW w:w="1465" w:type="dxa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901" w:type="dxa"/>
            <w:gridSpan w:val="3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规范号</w:t>
            </w:r>
          </w:p>
        </w:tc>
        <w:tc>
          <w:tcPr>
            <w:tcW w:w="5370" w:type="dxa"/>
            <w:gridSpan w:val="5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信</w:t>
            </w:r>
          </w:p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号</w:t>
            </w:r>
          </w:p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内</w:t>
            </w:r>
          </w:p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信号类型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源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SCU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分    布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单    位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/>
                <w:highlight w:val="none"/>
              </w:rPr>
              <w:t>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信号范围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/>
                <w:highlight w:val="none"/>
              </w:rPr>
              <w:t>±90°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分 辨 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0.021978 /bit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精    度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码    制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发送速率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数据格式</w:t>
            </w: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01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highlight w:val="none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17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  <w:highlight w:val="none"/>
              </w:rPr>
            </w:pPr>
            <w:r>
              <w:rPr>
                <w:rFonts w:hint="eastAsia"/>
                <w:highlight w:val="none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02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highlight w:val="none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18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03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highlight w:val="none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19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04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20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05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06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highlight w:val="none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22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07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  <w:highlight w:val="none"/>
              </w:rPr>
            </w:pPr>
            <w:r>
              <w:rPr>
                <w:color w:val="000000"/>
                <w:highlight w:val="none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08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  <w:highlight w:val="none"/>
              </w:rPr>
            </w:pPr>
            <w:r>
              <w:rPr>
                <w:color w:val="000000"/>
                <w:highlight w:val="none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24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09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25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10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26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11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27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12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 w:cs="Arial"/>
                <w:szCs w:val="21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28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ascii="Arial" w:hAnsi="Arial" w:cs="Arial"/>
                <w:highlight w:val="none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13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 w:cs="Arial"/>
                <w:szCs w:val="21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29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符号位：0为正，1为负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14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 w:cs="Arial"/>
                <w:szCs w:val="21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>状态位：</w:t>
            </w:r>
            <w:r>
              <w:rPr>
                <w:rFonts w:ascii="Arial" w:hAnsi="Arial" w:cs="Arial"/>
                <w:highlight w:val="none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15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 w:cs="Arial"/>
                <w:szCs w:val="21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>状态位：</w:t>
            </w:r>
            <w:r>
              <w:rPr>
                <w:rFonts w:ascii="Arial" w:hAnsi="Arial" w:cs="Arial"/>
                <w:highlight w:val="none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16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 w:cs="Arial"/>
                <w:szCs w:val="21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467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附注</w:t>
            </w:r>
          </w:p>
        </w:tc>
        <w:tc>
          <w:tcPr>
            <w:tcW w:w="8055" w:type="dxa"/>
            <w:gridSpan w:val="8"/>
          </w:tcPr>
          <w:p>
            <w:pPr>
              <w:rPr>
                <w:rFonts w:ascii="Arial" w:hAnsi="Arial" w:cs="Arial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>注：</w:t>
            </w:r>
          </w:p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>状态位：00－故障，01－无效，10－测试，11－正常；</w:t>
            </w:r>
          </w:p>
        </w:tc>
      </w:tr>
    </w:tbl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  <w:highlight w:val="none"/>
        </w:rPr>
        <w:sectPr>
          <w:pgSz w:w="11906" w:h="16838"/>
          <w:pgMar w:top="1134" w:right="1134" w:bottom="1134" w:left="1134" w:header="624" w:footer="624" w:gutter="567"/>
          <w:pgNumType w:start="1"/>
          <w:cols w:space="425" w:num="1"/>
          <w:docGrid w:linePitch="381" w:charSpace="0"/>
        </w:sectPr>
      </w:pPr>
    </w:p>
    <w:p>
      <w:pPr>
        <w:pStyle w:val="48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/>
        <w:contextualSpacing w:val="0"/>
        <w:jc w:val="center"/>
        <w:rPr>
          <w:rFonts w:ascii="黑体" w:hAnsi="黑体" w:eastAsia="黑体"/>
          <w:kern w:val="24"/>
          <w:szCs w:val="21"/>
          <w:highlight w:val="none"/>
        </w:rPr>
      </w:pPr>
      <w:r>
        <w:rPr>
          <w:rFonts w:hint="eastAsia" w:ascii="黑体" w:hAnsi="黑体" w:eastAsia="黑体"/>
          <w:kern w:val="24"/>
          <w:szCs w:val="21"/>
          <w:highlight w:val="none"/>
        </w:rPr>
        <w:t xml:space="preserve"> SCU到RDIU数据字3</w:t>
      </w:r>
    </w:p>
    <w:tbl>
      <w:tblPr>
        <w:tblStyle w:val="29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右手轮指令</w:t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版本</w:t>
            </w:r>
          </w:p>
        </w:tc>
        <w:tc>
          <w:tcPr>
            <w:tcW w:w="1465" w:type="dxa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901" w:type="dxa"/>
            <w:gridSpan w:val="3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规范号</w:t>
            </w:r>
          </w:p>
        </w:tc>
        <w:tc>
          <w:tcPr>
            <w:tcW w:w="5370" w:type="dxa"/>
            <w:gridSpan w:val="5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113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信</w:t>
            </w:r>
          </w:p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号</w:t>
            </w:r>
          </w:p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内</w:t>
            </w:r>
          </w:p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信号类型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源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SCU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分    布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单    位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/>
                <w:highlight w:val="none"/>
              </w:rPr>
              <w:t>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信号范围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/>
                <w:highlight w:val="none"/>
              </w:rPr>
              <w:t>±90°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分 辨 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0.021978 /bit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精    度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码    制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发送速率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数据格式</w:t>
            </w: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01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highlight w:val="none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17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  <w:highlight w:val="none"/>
              </w:rPr>
            </w:pPr>
            <w:r>
              <w:rPr>
                <w:rFonts w:hint="eastAsia"/>
                <w:highlight w:val="none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02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highlight w:val="none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18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03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highlight w:val="none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19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04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20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05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06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highlight w:val="none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22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07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  <w:highlight w:val="none"/>
              </w:rPr>
            </w:pPr>
            <w:r>
              <w:rPr>
                <w:color w:val="000000"/>
                <w:highlight w:val="none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08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  <w:highlight w:val="none"/>
              </w:rPr>
            </w:pPr>
            <w:r>
              <w:rPr>
                <w:rFonts w:hint="eastAsia"/>
                <w:color w:val="000000"/>
                <w:highlight w:val="none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24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09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25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10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26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11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27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12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 w:cs="Arial"/>
                <w:szCs w:val="21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28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ascii="Arial" w:hAnsi="Arial" w:cs="Arial"/>
                <w:highlight w:val="none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13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 w:cs="Arial"/>
                <w:szCs w:val="21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29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符号位：0为正，1为负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14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>状态位：</w:t>
            </w:r>
            <w:r>
              <w:rPr>
                <w:rFonts w:ascii="Arial" w:hAnsi="Arial" w:cs="Arial"/>
                <w:highlight w:val="none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15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 w:cs="Arial"/>
                <w:szCs w:val="21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>状态位：</w:t>
            </w:r>
            <w:r>
              <w:rPr>
                <w:rFonts w:ascii="Arial" w:hAnsi="Arial" w:cs="Arial"/>
                <w:highlight w:val="none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16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 w:cs="Arial"/>
                <w:szCs w:val="21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467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附注</w:t>
            </w:r>
          </w:p>
        </w:tc>
        <w:tc>
          <w:tcPr>
            <w:tcW w:w="8055" w:type="dxa"/>
            <w:gridSpan w:val="8"/>
          </w:tcPr>
          <w:p>
            <w:pPr>
              <w:rPr>
                <w:rFonts w:ascii="Arial" w:hAnsi="Arial" w:cs="Arial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>注：</w:t>
            </w:r>
          </w:p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>状态位：00－故障，01－无效，10－测试，11－正常；</w:t>
            </w:r>
          </w:p>
        </w:tc>
      </w:tr>
    </w:tbl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  <w:highlight w:val="none"/>
        </w:rPr>
        <w:sectPr>
          <w:pgSz w:w="11906" w:h="16838"/>
          <w:pgMar w:top="1134" w:right="1134" w:bottom="1134" w:left="1134" w:header="624" w:footer="624" w:gutter="567"/>
          <w:pgNumType w:start="1"/>
          <w:cols w:space="425" w:num="1"/>
          <w:docGrid w:linePitch="381" w:charSpace="0"/>
        </w:sectPr>
      </w:pPr>
    </w:p>
    <w:p>
      <w:pPr>
        <w:pStyle w:val="48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/>
        <w:contextualSpacing w:val="0"/>
        <w:jc w:val="center"/>
        <w:rPr>
          <w:rFonts w:ascii="黑体" w:hAnsi="黑体" w:eastAsia="黑体"/>
          <w:kern w:val="24"/>
          <w:szCs w:val="21"/>
          <w:highlight w:val="none"/>
        </w:rPr>
      </w:pPr>
      <w:r>
        <w:rPr>
          <w:rFonts w:hint="eastAsia" w:ascii="黑体" w:hAnsi="黑体" w:eastAsia="黑体"/>
          <w:kern w:val="24"/>
          <w:szCs w:val="21"/>
          <w:highlight w:val="none"/>
        </w:rPr>
        <w:t xml:space="preserve"> SCU到RDIU数据字4</w:t>
      </w:r>
    </w:p>
    <w:tbl>
      <w:tblPr>
        <w:tblStyle w:val="29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零位历史值（累加值）</w:t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版本</w:t>
            </w:r>
          </w:p>
        </w:tc>
        <w:tc>
          <w:tcPr>
            <w:tcW w:w="1465" w:type="dxa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901" w:type="dxa"/>
            <w:gridSpan w:val="3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规范号</w:t>
            </w:r>
          </w:p>
        </w:tc>
        <w:tc>
          <w:tcPr>
            <w:tcW w:w="5370" w:type="dxa"/>
            <w:gridSpan w:val="5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114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信</w:t>
            </w:r>
          </w:p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号</w:t>
            </w:r>
          </w:p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内</w:t>
            </w:r>
          </w:p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信号类型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源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SCU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分    布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单    位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>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信号范围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/>
                <w:highlight w:val="none"/>
              </w:rPr>
              <w:t>±45°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分 辨 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0.010986 /bit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精    度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码    制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发送速率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数据格式</w:t>
            </w: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01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highlight w:val="none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17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  <w:highlight w:val="none"/>
              </w:rPr>
            </w:pPr>
            <w:r>
              <w:rPr>
                <w:rFonts w:hint="eastAsia"/>
                <w:highlight w:val="none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02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highlight w:val="none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18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03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highlight w:val="none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19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04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highlight w:val="none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20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05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06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22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07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  <w:highlight w:val="none"/>
              </w:rPr>
            </w:pPr>
            <w:r>
              <w:rPr>
                <w:rFonts w:hint="eastAsia"/>
                <w:color w:val="000000"/>
                <w:highlight w:val="none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08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  <w:highlight w:val="none"/>
              </w:rPr>
            </w:pPr>
            <w:r>
              <w:rPr>
                <w:rFonts w:hint="eastAsia"/>
                <w:color w:val="000000"/>
                <w:highlight w:val="none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24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09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25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10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26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11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27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12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 w:cs="Arial"/>
                <w:szCs w:val="21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28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ascii="Arial" w:hAnsi="Arial" w:cs="Arial"/>
                <w:highlight w:val="none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13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 w:cs="Arial"/>
                <w:szCs w:val="21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29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符号位：0为正，1为负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14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>状态位：</w:t>
            </w:r>
            <w:r>
              <w:rPr>
                <w:rFonts w:ascii="Arial" w:hAnsi="Arial" w:cs="Arial"/>
                <w:highlight w:val="none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15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 w:cs="Arial"/>
                <w:szCs w:val="21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>状态位：</w:t>
            </w:r>
            <w:r>
              <w:rPr>
                <w:rFonts w:ascii="Arial" w:hAnsi="Arial" w:cs="Arial"/>
                <w:highlight w:val="none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16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 w:cs="Arial"/>
                <w:szCs w:val="21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467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附注</w:t>
            </w:r>
          </w:p>
        </w:tc>
        <w:tc>
          <w:tcPr>
            <w:tcW w:w="8055" w:type="dxa"/>
            <w:gridSpan w:val="8"/>
          </w:tcPr>
          <w:p>
            <w:pPr>
              <w:rPr>
                <w:rFonts w:ascii="Arial" w:hAnsi="Arial" w:cs="Arial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>注：</w:t>
            </w:r>
          </w:p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>状态位：00－故障，01－无效，10－测试，11－正常；</w:t>
            </w:r>
          </w:p>
        </w:tc>
      </w:tr>
    </w:tbl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  <w:highlight w:val="none"/>
        </w:rPr>
        <w:sectPr>
          <w:pgSz w:w="11906" w:h="16838"/>
          <w:pgMar w:top="1134" w:right="1134" w:bottom="1134" w:left="1134" w:header="624" w:footer="624" w:gutter="567"/>
          <w:pgNumType w:start="1"/>
          <w:cols w:space="425" w:num="1"/>
          <w:docGrid w:linePitch="381" w:charSpace="0"/>
        </w:sectPr>
      </w:pPr>
    </w:p>
    <w:p>
      <w:pPr>
        <w:pStyle w:val="48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/>
        <w:contextualSpacing w:val="0"/>
        <w:jc w:val="center"/>
        <w:rPr>
          <w:rFonts w:ascii="黑体" w:hAnsi="黑体" w:eastAsia="黑体"/>
          <w:kern w:val="24"/>
          <w:szCs w:val="21"/>
          <w:highlight w:val="none"/>
        </w:rPr>
      </w:pPr>
      <w:r>
        <w:rPr>
          <w:rFonts w:hint="eastAsia" w:ascii="黑体" w:hAnsi="黑体" w:eastAsia="黑体"/>
          <w:kern w:val="24"/>
          <w:szCs w:val="21"/>
          <w:highlight w:val="none"/>
        </w:rPr>
        <w:t xml:space="preserve"> SCU到RDIU数据字5</w:t>
      </w:r>
    </w:p>
    <w:tbl>
      <w:tblPr>
        <w:tblStyle w:val="29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状态上报</w:t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版本</w:t>
            </w:r>
          </w:p>
        </w:tc>
        <w:tc>
          <w:tcPr>
            <w:tcW w:w="1465" w:type="dxa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901" w:type="dxa"/>
            <w:gridSpan w:val="3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规范号</w:t>
            </w:r>
          </w:p>
        </w:tc>
        <w:tc>
          <w:tcPr>
            <w:tcW w:w="5370" w:type="dxa"/>
            <w:gridSpan w:val="5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244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信</w:t>
            </w:r>
          </w:p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号</w:t>
            </w:r>
          </w:p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内</w:t>
            </w:r>
          </w:p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信号类型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源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SCU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分    布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单    位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信号范围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分 辨 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精    度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码    制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发送速率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数据格式</w:t>
            </w: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 xml:space="preserve">   01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17</w:t>
            </w:r>
          </w:p>
        </w:tc>
        <w:tc>
          <w:tcPr>
            <w:tcW w:w="3374" w:type="dxa"/>
            <w:gridSpan w:val="3"/>
            <w:vMerge w:val="restart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牵引状态：00-牵引无效状态，01-允许牵引状态，10-禁止牵引状态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02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18</w:t>
            </w:r>
          </w:p>
        </w:tc>
        <w:tc>
          <w:tcPr>
            <w:tcW w:w="3374" w:type="dxa"/>
            <w:gridSpan w:val="3"/>
            <w:vMerge w:val="continue"/>
          </w:tcPr>
          <w:p>
            <w:pPr>
              <w:rPr>
                <w:szCs w:val="21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03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19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软件大版本：LSB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04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highlight w:val="none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20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05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06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22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软件大版本：MSB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07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  <w:highlight w:val="none"/>
              </w:rPr>
            </w:pPr>
            <w:r>
              <w:rPr>
                <w:rFonts w:hint="eastAsia"/>
                <w:color w:val="000000"/>
                <w:highlight w:val="none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23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软件小版本：LSB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08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  <w:highlight w:val="none"/>
              </w:rPr>
            </w:pPr>
            <w:r>
              <w:rPr>
                <w:rFonts w:hint="eastAsia"/>
                <w:color w:val="000000"/>
                <w:highlight w:val="none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24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09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25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10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26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软件小版本：MSB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11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27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12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脚蹬解除状态：1为解除状态，0为正常状态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28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13</w:t>
            </w:r>
          </w:p>
        </w:tc>
        <w:tc>
          <w:tcPr>
            <w:tcW w:w="3243" w:type="dxa"/>
            <w:gridSpan w:val="3"/>
          </w:tcPr>
          <w:p>
            <w:pPr>
              <w:rPr>
                <w:strike/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29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14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  <w:highlight w:val="none"/>
              </w:rPr>
            </w:pPr>
            <w:r>
              <w:rPr>
                <w:rFonts w:hint="eastAsia"/>
                <w:highlight w:val="none"/>
              </w:rPr>
              <w:t>前轮工作状态上报：LSB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>状态位：</w:t>
            </w:r>
            <w:r>
              <w:rPr>
                <w:rFonts w:ascii="Arial" w:hAnsi="Arial" w:cs="Arial"/>
                <w:highlight w:val="none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15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  <w:highlight w:val="none"/>
              </w:rPr>
            </w:pPr>
            <w:r>
              <w:rPr>
                <w:rFonts w:hint="eastAsia"/>
                <w:highlight w:val="none"/>
              </w:rPr>
              <w:t>前轮工作状态上报：</w:t>
            </w: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>状态位：</w:t>
            </w:r>
            <w:r>
              <w:rPr>
                <w:rFonts w:ascii="Arial" w:hAnsi="Arial" w:cs="Arial"/>
                <w:highlight w:val="none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16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  <w:highlight w:val="none"/>
              </w:rPr>
            </w:pPr>
            <w:r>
              <w:rPr>
                <w:rFonts w:hint="eastAsia"/>
                <w:highlight w:val="none"/>
              </w:rPr>
              <w:t>前轮工作状态上报：</w:t>
            </w:r>
            <w:r>
              <w:rPr>
                <w:rFonts w:ascii="Arial" w:hAnsi="Arial" w:cs="Arial"/>
                <w:highlight w:val="none"/>
              </w:rPr>
              <w:t>MSB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467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附注</w:t>
            </w:r>
          </w:p>
        </w:tc>
        <w:tc>
          <w:tcPr>
            <w:tcW w:w="8055" w:type="dxa"/>
            <w:gridSpan w:val="8"/>
          </w:tcPr>
          <w:p>
            <w:pPr>
              <w:rPr>
                <w:rFonts w:ascii="Arial" w:hAnsi="Arial" w:cs="Arial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>注：</w:t>
            </w:r>
            <w:r>
              <w:rPr>
                <w:rFonts w:hint="eastAsia" w:ascii="Arial" w:hAnsi="Arial" w:cs="Arial"/>
                <w:sz w:val="22"/>
                <w:szCs w:val="22"/>
                <w:highlight w:val="none"/>
              </w:rPr>
              <w:t>各字节1-有效；0-无效</w:t>
            </w:r>
          </w:p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前轮工作状态：010-转弯状态，011-减摆状态，100-调零状态；</w:t>
            </w:r>
          </w:p>
          <w:p>
            <w:pPr>
              <w:rPr>
                <w:rFonts w:ascii="Arial" w:hAnsi="Arial" w:cs="Arial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>19-27位为软件版本号；</w:t>
            </w:r>
          </w:p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>状态位：00－故障，01－无效，10－测试，11－正常；</w:t>
            </w:r>
          </w:p>
        </w:tc>
      </w:tr>
    </w:tbl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  <w:highlight w:val="none"/>
        </w:rPr>
        <w:sectPr>
          <w:pgSz w:w="11906" w:h="16838"/>
          <w:pgMar w:top="1134" w:right="1134" w:bottom="1134" w:left="1134" w:header="624" w:footer="624" w:gutter="567"/>
          <w:pgNumType w:start="1"/>
          <w:cols w:space="425" w:num="1"/>
          <w:docGrid w:linePitch="381" w:charSpace="0"/>
        </w:sectPr>
      </w:pPr>
    </w:p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  <w:highlight w:val="none"/>
        </w:rPr>
      </w:pPr>
    </w:p>
    <w:p>
      <w:pPr>
        <w:pStyle w:val="48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/>
        <w:contextualSpacing w:val="0"/>
        <w:jc w:val="center"/>
        <w:rPr>
          <w:rFonts w:ascii="黑体" w:hAnsi="黑体" w:eastAsia="黑体"/>
          <w:kern w:val="24"/>
          <w:szCs w:val="21"/>
          <w:highlight w:val="none"/>
        </w:rPr>
      </w:pPr>
      <w:r>
        <w:rPr>
          <w:rFonts w:hint="eastAsia" w:ascii="黑体" w:hAnsi="黑体" w:eastAsia="黑体"/>
          <w:kern w:val="24"/>
          <w:szCs w:val="21"/>
          <w:highlight w:val="none"/>
        </w:rPr>
        <w:t xml:space="preserve"> SCU到RDIU数据字6</w:t>
      </w:r>
    </w:p>
    <w:tbl>
      <w:tblPr>
        <w:tblStyle w:val="29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  <w:tblGridChange w:id="142">
          <w:tblGrid>
            <w:gridCol w:w="467"/>
            <w:gridCol w:w="718"/>
            <w:gridCol w:w="716"/>
            <w:gridCol w:w="1251"/>
            <w:gridCol w:w="1276"/>
            <w:gridCol w:w="720"/>
            <w:gridCol w:w="1059"/>
            <w:gridCol w:w="850"/>
            <w:gridCol w:w="1465"/>
          </w:tblGrid>
        </w:tblGridChange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故障状态字</w:t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版本</w:t>
            </w:r>
          </w:p>
        </w:tc>
        <w:tc>
          <w:tcPr>
            <w:tcW w:w="1465" w:type="dxa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143" w:author="钟珍伟" w:date="2025-09-15T13:56:00Z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cantSplit/>
          <w:trHeight w:val="90" w:hRule="atLeast"/>
          <w:tblHeader/>
          <w:trPrChange w:id="143" w:author="钟珍伟" w:date="2025-09-15T13:56:00Z">
            <w:trPr>
              <w:cantSplit/>
              <w:trHeight w:val="292" w:hRule="atLeast"/>
              <w:tblHeader/>
            </w:trPr>
          </w:trPrChange>
        </w:trPr>
        <w:tc>
          <w:tcPr>
            <w:tcW w:w="1901" w:type="dxa"/>
            <w:gridSpan w:val="3"/>
            <w:vMerge w:val="continue"/>
            <w:tcPrChange w:id="144" w:author="钟珍伟" w:date="2025-09-15T13:56:00Z">
              <w:tcPr>
                <w:tcW w:w="1901" w:type="dxa"/>
                <w:gridSpan w:val="3"/>
                <w:vMerge w:val="continue"/>
              </w:tcPr>
            </w:tcPrChange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251" w:type="dxa"/>
            <w:vAlign w:val="center"/>
            <w:tcPrChange w:id="145" w:author="钟珍伟" w:date="2025-09-15T13:56:00Z">
              <w:tcPr>
                <w:tcW w:w="1251" w:type="dxa"/>
                <w:vAlign w:val="center"/>
              </w:tcPr>
            </w:tcPrChange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规范号</w:t>
            </w:r>
          </w:p>
        </w:tc>
        <w:tc>
          <w:tcPr>
            <w:tcW w:w="5370" w:type="dxa"/>
            <w:gridSpan w:val="5"/>
            <w:tcPrChange w:id="146" w:author="钟珍伟" w:date="2025-09-15T13:56:00Z">
              <w:tcPr>
                <w:tcW w:w="5370" w:type="dxa"/>
                <w:gridSpan w:val="5"/>
              </w:tcPr>
            </w:tcPrChange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314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信</w:t>
            </w:r>
          </w:p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号</w:t>
            </w:r>
          </w:p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内</w:t>
            </w:r>
          </w:p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信号类型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源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SCU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分    布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单    位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信号范围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分 辨 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精    度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码    制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发送速率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数据格式</w:t>
            </w: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01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17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前轮工作故障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02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highlight w:val="none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18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>牵引超行程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03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19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04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highlight w:val="none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20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 w:cs="Arial"/>
                <w:szCs w:val="21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05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21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06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22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 w:cs="Arial"/>
                <w:szCs w:val="21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07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  <w:highlight w:val="none"/>
              </w:rPr>
            </w:pPr>
            <w:r>
              <w:rPr>
                <w:rFonts w:hint="eastAsia"/>
                <w:color w:val="000000"/>
                <w:highlight w:val="none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23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08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  <w:highlight w:val="none"/>
              </w:rPr>
            </w:pPr>
            <w:r>
              <w:rPr>
                <w:rFonts w:hint="eastAsia"/>
                <w:color w:val="000000"/>
                <w:highlight w:val="none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24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 w:cs="Arial"/>
                <w:szCs w:val="21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09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 w:cs="Arial"/>
                <w:szCs w:val="21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25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10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26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11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 w:cs="Arial"/>
                <w:szCs w:val="21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27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 w:cs="Arial"/>
                <w:szCs w:val="21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12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28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13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29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 w:cs="Arial"/>
                <w:szCs w:val="21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14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 w:cs="Arial"/>
                <w:szCs w:val="21"/>
                <w:highlight w:val="none"/>
              </w:rPr>
              <w:t>左手轮传感器和值故障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>状态位：</w:t>
            </w:r>
            <w:r>
              <w:rPr>
                <w:rFonts w:ascii="Arial" w:hAnsi="Arial" w:cs="Arial"/>
                <w:highlight w:val="none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15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 w:cs="Arial"/>
                <w:szCs w:val="21"/>
                <w:highlight w:val="none"/>
              </w:rPr>
              <w:t>右手轮传感器和值故障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>状态位：</w:t>
            </w:r>
            <w:r>
              <w:rPr>
                <w:rFonts w:ascii="Arial" w:hAnsi="Arial" w:cs="Arial"/>
                <w:highlight w:val="none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16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szCs w:val="21"/>
                <w:highlight w:val="none"/>
              </w:rPr>
              <w:t>ARINC429通讯故障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467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附注</w:t>
            </w:r>
          </w:p>
        </w:tc>
        <w:tc>
          <w:tcPr>
            <w:tcW w:w="8055" w:type="dxa"/>
            <w:gridSpan w:val="8"/>
          </w:tcPr>
          <w:p>
            <w:pPr>
              <w:rPr>
                <w:rFonts w:ascii="Arial" w:hAnsi="Arial" w:cs="Arial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>注：</w:t>
            </w:r>
            <w:r>
              <w:rPr>
                <w:rFonts w:hint="eastAsia" w:ascii="Arial" w:hAnsi="Arial" w:cs="Arial"/>
                <w:sz w:val="22"/>
                <w:szCs w:val="22"/>
                <w:highlight w:val="none"/>
              </w:rPr>
              <w:t>各字节1-有效；0-无效</w:t>
            </w:r>
          </w:p>
          <w:p>
            <w:pPr>
              <w:rPr>
                <w:rFonts w:ascii="Arial" w:hAnsi="Arial" w:cs="Arial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>故障字“1”为故障，“0”为正常</w:t>
            </w:r>
          </w:p>
          <w:p>
            <w:pPr>
              <w:rPr>
                <w:rFonts w:ascii="Arial" w:hAnsi="Arial" w:cs="Arial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>牵引超行程：舵机前轮位置反馈超过±50°之后，上报牵引超行程</w:t>
            </w:r>
          </w:p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>状态位：00－故障，01－无效，10－测试，11－正常；</w:t>
            </w:r>
          </w:p>
        </w:tc>
      </w:tr>
    </w:tbl>
    <w:p>
      <w:pPr>
        <w:spacing w:line="500" w:lineRule="exact"/>
        <w:outlineLvl w:val="0"/>
        <w:rPr>
          <w:rFonts w:ascii="黑体" w:hAnsi="黑体" w:eastAsia="黑体"/>
          <w:sz w:val="24"/>
          <w:highlight w:val="none"/>
        </w:rPr>
        <w:sectPr>
          <w:pgSz w:w="11906" w:h="16838"/>
          <w:pgMar w:top="1134" w:right="1134" w:bottom="1134" w:left="1134" w:header="624" w:footer="624" w:gutter="567"/>
          <w:pgNumType w:start="1"/>
          <w:cols w:space="425" w:num="1"/>
          <w:docGrid w:linePitch="381" w:charSpace="0"/>
        </w:sectPr>
      </w:pPr>
    </w:p>
    <w:p>
      <w:pPr>
        <w:adjustRightInd w:val="0"/>
        <w:snapToGrid w:val="0"/>
        <w:spacing w:line="500" w:lineRule="exact"/>
        <w:rPr>
          <w:rFonts w:ascii="黑体" w:hAnsi="黑体" w:eastAsia="黑体"/>
          <w:kern w:val="24"/>
          <w:szCs w:val="21"/>
          <w:highlight w:val="none"/>
        </w:rPr>
      </w:pPr>
    </w:p>
    <w:p>
      <w:pPr>
        <w:pStyle w:val="48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/>
        <w:contextualSpacing w:val="0"/>
        <w:jc w:val="center"/>
        <w:rPr>
          <w:rFonts w:ascii="黑体" w:hAnsi="黑体" w:eastAsia="黑体"/>
          <w:kern w:val="24"/>
          <w:szCs w:val="21"/>
          <w:highlight w:val="none"/>
        </w:rPr>
      </w:pPr>
      <w:r>
        <w:rPr>
          <w:rFonts w:hint="eastAsia" w:ascii="黑体" w:hAnsi="黑体" w:eastAsia="黑体"/>
          <w:kern w:val="24"/>
          <w:szCs w:val="21"/>
          <w:highlight w:val="none"/>
        </w:rPr>
        <w:t xml:space="preserve"> SCU回报RDIU的 ARINC429数据字1</w:t>
      </w:r>
    </w:p>
    <w:tbl>
      <w:tblPr>
        <w:tblStyle w:val="29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commentRangeStart w:id="1"/>
            <w:r>
              <w:rPr>
                <w:rFonts w:hint="eastAsia" w:ascii="宋体" w:hAnsi="宋体"/>
                <w:highlight w:val="none"/>
              </w:rPr>
              <w:t>脚蹬转弯指令回绕</w:t>
            </w:r>
            <w:commentRangeEnd w:id="1"/>
            <w:r>
              <w:commentReference w:id="1"/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版本</w:t>
            </w:r>
          </w:p>
        </w:tc>
        <w:tc>
          <w:tcPr>
            <w:tcW w:w="1465" w:type="dxa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901" w:type="dxa"/>
            <w:gridSpan w:val="3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规范号</w:t>
            </w:r>
          </w:p>
        </w:tc>
        <w:tc>
          <w:tcPr>
            <w:tcW w:w="5370" w:type="dxa"/>
            <w:gridSpan w:val="5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信</w:t>
            </w:r>
          </w:p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号</w:t>
            </w:r>
          </w:p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内</w:t>
            </w:r>
          </w:p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信号类型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源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SCU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分    布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单    位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>°/s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信号范围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/>
                <w:highlight w:val="none"/>
              </w:rPr>
              <w:t>±60°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分 辨 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0.014653 /bit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精    度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码    制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发送速率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数据格式</w:t>
            </w: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01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17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  <w:highlight w:val="none"/>
              </w:rPr>
            </w:pPr>
            <w:r>
              <w:rPr>
                <w:rFonts w:hint="eastAsia"/>
                <w:highlight w:val="none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02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18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03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highlight w:val="none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19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04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highlight w:val="none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20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05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06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highlight w:val="none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22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07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  <w:highlight w:val="none"/>
              </w:rPr>
            </w:pPr>
            <w:r>
              <w:rPr>
                <w:color w:val="000000"/>
                <w:highlight w:val="none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08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  <w:highlight w:val="none"/>
              </w:rPr>
            </w:pPr>
            <w:r>
              <w:rPr>
                <w:color w:val="000000"/>
                <w:highlight w:val="none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24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09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commentRangeStart w:id="2"/>
            <w:r>
              <w:rPr>
                <w:rFonts w:hint="eastAsia"/>
                <w:highlight w:val="none"/>
              </w:rPr>
              <w:t>预留</w:t>
            </w:r>
            <w:commentRangeEnd w:id="2"/>
            <w:r>
              <w:commentReference w:id="2"/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25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10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commentRangeStart w:id="3"/>
            <w:r>
              <w:rPr>
                <w:rFonts w:hint="eastAsia"/>
                <w:highlight w:val="none"/>
              </w:rPr>
              <w:t>预留</w:t>
            </w:r>
            <w:commentRangeEnd w:id="3"/>
            <w:r>
              <w:commentReference w:id="3"/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26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11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27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12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 w:cs="Arial"/>
                <w:szCs w:val="21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28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ascii="Arial" w:hAnsi="Arial" w:cs="Arial"/>
                <w:highlight w:val="none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13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 w:cs="Arial"/>
                <w:szCs w:val="21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29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符号位：0为正，1为负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14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>状态位：</w:t>
            </w:r>
            <w:r>
              <w:rPr>
                <w:rFonts w:ascii="Arial" w:hAnsi="Arial" w:cs="Arial"/>
                <w:highlight w:val="none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15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 w:cs="Arial"/>
                <w:szCs w:val="21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>状态位：</w:t>
            </w:r>
            <w:r>
              <w:rPr>
                <w:rFonts w:ascii="Arial" w:hAnsi="Arial" w:cs="Arial"/>
                <w:highlight w:val="none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16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 w:ascii="宋体" w:hAnsi="宋体" w:cs="Arial"/>
                <w:szCs w:val="21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467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附注</w:t>
            </w:r>
          </w:p>
        </w:tc>
        <w:tc>
          <w:tcPr>
            <w:tcW w:w="8055" w:type="dxa"/>
            <w:gridSpan w:val="8"/>
          </w:tcPr>
          <w:p>
            <w:pPr>
              <w:rPr>
                <w:rFonts w:ascii="Arial" w:hAnsi="Arial" w:cs="Arial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>注：</w:t>
            </w:r>
          </w:p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>状态位：00－故障，01－无效，10－测试，11－正常；</w:t>
            </w:r>
          </w:p>
        </w:tc>
      </w:tr>
    </w:tbl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  <w:highlight w:val="none"/>
        </w:rPr>
        <w:sectPr>
          <w:footerReference r:id="rId6" w:type="default"/>
          <w:pgSz w:w="11906" w:h="16838"/>
          <w:pgMar w:top="1134" w:right="1134" w:bottom="1134" w:left="1134" w:header="624" w:footer="624" w:gutter="567"/>
          <w:pgNumType w:start="1"/>
          <w:cols w:space="425" w:num="1"/>
          <w:docGrid w:linePitch="381" w:charSpace="0"/>
        </w:sectPr>
      </w:pPr>
    </w:p>
    <w:p>
      <w:pPr>
        <w:pStyle w:val="48"/>
        <w:numPr>
          <w:ilvl w:val="0"/>
          <w:numId w:val="4"/>
        </w:numPr>
        <w:adjustRightInd w:val="0"/>
        <w:snapToGrid w:val="0"/>
        <w:spacing w:before="156" w:beforeLines="50" w:after="156" w:afterLines="50" w:line="500" w:lineRule="exact"/>
        <w:ind w:left="0" w:firstLine="0"/>
        <w:contextualSpacing w:val="0"/>
        <w:jc w:val="center"/>
        <w:rPr>
          <w:rFonts w:ascii="黑体" w:hAnsi="黑体" w:eastAsia="黑体"/>
          <w:kern w:val="24"/>
          <w:szCs w:val="21"/>
          <w:highlight w:val="none"/>
        </w:rPr>
      </w:pPr>
      <w:r>
        <w:rPr>
          <w:rFonts w:hint="eastAsia" w:ascii="黑体" w:hAnsi="黑体" w:eastAsia="黑体"/>
          <w:kern w:val="24"/>
          <w:szCs w:val="21"/>
          <w:highlight w:val="none"/>
        </w:rPr>
        <w:t>SCU回报RDIU的 ARINC429数据字4</w:t>
      </w:r>
    </w:p>
    <w:tbl>
      <w:tblPr>
        <w:tblStyle w:val="29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信号名称</w:t>
            </w:r>
          </w:p>
        </w:tc>
        <w:tc>
          <w:tcPr>
            <w:tcW w:w="3055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控制信号</w:t>
            </w:r>
          </w:p>
        </w:tc>
        <w:tc>
          <w:tcPr>
            <w:tcW w:w="850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版本</w:t>
            </w:r>
          </w:p>
        </w:tc>
        <w:tc>
          <w:tcPr>
            <w:tcW w:w="1465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tblHeader/>
        </w:trPr>
        <w:tc>
          <w:tcPr>
            <w:tcW w:w="1901" w:type="dxa"/>
            <w:gridSpan w:val="3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规范号</w:t>
            </w:r>
          </w:p>
        </w:tc>
        <w:tc>
          <w:tcPr>
            <w:tcW w:w="5370" w:type="dxa"/>
            <w:gridSpan w:val="5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154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信</w:t>
            </w:r>
          </w:p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号</w:t>
            </w:r>
          </w:p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内</w:t>
            </w:r>
          </w:p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信号类型</w:t>
            </w:r>
          </w:p>
        </w:tc>
        <w:tc>
          <w:tcPr>
            <w:tcW w:w="6621" w:type="dxa"/>
            <w:gridSpan w:val="6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源</w:t>
            </w:r>
          </w:p>
        </w:tc>
        <w:tc>
          <w:tcPr>
            <w:tcW w:w="6621" w:type="dxa"/>
            <w:gridSpan w:val="6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RDIU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分    布</w:t>
            </w:r>
          </w:p>
        </w:tc>
        <w:tc>
          <w:tcPr>
            <w:tcW w:w="6621" w:type="dxa"/>
            <w:gridSpan w:val="6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单    位</w:t>
            </w:r>
          </w:p>
        </w:tc>
        <w:tc>
          <w:tcPr>
            <w:tcW w:w="6621" w:type="dxa"/>
            <w:gridSpan w:val="6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信号范围</w:t>
            </w:r>
          </w:p>
        </w:tc>
        <w:tc>
          <w:tcPr>
            <w:tcW w:w="6621" w:type="dxa"/>
            <w:gridSpan w:val="6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分 辨 率</w:t>
            </w:r>
          </w:p>
        </w:tc>
        <w:tc>
          <w:tcPr>
            <w:tcW w:w="6621" w:type="dxa"/>
            <w:gridSpan w:val="6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精    度</w:t>
            </w:r>
          </w:p>
        </w:tc>
        <w:tc>
          <w:tcPr>
            <w:tcW w:w="6621" w:type="dxa"/>
            <w:gridSpan w:val="6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码    制</w:t>
            </w:r>
          </w:p>
        </w:tc>
        <w:tc>
          <w:tcPr>
            <w:tcW w:w="6621" w:type="dxa"/>
            <w:gridSpan w:val="6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发送速率</w:t>
            </w:r>
          </w:p>
        </w:tc>
        <w:tc>
          <w:tcPr>
            <w:tcW w:w="6621" w:type="dxa"/>
            <w:gridSpan w:val="6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数据格式</w:t>
            </w: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01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17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02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18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03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19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04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rPr>
                <w:highlight w:val="none"/>
              </w:rPr>
            </w:pPr>
            <w:r>
              <w:rPr>
                <w:highlight w:val="none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05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06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07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rPr>
                <w:color w:val="000000"/>
                <w:highlight w:val="none"/>
              </w:rPr>
            </w:pPr>
            <w:r>
              <w:rPr>
                <w:rFonts w:hint="eastAsia"/>
                <w:color w:val="000000"/>
                <w:highlight w:val="none"/>
              </w:rPr>
              <w:t xml:space="preserve">0  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08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rPr>
                <w:color w:val="000000"/>
                <w:highlight w:val="none"/>
              </w:rPr>
            </w:pPr>
            <w:r>
              <w:rPr>
                <w:rFonts w:hint="eastAsia"/>
                <w:color w:val="000000"/>
                <w:highlight w:val="none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24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09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rPr>
                <w:highlight w:val="none"/>
              </w:rPr>
            </w:pPr>
            <w:commentRangeStart w:id="4"/>
            <w:r>
              <w:rPr>
                <w:rFonts w:hint="eastAsia"/>
                <w:highlight w:val="none"/>
              </w:rPr>
              <w:t>预留</w:t>
            </w:r>
            <w:commentRangeEnd w:id="4"/>
            <w:r>
              <w:commentReference w:id="4"/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25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10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rPr>
                <w:highlight w:val="none"/>
              </w:rPr>
            </w:pPr>
            <w:commentRangeStart w:id="5"/>
            <w:r>
              <w:rPr>
                <w:rFonts w:hint="eastAsia"/>
                <w:highlight w:val="none"/>
              </w:rPr>
              <w:t>预留</w:t>
            </w:r>
            <w:commentRangeEnd w:id="5"/>
            <w:r>
              <w:commentReference w:id="5"/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26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11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27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12</w:t>
            </w:r>
          </w:p>
        </w:tc>
        <w:tc>
          <w:tcPr>
            <w:tcW w:w="3243" w:type="dxa"/>
            <w:gridSpan w:val="3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28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13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调零指令：1-调零；0-无效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29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14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  <w:highlight w:val="none"/>
              </w:rPr>
            </w:pPr>
            <w:r>
              <w:rPr>
                <w:rFonts w:hint="eastAsia"/>
                <w:highlight w:val="none"/>
              </w:rPr>
              <w:t>转弯断开开关：1-转弯断开；0-无效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状态位：</w:t>
            </w:r>
            <w:r>
              <w:rPr>
                <w:highlight w:val="none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15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color w:val="FF0000"/>
                <w:szCs w:val="21"/>
                <w:highlight w:val="none"/>
              </w:rPr>
            </w:pPr>
            <w:r>
              <w:rPr>
                <w:rFonts w:ascii="宋体" w:hAnsi="宋体" w:cs="Arial"/>
                <w:sz w:val="22"/>
                <w:szCs w:val="22"/>
                <w:highlight w:val="none"/>
              </w:rPr>
              <w:t>BCMU_PARK_BRK_ON</w:t>
            </w:r>
            <w:r>
              <w:rPr>
                <w:rFonts w:hint="eastAsia" w:ascii="宋体" w:hAnsi="宋体" w:cs="Arial"/>
                <w:sz w:val="22"/>
                <w:szCs w:val="22"/>
                <w:highlight w:val="none"/>
                <w:lang w:eastAsia="zh-CN"/>
              </w:rPr>
              <w:t>：</w:t>
            </w:r>
            <w:r>
              <w:rPr>
                <w:rFonts w:hint="eastAsia" w:ascii="Arial" w:hAnsi="Arial" w:cs="Arial"/>
                <w:sz w:val="22"/>
                <w:szCs w:val="22"/>
                <w:highlight w:val="none"/>
              </w:rPr>
              <w:t>1-有效；0-无效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状态位：</w:t>
            </w:r>
            <w:r>
              <w:rPr>
                <w:highlight w:val="none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16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附注</w:t>
            </w:r>
          </w:p>
        </w:tc>
        <w:tc>
          <w:tcPr>
            <w:tcW w:w="8055" w:type="dxa"/>
            <w:gridSpan w:val="8"/>
          </w:tcPr>
          <w:p>
            <w:pPr>
              <w:rPr>
                <w:rFonts w:ascii="Arial" w:hAnsi="Arial" w:cs="Arial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>注：</w:t>
            </w:r>
            <w:r>
              <w:rPr>
                <w:rFonts w:hint="eastAsia" w:ascii="Arial" w:hAnsi="Arial" w:cs="Arial"/>
                <w:sz w:val="22"/>
                <w:szCs w:val="22"/>
                <w:highlight w:val="none"/>
              </w:rPr>
              <w:t>各字节1-有效；0-无效</w:t>
            </w:r>
          </w:p>
          <w:p>
            <w:pPr>
              <w:autoSpaceDE w:val="0"/>
              <w:autoSpaceDN w:val="0"/>
              <w:rPr>
                <w:highlight w:val="none"/>
              </w:rPr>
            </w:pPr>
          </w:p>
          <w:p>
            <w:pPr>
              <w:autoSpaceDE w:val="0"/>
              <w:autoSpaceDN w:val="0"/>
              <w:rPr>
                <w:rFonts w:ascii="Arial" w:hAnsi="Arial" w:cs="Arial"/>
                <w:highlight w:val="none"/>
              </w:rPr>
            </w:pPr>
            <w:r>
              <w:rPr>
                <w:rFonts w:hint="eastAsia" w:ascii="Arial" w:hAnsi="Arial" w:cs="Arial"/>
                <w:highlight w:val="none"/>
              </w:rPr>
              <w:t xml:space="preserve">状态位：00－故障，01－无效，10－测试，11－正常；                  </w:t>
            </w:r>
          </w:p>
        </w:tc>
      </w:tr>
    </w:tbl>
    <w:p>
      <w:pPr>
        <w:rPr>
          <w:highlight w:val="none"/>
        </w:rPr>
      </w:pPr>
    </w:p>
    <w:sectPr>
      <w:headerReference w:type="default" r:id="rId11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钟珍伟" w:date="2025-11-25T17:23:49Z" w:initials="2">
    <w:p w14:paraId="7F855AED">
      <w:pPr>
        <w:pStyle w:val="14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首飞不发送</w:t>
      </w:r>
      <w:bookmarkStart w:id="3" w:name="_GoBack"/>
      <w:bookmarkEnd w:id="3"/>
    </w:p>
  </w:comment>
  <w:comment w:id="1" w:author="钟珍伟" w:date="2025-11-24T21:05:21Z" w:initials="2">
    <w:p w14:paraId="307236A7">
      <w:pPr>
        <w:pStyle w:val="14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回绕的是当前使用的飞控指令</w:t>
      </w:r>
    </w:p>
  </w:comment>
  <w:comment w:id="2" w:author="钟珍伟" w:date="2025-11-24T21:04:12Z" w:initials="2">
    <w:p w14:paraId="6D817BB1">
      <w:pPr>
        <w:pStyle w:val="14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主备状态</w:t>
      </w:r>
    </w:p>
  </w:comment>
  <w:comment w:id="3" w:author="钟珍伟" w:date="2025-11-24T21:04:19Z" w:initials="2">
    <w:p w14:paraId="00376516">
      <w:pPr>
        <w:pStyle w:val="14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主备状态</w:t>
      </w:r>
    </w:p>
  </w:comment>
  <w:comment w:id="4" w:author="钟珍伟" w:date="2025-11-24T21:04:39Z" w:initials="2">
    <w:p w14:paraId="55942E66">
      <w:pPr>
        <w:pStyle w:val="14"/>
      </w:pPr>
      <w:r>
        <w:rPr>
          <w:rFonts w:hint="eastAsia"/>
          <w:lang w:val="en-US" w:eastAsia="zh-CN"/>
        </w:rPr>
        <w:t>主备状态</w:t>
      </w:r>
    </w:p>
  </w:comment>
  <w:comment w:id="5" w:author="钟珍伟" w:date="2025-11-24T21:04:45Z" w:initials="2">
    <w:p w14:paraId="75277988">
      <w:pPr>
        <w:pStyle w:val="14"/>
      </w:pPr>
      <w:r>
        <w:rPr>
          <w:rFonts w:hint="eastAsia"/>
          <w:lang w:val="en-US" w:eastAsia="zh-CN"/>
        </w:rPr>
        <w:t>主备状态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7F855AED" w15:done="0"/>
  <w15:commentEx w15:paraId="307236A7" w15:done="0"/>
  <w15:commentEx w15:paraId="6D817BB1" w15:done="0"/>
  <w15:commentEx w15:paraId="00376516" w15:done="0"/>
  <w15:commentEx w15:paraId="55942E66" w15:done="0"/>
  <w15:commentEx w15:paraId="75277988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长城仿宋">
    <w:altName w:val="黑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9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2</w:t>
    </w:r>
    <w:r>
      <w:rPr>
        <w:lang w:val="zh-CN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9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</w:t>
    </w:r>
    <w:r>
      <w:rPr>
        <w:lang w:val="zh-CN"/>
      </w:rPr>
      <w:fldChar w:fldCharType="end"/>
    </w:r>
  </w:p>
</w:ftr>
</file>

<file path=word/header1.xml><?xml version="1.0" encoding="utf-8"?>
<w:hdr xmlns:w="http://schemas.openxmlformats.org/wordprocessingml/2006/main" xmlns:v="urn:schemas-microsoft-com:vml" xmlns:o="urn:schemas-microsoft-com:office:office">
  <w:p w:rsidP="" w:rsidRDefault=""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20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18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16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14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12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10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8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6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4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2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2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4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6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8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10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12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14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16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18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9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7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5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3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1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9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7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5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3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2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4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6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8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10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12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14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16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18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9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8                                                2026-03-17 15:17:18                                                2026-03-17 15:17:18                                                2026-03-17 15:17:18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7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8                                                2026-03-17 15:17:18                                                2026-03-17 15:17:18                                                2026-03-17 15:17:18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5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8                                                2026-03-17 15:17:18                                                2026-03-17 15:17:18                                                2026-03-17 15:17:18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3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8                                                2026-03-17 15:17:18                                                2026-03-17 15:17:18                                                2026-03-17 15:17:18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1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8                                                2026-03-17 15:17:18                                                2026-03-17 15:17:18                                                2026-03-17 15:17:18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9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8                                                2026-03-17 15:17:18                                                2026-03-17 15:17:18                                                2026-03-17 15:17:18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7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8                                                2026-03-17 15:17:18                                                2026-03-17 15:17:18                                                2026-03-17 15:17:18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5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8                                                2026-03-17 15:17:18                                                2026-03-17 15:17:18                                                2026-03-17 15:17:18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3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8                                                2026-03-17 15:17:18                                                2026-03-17 15:17:18                                                2026-03-17 15:17:18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8                                                2026-03-17 15:17:18                                                2026-03-17 15:17:18                                                2026-03-17 15:17:18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8                                                2026-03-17 15:17:18                                                2026-03-17 15:17:18                                                2026-03-17 15:17:18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3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8                                                2026-03-17 15:17:18                                                2026-03-17 15:17:18                                                2026-03-17 15:17:18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5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8                                                2026-03-17 15:17:18                                                2026-03-17 15:17:18                                                2026-03-17 15:17:18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7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8                                                2026-03-17 15:17:18                                                2026-03-17 15:17:18                                                2026-03-17 15:17:18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9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8                                                2026-03-17 15:17:18                                                2026-03-17 15:17:18                                                2026-03-17 15:17:18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1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8                                                2026-03-17 15:17:18                                                2026-03-17 15:17:18                                                2026-03-17 15:17:18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3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8                                                2026-03-17 15:17:18                                                2026-03-17 15:17:18                                                2026-03-17 15:17:18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5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8                                                2026-03-17 15:17:18                                                2026-03-17 15:17:18                                                2026-03-17 15:17:18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7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8                                                2026-03-17 15:17:18                                                2026-03-17 15:17:18                                                2026-03-17 15:17:18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9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8                                                2026-03-17 15:17:18                                                2026-03-17 15:17:18                                                2026-03-17 15:17:18                                                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4A6C6D"/>
    <w:multiLevelType w:val="multilevel"/>
    <w:tmpl w:val="114A6C6D"/>
    <w:lvl w:ilvl="0" w:tentative="0">
      <w:start w:val="1"/>
      <w:numFmt w:val="decimal"/>
      <w:lvlText w:val="表 1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4E63BD8"/>
    <w:multiLevelType w:val="multilevel"/>
    <w:tmpl w:val="24E63BD8"/>
    <w:lvl w:ilvl="0" w:tentative="0">
      <w:start w:val="1"/>
      <w:numFmt w:val="decimal"/>
      <w:lvlText w:val="1.%1"/>
      <w:lvlJc w:val="left"/>
      <w:pPr>
        <w:ind w:left="420" w:hanging="420"/>
      </w:pPr>
      <w:rPr>
        <w:rFonts w:hint="eastAsia" w:ascii="黑体" w:eastAsia="黑体"/>
        <w:b w:val="0"/>
        <w:bCs w:val="0"/>
        <w:color w:val="auto"/>
        <w:spacing w:val="0"/>
        <w:kern w:val="21"/>
        <w:sz w:val="24"/>
        <w:szCs w:val="24"/>
      </w:rPr>
    </w:lvl>
    <w:lvl w:ilvl="1" w:tentative="0">
      <w:start w:val="1"/>
      <w:numFmt w:val="decimal"/>
      <w:lvlText w:val="%2）"/>
      <w:lvlJc w:val="left"/>
      <w:pPr>
        <w:ind w:left="78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E6A4200"/>
    <w:multiLevelType w:val="multilevel"/>
    <w:tmpl w:val="2E6A4200"/>
    <w:lvl w:ilvl="0" w:tentative="0">
      <w:start w:val="1"/>
      <w:numFmt w:val="decimal"/>
      <w:pStyle w:val="81"/>
      <w:isLgl/>
      <w:suff w:val="space"/>
      <w:lvlText w:val="%1"/>
      <w:lvlJc w:val="left"/>
      <w:pPr>
        <w:ind w:left="0" w:firstLine="0"/>
      </w:pPr>
      <w:rPr>
        <w:rFonts w:hint="eastAsia" w:ascii="黑体" w:eastAsia="黑体"/>
        <w:b w:val="0"/>
        <w:i w:val="0"/>
        <w:sz w:val="24"/>
      </w:rPr>
    </w:lvl>
    <w:lvl w:ilvl="1" w:tentative="0">
      <w:start w:val="1"/>
      <w:numFmt w:val="decimal"/>
      <w:pStyle w:val="73"/>
      <w:isLgl/>
      <w:suff w:val="space"/>
      <w:lvlText w:val="%1.%2"/>
      <w:lvlJc w:val="left"/>
      <w:pPr>
        <w:ind w:left="0" w:firstLine="0"/>
      </w:pPr>
      <w:rPr>
        <w:rFonts w:hint="eastAsia" w:ascii="黑体" w:eastAsia="黑体"/>
        <w:b w:val="0"/>
        <w:i w:val="0"/>
        <w:sz w:val="24"/>
      </w:rPr>
    </w:lvl>
    <w:lvl w:ilvl="2" w:tentative="0">
      <w:start w:val="1"/>
      <w:numFmt w:val="decimal"/>
      <w:pStyle w:val="74"/>
      <w:suff w:val="space"/>
      <w:lvlText w:val="%1.%2.%3"/>
      <w:lvlJc w:val="left"/>
      <w:pPr>
        <w:ind w:left="0" w:firstLine="0"/>
      </w:pPr>
      <w:rPr>
        <w:rFonts w:hint="eastAsia" w:ascii="黑体" w:eastAsia="黑体"/>
        <w:b w:val="0"/>
        <w:i w:val="0"/>
        <w:sz w:val="24"/>
      </w:rPr>
    </w:lvl>
    <w:lvl w:ilvl="3" w:tentative="0">
      <w:start w:val="1"/>
      <w:numFmt w:val="decimal"/>
      <w:pStyle w:val="75"/>
      <w:suff w:val="space"/>
      <w:lvlText w:val="%1.%2.%3.%4"/>
      <w:lvlJc w:val="left"/>
      <w:pPr>
        <w:ind w:left="0" w:firstLine="0"/>
      </w:pPr>
      <w:rPr>
        <w:rFonts w:hint="eastAsia" w:ascii="黑体" w:eastAsia="黑体"/>
        <w:b w:val="0"/>
        <w:i w:val="0"/>
        <w:sz w:val="24"/>
      </w:rPr>
    </w:lvl>
    <w:lvl w:ilvl="4" w:tentative="0">
      <w:start w:val="1"/>
      <w:numFmt w:val="decimal"/>
      <w:pStyle w:val="76"/>
      <w:suff w:val="space"/>
      <w:lvlText w:val="%1.%2.%3.%4.%5"/>
      <w:lvlJc w:val="left"/>
      <w:pPr>
        <w:ind w:left="0" w:firstLine="0"/>
      </w:pPr>
      <w:rPr>
        <w:rFonts w:hint="eastAsia" w:ascii="黑体" w:eastAsia="黑体"/>
        <w:b w:val="0"/>
        <w:i w:val="0"/>
        <w:sz w:val="28"/>
      </w:rPr>
    </w:lvl>
    <w:lvl w:ilvl="5" w:tentative="0">
      <w:start w:val="1"/>
      <w:numFmt w:val="decimal"/>
      <w:pStyle w:val="77"/>
      <w:suff w:val="space"/>
      <w:lvlText w:val="%1.%2.%3.%4.%5.%6"/>
      <w:lvlJc w:val="left"/>
      <w:pPr>
        <w:ind w:left="0" w:firstLine="0"/>
      </w:pPr>
      <w:rPr>
        <w:rFonts w:hint="eastAsia" w:ascii="黑体" w:eastAsia="黑体"/>
        <w:b w:val="0"/>
        <w:i w:val="0"/>
        <w:sz w:val="28"/>
      </w:rPr>
    </w:lvl>
    <w:lvl w:ilvl="6" w:tentative="0">
      <w:start w:val="1"/>
      <w:numFmt w:val="decimal"/>
      <w:pStyle w:val="78"/>
      <w:suff w:val="space"/>
      <w:lvlText w:val="%1.%2.%3.%4.%5.%6.%7"/>
      <w:lvlJc w:val="left"/>
      <w:pPr>
        <w:ind w:left="0" w:firstLine="0"/>
      </w:pPr>
      <w:rPr>
        <w:rFonts w:hint="eastAsia" w:ascii="黑体" w:eastAsia="黑体"/>
        <w:b w:val="0"/>
        <w:i w:val="0"/>
        <w:sz w:val="28"/>
      </w:rPr>
    </w:lvl>
    <w:lvl w:ilvl="7" w:tentative="0">
      <w:start w:val="1"/>
      <w:numFmt w:val="decimal"/>
      <w:lvlRestart w:val="0"/>
      <w:suff w:val="space"/>
      <w:lvlText w:val="表%8"/>
      <w:lvlJc w:val="left"/>
      <w:pPr>
        <w:ind w:left="0" w:firstLine="0"/>
      </w:pPr>
      <w:rPr>
        <w:rFonts w:hint="eastAsia" w:ascii="黑体" w:eastAsia="黑体"/>
        <w:b w:val="0"/>
        <w:i w:val="0"/>
        <w:sz w:val="28"/>
      </w:rPr>
    </w:lvl>
    <w:lvl w:ilvl="8" w:tentative="0">
      <w:start w:val="1"/>
      <w:numFmt w:val="decimal"/>
      <w:suff w:val="nothing"/>
      <w:lvlText w:val="表%8"/>
      <w:lvlJc w:val="left"/>
      <w:pPr>
        <w:ind w:left="0" w:firstLine="0"/>
      </w:pPr>
      <w:rPr>
        <w:rFonts w:hint="eastAsia" w:ascii="黑体" w:eastAsia="黑体"/>
        <w:b w:val="0"/>
        <w:i w:val="0"/>
        <w:sz w:val="28"/>
      </w:rPr>
    </w:lvl>
  </w:abstractNum>
  <w:abstractNum w:abstractNumId="3">
    <w:nsid w:val="773C1672"/>
    <w:multiLevelType w:val="multilevel"/>
    <w:tmpl w:val="773C1672"/>
    <w:lvl w:ilvl="0" w:tentative="0">
      <w:start w:val="1"/>
      <w:numFmt w:val="lowerLetter"/>
      <w:pStyle w:val="59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绎维 熊">
    <w15:presenceInfo w15:providerId="Windows Live" w15:userId="32aca394ebbb7272"/>
  </w15:person>
  <w15:person w15:author="钟珍伟">
    <w15:presenceInfo w15:providerId="None" w15:userId="钟珍伟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5F86"/>
    <w:rsid w:val="00013012"/>
    <w:rsid w:val="000A2B74"/>
    <w:rsid w:val="000F5B85"/>
    <w:rsid w:val="0010487D"/>
    <w:rsid w:val="00107D6D"/>
    <w:rsid w:val="00142716"/>
    <w:rsid w:val="00185D22"/>
    <w:rsid w:val="001D1134"/>
    <w:rsid w:val="00265230"/>
    <w:rsid w:val="00267340"/>
    <w:rsid w:val="00295BEF"/>
    <w:rsid w:val="002D4D6F"/>
    <w:rsid w:val="0032721E"/>
    <w:rsid w:val="003A42D0"/>
    <w:rsid w:val="00431209"/>
    <w:rsid w:val="004A6AE2"/>
    <w:rsid w:val="00551086"/>
    <w:rsid w:val="0065596B"/>
    <w:rsid w:val="00662A84"/>
    <w:rsid w:val="006C0E08"/>
    <w:rsid w:val="006C13F1"/>
    <w:rsid w:val="00722D09"/>
    <w:rsid w:val="00727166"/>
    <w:rsid w:val="007342FF"/>
    <w:rsid w:val="007548CF"/>
    <w:rsid w:val="0075693F"/>
    <w:rsid w:val="007C125E"/>
    <w:rsid w:val="007F1244"/>
    <w:rsid w:val="00835270"/>
    <w:rsid w:val="0090237A"/>
    <w:rsid w:val="00912700"/>
    <w:rsid w:val="009617F8"/>
    <w:rsid w:val="00972FC2"/>
    <w:rsid w:val="00992F77"/>
    <w:rsid w:val="009A6951"/>
    <w:rsid w:val="009C5539"/>
    <w:rsid w:val="00A971D7"/>
    <w:rsid w:val="00AB3888"/>
    <w:rsid w:val="00AC3D63"/>
    <w:rsid w:val="00AD006C"/>
    <w:rsid w:val="00B4629C"/>
    <w:rsid w:val="00B55F86"/>
    <w:rsid w:val="00BF28EF"/>
    <w:rsid w:val="00C5276B"/>
    <w:rsid w:val="00CA1BDA"/>
    <w:rsid w:val="00CE24B7"/>
    <w:rsid w:val="00DB7484"/>
    <w:rsid w:val="00E06278"/>
    <w:rsid w:val="00F742CF"/>
    <w:rsid w:val="02BE4BE5"/>
    <w:rsid w:val="065E4B7E"/>
    <w:rsid w:val="079F7987"/>
    <w:rsid w:val="0DBC4DFA"/>
    <w:rsid w:val="0F4552C5"/>
    <w:rsid w:val="11FD5E96"/>
    <w:rsid w:val="12E31770"/>
    <w:rsid w:val="17CC1E51"/>
    <w:rsid w:val="17D04393"/>
    <w:rsid w:val="1CED55C0"/>
    <w:rsid w:val="20F679C3"/>
    <w:rsid w:val="25D5625C"/>
    <w:rsid w:val="28B22ED7"/>
    <w:rsid w:val="28F478FD"/>
    <w:rsid w:val="2C515AEF"/>
    <w:rsid w:val="30A12956"/>
    <w:rsid w:val="31CB336E"/>
    <w:rsid w:val="33F54F4C"/>
    <w:rsid w:val="34CE06A8"/>
    <w:rsid w:val="3ABC737C"/>
    <w:rsid w:val="3B727D40"/>
    <w:rsid w:val="3D6F4769"/>
    <w:rsid w:val="3EAF1D54"/>
    <w:rsid w:val="48B53457"/>
    <w:rsid w:val="493B49B5"/>
    <w:rsid w:val="497C672E"/>
    <w:rsid w:val="49A56526"/>
    <w:rsid w:val="55E14DD3"/>
    <w:rsid w:val="594C028D"/>
    <w:rsid w:val="5B880D35"/>
    <w:rsid w:val="5CD439BA"/>
    <w:rsid w:val="5DF93D1B"/>
    <w:rsid w:val="62A57FE5"/>
    <w:rsid w:val="62DE1B0F"/>
    <w:rsid w:val="69AA52EA"/>
    <w:rsid w:val="6A0520F5"/>
    <w:rsid w:val="6A50383D"/>
    <w:rsid w:val="6C776EA0"/>
    <w:rsid w:val="6C801E88"/>
    <w:rsid w:val="704B74CD"/>
    <w:rsid w:val="705A1972"/>
    <w:rsid w:val="7A8B6A56"/>
    <w:rsid w:val="7FD3007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qFormat="1" w:unhideWhenUsed="0" w:uiPriority="0" w:semiHidden="0" w:name="Normal Indent"/>
    <w:lsdException w:uiPriority="99" w:name="footnote text"/>
    <w:lsdException w:qFormat="1" w:uiPriority="99" w:semiHidden="0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semiHidden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3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36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37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38"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39"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40"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41"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42"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43"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31">
    <w:name w:val="Default Paragraph Font"/>
    <w:semiHidden/>
    <w:unhideWhenUsed/>
    <w:qFormat/>
    <w:uiPriority w:val="1"/>
  </w:style>
  <w:style w:type="table" w:default="1" w:styleId="2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unhideWhenUsed/>
    <w:qFormat/>
    <w:uiPriority w:val="39"/>
    <w:pPr>
      <w:ind w:left="2520" w:leftChars="1200"/>
    </w:pPr>
    <w:rPr>
      <w:rFonts w:ascii="Calibri" w:hAnsi="Calibri" w:cs="黑体"/>
      <w:szCs w:val="22"/>
    </w:rPr>
  </w:style>
  <w:style w:type="paragraph" w:styleId="12">
    <w:name w:val="Normal Indent"/>
    <w:basedOn w:val="1"/>
    <w:link w:val="111"/>
    <w:qFormat/>
    <w:uiPriority w:val="0"/>
    <w:pPr>
      <w:spacing w:line="360" w:lineRule="auto"/>
      <w:ind w:firstLine="420" w:firstLineChars="200"/>
    </w:pPr>
    <w:rPr>
      <w:rFonts w:ascii="宋体"/>
      <w:sz w:val="28"/>
    </w:rPr>
  </w:style>
  <w:style w:type="paragraph" w:styleId="13">
    <w:name w:val="Document Map"/>
    <w:basedOn w:val="1"/>
    <w:link w:val="53"/>
    <w:unhideWhenUsed/>
    <w:qFormat/>
    <w:uiPriority w:val="99"/>
    <w:rPr>
      <w:rFonts w:ascii="宋体"/>
      <w:sz w:val="18"/>
      <w:szCs w:val="18"/>
    </w:rPr>
  </w:style>
  <w:style w:type="paragraph" w:styleId="14">
    <w:name w:val="annotation text"/>
    <w:basedOn w:val="1"/>
    <w:link w:val="54"/>
    <w:unhideWhenUsed/>
    <w:qFormat/>
    <w:uiPriority w:val="99"/>
    <w:pPr>
      <w:jc w:val="left"/>
    </w:pPr>
  </w:style>
  <w:style w:type="paragraph" w:styleId="15">
    <w:name w:val="toc 5"/>
    <w:basedOn w:val="1"/>
    <w:next w:val="1"/>
    <w:unhideWhenUsed/>
    <w:qFormat/>
    <w:uiPriority w:val="39"/>
    <w:pPr>
      <w:ind w:left="1680" w:leftChars="800"/>
    </w:pPr>
    <w:rPr>
      <w:rFonts w:ascii="Calibri" w:hAnsi="Calibri" w:cs="黑体"/>
      <w:szCs w:val="22"/>
    </w:rPr>
  </w:style>
  <w:style w:type="paragraph" w:styleId="16">
    <w:name w:val="toc 3"/>
    <w:basedOn w:val="1"/>
    <w:next w:val="1"/>
    <w:unhideWhenUsed/>
    <w:qFormat/>
    <w:uiPriority w:val="39"/>
    <w:pPr>
      <w:widowControl/>
      <w:spacing w:after="100" w:line="276" w:lineRule="auto"/>
      <w:ind w:left="440"/>
      <w:jc w:val="left"/>
    </w:pPr>
    <w:rPr>
      <w:rFonts w:asciiTheme="minorHAnsi" w:hAnsiTheme="minorHAnsi" w:eastAsiaTheme="minorEastAsia" w:cstheme="minorBidi"/>
      <w:kern w:val="0"/>
      <w:sz w:val="22"/>
      <w:szCs w:val="22"/>
    </w:rPr>
  </w:style>
  <w:style w:type="paragraph" w:styleId="17">
    <w:name w:val="toc 8"/>
    <w:basedOn w:val="1"/>
    <w:next w:val="1"/>
    <w:unhideWhenUsed/>
    <w:qFormat/>
    <w:uiPriority w:val="39"/>
    <w:pPr>
      <w:ind w:left="2940" w:leftChars="1400"/>
    </w:pPr>
    <w:rPr>
      <w:rFonts w:ascii="Calibri" w:hAnsi="Calibri" w:cs="黑体"/>
      <w:szCs w:val="22"/>
    </w:rPr>
  </w:style>
  <w:style w:type="paragraph" w:styleId="18">
    <w:name w:val="Balloon Text"/>
    <w:basedOn w:val="1"/>
    <w:link w:val="55"/>
    <w:unhideWhenUsed/>
    <w:qFormat/>
    <w:uiPriority w:val="99"/>
    <w:rPr>
      <w:sz w:val="18"/>
      <w:szCs w:val="18"/>
    </w:rPr>
  </w:style>
  <w:style w:type="paragraph" w:styleId="19">
    <w:name w:val="footer"/>
    <w:basedOn w:val="1"/>
    <w:link w:val="56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0">
    <w:name w:val="header"/>
    <w:basedOn w:val="1"/>
    <w:link w:val="57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1">
    <w:name w:val="toc 1"/>
    <w:basedOn w:val="1"/>
    <w:next w:val="1"/>
    <w:qFormat/>
    <w:uiPriority w:val="39"/>
    <w:pPr>
      <w:tabs>
        <w:tab w:val="left" w:pos="420"/>
        <w:tab w:val="right" w:leader="dot" w:pos="9639"/>
      </w:tabs>
      <w:spacing w:line="360" w:lineRule="auto"/>
    </w:pPr>
    <w:rPr>
      <w:szCs w:val="20"/>
    </w:rPr>
  </w:style>
  <w:style w:type="paragraph" w:styleId="22">
    <w:name w:val="toc 4"/>
    <w:basedOn w:val="1"/>
    <w:next w:val="1"/>
    <w:unhideWhenUsed/>
    <w:qFormat/>
    <w:uiPriority w:val="39"/>
    <w:pPr>
      <w:ind w:left="1260" w:leftChars="600"/>
    </w:pPr>
    <w:rPr>
      <w:rFonts w:ascii="Calibri" w:hAnsi="Calibri" w:cs="黑体"/>
      <w:szCs w:val="22"/>
    </w:rPr>
  </w:style>
  <w:style w:type="paragraph" w:styleId="23">
    <w:name w:val="Subtitle"/>
    <w:basedOn w:val="1"/>
    <w:next w:val="1"/>
    <w:link w:val="4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4">
    <w:name w:val="toc 6"/>
    <w:basedOn w:val="1"/>
    <w:next w:val="1"/>
    <w:unhideWhenUsed/>
    <w:qFormat/>
    <w:uiPriority w:val="39"/>
    <w:pPr>
      <w:ind w:left="2100" w:leftChars="1000"/>
    </w:pPr>
    <w:rPr>
      <w:rFonts w:ascii="Calibri" w:hAnsi="Calibri" w:cs="黑体"/>
      <w:szCs w:val="22"/>
    </w:rPr>
  </w:style>
  <w:style w:type="paragraph" w:styleId="25">
    <w:name w:val="toc 2"/>
    <w:basedOn w:val="1"/>
    <w:next w:val="1"/>
    <w:unhideWhenUsed/>
    <w:qFormat/>
    <w:uiPriority w:val="39"/>
    <w:pPr>
      <w:tabs>
        <w:tab w:val="right" w:leader="dot" w:pos="9627"/>
      </w:tabs>
    </w:pPr>
  </w:style>
  <w:style w:type="paragraph" w:styleId="26">
    <w:name w:val="toc 9"/>
    <w:basedOn w:val="1"/>
    <w:next w:val="1"/>
    <w:unhideWhenUsed/>
    <w:qFormat/>
    <w:uiPriority w:val="39"/>
    <w:pPr>
      <w:ind w:left="3360" w:leftChars="1600"/>
    </w:pPr>
    <w:rPr>
      <w:rFonts w:ascii="Calibri" w:hAnsi="Calibri" w:cs="黑体"/>
      <w:szCs w:val="22"/>
    </w:rPr>
  </w:style>
  <w:style w:type="paragraph" w:styleId="27">
    <w:name w:val="Title"/>
    <w:basedOn w:val="1"/>
    <w:next w:val="1"/>
    <w:link w:val="44"/>
    <w:qFormat/>
    <w:uiPriority w:val="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8">
    <w:name w:val="annotation subject"/>
    <w:basedOn w:val="14"/>
    <w:next w:val="14"/>
    <w:link w:val="58"/>
    <w:semiHidden/>
    <w:unhideWhenUsed/>
    <w:qFormat/>
    <w:uiPriority w:val="99"/>
    <w:rPr>
      <w:b/>
      <w:bCs/>
    </w:rPr>
  </w:style>
  <w:style w:type="table" w:styleId="30">
    <w:name w:val="Table Grid"/>
    <w:basedOn w:val="29"/>
    <w:qFormat/>
    <w:uiPriority w:val="0"/>
    <w:rPr>
      <w:rFonts w:ascii="Calibri" w:hAnsi="Calibri" w:eastAsia="宋体" w:cs="Calibri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32">
    <w:name w:val="FollowedHyperlink"/>
    <w:basedOn w:val="31"/>
    <w:semiHidden/>
    <w:unhideWhenUsed/>
    <w:qFormat/>
    <w:uiPriority w:val="99"/>
    <w:rPr>
      <w:color w:val="96607D" w:themeColor="followedHyperlink"/>
      <w:u w:val="single"/>
      <w14:textFill>
        <w14:solidFill>
          <w14:schemeClr w14:val="folHlink"/>
        </w14:solidFill>
      </w14:textFill>
    </w:rPr>
  </w:style>
  <w:style w:type="character" w:styleId="33">
    <w:name w:val="Hyperlink"/>
    <w:basedOn w:val="31"/>
    <w:qFormat/>
    <w:uiPriority w:val="99"/>
    <w:rPr>
      <w:color w:val="0000FF"/>
      <w:u w:val="single"/>
    </w:rPr>
  </w:style>
  <w:style w:type="character" w:styleId="34">
    <w:name w:val="annotation reference"/>
    <w:basedOn w:val="31"/>
    <w:unhideWhenUsed/>
    <w:qFormat/>
    <w:uiPriority w:val="99"/>
    <w:rPr>
      <w:sz w:val="21"/>
      <w:szCs w:val="21"/>
    </w:rPr>
  </w:style>
  <w:style w:type="character" w:customStyle="1" w:styleId="35">
    <w:name w:val="标题 1 字符"/>
    <w:basedOn w:val="3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36">
    <w:name w:val="标题 2 字符"/>
    <w:basedOn w:val="31"/>
    <w:link w:val="3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7">
    <w:name w:val="标题 3 字符"/>
    <w:basedOn w:val="31"/>
    <w:link w:val="4"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8">
    <w:name w:val="标题 4 字符"/>
    <w:basedOn w:val="31"/>
    <w:link w:val="5"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39">
    <w:name w:val="标题 5 字符"/>
    <w:basedOn w:val="31"/>
    <w:link w:val="6"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40">
    <w:name w:val="标题 6 字符"/>
    <w:basedOn w:val="31"/>
    <w:link w:val="7"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41">
    <w:name w:val="标题 7 字符"/>
    <w:basedOn w:val="31"/>
    <w:link w:val="8"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2">
    <w:name w:val="标题 8 字符"/>
    <w:basedOn w:val="31"/>
    <w:link w:val="9"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3">
    <w:name w:val="标题 9 字符"/>
    <w:basedOn w:val="31"/>
    <w:link w:val="10"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4">
    <w:name w:val="标题 字符"/>
    <w:basedOn w:val="31"/>
    <w:link w:val="27"/>
    <w:qFormat/>
    <w:uiPriority w:val="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45">
    <w:name w:val="副标题 字符"/>
    <w:basedOn w:val="31"/>
    <w:link w:val="2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46">
    <w:name w:val="Quote"/>
    <w:basedOn w:val="1"/>
    <w:next w:val="1"/>
    <w:link w:val="4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7">
    <w:name w:val="引用 字符"/>
    <w:basedOn w:val="31"/>
    <w:link w:val="4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48">
    <w:name w:val="List Paragraph"/>
    <w:basedOn w:val="1"/>
    <w:link w:val="65"/>
    <w:qFormat/>
    <w:uiPriority w:val="0"/>
    <w:pPr>
      <w:ind w:left="720"/>
      <w:contextualSpacing/>
    </w:pPr>
  </w:style>
  <w:style w:type="character" w:customStyle="1" w:styleId="49">
    <w:name w:val="明显强调1"/>
    <w:basedOn w:val="31"/>
    <w:qFormat/>
    <w:uiPriority w:val="21"/>
    <w:rPr>
      <w:i/>
      <w:iCs/>
      <w:color w:val="104862" w:themeColor="accent1" w:themeShade="BF"/>
    </w:rPr>
  </w:style>
  <w:style w:type="paragraph" w:styleId="50">
    <w:name w:val="Intense Quote"/>
    <w:basedOn w:val="1"/>
    <w:next w:val="1"/>
    <w:link w:val="5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51">
    <w:name w:val="明显引用 字符"/>
    <w:basedOn w:val="31"/>
    <w:link w:val="50"/>
    <w:qFormat/>
    <w:uiPriority w:val="30"/>
    <w:rPr>
      <w:i/>
      <w:iCs/>
      <w:color w:val="104862" w:themeColor="accent1" w:themeShade="BF"/>
    </w:rPr>
  </w:style>
  <w:style w:type="character" w:customStyle="1" w:styleId="52">
    <w:name w:val="明显参考1"/>
    <w:basedOn w:val="3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53">
    <w:name w:val="文档结构图 字符"/>
    <w:basedOn w:val="31"/>
    <w:link w:val="13"/>
    <w:qFormat/>
    <w:uiPriority w:val="99"/>
    <w:rPr>
      <w:rFonts w:ascii="宋体" w:hAnsi="Times New Roman" w:eastAsia="宋体" w:cs="Times New Roman"/>
      <w:sz w:val="18"/>
      <w:szCs w:val="18"/>
    </w:rPr>
  </w:style>
  <w:style w:type="character" w:customStyle="1" w:styleId="54">
    <w:name w:val="批注文字 字符"/>
    <w:basedOn w:val="31"/>
    <w:link w:val="14"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55">
    <w:name w:val="批注框文本 字符"/>
    <w:basedOn w:val="31"/>
    <w:link w:val="18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56">
    <w:name w:val="页脚 字符"/>
    <w:basedOn w:val="31"/>
    <w:link w:val="19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57">
    <w:name w:val="页眉 字符"/>
    <w:basedOn w:val="31"/>
    <w:link w:val="20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58">
    <w:name w:val="批注主题 字符"/>
    <w:basedOn w:val="54"/>
    <w:link w:val="28"/>
    <w:semiHidden/>
    <w:qFormat/>
    <w:uiPriority w:val="99"/>
    <w:rPr>
      <w:rFonts w:ascii="Times New Roman" w:hAnsi="Times New Roman" w:eastAsia="宋体" w:cs="Times New Roman"/>
      <w:b/>
      <w:bCs/>
      <w:szCs w:val="24"/>
    </w:rPr>
  </w:style>
  <w:style w:type="paragraph" w:customStyle="1" w:styleId="59">
    <w:name w:val="条标题4"/>
    <w:basedOn w:val="1"/>
    <w:qFormat/>
    <w:uiPriority w:val="0"/>
    <w:pPr>
      <w:numPr>
        <w:ilvl w:val="0"/>
        <w:numId w:val="1"/>
      </w:numPr>
    </w:pPr>
    <w:rPr>
      <w:rFonts w:ascii="黑体" w:eastAsia="黑体"/>
      <w:sz w:val="24"/>
    </w:rPr>
  </w:style>
  <w:style w:type="paragraph" w:customStyle="1" w:styleId="60">
    <w:name w:val="文件正文"/>
    <w:basedOn w:val="1"/>
    <w:qFormat/>
    <w:uiPriority w:val="0"/>
    <w:pPr>
      <w:ind w:right="210"/>
    </w:pPr>
    <w:rPr>
      <w:rFonts w:ascii="宋体" w:hAnsi="Calibri"/>
      <w:sz w:val="24"/>
      <w:szCs w:val="22"/>
    </w:rPr>
  </w:style>
  <w:style w:type="paragraph" w:customStyle="1" w:styleId="61">
    <w:name w:val="xl34"/>
    <w:basedOn w:val="1"/>
    <w:qFormat/>
    <w:uiPriority w:val="0"/>
    <w:pPr>
      <w:widowControl/>
      <w:pBdr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/>
      <w:kern w:val="0"/>
      <w:sz w:val="24"/>
    </w:rPr>
  </w:style>
  <w:style w:type="paragraph" w:customStyle="1" w:styleId="62">
    <w:name w:val="章标题"/>
    <w:basedOn w:val="1"/>
    <w:link w:val="63"/>
    <w:qFormat/>
    <w:uiPriority w:val="0"/>
    <w:pPr>
      <w:spacing w:line="360" w:lineRule="auto"/>
    </w:pPr>
    <w:rPr>
      <w:rFonts w:ascii="黑体" w:eastAsia="黑体" w:cs="宋体"/>
      <w:sz w:val="24"/>
      <w:szCs w:val="20"/>
    </w:rPr>
  </w:style>
  <w:style w:type="character" w:customStyle="1" w:styleId="63">
    <w:name w:val="章标题 Char"/>
    <w:basedOn w:val="31"/>
    <w:link w:val="62"/>
    <w:qFormat/>
    <w:locked/>
    <w:uiPriority w:val="0"/>
    <w:rPr>
      <w:rFonts w:ascii="黑体" w:hAnsi="Times New Roman" w:eastAsia="黑体" w:cs="宋体"/>
      <w:sz w:val="24"/>
      <w:szCs w:val="20"/>
    </w:rPr>
  </w:style>
  <w:style w:type="paragraph" w:customStyle="1" w:styleId="64">
    <w:name w:val="TOC 标题1"/>
    <w:basedOn w:val="2"/>
    <w:next w:val="1"/>
    <w:unhideWhenUsed/>
    <w:qFormat/>
    <w:uiPriority w:val="39"/>
    <w:pPr>
      <w:widowControl/>
      <w:spacing w:after="0" w:line="276" w:lineRule="auto"/>
      <w:jc w:val="left"/>
      <w:outlineLvl w:val="9"/>
    </w:pPr>
    <w:rPr>
      <w:b/>
      <w:bCs/>
      <w:kern w:val="0"/>
      <w:sz w:val="28"/>
      <w:szCs w:val="28"/>
    </w:rPr>
  </w:style>
  <w:style w:type="character" w:customStyle="1" w:styleId="65">
    <w:name w:val="列出段落 字符"/>
    <w:link w:val="48"/>
    <w:qFormat/>
    <w:uiPriority w:val="0"/>
  </w:style>
  <w:style w:type="paragraph" w:customStyle="1" w:styleId="66">
    <w:name w:val="修订1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67">
    <w:name w:val="正文字体"/>
    <w:link w:val="68"/>
    <w:qFormat/>
    <w:uiPriority w:val="0"/>
    <w:pPr>
      <w:widowControl w:val="0"/>
      <w:adjustRightInd w:val="0"/>
      <w:snapToGrid w:val="0"/>
      <w:spacing w:line="420" w:lineRule="atLeast"/>
      <w:ind w:firstLine="480" w:firstLineChars="200"/>
    </w:pPr>
    <w:rPr>
      <w:rFonts w:ascii="Times New Roman" w:hAnsi="Times New Roman" w:eastAsia="宋体" w:cs="Times New Roman"/>
      <w:snapToGrid w:val="0"/>
      <w:sz w:val="24"/>
      <w:szCs w:val="24"/>
      <w:lang w:val="en-US" w:eastAsia="zh-CN" w:bidi="ar-SA"/>
    </w:rPr>
  </w:style>
  <w:style w:type="character" w:customStyle="1" w:styleId="68">
    <w:name w:val="正文字体 Char"/>
    <w:basedOn w:val="31"/>
    <w:link w:val="67"/>
    <w:qFormat/>
    <w:uiPriority w:val="0"/>
    <w:rPr>
      <w:rFonts w:ascii="Times New Roman" w:hAnsi="Times New Roman" w:eastAsia="宋体" w:cs="Times New Roman"/>
      <w:snapToGrid w:val="0"/>
      <w:kern w:val="0"/>
      <w:sz w:val="24"/>
      <w:szCs w:val="24"/>
    </w:rPr>
  </w:style>
  <w:style w:type="paragraph" w:customStyle="1" w:styleId="69">
    <w:name w:val="Chart"/>
    <w:basedOn w:val="1"/>
    <w:qFormat/>
    <w:uiPriority w:val="0"/>
    <w:pPr>
      <w:jc w:val="center"/>
    </w:pPr>
    <w:rPr>
      <w:rFonts w:ascii="宋体" w:hAnsi="宋体"/>
      <w:sz w:val="18"/>
      <w:szCs w:val="21"/>
    </w:rPr>
  </w:style>
  <w:style w:type="paragraph" w:customStyle="1" w:styleId="70">
    <w:name w:val="章标题(SWIEE)"/>
    <w:next w:val="1"/>
    <w:qFormat/>
    <w:uiPriority w:val="0"/>
    <w:pPr>
      <w:adjustRightInd w:val="0"/>
      <w:snapToGrid w:val="0"/>
      <w:spacing w:before="120" w:after="120" w:line="300" w:lineRule="auto"/>
      <w:jc w:val="center"/>
    </w:pPr>
    <w:rPr>
      <w:rFonts w:ascii="黑体" w:hAnsi="宋体" w:eastAsia="黑体" w:cs="Times New Roman"/>
      <w:sz w:val="24"/>
      <w:lang w:val="en-US" w:eastAsia="zh-CN" w:bidi="ar-SA"/>
    </w:rPr>
  </w:style>
  <w:style w:type="paragraph" w:customStyle="1" w:styleId="71">
    <w:name w:val="ddd"/>
    <w:basedOn w:val="1"/>
    <w:link w:val="72"/>
    <w:qFormat/>
    <w:uiPriority w:val="0"/>
    <w:pPr>
      <w:spacing w:line="360" w:lineRule="auto"/>
      <w:ind w:firstLine="480" w:firstLineChars="200"/>
      <w:jc w:val="left"/>
    </w:pPr>
    <w:rPr>
      <w:rFonts w:asciiTheme="minorEastAsia" w:hAnsiTheme="minorEastAsia" w:eastAsiaTheme="minorEastAsia"/>
      <w:sz w:val="24"/>
    </w:rPr>
  </w:style>
  <w:style w:type="character" w:customStyle="1" w:styleId="72">
    <w:name w:val="ddd Char"/>
    <w:basedOn w:val="31"/>
    <w:link w:val="71"/>
    <w:qFormat/>
    <w:uiPriority w:val="0"/>
    <w:rPr>
      <w:rFonts w:cs="Times New Roman" w:asciiTheme="minorEastAsia" w:hAnsiTheme="minorEastAsia"/>
      <w:sz w:val="24"/>
      <w:szCs w:val="24"/>
    </w:rPr>
  </w:style>
  <w:style w:type="paragraph" w:customStyle="1" w:styleId="73">
    <w:name w:val="编号标题2"/>
    <w:next w:val="1"/>
    <w:link w:val="80"/>
    <w:qFormat/>
    <w:uiPriority w:val="0"/>
    <w:pPr>
      <w:numPr>
        <w:ilvl w:val="1"/>
        <w:numId w:val="2"/>
      </w:numPr>
      <w:spacing w:line="480" w:lineRule="auto"/>
      <w:outlineLvl w:val="1"/>
    </w:pPr>
    <w:rPr>
      <w:rFonts w:ascii="黑体" w:hAnsi="黑体" w:eastAsia="黑体" w:cs="Times New Roman"/>
      <w:sz w:val="24"/>
      <w:lang w:val="en-US" w:eastAsia="zh-CN" w:bidi="ar-SA"/>
    </w:rPr>
  </w:style>
  <w:style w:type="paragraph" w:customStyle="1" w:styleId="74">
    <w:name w:val="编号标题3"/>
    <w:next w:val="1"/>
    <w:link w:val="79"/>
    <w:qFormat/>
    <w:uiPriority w:val="0"/>
    <w:pPr>
      <w:numPr>
        <w:ilvl w:val="2"/>
        <w:numId w:val="2"/>
      </w:numPr>
      <w:spacing w:line="360" w:lineRule="auto"/>
      <w:outlineLvl w:val="2"/>
    </w:pPr>
    <w:rPr>
      <w:rFonts w:ascii="黑体" w:hAnsi="黑体" w:eastAsia="黑体" w:cs="Times New Roman"/>
      <w:sz w:val="24"/>
      <w:lang w:val="en-US" w:eastAsia="zh-CN" w:bidi="ar-SA"/>
    </w:rPr>
  </w:style>
  <w:style w:type="paragraph" w:customStyle="1" w:styleId="75">
    <w:name w:val="编号标题4"/>
    <w:next w:val="1"/>
    <w:qFormat/>
    <w:uiPriority w:val="0"/>
    <w:pPr>
      <w:numPr>
        <w:ilvl w:val="3"/>
        <w:numId w:val="2"/>
      </w:numPr>
      <w:spacing w:line="360" w:lineRule="auto"/>
      <w:outlineLvl w:val="3"/>
    </w:pPr>
    <w:rPr>
      <w:rFonts w:ascii="黑体" w:hAnsi="黑体" w:eastAsia="黑体" w:cs="Times New Roman"/>
      <w:sz w:val="24"/>
      <w:lang w:val="en-US" w:eastAsia="zh-CN" w:bidi="ar-SA"/>
    </w:rPr>
  </w:style>
  <w:style w:type="paragraph" w:customStyle="1" w:styleId="76">
    <w:name w:val="编号标题5"/>
    <w:next w:val="1"/>
    <w:qFormat/>
    <w:uiPriority w:val="0"/>
    <w:pPr>
      <w:numPr>
        <w:ilvl w:val="4"/>
        <w:numId w:val="2"/>
      </w:numPr>
      <w:spacing w:line="360" w:lineRule="auto"/>
      <w:outlineLvl w:val="4"/>
    </w:pPr>
    <w:rPr>
      <w:rFonts w:ascii="黑体" w:hAnsi="Times New Roman" w:eastAsia="黑体" w:cs="Times New Roman"/>
      <w:sz w:val="28"/>
      <w:lang w:val="en-US" w:eastAsia="zh-CN" w:bidi="ar-SA"/>
    </w:rPr>
  </w:style>
  <w:style w:type="paragraph" w:customStyle="1" w:styleId="77">
    <w:name w:val="编号标题6"/>
    <w:next w:val="1"/>
    <w:qFormat/>
    <w:uiPriority w:val="0"/>
    <w:pPr>
      <w:numPr>
        <w:ilvl w:val="5"/>
        <w:numId w:val="2"/>
      </w:numPr>
      <w:spacing w:line="360" w:lineRule="auto"/>
      <w:outlineLvl w:val="5"/>
    </w:pPr>
    <w:rPr>
      <w:rFonts w:ascii="黑体" w:hAnsi="Times New Roman" w:eastAsia="黑体" w:cs="Times New Roman"/>
      <w:sz w:val="28"/>
      <w:lang w:val="en-US" w:eastAsia="zh-CN" w:bidi="ar-SA"/>
    </w:rPr>
  </w:style>
  <w:style w:type="paragraph" w:customStyle="1" w:styleId="78">
    <w:name w:val="编号标题7"/>
    <w:next w:val="1"/>
    <w:qFormat/>
    <w:uiPriority w:val="0"/>
    <w:pPr>
      <w:numPr>
        <w:ilvl w:val="6"/>
        <w:numId w:val="2"/>
      </w:numPr>
      <w:spacing w:line="360" w:lineRule="auto"/>
      <w:outlineLvl w:val="6"/>
    </w:pPr>
    <w:rPr>
      <w:rFonts w:ascii="黑体" w:hAnsi="Times New Roman" w:eastAsia="黑体" w:cs="Times New Roman"/>
      <w:sz w:val="28"/>
      <w:lang w:val="en-US" w:eastAsia="zh-CN" w:bidi="ar-SA"/>
    </w:rPr>
  </w:style>
  <w:style w:type="character" w:customStyle="1" w:styleId="79">
    <w:name w:val="编号标题3 Char"/>
    <w:basedOn w:val="31"/>
    <w:link w:val="74"/>
    <w:qFormat/>
    <w:locked/>
    <w:uiPriority w:val="0"/>
    <w:rPr>
      <w:rFonts w:ascii="黑体" w:hAnsi="黑体" w:eastAsia="黑体" w:cs="Times New Roman"/>
      <w:kern w:val="0"/>
      <w:sz w:val="24"/>
      <w:szCs w:val="20"/>
    </w:rPr>
  </w:style>
  <w:style w:type="character" w:customStyle="1" w:styleId="80">
    <w:name w:val="编号标题2 Char"/>
    <w:basedOn w:val="31"/>
    <w:link w:val="73"/>
    <w:qFormat/>
    <w:locked/>
    <w:uiPriority w:val="0"/>
    <w:rPr>
      <w:rFonts w:ascii="黑体" w:hAnsi="黑体" w:eastAsia="黑体" w:cs="Times New Roman"/>
      <w:kern w:val="0"/>
      <w:sz w:val="24"/>
      <w:szCs w:val="20"/>
    </w:rPr>
  </w:style>
  <w:style w:type="paragraph" w:customStyle="1" w:styleId="81">
    <w:name w:val="ggg"/>
    <w:basedOn w:val="1"/>
    <w:qFormat/>
    <w:uiPriority w:val="0"/>
    <w:pPr>
      <w:widowControl/>
      <w:numPr>
        <w:ilvl w:val="0"/>
        <w:numId w:val="2"/>
      </w:numPr>
      <w:spacing w:line="480" w:lineRule="auto"/>
      <w:jc w:val="left"/>
      <w:outlineLvl w:val="0"/>
    </w:pPr>
    <w:rPr>
      <w:rFonts w:ascii="黑体" w:eastAsia="黑体"/>
      <w:sz w:val="24"/>
    </w:rPr>
  </w:style>
  <w:style w:type="paragraph" w:customStyle="1" w:styleId="82">
    <w:name w:val="表头"/>
    <w:basedOn w:val="1"/>
    <w:qFormat/>
    <w:uiPriority w:val="0"/>
    <w:pPr>
      <w:jc w:val="center"/>
    </w:pPr>
    <w:rPr>
      <w:rFonts w:ascii="宋体"/>
      <w:b/>
      <w:kern w:val="0"/>
      <w:szCs w:val="20"/>
    </w:rPr>
  </w:style>
  <w:style w:type="paragraph" w:customStyle="1" w:styleId="83">
    <w:name w:val="表中文字"/>
    <w:basedOn w:val="1"/>
    <w:qFormat/>
    <w:uiPriority w:val="0"/>
    <w:pPr>
      <w:adjustRightInd w:val="0"/>
      <w:snapToGrid w:val="0"/>
    </w:pPr>
    <w:rPr>
      <w:rFonts w:ascii="宋体"/>
      <w:kern w:val="24"/>
      <w:sz w:val="24"/>
      <w:szCs w:val="20"/>
    </w:rPr>
  </w:style>
  <w:style w:type="character" w:customStyle="1" w:styleId="84">
    <w:name w:val="不明显强调1"/>
    <w:basedOn w:val="31"/>
    <w:qFormat/>
    <w:uiPriority w:val="19"/>
    <w:rPr>
      <w:rFonts w:asciiTheme="minorEastAsia" w:hAnsiTheme="minorEastAsia" w:eastAsiaTheme="minorEastAsia"/>
      <w:sz w:val="18"/>
    </w:rPr>
  </w:style>
  <w:style w:type="paragraph" w:customStyle="1" w:styleId="85">
    <w:name w:val="样式 标题 1 + 黑体 小四 段前: 7.8 磅 段后: 7.8 磅"/>
    <w:basedOn w:val="2"/>
    <w:qFormat/>
    <w:uiPriority w:val="0"/>
    <w:pPr>
      <w:keepLines w:val="0"/>
      <w:spacing w:before="156" w:after="156"/>
      <w:ind w:left="900" w:hanging="420"/>
    </w:pPr>
    <w:rPr>
      <w:rFonts w:ascii="黑体" w:hAnsi="宋体" w:eastAsia="黑体" w:cs="宋体"/>
      <w:b/>
      <w:color w:val="auto"/>
      <w:sz w:val="24"/>
      <w:szCs w:val="20"/>
    </w:rPr>
  </w:style>
  <w:style w:type="paragraph" w:customStyle="1" w:styleId="86">
    <w:name w:val="附录标题A.1.1"/>
    <w:next w:val="67"/>
    <w:qFormat/>
    <w:uiPriority w:val="0"/>
    <w:pPr>
      <w:tabs>
        <w:tab w:val="left" w:pos="0"/>
      </w:tabs>
      <w:adjustRightInd w:val="0"/>
      <w:snapToGrid w:val="0"/>
      <w:spacing w:line="420" w:lineRule="atLeast"/>
      <w:outlineLvl w:val="2"/>
    </w:pPr>
    <w:rPr>
      <w:rFonts w:ascii="Times New Roman" w:hAnsi="Times New Roman" w:eastAsia="宋体" w:cs="Calibri"/>
      <w:snapToGrid w:val="0"/>
      <w:sz w:val="24"/>
      <w:szCs w:val="28"/>
      <w:lang w:val="en-US" w:eastAsia="zh-CN" w:bidi="ar-SA"/>
    </w:rPr>
  </w:style>
  <w:style w:type="paragraph" w:customStyle="1" w:styleId="87">
    <w:name w:val="正文内容"/>
    <w:link w:val="88"/>
    <w:qFormat/>
    <w:uiPriority w:val="0"/>
    <w:pPr>
      <w:spacing w:line="360" w:lineRule="auto"/>
      <w:ind w:firstLine="200" w:firstLineChars="200"/>
    </w:pPr>
    <w:rPr>
      <w:rFonts w:ascii="宋体" w:hAnsi="Times New Roman" w:eastAsia="宋体" w:cs="Times New Roman"/>
      <w:kern w:val="2"/>
      <w:sz w:val="24"/>
      <w:szCs w:val="24"/>
      <w:lang w:val="en-US" w:eastAsia="zh-CN" w:bidi="ar-SA"/>
    </w:rPr>
  </w:style>
  <w:style w:type="character" w:customStyle="1" w:styleId="88">
    <w:name w:val="正文内容 Char"/>
    <w:basedOn w:val="31"/>
    <w:link w:val="87"/>
    <w:qFormat/>
    <w:uiPriority w:val="0"/>
    <w:rPr>
      <w:rFonts w:ascii="宋体" w:hAnsi="Times New Roman" w:eastAsia="宋体" w:cs="Times New Roman"/>
      <w:sz w:val="24"/>
      <w:szCs w:val="24"/>
    </w:rPr>
  </w:style>
  <w:style w:type="character" w:customStyle="1" w:styleId="89">
    <w:name w:val="标准正文 Char"/>
    <w:link w:val="90"/>
    <w:qFormat/>
    <w:locked/>
    <w:uiPriority w:val="0"/>
    <w:rPr>
      <w:rFonts w:ascii="宋体" w:hAnsi="Times New Roman"/>
      <w:kern w:val="28"/>
      <w:sz w:val="28"/>
    </w:rPr>
  </w:style>
  <w:style w:type="paragraph" w:customStyle="1" w:styleId="90">
    <w:name w:val="标准正文"/>
    <w:basedOn w:val="1"/>
    <w:link w:val="89"/>
    <w:qFormat/>
    <w:uiPriority w:val="0"/>
    <w:pPr>
      <w:adjustRightInd w:val="0"/>
      <w:spacing w:line="360" w:lineRule="auto"/>
      <w:jc w:val="left"/>
      <w:textAlignment w:val="baseline"/>
    </w:pPr>
    <w:rPr>
      <w:rFonts w:ascii="宋体" w:eastAsiaTheme="minorEastAsia" w:cstheme="minorBidi"/>
      <w:kern w:val="28"/>
      <w:sz w:val="28"/>
      <w:szCs w:val="22"/>
    </w:rPr>
  </w:style>
  <w:style w:type="paragraph" w:customStyle="1" w:styleId="91">
    <w:name w:val="附录标题A.1"/>
    <w:next w:val="67"/>
    <w:qFormat/>
    <w:uiPriority w:val="0"/>
    <w:pPr>
      <w:tabs>
        <w:tab w:val="left" w:pos="0"/>
      </w:tabs>
      <w:adjustRightInd w:val="0"/>
      <w:snapToGrid w:val="0"/>
      <w:spacing w:line="420" w:lineRule="atLeast"/>
      <w:outlineLvl w:val="1"/>
    </w:pPr>
    <w:rPr>
      <w:rFonts w:ascii="Times New Roman" w:hAnsi="Times New Roman" w:eastAsia="宋体" w:cs="Calibri"/>
      <w:snapToGrid w:val="0"/>
      <w:sz w:val="24"/>
      <w:szCs w:val="28"/>
      <w:lang w:val="en-US" w:eastAsia="zh-CN" w:bidi="ar-SA"/>
    </w:rPr>
  </w:style>
  <w:style w:type="paragraph" w:customStyle="1" w:styleId="92">
    <w:name w:val="附录"/>
    <w:next w:val="67"/>
    <w:qFormat/>
    <w:uiPriority w:val="0"/>
    <w:pPr>
      <w:adjustRightInd w:val="0"/>
      <w:snapToGrid w:val="0"/>
      <w:spacing w:afterLines="50" w:line="420" w:lineRule="atLeast"/>
      <w:jc w:val="center"/>
      <w:outlineLvl w:val="0"/>
    </w:pPr>
    <w:rPr>
      <w:rFonts w:ascii="Times New Roman" w:hAnsi="Times New Roman" w:eastAsia="黑体" w:cs="Calibri"/>
      <w:snapToGrid w:val="0"/>
      <w:sz w:val="24"/>
      <w:szCs w:val="28"/>
      <w:lang w:val="en-US" w:eastAsia="zh-CN" w:bidi="ar-SA"/>
    </w:rPr>
  </w:style>
  <w:style w:type="paragraph" w:customStyle="1" w:styleId="93">
    <w:name w:val="101-表内容"/>
    <w:basedOn w:val="1"/>
    <w:qFormat/>
    <w:uiPriority w:val="0"/>
    <w:pPr>
      <w:widowControl/>
      <w:adjustRightInd w:val="0"/>
      <w:snapToGrid w:val="0"/>
      <w:spacing w:beforeLines="20" w:afterLines="20"/>
      <w:jc w:val="center"/>
    </w:pPr>
    <w:rPr>
      <w:rFonts w:ascii="宋体" w:hAnsi="宋体"/>
      <w:bCs/>
      <w:color w:val="000000"/>
      <w:kern w:val="0"/>
      <w:sz w:val="18"/>
      <w:szCs w:val="20"/>
    </w:rPr>
  </w:style>
  <w:style w:type="character" w:customStyle="1" w:styleId="94">
    <w:name w:val="批注文字 Char1"/>
    <w:basedOn w:val="31"/>
    <w:semiHidden/>
    <w:qFormat/>
    <w:uiPriority w:val="99"/>
    <w:rPr>
      <w:rFonts w:ascii="Times New Roman" w:hAnsi="Times New Roman" w:eastAsia="宋体" w:cs="Times New Roman"/>
      <w:szCs w:val="24"/>
    </w:rPr>
  </w:style>
  <w:style w:type="paragraph" w:customStyle="1" w:styleId="95">
    <w:name w:val="附录标题A.1.1.1.1.1"/>
    <w:next w:val="67"/>
    <w:qFormat/>
    <w:uiPriority w:val="0"/>
    <w:pPr>
      <w:tabs>
        <w:tab w:val="left" w:pos="0"/>
      </w:tabs>
      <w:adjustRightInd w:val="0"/>
      <w:snapToGrid w:val="0"/>
      <w:spacing w:line="420" w:lineRule="atLeast"/>
      <w:outlineLvl w:val="5"/>
    </w:pPr>
    <w:rPr>
      <w:rFonts w:ascii="Times New Roman" w:hAnsi="Times New Roman" w:eastAsia="宋体" w:cs="Calibri"/>
      <w:kern w:val="2"/>
      <w:sz w:val="24"/>
      <w:lang w:val="en-US" w:eastAsia="zh-CN" w:bidi="ar-SA"/>
    </w:rPr>
  </w:style>
  <w:style w:type="paragraph" w:customStyle="1" w:styleId="96">
    <w:name w:val="样式 标题 1 + 黑体 小四 段前: 7.8 磅 段后: 7.8 磅1"/>
    <w:basedOn w:val="2"/>
    <w:qFormat/>
    <w:uiPriority w:val="0"/>
    <w:pPr>
      <w:tabs>
        <w:tab w:val="left" w:pos="432"/>
      </w:tabs>
      <w:spacing w:before="156" w:after="156"/>
      <w:ind w:left="432" w:hanging="432"/>
    </w:pPr>
    <w:rPr>
      <w:rFonts w:ascii="黑体" w:hAnsi="宋体" w:eastAsia="黑体" w:cs="宋体"/>
      <w:b/>
      <w:color w:val="auto"/>
      <w:sz w:val="24"/>
      <w:szCs w:val="20"/>
    </w:rPr>
  </w:style>
  <w:style w:type="paragraph" w:customStyle="1" w:styleId="97">
    <w:name w:val="图编号"/>
    <w:next w:val="67"/>
    <w:qFormat/>
    <w:uiPriority w:val="0"/>
    <w:pPr>
      <w:adjustRightInd w:val="0"/>
      <w:snapToGrid w:val="0"/>
      <w:spacing w:beforeLines="30" w:line="420" w:lineRule="atLeast"/>
      <w:ind w:left="420" w:hanging="420"/>
      <w:jc w:val="center"/>
    </w:pPr>
    <w:rPr>
      <w:rFonts w:ascii="黑体" w:hAnsi="Times New Roman" w:eastAsia="黑体" w:cs="Calibri"/>
      <w:snapToGrid w:val="0"/>
      <w:sz w:val="21"/>
      <w:szCs w:val="21"/>
      <w:lang w:val="en-US" w:eastAsia="zh-CN" w:bidi="ar-SA"/>
    </w:rPr>
  </w:style>
  <w:style w:type="paragraph" w:customStyle="1" w:styleId="98">
    <w:name w:val="附录标题A.1.1.1.1"/>
    <w:next w:val="67"/>
    <w:qFormat/>
    <w:uiPriority w:val="0"/>
    <w:pPr>
      <w:tabs>
        <w:tab w:val="left" w:pos="0"/>
      </w:tabs>
      <w:adjustRightInd w:val="0"/>
      <w:snapToGrid w:val="0"/>
      <w:spacing w:line="420" w:lineRule="atLeast"/>
      <w:outlineLvl w:val="4"/>
    </w:pPr>
    <w:rPr>
      <w:rFonts w:ascii="Times New Roman" w:hAnsi="Times New Roman" w:eastAsia="宋体" w:cs="Calibri"/>
      <w:snapToGrid w:val="0"/>
      <w:sz w:val="24"/>
      <w:szCs w:val="28"/>
      <w:lang w:val="en-US" w:eastAsia="zh-CN" w:bidi="ar-SA"/>
    </w:rPr>
  </w:style>
  <w:style w:type="paragraph" w:customStyle="1" w:styleId="99">
    <w:name w:val="样式 标题 3 + 黑体 小四 非加粗 段前: 7.8 磅 段后: 7.8 磅 行距: 单倍行距"/>
    <w:basedOn w:val="4"/>
    <w:qFormat/>
    <w:uiPriority w:val="0"/>
    <w:pPr>
      <w:tabs>
        <w:tab w:val="left" w:pos="432"/>
        <w:tab w:val="left" w:pos="720"/>
      </w:tabs>
      <w:spacing w:before="156" w:after="156"/>
      <w:ind w:left="720" w:hanging="720"/>
    </w:pPr>
    <w:rPr>
      <w:rFonts w:ascii="黑体" w:hAnsi="Times New Roman" w:eastAsia="黑体" w:cs="宋体"/>
      <w:b/>
      <w:color w:val="auto"/>
      <w:sz w:val="24"/>
      <w:szCs w:val="20"/>
    </w:rPr>
  </w:style>
  <w:style w:type="paragraph" w:customStyle="1" w:styleId="100">
    <w:name w:val="表编号"/>
    <w:next w:val="1"/>
    <w:qFormat/>
    <w:uiPriority w:val="0"/>
    <w:pPr>
      <w:tabs>
        <w:tab w:val="left" w:pos="360"/>
      </w:tabs>
      <w:adjustRightInd w:val="0"/>
      <w:snapToGrid w:val="0"/>
      <w:spacing w:afterLines="20" w:line="420" w:lineRule="atLeast"/>
      <w:ind w:left="360" w:hanging="360"/>
      <w:jc w:val="center"/>
    </w:pPr>
    <w:rPr>
      <w:rFonts w:ascii="黑体" w:hAnsi="Times New Roman" w:eastAsia="黑体" w:cs="Calibri"/>
      <w:snapToGrid w:val="0"/>
      <w:sz w:val="21"/>
      <w:szCs w:val="28"/>
      <w:lang w:val="en-US" w:eastAsia="zh-CN" w:bidi="ar-SA"/>
    </w:rPr>
  </w:style>
  <w:style w:type="character" w:customStyle="1" w:styleId="101">
    <w:name w:val="文档结构图 Char1"/>
    <w:basedOn w:val="31"/>
    <w:semiHidden/>
    <w:qFormat/>
    <w:uiPriority w:val="99"/>
    <w:rPr>
      <w:rFonts w:ascii="Microsoft YaHei UI" w:hAnsi="Times New Roman" w:eastAsia="Microsoft YaHei UI" w:cs="Times New Roman"/>
      <w:sz w:val="18"/>
      <w:szCs w:val="18"/>
    </w:rPr>
  </w:style>
  <w:style w:type="paragraph" w:customStyle="1" w:styleId="102">
    <w:name w:val="TOP"/>
    <w:basedOn w:val="1"/>
    <w:qFormat/>
    <w:uiPriority w:val="0"/>
    <w:pPr>
      <w:spacing w:line="420" w:lineRule="exact"/>
      <w:jc w:val="center"/>
    </w:pPr>
    <w:rPr>
      <w:rFonts w:ascii="黑体" w:hAnsi="黑体" w:eastAsia="黑体"/>
      <w:szCs w:val="28"/>
    </w:rPr>
  </w:style>
  <w:style w:type="paragraph" w:customStyle="1" w:styleId="103">
    <w:name w:val="仿宋"/>
    <w:basedOn w:val="1"/>
    <w:next w:val="1"/>
    <w:qFormat/>
    <w:uiPriority w:val="0"/>
    <w:pPr>
      <w:adjustRightInd w:val="0"/>
      <w:spacing w:line="360" w:lineRule="auto"/>
      <w:textAlignment w:val="baseline"/>
    </w:pPr>
    <w:rPr>
      <w:rFonts w:ascii="宋体" w:eastAsia="长城仿宋"/>
      <w:kern w:val="28"/>
      <w:sz w:val="24"/>
      <w:szCs w:val="20"/>
    </w:rPr>
  </w:style>
  <w:style w:type="paragraph" w:customStyle="1" w:styleId="104">
    <w:name w:val="列出段落1"/>
    <w:basedOn w:val="1"/>
    <w:qFormat/>
    <w:uiPriority w:val="34"/>
    <w:pPr>
      <w:ind w:firstLine="420" w:firstLineChars="200"/>
    </w:pPr>
    <w:rPr>
      <w:rFonts w:eastAsiaTheme="minorEastAsia" w:cstheme="minorBidi"/>
    </w:rPr>
  </w:style>
  <w:style w:type="paragraph" w:customStyle="1" w:styleId="105">
    <w:name w:val="附录标题A.1.1.1"/>
    <w:next w:val="67"/>
    <w:qFormat/>
    <w:uiPriority w:val="0"/>
    <w:pPr>
      <w:tabs>
        <w:tab w:val="left" w:pos="0"/>
      </w:tabs>
      <w:adjustRightInd w:val="0"/>
      <w:snapToGrid w:val="0"/>
      <w:spacing w:line="420" w:lineRule="atLeast"/>
      <w:outlineLvl w:val="3"/>
    </w:pPr>
    <w:rPr>
      <w:rFonts w:ascii="Times New Roman" w:hAnsi="Times New Roman" w:eastAsia="宋体" w:cs="Calibri"/>
      <w:snapToGrid w:val="0"/>
      <w:sz w:val="24"/>
      <w:szCs w:val="28"/>
      <w:lang w:val="en-US" w:eastAsia="zh-CN" w:bidi="ar-SA"/>
    </w:rPr>
  </w:style>
  <w:style w:type="paragraph" w:customStyle="1" w:styleId="106">
    <w:name w:val="TOC 标题11"/>
    <w:basedOn w:val="2"/>
    <w:next w:val="1"/>
    <w:unhideWhenUsed/>
    <w:qFormat/>
    <w:uiPriority w:val="39"/>
    <w:pPr>
      <w:widowControl/>
      <w:spacing w:after="0" w:line="276" w:lineRule="auto"/>
      <w:jc w:val="left"/>
      <w:outlineLvl w:val="9"/>
    </w:pPr>
    <w:rPr>
      <w:rFonts w:ascii="Cambria" w:hAnsi="Cambria" w:eastAsia="黑体" w:cs="Times New Roman"/>
      <w:bCs/>
      <w:color w:val="365F91"/>
      <w:kern w:val="0"/>
      <w:sz w:val="28"/>
      <w:szCs w:val="28"/>
    </w:rPr>
  </w:style>
  <w:style w:type="paragraph" w:customStyle="1" w:styleId="107">
    <w:name w:val="标题 21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customStyle="1" w:styleId="108">
    <w:name w:val="目录 31"/>
    <w:basedOn w:val="1"/>
    <w:next w:val="1"/>
    <w:unhideWhenUsed/>
    <w:qFormat/>
    <w:uiPriority w:val="39"/>
    <w:pPr>
      <w:widowControl/>
      <w:spacing w:after="100" w:line="276" w:lineRule="auto"/>
      <w:ind w:left="440"/>
      <w:jc w:val="left"/>
    </w:pPr>
    <w:rPr>
      <w:rFonts w:ascii="Calibri" w:hAnsi="Calibri"/>
      <w:kern w:val="0"/>
      <w:sz w:val="22"/>
      <w:szCs w:val="22"/>
    </w:rPr>
  </w:style>
  <w:style w:type="character" w:customStyle="1" w:styleId="109">
    <w:name w:val="标题 2 Char1"/>
    <w:basedOn w:val="31"/>
    <w:semiHidden/>
    <w:qFormat/>
    <w:uiPriority w:val="9"/>
    <w:rPr>
      <w:rFonts w:ascii="Calibri Light" w:hAnsi="Calibri Light" w:eastAsia="宋体" w:cs="Times New Roman"/>
      <w:b/>
      <w:bCs/>
      <w:sz w:val="32"/>
      <w:szCs w:val="32"/>
    </w:rPr>
  </w:style>
  <w:style w:type="paragraph" w:customStyle="1" w:styleId="110">
    <w:name w:val="TOC 标题2"/>
    <w:basedOn w:val="2"/>
    <w:next w:val="1"/>
    <w:unhideWhenUsed/>
    <w:qFormat/>
    <w:uiPriority w:val="39"/>
    <w:pPr>
      <w:widowControl/>
      <w:spacing w:after="0" w:line="276" w:lineRule="auto"/>
      <w:jc w:val="left"/>
      <w:outlineLvl w:val="9"/>
    </w:pPr>
    <w:rPr>
      <w:rFonts w:ascii="Cambria" w:hAnsi="Cambria" w:eastAsia="宋体" w:cs="Times New Roman"/>
      <w:b/>
      <w:bCs/>
      <w:color w:val="365F91"/>
      <w:kern w:val="0"/>
      <w:sz w:val="28"/>
      <w:szCs w:val="28"/>
    </w:rPr>
  </w:style>
  <w:style w:type="character" w:customStyle="1" w:styleId="111">
    <w:name w:val="正文缩进 字符"/>
    <w:link w:val="12"/>
    <w:qFormat/>
    <w:uiPriority w:val="0"/>
    <w:rPr>
      <w:rFonts w:ascii="宋体" w:hAnsi="Times New Roman" w:eastAsia="宋体" w:cs="Times New Roman"/>
      <w:sz w:val="28"/>
      <w:szCs w:val="24"/>
    </w:rPr>
  </w:style>
  <w:style w:type="paragraph" w:customStyle="1" w:styleId="112">
    <w:name w:val="修订2"/>
    <w:hidden/>
    <w:unhideWhenUsed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13">
    <w:name w:val="修订3"/>
    <w:hidden/>
    <w:unhideWhenUsed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14">
    <w:name w:val="图"/>
    <w:next w:val="1"/>
    <w:qFormat/>
    <w:uiPriority w:val="0"/>
    <w:pPr>
      <w:spacing w:after="160" w:line="360" w:lineRule="auto"/>
      <w:jc w:val="center"/>
    </w:pPr>
    <w:rPr>
      <w:rFonts w:ascii="黑体" w:hAnsi="黑体" w:eastAsia="黑体" w:cs="Times New Roman"/>
      <w:kern w:val="2"/>
      <w:sz w:val="24"/>
      <w:szCs w:val="24"/>
      <w:lang w:val="en-US" w:eastAsia="zh-CN" w:bidi="ar-SA"/>
    </w:rPr>
  </w:style>
  <w:style w:type="paragraph" w:customStyle="1" w:styleId="115">
    <w:name w:val="标准文件_段"/>
    <w:qFormat/>
    <w:uiPriority w:val="0"/>
    <w:pPr>
      <w:widowControl w:val="0"/>
      <w:spacing w:after="160" w:line="360" w:lineRule="auto"/>
      <w:ind w:firstLine="480" w:firstLineChars="200"/>
      <w:jc w:val="both"/>
    </w:pPr>
    <w:rPr>
      <w:rFonts w:ascii="Times New Roman" w:hAnsi="Times New Roman" w:eastAsia="宋体" w:cs="Times New Roman"/>
      <w:kern w:val="2"/>
      <w:sz w:val="24"/>
      <w:lang w:val="en-US" w:eastAsia="zh-CN" w:bidi="ar-SA"/>
    </w:r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10" Target="people.xml" Type="http://schemas.microsoft.com/office/2011/relationships/people"/><Relationship Id="rId11" Target="header1.xml" Type="http://schemas.openxmlformats.org/officeDocument/2006/relationships/header"/><Relationship Id="rId2" Target="settings.xml" Type="http://schemas.openxmlformats.org/officeDocument/2006/relationships/settings"/><Relationship Id="rId3" Target="comments.xml" Type="http://schemas.openxmlformats.org/officeDocument/2006/relationships/comments"/><Relationship Id="rId4" Target="commentsExtended.xml" Type="http://schemas.microsoft.com/office/2011/relationships/commentsExtended"/><Relationship Id="rId5" Target="footer1.xml" Type="http://schemas.openxmlformats.org/officeDocument/2006/relationships/footer"/><Relationship Id="rId6" Target="footer2.xml" Type="http://schemas.openxmlformats.org/officeDocument/2006/relationships/footer"/><Relationship Id="rId7" Target="theme/theme1.xml" Type="http://schemas.openxmlformats.org/officeDocument/2006/relationships/theme"/><Relationship Id="rId8" Target="numbering.xml" Type="http://schemas.openxmlformats.org/officeDocument/2006/relationships/numbering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28</Pages>
  <Words>2229</Words>
  <Characters>12709</Characters>
  <Lines>105</Lines>
  <Paragraphs>29</Paragraphs>
  <TotalTime>12</TotalTime>
  <ScaleCrop>false</ScaleCrop>
  <LinksUpToDate>false</LinksUpToDate>
  <CharactersWithSpaces>14909</CharactersWithSpaces>
  <Application>WPS Office_12.8.2.15302_F1E327BC-269C-435d-A152-05C5408002CA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2025-10-20T08:44:00Z</dcterms:created>
  <dc:creator>泽宇 兰</dc:creator>
  <cp:lastModifiedBy>钟珍伟</cp:lastModifiedBy>
  <dcterms:modified xsi:type="dcterms:W3CDTF">2025-11-25T09:50:05Z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2052-12.8.2.15302</vt:lpwstr>
  </property>
  <property fmtid="{D5CDD505-2E9C-101B-9397-08002B2CF9AE}" pid="3" name="ICV">
    <vt:lpwstr>36263C4B1189448B8AED6F46F0F6FE6D_12</vt:lpwstr>
  </property>
</Properties>
</file>