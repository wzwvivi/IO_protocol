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people+xml" PartName="/word/peop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576"/>
          <w:tab w:val="left" w:pos="720"/>
        </w:tabs>
        <w:spacing w:before="120" w:beforeLines="50" w:after="120" w:afterLines="50" w:line="500" w:lineRule="exact"/>
        <w:jc w:val="center"/>
        <w:outlineLvl w:val="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转弯控制单元通信协议</w:t>
      </w:r>
    </w:p>
    <w:p>
      <w:pPr>
        <w:numPr>
          <w:ilvl w:val="0"/>
          <w:numId w:val="3"/>
        </w:numPr>
        <w:spacing w:line="500" w:lineRule="exact"/>
        <w:outlineLvl w:val="0"/>
        <w:rPr>
          <w:rFonts w:hint="eastAsia"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概述</w:t>
      </w:r>
    </w:p>
    <w:p>
      <w:pPr>
        <w:spacing w:line="500" w:lineRule="exact"/>
        <w:ind w:left="426"/>
        <w:rPr>
          <w:sz w:val="24"/>
        </w:rPr>
      </w:pPr>
      <w:r>
        <w:rPr>
          <w:rFonts w:hint="eastAsia" w:hAnsi="宋体"/>
          <w:sz w:val="24"/>
        </w:rPr>
        <w:t>转弯控制单元具有控制、监控双通道，飞控计算机与航电系统采用</w:t>
      </w:r>
      <w:r>
        <w:rPr>
          <w:rFonts w:hint="eastAsia"/>
          <w:sz w:val="24"/>
        </w:rPr>
        <w:t>ARINC429</w:t>
      </w:r>
      <w:r>
        <w:rPr>
          <w:rFonts w:hint="eastAsia" w:hAnsi="宋体"/>
          <w:sz w:val="24"/>
        </w:rPr>
        <w:t>总线和CAN总线进行数据传输</w:t>
      </w:r>
      <w:r>
        <w:rPr>
          <w:sz w:val="24"/>
        </w:rPr>
        <w:t>；</w:t>
      </w:r>
      <w:r>
        <w:rPr>
          <w:rFonts w:hint="eastAsia"/>
          <w:sz w:val="24"/>
        </w:rPr>
        <w:t>控制、监控通道的</w:t>
      </w:r>
      <w:r>
        <w:rPr>
          <w:rFonts w:hAnsi="宋体"/>
          <w:sz w:val="24"/>
        </w:rPr>
        <w:t>通讯</w:t>
      </w:r>
      <w:r>
        <w:rPr>
          <w:rFonts w:hint="eastAsia" w:hAnsi="宋体"/>
          <w:sz w:val="24"/>
        </w:rPr>
        <w:t>数据一致，具体通讯</w:t>
      </w:r>
      <w:r>
        <w:rPr>
          <w:rFonts w:hAnsi="宋体"/>
          <w:sz w:val="24"/>
        </w:rPr>
        <w:t>协议</w:t>
      </w:r>
      <w:r>
        <w:rPr>
          <w:sz w:val="24"/>
        </w:rPr>
        <w:t>如</w:t>
      </w:r>
      <w:r>
        <w:rPr>
          <w:rFonts w:hint="eastAsia"/>
          <w:sz w:val="24"/>
        </w:rPr>
        <w:t>下</w:t>
      </w:r>
      <w:r>
        <w:rPr>
          <w:sz w:val="24"/>
        </w:rPr>
        <w:t>：</w:t>
      </w:r>
    </w:p>
    <w:p>
      <w:pPr>
        <w:numPr>
          <w:ilvl w:val="0"/>
          <w:numId w:val="3"/>
        </w:numPr>
        <w:spacing w:line="500" w:lineRule="exact"/>
        <w:outlineLvl w:val="0"/>
        <w:rPr>
          <w:rFonts w:hint="eastAsia"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ARINC429通讯协议</w:t>
      </w: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hint="eastAsia"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ARINC429数据字1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  <w:tblGridChange w:id="0">
          <w:tblGrid>
            <w:gridCol w:w="467"/>
            <w:gridCol w:w="718"/>
            <w:gridCol w:w="716"/>
            <w:gridCol w:w="1251"/>
            <w:gridCol w:w="1276"/>
            <w:gridCol w:w="720"/>
            <w:gridCol w:w="1059"/>
            <w:gridCol w:w="850"/>
            <w:gridCol w:w="1465"/>
          </w:tblGrid>
        </w:tblGridChange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脚蹬转弯指令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115</w:t>
            </w:r>
            <w:ins w:id="1" w:author="绎维 熊" w:date="2025-09-15T11:52:00Z">
              <w:r>
                <w:rPr>
                  <w:rFonts w:hint="eastAsia" w:ascii="宋体" w:hAnsi="宋体"/>
                </w:rPr>
                <w:t>：飞控1；</w:t>
              </w:r>
            </w:ins>
            <w:ins w:id="2" w:author="钟珍伟" w:date="2025-09-17T17:41:05Z">
              <w:r>
                <w:rPr>
                  <w:rFonts w:hint="eastAsia" w:ascii="宋体" w:hAnsi="宋体"/>
                  <w:lang w:val="en-US" w:eastAsia="zh-CN"/>
                </w:rPr>
                <w:t>11</w:t>
              </w:r>
            </w:ins>
            <w:ins w:id="3" w:author="钟珍伟" w:date="2025-09-17T17:41:06Z">
              <w:r>
                <w:rPr>
                  <w:rFonts w:hint="eastAsia" w:ascii="宋体" w:hAnsi="宋体"/>
                  <w:lang w:val="en-US" w:eastAsia="zh-CN"/>
                </w:rPr>
                <w:t>6</w:t>
              </w:r>
            </w:ins>
            <w:ins w:id="4" w:author="绎维 熊" w:date="2025-09-15T11:53:00Z">
              <w:r>
                <w:rPr>
                  <w:rFonts w:hint="eastAsia" w:ascii="宋体" w:hAnsi="宋体"/>
                </w:rPr>
                <w:t>：飞控2；</w:t>
              </w:r>
            </w:ins>
            <w:ins w:id="5" w:author="钟珍伟" w:date="2025-09-17T17:41:34Z">
              <w:r>
                <w:rPr>
                  <w:rFonts w:hint="eastAsia" w:ascii="宋体" w:hAnsi="宋体"/>
                  <w:lang w:val="en-US" w:eastAsia="zh-CN"/>
                </w:rPr>
                <w:t>1</w:t>
              </w:r>
            </w:ins>
            <w:ins w:id="6" w:author="钟珍伟" w:date="2025-09-17T17:41:35Z">
              <w:r>
                <w:rPr>
                  <w:rFonts w:hint="eastAsia" w:ascii="宋体" w:hAnsi="宋体"/>
                  <w:lang w:val="en-US" w:eastAsia="zh-CN"/>
                </w:rPr>
                <w:t>17</w:t>
              </w:r>
            </w:ins>
            <w:ins w:id="7" w:author="绎维 熊" w:date="2025-09-15T11:53:00Z">
              <w:r>
                <w:rPr>
                  <w:rFonts w:hint="eastAsia" w:ascii="宋体" w:hAnsi="宋体"/>
                </w:rPr>
                <w:t>：飞控3；</w:t>
              </w:r>
            </w:ins>
            <w:ins w:id="8" w:author="钟珍伟" w:date="2025-09-17T17:41:47Z">
              <w:r>
                <w:rPr>
                  <w:rFonts w:hint="eastAsia" w:ascii="宋体" w:hAnsi="宋体"/>
                  <w:lang w:val="en-US" w:eastAsia="zh-CN"/>
                </w:rPr>
                <w:t>120</w:t>
              </w:r>
            </w:ins>
            <w:ins w:id="9" w:author="绎维 熊" w:date="2025-09-15T11:53:00Z">
              <w:r>
                <w:rPr>
                  <w:rFonts w:hint="eastAsia" w:ascii="宋体" w:hAnsi="宋体"/>
                </w:rPr>
                <w:t>：飞控4</w:t>
              </w:r>
            </w:ins>
            <w:r>
              <w:commentReference w:id="0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RDIU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Arial" w:hAnsi="Arial" w:cs="Arial"/>
              </w:rPr>
              <w:t>°</w:t>
            </w:r>
            <w:commentRangeStart w:id="1"/>
            <w:r>
              <w:rPr>
                <w:rFonts w:hint="eastAsia" w:ascii="Arial" w:hAnsi="Arial" w:cs="Arial"/>
              </w:rPr>
              <w:t>/s</w:t>
            </w:r>
            <w:commentRangeEnd w:id="1"/>
            <w:r>
              <w:commentReference w:id="1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/>
              </w:rPr>
              <w:t>±45°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0.010986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0" w:author="钟珍伟" w:date="2025-09-15T14:14:44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90" w:hRule="atLeast"/>
          <w:trPrChange w:id="10" w:author="钟珍伟" w:date="2025-09-15T14:14:44Z">
            <w:trPr>
              <w:trHeight w:val="235" w:hRule="atLeast"/>
            </w:trPr>
          </w:trPrChange>
        </w:trPr>
        <w:tc>
          <w:tcPr>
            <w:tcW w:w="467" w:type="dxa"/>
            <w:vMerge w:val="continue"/>
            <w:tcPrChange w:id="11" w:author="钟珍伟" w:date="2025-09-15T14:14:44Z">
              <w:tcPr>
                <w:tcW w:w="467" w:type="dxa"/>
                <w:vMerge w:val="continue"/>
              </w:tcPr>
            </w:tcPrChange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  <w:tcPrChange w:id="12" w:author="钟珍伟" w:date="2025-09-15T14:14:44Z">
              <w:tcPr>
                <w:tcW w:w="718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  <w:tcPrChange w:id="13" w:author="钟珍伟" w:date="2025-09-15T14:14:44Z">
              <w:tcPr>
                <w:tcW w:w="3243" w:type="dxa"/>
                <w:gridSpan w:val="3"/>
              </w:tcPr>
            </w:tcPrChange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20" w:type="dxa"/>
            <w:vAlign w:val="center"/>
            <w:tcPrChange w:id="14" w:author="钟珍伟" w:date="2025-09-15T14:14:44Z">
              <w:tcPr>
                <w:tcW w:w="720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  <w:tcPrChange w:id="15" w:author="钟珍伟" w:date="2025-09-15T14:14:44Z">
              <w:tcPr>
                <w:tcW w:w="3374" w:type="dxa"/>
                <w:gridSpan w:val="3"/>
              </w:tcPr>
            </w:tcPrChange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pPr>
              <w:rPr>
                <w:rFonts w:hint="eastAsia" w:eastAsia="宋体"/>
                <w:lang w:eastAsia="zh-CN"/>
              </w:rPr>
            </w:pPr>
            <w:del w:id="16" w:author="钟珍伟" w:date="2025-09-16T09:52:59Z">
              <w:r>
                <w:rPr>
                  <w:rFonts w:hint="eastAsia"/>
                </w:rPr>
                <w:delText>预留</w:delText>
              </w:r>
            </w:del>
            <w:ins w:id="17" w:author="钟珍伟" w:date="2025-09-15T15:13:28Z">
              <w:r>
                <w:rPr>
                  <w:rFonts w:hint="eastAsia"/>
                  <w:lang w:val="en-US" w:eastAsia="zh-CN"/>
                </w:rPr>
                <w:t>主备</w:t>
              </w:r>
            </w:ins>
            <w:ins w:id="18" w:author="绎维 熊" w:date="2025-09-15T11:51:00Z">
              <w:del w:id="19" w:author="钟珍伟" w:date="2025-09-15T15:13:27Z">
                <w:r>
                  <w:rPr>
                    <w:rFonts w:hint="eastAsia"/>
                  </w:rPr>
                  <w:delText>飞控</w:delText>
                </w:r>
              </w:del>
            </w:ins>
            <w:ins w:id="20" w:author="绎维 熊" w:date="2025-09-15T11:51:00Z">
              <w:del w:id="21" w:author="钟珍伟" w:date="2025-09-15T15:13:26Z">
                <w:r>
                  <w:rPr>
                    <w:rFonts w:hint="eastAsia"/>
                  </w:rPr>
                  <w:delText>1主备</w:delText>
                </w:r>
              </w:del>
            </w:ins>
            <w:ins w:id="22" w:author="钟珍伟" w:date="2025-09-15T13:47:05Z">
              <w:r>
                <w:rPr>
                  <w:rFonts w:hint="eastAsia"/>
                  <w:lang w:val="en-US" w:eastAsia="zh-CN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3" w:author="钟珍伟" w:date="2025-09-15T15:13:19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269" w:hRule="atLeast"/>
          <w:trPrChange w:id="23" w:author="钟珍伟" w:date="2025-09-15T15:13:19Z">
            <w:trPr>
              <w:trHeight w:val="215" w:hRule="atLeast"/>
            </w:trPr>
          </w:trPrChange>
        </w:trPr>
        <w:tc>
          <w:tcPr>
            <w:tcW w:w="467" w:type="dxa"/>
            <w:vMerge w:val="continue"/>
            <w:tcPrChange w:id="24" w:author="钟珍伟" w:date="2025-09-15T15:13:19Z">
              <w:tcPr>
                <w:tcW w:w="467" w:type="dxa"/>
                <w:vMerge w:val="continue"/>
              </w:tcPr>
            </w:tcPrChange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  <w:tcPrChange w:id="25" w:author="钟珍伟" w:date="2025-09-15T15:13:19Z">
              <w:tcPr>
                <w:tcW w:w="718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  <w:tcPrChange w:id="26" w:author="钟珍伟" w:date="2025-09-15T15:13:19Z">
              <w:tcPr>
                <w:tcW w:w="3243" w:type="dxa"/>
                <w:gridSpan w:val="3"/>
              </w:tcPr>
            </w:tcPrChange>
          </w:tcPr>
          <w:p>
            <w:pPr>
              <w:rPr>
                <w:rFonts w:hint="eastAsia" w:eastAsia="宋体"/>
                <w:lang w:val="en-US" w:eastAsia="zh-CN"/>
              </w:rPr>
            </w:pPr>
            <w:ins w:id="27" w:author="钟珍伟" w:date="2025-09-15T15:13:23Z">
              <w:r>
                <w:rPr>
                  <w:rFonts w:hint="eastAsia"/>
                  <w:lang w:val="en-US" w:eastAsia="zh-CN"/>
                </w:rPr>
                <w:t>主备</w:t>
              </w:r>
            </w:ins>
            <w:del w:id="28" w:author="钟珍伟" w:date="2025-09-15T15:13:22Z">
              <w:r>
                <w:rPr>
                  <w:rFonts w:hint="eastAsia"/>
                </w:rPr>
                <w:delText>预留</w:delText>
              </w:r>
            </w:del>
            <w:ins w:id="29" w:author="绎维 熊" w:date="2025-09-15T11:51:00Z">
              <w:del w:id="30" w:author="钟珍伟" w:date="2025-09-15T15:13:22Z">
                <w:r>
                  <w:rPr>
                    <w:rFonts w:hint="eastAsia"/>
                  </w:rPr>
                  <w:delText>飞控2主备</w:delText>
                </w:r>
              </w:del>
            </w:ins>
            <w:ins w:id="31" w:author="钟珍伟" w:date="2025-09-15T13:47:08Z">
              <w:r>
                <w:rPr>
                  <w:rFonts w:hint="eastAsia"/>
                  <w:lang w:val="en-US" w:eastAsia="zh-CN"/>
                </w:rPr>
                <w:t>状态</w:t>
              </w:r>
            </w:ins>
          </w:p>
        </w:tc>
        <w:tc>
          <w:tcPr>
            <w:tcW w:w="720" w:type="dxa"/>
            <w:vAlign w:val="center"/>
            <w:tcPrChange w:id="32" w:author="钟珍伟" w:date="2025-09-15T15:13:19Z">
              <w:tcPr>
                <w:tcW w:w="720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  <w:tcPrChange w:id="33" w:author="钟珍伟" w:date="2025-09-15T15:13:19Z">
              <w:tcPr>
                <w:tcW w:w="3374" w:type="dxa"/>
                <w:gridSpan w:val="3"/>
                <w:vAlign w:val="center"/>
              </w:tcPr>
            </w:tcPrChange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预留</w:t>
            </w:r>
            <w:ins w:id="34" w:author="绎维 熊" w:date="2025-09-15T11:51:00Z">
              <w:del w:id="35" w:author="钟珍伟" w:date="2025-09-15T15:13:12Z">
                <w:r>
                  <w:rPr>
                    <w:rFonts w:hint="eastAsia"/>
                  </w:rPr>
                  <w:delText>飞控3主备</w:delText>
                </w:r>
              </w:del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</w:rPr>
              <w:t>预留</w:t>
            </w:r>
            <w:ins w:id="36" w:author="绎维 熊" w:date="2025-09-15T11:51:00Z">
              <w:del w:id="37" w:author="钟珍伟" w:date="2025-09-15T15:13:14Z">
                <w:r>
                  <w:rPr>
                    <w:rFonts w:hint="eastAsia" w:ascii="宋体" w:hAnsi="宋体" w:cs="Arial"/>
                    <w:szCs w:val="21"/>
                  </w:rPr>
                  <w:delText>飞控4主备</w:delText>
                </w:r>
              </w:del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jc w:val="left"/>
            </w:pPr>
            <w:r>
              <w:rPr>
                <w:rFonts w:hint="eastAsia"/>
              </w:rPr>
              <w:t xml:space="preserve">MSB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8" w:author="钟珍伟" w:date="2025-09-15T14:51:06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536" w:hRule="atLeast"/>
          <w:trPrChange w:id="38" w:author="钟珍伟" w:date="2025-09-15T14:51:06Z">
            <w:trPr>
              <w:trHeight w:val="281" w:hRule="atLeast"/>
            </w:trPr>
          </w:trPrChange>
        </w:trPr>
        <w:tc>
          <w:tcPr>
            <w:tcW w:w="467" w:type="dxa"/>
            <w:vAlign w:val="center"/>
            <w:tcPrChange w:id="39" w:author="钟珍伟" w:date="2025-09-15T14:51:06Z">
              <w:tcPr>
                <w:tcW w:w="467" w:type="dxa"/>
                <w:vAlign w:val="center"/>
              </w:tcPr>
            </w:tcPrChange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  <w:tcPrChange w:id="40" w:author="钟珍伟" w:date="2025-09-15T14:51:06Z">
              <w:tcPr>
                <w:tcW w:w="8055" w:type="dxa"/>
                <w:gridSpan w:val="8"/>
              </w:tcPr>
            </w:tcPrChange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/>
        <w:snapToGrid/>
        <w:spacing w:line="240" w:lineRule="auto"/>
        <w:jc w:val="left"/>
        <w:rPr>
          <w:ins w:id="42" w:author="钟珍伟" w:date="2025-09-15T15:13:37Z"/>
          <w:rFonts w:hint="default"/>
          <w:lang w:val="en-US" w:eastAsia="zh-CN"/>
        </w:rPr>
        <w:pPrChange w:id="41" w:author="钟珍伟" w:date="2025-09-15T14:52:57Z">
          <w:pPr>
            <w:adjustRightInd w:val="0"/>
            <w:snapToGrid w:val="0"/>
            <w:spacing w:line="500" w:lineRule="exact"/>
            <w:jc w:val="center"/>
          </w:pPr>
        </w:pPrChange>
      </w:pPr>
      <w:ins w:id="43" w:author="钟珍伟" w:date="2025-09-15T15:13:39Z">
        <w:r>
          <w:rPr>
            <w:rFonts w:hint="eastAsia"/>
            <w:lang w:val="en-US" w:eastAsia="zh-CN"/>
          </w:rPr>
          <w:t>主备</w:t>
        </w:r>
      </w:ins>
      <w:ins w:id="44" w:author="钟珍伟" w:date="2025-09-15T15:13:41Z">
        <w:r>
          <w:rPr>
            <w:rFonts w:hint="eastAsia"/>
            <w:lang w:val="en-US" w:eastAsia="zh-CN"/>
          </w:rPr>
          <w:t>状态</w:t>
        </w:r>
      </w:ins>
      <w:ins w:id="45" w:author="钟珍伟" w:date="2025-09-15T15:13:46Z">
        <w:r>
          <w:rPr>
            <w:rFonts w:hint="eastAsia"/>
            <w:lang w:val="en-US" w:eastAsia="zh-CN"/>
          </w:rPr>
          <w:t xml:space="preserve"> </w:t>
        </w:r>
      </w:ins>
      <w:ins w:id="46" w:author="钟珍伟" w:date="2025-09-15T15:13:47Z">
        <w:r>
          <w:rPr>
            <w:rFonts w:hint="eastAsia"/>
            <w:lang w:val="en-US" w:eastAsia="zh-CN"/>
          </w:rPr>
          <w:t>00</w:t>
        </w:r>
      </w:ins>
      <w:ins w:id="47" w:author="钟珍伟" w:date="2025-09-15T15:13:48Z">
        <w:r>
          <w:rPr>
            <w:rFonts w:hint="eastAsia"/>
            <w:lang w:val="en-US" w:eastAsia="zh-CN"/>
          </w:rPr>
          <w:t xml:space="preserve"> </w:t>
        </w:r>
      </w:ins>
      <w:ins w:id="48" w:author="钟珍伟" w:date="2025-09-15T15:13:50Z">
        <w:r>
          <w:rPr>
            <w:rFonts w:hint="eastAsia"/>
            <w:lang w:val="en-US" w:eastAsia="zh-CN"/>
          </w:rPr>
          <w:t>飞控</w:t>
        </w:r>
      </w:ins>
      <w:ins w:id="49" w:author="钟珍伟" w:date="2025-09-15T15:14:04Z">
        <w:r>
          <w:rPr>
            <w:rFonts w:hint="eastAsia"/>
            <w:lang w:val="en-US" w:eastAsia="zh-CN"/>
          </w:rPr>
          <w:t>1</w:t>
        </w:r>
      </w:ins>
      <w:ins w:id="50" w:author="钟珍伟" w:date="2025-09-15T15:13:54Z">
        <w:r>
          <w:rPr>
            <w:rFonts w:hint="eastAsia"/>
            <w:lang w:val="en-US" w:eastAsia="zh-CN"/>
          </w:rPr>
          <w:t>为</w:t>
        </w:r>
      </w:ins>
      <w:ins w:id="51" w:author="钟珍伟" w:date="2025-09-15T15:13:55Z">
        <w:r>
          <w:rPr>
            <w:rFonts w:hint="eastAsia"/>
            <w:lang w:val="en-US" w:eastAsia="zh-CN"/>
          </w:rPr>
          <w:t>主</w:t>
        </w:r>
      </w:ins>
      <w:ins w:id="52" w:author="钟珍伟" w:date="2025-09-15T15:14:03Z">
        <w:r>
          <w:rPr>
            <w:rFonts w:hint="eastAsia"/>
            <w:lang w:val="en-US" w:eastAsia="zh-CN"/>
          </w:rPr>
          <w:t>；</w:t>
        </w:r>
      </w:ins>
      <w:ins w:id="53" w:author="钟珍伟" w:date="2025-09-15T15:13:55Z">
        <w:r>
          <w:rPr>
            <w:rFonts w:hint="eastAsia"/>
            <w:lang w:val="en-US" w:eastAsia="zh-CN"/>
          </w:rPr>
          <w:t xml:space="preserve"> </w:t>
        </w:r>
      </w:ins>
      <w:ins w:id="54" w:author="钟珍伟" w:date="2025-09-15T15:13:57Z">
        <w:r>
          <w:rPr>
            <w:rFonts w:hint="eastAsia"/>
            <w:lang w:val="en-US" w:eastAsia="zh-CN"/>
          </w:rPr>
          <w:t>01</w:t>
        </w:r>
      </w:ins>
      <w:ins w:id="55" w:author="钟珍伟" w:date="2025-09-15T15:13:58Z">
        <w:r>
          <w:rPr>
            <w:rFonts w:hint="eastAsia"/>
            <w:lang w:val="en-US" w:eastAsia="zh-CN"/>
          </w:rPr>
          <w:t>飞控</w:t>
        </w:r>
      </w:ins>
      <w:ins w:id="56" w:author="钟珍伟" w:date="2025-09-15T15:13:59Z">
        <w:r>
          <w:rPr>
            <w:rFonts w:hint="eastAsia"/>
            <w:lang w:val="en-US" w:eastAsia="zh-CN"/>
          </w:rPr>
          <w:t>2</w:t>
        </w:r>
      </w:ins>
      <w:ins w:id="57" w:author="钟珍伟" w:date="2025-09-15T15:14:00Z">
        <w:r>
          <w:rPr>
            <w:rFonts w:hint="eastAsia"/>
            <w:lang w:val="en-US" w:eastAsia="zh-CN"/>
          </w:rPr>
          <w:t>为主</w:t>
        </w:r>
      </w:ins>
      <w:ins w:id="58" w:author="钟珍伟" w:date="2025-09-15T15:14:07Z">
        <w:r>
          <w:rPr>
            <w:rFonts w:hint="eastAsia"/>
            <w:lang w:val="en-US" w:eastAsia="zh-CN"/>
          </w:rPr>
          <w:t>；</w:t>
        </w:r>
      </w:ins>
      <w:ins w:id="59" w:author="钟珍伟" w:date="2025-09-15T15:14:17Z">
        <w:r>
          <w:rPr>
            <w:rFonts w:hint="eastAsia"/>
            <w:lang w:val="en-US" w:eastAsia="zh-CN"/>
          </w:rPr>
          <w:t>1</w:t>
        </w:r>
      </w:ins>
      <w:ins w:id="60" w:author="钟珍伟" w:date="2025-09-15T15:14:18Z">
        <w:r>
          <w:rPr>
            <w:rFonts w:hint="eastAsia"/>
            <w:lang w:val="en-US" w:eastAsia="zh-CN"/>
          </w:rPr>
          <w:t>0</w:t>
        </w:r>
      </w:ins>
      <w:ins w:id="61" w:author="钟珍伟" w:date="2025-09-15T15:14:09Z">
        <w:r>
          <w:rPr>
            <w:rFonts w:hint="eastAsia"/>
            <w:lang w:val="en-US" w:eastAsia="zh-CN"/>
          </w:rPr>
          <w:t>飞控</w:t>
        </w:r>
      </w:ins>
      <w:ins w:id="62" w:author="钟珍伟" w:date="2025-09-15T15:14:10Z">
        <w:r>
          <w:rPr>
            <w:rFonts w:hint="eastAsia"/>
            <w:lang w:val="en-US" w:eastAsia="zh-CN"/>
          </w:rPr>
          <w:t>3</w:t>
        </w:r>
      </w:ins>
      <w:ins w:id="63" w:author="钟珍伟" w:date="2025-09-15T15:14:11Z">
        <w:r>
          <w:rPr>
            <w:rFonts w:hint="eastAsia"/>
            <w:lang w:val="en-US" w:eastAsia="zh-CN"/>
          </w:rPr>
          <w:t>为主</w:t>
        </w:r>
      </w:ins>
      <w:ins w:id="64" w:author="钟珍伟" w:date="2025-09-15T15:14:12Z">
        <w:r>
          <w:rPr>
            <w:rFonts w:hint="eastAsia"/>
            <w:lang w:val="en-US" w:eastAsia="zh-CN"/>
          </w:rPr>
          <w:t>；</w:t>
        </w:r>
      </w:ins>
      <w:ins w:id="65" w:author="钟珍伟" w:date="2025-09-15T15:14:20Z">
        <w:r>
          <w:rPr>
            <w:rFonts w:hint="eastAsia"/>
            <w:lang w:val="en-US" w:eastAsia="zh-CN"/>
          </w:rPr>
          <w:t>11</w:t>
        </w:r>
      </w:ins>
      <w:ins w:id="66" w:author="钟珍伟" w:date="2025-09-15T15:14:21Z">
        <w:r>
          <w:rPr>
            <w:rFonts w:hint="eastAsia"/>
            <w:lang w:val="en-US" w:eastAsia="zh-CN"/>
          </w:rPr>
          <w:t>飞控4</w:t>
        </w:r>
      </w:ins>
      <w:ins w:id="67" w:author="钟珍伟" w:date="2025-09-15T15:14:22Z">
        <w:r>
          <w:rPr>
            <w:rFonts w:hint="eastAsia"/>
            <w:lang w:val="en-US" w:eastAsia="zh-CN"/>
          </w:rPr>
          <w:t>为</w:t>
        </w:r>
      </w:ins>
      <w:ins w:id="68" w:author="钟珍伟" w:date="2025-09-15T15:14:23Z">
        <w:r>
          <w:rPr>
            <w:rFonts w:hint="eastAsia"/>
            <w:lang w:val="en-US" w:eastAsia="zh-CN"/>
          </w:rPr>
          <w:t>主</w:t>
        </w:r>
      </w:ins>
    </w:p>
    <w:p>
      <w:pPr>
        <w:adjustRightInd/>
        <w:snapToGrid/>
        <w:spacing w:line="240" w:lineRule="auto"/>
        <w:jc w:val="left"/>
        <w:rPr>
          <w:ins w:id="70" w:author="钟珍伟" w:date="2025-09-15T14:52:23Z"/>
          <w:rFonts w:hint="eastAsia"/>
          <w:lang w:val="en-US" w:eastAsia="zh-CN"/>
        </w:rPr>
        <w:pPrChange w:id="69" w:author="钟珍伟" w:date="2025-09-15T14:52:57Z">
          <w:pPr>
            <w:adjustRightInd w:val="0"/>
            <w:snapToGrid w:val="0"/>
            <w:spacing w:line="500" w:lineRule="exact"/>
            <w:jc w:val="center"/>
          </w:pPr>
        </w:pPrChange>
      </w:pPr>
      <w:ins w:id="71" w:author="钟珍伟" w:date="2025-09-15T14:51:31Z">
        <w:r>
          <w:rPr>
            <w:rFonts w:hint="eastAsia"/>
            <w:lang w:val="en-US" w:eastAsia="zh-CN"/>
          </w:rPr>
          <w:t>转弯</w:t>
        </w:r>
      </w:ins>
      <w:ins w:id="72" w:author="钟珍伟" w:date="2025-09-15T14:51:32Z">
        <w:r>
          <w:rPr>
            <w:rFonts w:hint="eastAsia"/>
            <w:lang w:val="en-US" w:eastAsia="zh-CN"/>
          </w:rPr>
          <w:t>表决</w:t>
        </w:r>
      </w:ins>
      <w:ins w:id="73" w:author="钟珍伟" w:date="2025-09-15T14:51:33Z">
        <w:r>
          <w:rPr>
            <w:rFonts w:hint="eastAsia"/>
            <w:lang w:val="en-US" w:eastAsia="zh-CN"/>
          </w:rPr>
          <w:t>逻辑</w:t>
        </w:r>
      </w:ins>
      <w:ins w:id="74" w:author="钟珍伟" w:date="2025-09-15T14:51:36Z">
        <w:r>
          <w:rPr>
            <w:rFonts w:hint="eastAsia"/>
            <w:lang w:val="en-US" w:eastAsia="zh-CN"/>
          </w:rPr>
          <w:t>：</w:t>
        </w:r>
      </w:ins>
      <w:ins w:id="75" w:author="钟珍伟" w:date="2025-09-15T14:51:41Z">
        <w:r>
          <w:rPr>
            <w:rFonts w:hint="eastAsia"/>
            <w:lang w:val="en-US" w:eastAsia="zh-CN"/>
          </w:rPr>
          <w:t>每台</w:t>
        </w:r>
      </w:ins>
      <w:ins w:id="76" w:author="钟珍伟" w:date="2025-09-15T14:51:42Z">
        <w:r>
          <w:rPr>
            <w:rFonts w:hint="eastAsia"/>
            <w:lang w:val="en-US" w:eastAsia="zh-CN"/>
          </w:rPr>
          <w:t>飞控</w:t>
        </w:r>
      </w:ins>
      <w:ins w:id="77" w:author="钟珍伟" w:date="2025-09-15T14:51:43Z">
        <w:r>
          <w:rPr>
            <w:rFonts w:hint="eastAsia"/>
            <w:lang w:val="en-US" w:eastAsia="zh-CN"/>
          </w:rPr>
          <w:t>都会</w:t>
        </w:r>
      </w:ins>
      <w:ins w:id="78" w:author="钟珍伟" w:date="2025-09-15T14:51:44Z">
        <w:r>
          <w:rPr>
            <w:rFonts w:hint="eastAsia"/>
            <w:lang w:val="en-US" w:eastAsia="zh-CN"/>
          </w:rPr>
          <w:t>发出</w:t>
        </w:r>
      </w:ins>
      <w:ins w:id="79" w:author="钟珍伟" w:date="2025-09-15T14:51:58Z">
        <w:r>
          <w:rPr>
            <w:rFonts w:hint="eastAsia"/>
            <w:lang w:val="en-US" w:eastAsia="zh-CN"/>
          </w:rPr>
          <w:t>主备信息</w:t>
        </w:r>
      </w:ins>
      <w:ins w:id="80" w:author="钟珍伟" w:date="2025-09-15T14:52:13Z">
        <w:r>
          <w:rPr>
            <w:rFonts w:hint="eastAsia"/>
            <w:lang w:val="en-US" w:eastAsia="zh-CN"/>
          </w:rPr>
          <w:t>，</w:t>
        </w:r>
      </w:ins>
      <w:ins w:id="81" w:author="钟珍伟" w:date="2025-09-15T14:52:14Z">
        <w:r>
          <w:rPr>
            <w:rFonts w:hint="eastAsia"/>
            <w:lang w:val="en-US" w:eastAsia="zh-CN"/>
          </w:rPr>
          <w:t>例如</w:t>
        </w:r>
      </w:ins>
      <w:ins w:id="82" w:author="钟珍伟" w:date="2025-09-15T14:52:23Z">
        <w:r>
          <w:rPr>
            <w:rFonts w:hint="eastAsia"/>
            <w:lang w:val="en-US" w:eastAsia="zh-CN"/>
          </w:rPr>
          <w:t>：</w:t>
        </w:r>
      </w:ins>
    </w:p>
    <w:p>
      <w:pPr>
        <w:adjustRightInd/>
        <w:snapToGrid/>
        <w:spacing w:line="240" w:lineRule="auto"/>
        <w:jc w:val="left"/>
        <w:rPr>
          <w:ins w:id="84" w:author="钟珍伟" w:date="2025-09-15T14:53:05Z"/>
          <w:rFonts w:hint="eastAsia"/>
          <w:lang w:val="en-US" w:eastAsia="zh-CN"/>
        </w:rPr>
        <w:pPrChange w:id="83" w:author="钟珍伟" w:date="2025-09-15T14:52:57Z">
          <w:pPr>
            <w:adjustRightInd w:val="0"/>
            <w:snapToGrid w:val="0"/>
            <w:spacing w:line="500" w:lineRule="exact"/>
            <w:jc w:val="center"/>
          </w:pPr>
        </w:pPrChange>
      </w:pPr>
      <w:ins w:id="85" w:author="钟珍伟" w:date="2025-09-15T14:52:24Z">
        <w:r>
          <w:rPr>
            <w:rFonts w:hint="eastAsia"/>
            <w:lang w:val="en-US" w:eastAsia="zh-CN"/>
          </w:rPr>
          <w:t>飞控</w:t>
        </w:r>
      </w:ins>
      <w:ins w:id="86" w:author="钟珍伟" w:date="2025-09-15T14:52:25Z">
        <w:r>
          <w:rPr>
            <w:rFonts w:hint="eastAsia"/>
            <w:lang w:val="en-US" w:eastAsia="zh-CN"/>
          </w:rPr>
          <w:t>1</w:t>
        </w:r>
      </w:ins>
      <w:ins w:id="87" w:author="钟珍伟" w:date="2025-09-15T14:52:27Z">
        <w:r>
          <w:rPr>
            <w:rFonts w:hint="eastAsia"/>
            <w:lang w:val="en-US" w:eastAsia="zh-CN"/>
          </w:rPr>
          <w:t>输出</w:t>
        </w:r>
      </w:ins>
      <w:ins w:id="88" w:author="钟珍伟" w:date="2025-09-15T15:14:41Z">
        <w:r>
          <w:rPr>
            <w:rFonts w:hint="eastAsia"/>
            <w:lang w:val="en-US" w:eastAsia="zh-CN"/>
          </w:rPr>
          <w:t>00</w:t>
        </w:r>
      </w:ins>
      <w:ins w:id="89" w:author="钟珍伟" w:date="2025-09-15T14:52:27Z">
        <w:r>
          <w:rPr>
            <w:rFonts w:hint="eastAsia"/>
            <w:lang w:val="en-US" w:eastAsia="zh-CN"/>
          </w:rPr>
          <w:t xml:space="preserve"> </w:t>
        </w:r>
      </w:ins>
      <w:ins w:id="90" w:author="钟珍伟" w:date="2025-09-15T14:52:29Z">
        <w:r>
          <w:rPr>
            <w:rFonts w:hint="eastAsia"/>
            <w:lang w:val="en-US" w:eastAsia="zh-CN"/>
          </w:rPr>
          <w:t xml:space="preserve"> </w:t>
        </w:r>
      </w:ins>
      <w:ins w:id="91" w:author="钟珍伟" w:date="2025-09-15T14:53:37Z">
        <w:r>
          <w:rPr>
            <w:rFonts w:hint="eastAsia"/>
            <w:lang w:val="en-US" w:eastAsia="zh-CN"/>
          </w:rPr>
          <w:t>FCC</w:t>
        </w:r>
      </w:ins>
      <w:ins w:id="92" w:author="钟珍伟" w:date="2025-09-15T14:52:30Z">
        <w:r>
          <w:rPr>
            <w:rFonts w:hint="eastAsia"/>
            <w:lang w:val="en-US" w:eastAsia="zh-CN"/>
          </w:rPr>
          <w:t>1</w:t>
        </w:r>
      </w:ins>
      <w:ins w:id="93" w:author="钟珍伟" w:date="2025-09-15T14:52:32Z">
        <w:r>
          <w:rPr>
            <w:rFonts w:hint="eastAsia"/>
            <w:lang w:val="en-US" w:eastAsia="zh-CN"/>
          </w:rPr>
          <w:t xml:space="preserve">主 </w:t>
        </w:r>
      </w:ins>
      <w:ins w:id="94" w:author="钟珍伟" w:date="2025-09-15T14:52:33Z">
        <w:r>
          <w:rPr>
            <w:rFonts w:hint="eastAsia"/>
            <w:lang w:val="en-US" w:eastAsia="zh-CN"/>
          </w:rPr>
          <w:t xml:space="preserve"> </w:t>
        </w:r>
      </w:ins>
      <w:ins w:id="95" w:author="钟珍伟" w:date="2025-09-15T14:53:39Z">
        <w:r>
          <w:rPr>
            <w:rFonts w:hint="eastAsia"/>
            <w:lang w:val="en-US" w:eastAsia="zh-CN"/>
          </w:rPr>
          <w:t>FCC</w:t>
        </w:r>
      </w:ins>
      <w:ins w:id="96" w:author="钟珍伟" w:date="2025-09-15T14:52:34Z">
        <w:r>
          <w:rPr>
            <w:rFonts w:hint="eastAsia"/>
            <w:lang w:val="en-US" w:eastAsia="zh-CN"/>
          </w:rPr>
          <w:t>2</w:t>
        </w:r>
      </w:ins>
      <w:ins w:id="97" w:author="钟珍伟" w:date="2025-09-15T14:52:37Z">
        <w:r>
          <w:rPr>
            <w:rFonts w:hint="eastAsia"/>
            <w:lang w:val="en-US" w:eastAsia="zh-CN"/>
          </w:rPr>
          <w:t xml:space="preserve">备 </w:t>
        </w:r>
      </w:ins>
      <w:ins w:id="98" w:author="钟珍伟" w:date="2025-09-15T14:52:38Z">
        <w:r>
          <w:rPr>
            <w:rFonts w:hint="eastAsia"/>
            <w:lang w:val="en-US" w:eastAsia="zh-CN"/>
          </w:rPr>
          <w:t xml:space="preserve"> </w:t>
        </w:r>
      </w:ins>
      <w:ins w:id="99" w:author="钟珍伟" w:date="2025-09-15T14:53:41Z">
        <w:r>
          <w:rPr>
            <w:rFonts w:hint="eastAsia"/>
            <w:lang w:val="en-US" w:eastAsia="zh-CN"/>
          </w:rPr>
          <w:t>FCC</w:t>
        </w:r>
      </w:ins>
      <w:ins w:id="100" w:author="钟珍伟" w:date="2025-09-15T14:52:38Z">
        <w:r>
          <w:rPr>
            <w:rFonts w:hint="eastAsia"/>
            <w:lang w:val="en-US" w:eastAsia="zh-CN"/>
          </w:rPr>
          <w:t>3</w:t>
        </w:r>
      </w:ins>
      <w:ins w:id="101" w:author="钟珍伟" w:date="2025-09-15T14:52:41Z">
        <w:r>
          <w:rPr>
            <w:rFonts w:hint="eastAsia"/>
            <w:lang w:val="en-US" w:eastAsia="zh-CN"/>
          </w:rPr>
          <w:t>备</w:t>
        </w:r>
      </w:ins>
      <w:ins w:id="102" w:author="钟珍伟" w:date="2025-09-15T14:52:47Z">
        <w:r>
          <w:rPr>
            <w:rFonts w:hint="eastAsia"/>
            <w:lang w:val="en-US" w:eastAsia="zh-CN"/>
          </w:rPr>
          <w:t xml:space="preserve"> </w:t>
        </w:r>
      </w:ins>
      <w:ins w:id="103" w:author="钟珍伟" w:date="2025-09-15T14:52:48Z">
        <w:r>
          <w:rPr>
            <w:rFonts w:hint="eastAsia"/>
            <w:lang w:val="en-US" w:eastAsia="zh-CN"/>
          </w:rPr>
          <w:t xml:space="preserve"> </w:t>
        </w:r>
      </w:ins>
      <w:ins w:id="104" w:author="钟珍伟" w:date="2025-09-15T14:53:42Z">
        <w:r>
          <w:rPr>
            <w:rFonts w:hint="eastAsia"/>
            <w:lang w:val="en-US" w:eastAsia="zh-CN"/>
          </w:rPr>
          <w:t>F</w:t>
        </w:r>
      </w:ins>
      <w:ins w:id="105" w:author="钟珍伟" w:date="2025-09-15T14:53:43Z">
        <w:r>
          <w:rPr>
            <w:rFonts w:hint="eastAsia"/>
            <w:lang w:val="en-US" w:eastAsia="zh-CN"/>
          </w:rPr>
          <w:t>CC</w:t>
        </w:r>
      </w:ins>
      <w:ins w:id="106" w:author="钟珍伟" w:date="2025-09-15T14:52:48Z">
        <w:r>
          <w:rPr>
            <w:rFonts w:hint="eastAsia"/>
            <w:lang w:val="en-US" w:eastAsia="zh-CN"/>
          </w:rPr>
          <w:t>4</w:t>
        </w:r>
      </w:ins>
      <w:ins w:id="107" w:author="钟珍伟" w:date="2025-09-15T14:52:50Z">
        <w:r>
          <w:rPr>
            <w:rFonts w:hint="eastAsia"/>
            <w:lang w:val="en-US" w:eastAsia="zh-CN"/>
          </w:rPr>
          <w:t>备</w:t>
        </w:r>
      </w:ins>
    </w:p>
    <w:p>
      <w:pPr>
        <w:adjustRightInd/>
        <w:snapToGrid/>
        <w:spacing w:line="240" w:lineRule="auto"/>
        <w:jc w:val="left"/>
        <w:rPr>
          <w:ins w:id="109" w:author="钟珍伟" w:date="2025-09-15T14:53:13Z"/>
          <w:rFonts w:hint="eastAsia"/>
          <w:lang w:val="en-US" w:eastAsia="zh-CN"/>
        </w:rPr>
        <w:pPrChange w:id="108" w:author="钟珍伟" w:date="2025-09-15T14:52:57Z">
          <w:pPr>
            <w:adjustRightInd w:val="0"/>
            <w:snapToGrid w:val="0"/>
            <w:spacing w:line="500" w:lineRule="exact"/>
            <w:jc w:val="center"/>
          </w:pPr>
        </w:pPrChange>
      </w:pPr>
      <w:ins w:id="110" w:author="钟珍伟" w:date="2025-09-15T14:53:05Z">
        <w:r>
          <w:rPr>
            <w:rFonts w:hint="eastAsia"/>
            <w:lang w:val="en-US" w:eastAsia="zh-CN"/>
          </w:rPr>
          <w:t>飞控</w:t>
        </w:r>
      </w:ins>
      <w:ins w:id="111" w:author="钟珍伟" w:date="2025-09-15T14:53:08Z">
        <w:r>
          <w:rPr>
            <w:rFonts w:hint="eastAsia"/>
            <w:lang w:val="en-US" w:eastAsia="zh-CN"/>
          </w:rPr>
          <w:t>2</w:t>
        </w:r>
      </w:ins>
      <w:ins w:id="112" w:author="钟珍伟" w:date="2025-09-15T14:53:05Z">
        <w:r>
          <w:rPr>
            <w:rFonts w:hint="eastAsia"/>
            <w:lang w:val="en-US" w:eastAsia="zh-CN"/>
          </w:rPr>
          <w:t>输出</w:t>
        </w:r>
      </w:ins>
      <w:ins w:id="113" w:author="钟珍伟" w:date="2025-09-15T15:14:45Z">
        <w:r>
          <w:rPr>
            <w:rFonts w:hint="eastAsia"/>
            <w:lang w:val="en-US" w:eastAsia="zh-CN"/>
          </w:rPr>
          <w:t>0</w:t>
        </w:r>
      </w:ins>
      <w:ins w:id="114" w:author="钟珍伟" w:date="2025-09-15T15:14:46Z">
        <w:r>
          <w:rPr>
            <w:rFonts w:hint="eastAsia"/>
            <w:lang w:val="en-US" w:eastAsia="zh-CN"/>
          </w:rPr>
          <w:t>0</w:t>
        </w:r>
      </w:ins>
      <w:ins w:id="115" w:author="钟珍伟" w:date="2025-09-15T14:53:05Z">
        <w:r>
          <w:rPr>
            <w:rFonts w:hint="eastAsia"/>
            <w:lang w:val="en-US" w:eastAsia="zh-CN"/>
          </w:rPr>
          <w:t xml:space="preserve">  </w:t>
        </w:r>
      </w:ins>
      <w:ins w:id="116" w:author="钟珍伟" w:date="2025-09-15T14:53:48Z">
        <w:r>
          <w:rPr>
            <w:rFonts w:hint="eastAsia"/>
            <w:lang w:val="en-US" w:eastAsia="zh-CN"/>
          </w:rPr>
          <w:t>FCC1主  FCC2备  FCC3备  FCC4备</w:t>
        </w:r>
      </w:ins>
    </w:p>
    <w:p>
      <w:pPr>
        <w:adjustRightInd/>
        <w:snapToGrid/>
        <w:spacing w:line="240" w:lineRule="auto"/>
        <w:jc w:val="left"/>
        <w:rPr>
          <w:ins w:id="117" w:author="钟珍伟" w:date="2025-09-15T14:53:13Z"/>
          <w:rFonts w:hint="default"/>
          <w:lang w:val="en-US" w:eastAsia="zh-CN"/>
        </w:rPr>
      </w:pPr>
      <w:ins w:id="118" w:author="钟珍伟" w:date="2025-09-15T14:53:13Z">
        <w:r>
          <w:rPr>
            <w:rFonts w:hint="eastAsia"/>
            <w:lang w:val="en-US" w:eastAsia="zh-CN"/>
          </w:rPr>
          <w:t>飞控</w:t>
        </w:r>
      </w:ins>
      <w:ins w:id="119" w:author="钟珍伟" w:date="2025-09-15T14:53:19Z">
        <w:r>
          <w:rPr>
            <w:rFonts w:hint="eastAsia"/>
            <w:lang w:val="en-US" w:eastAsia="zh-CN"/>
          </w:rPr>
          <w:t>3</w:t>
        </w:r>
      </w:ins>
      <w:ins w:id="120" w:author="钟珍伟" w:date="2025-09-15T14:53:13Z">
        <w:r>
          <w:rPr>
            <w:rFonts w:hint="eastAsia"/>
            <w:lang w:val="en-US" w:eastAsia="zh-CN"/>
          </w:rPr>
          <w:t>输出</w:t>
        </w:r>
      </w:ins>
      <w:ins w:id="121" w:author="钟珍伟" w:date="2025-09-15T15:14:49Z">
        <w:r>
          <w:rPr>
            <w:rFonts w:hint="eastAsia"/>
            <w:lang w:val="en-US" w:eastAsia="zh-CN"/>
          </w:rPr>
          <w:t>01</w:t>
        </w:r>
      </w:ins>
      <w:ins w:id="122" w:author="钟珍伟" w:date="2025-09-15T14:53:13Z">
        <w:r>
          <w:rPr>
            <w:rFonts w:hint="eastAsia"/>
            <w:lang w:val="en-US" w:eastAsia="zh-CN"/>
          </w:rPr>
          <w:t xml:space="preserve">  </w:t>
        </w:r>
      </w:ins>
      <w:ins w:id="123" w:author="钟珍伟" w:date="2025-09-15T14:53:50Z">
        <w:r>
          <w:rPr>
            <w:rFonts w:hint="eastAsia"/>
            <w:lang w:val="en-US" w:eastAsia="zh-CN"/>
          </w:rPr>
          <w:t>FCC1</w:t>
        </w:r>
      </w:ins>
      <w:ins w:id="124" w:author="钟珍伟" w:date="2025-09-15T14:54:01Z">
        <w:r>
          <w:rPr>
            <w:rFonts w:hint="eastAsia"/>
            <w:lang w:val="en-US" w:eastAsia="zh-CN"/>
          </w:rPr>
          <w:t>备</w:t>
        </w:r>
      </w:ins>
      <w:ins w:id="125" w:author="钟珍伟" w:date="2025-09-15T14:53:50Z">
        <w:r>
          <w:rPr>
            <w:rFonts w:hint="eastAsia"/>
            <w:lang w:val="en-US" w:eastAsia="zh-CN"/>
          </w:rPr>
          <w:t xml:space="preserve">  FCC2</w:t>
        </w:r>
      </w:ins>
      <w:ins w:id="126" w:author="钟珍伟" w:date="2025-09-15T14:54:04Z">
        <w:r>
          <w:rPr>
            <w:rFonts w:hint="eastAsia"/>
            <w:lang w:val="en-US" w:eastAsia="zh-CN"/>
          </w:rPr>
          <w:t>主</w:t>
        </w:r>
      </w:ins>
      <w:ins w:id="127" w:author="钟珍伟" w:date="2025-09-15T14:53:50Z">
        <w:r>
          <w:rPr>
            <w:rFonts w:hint="eastAsia"/>
            <w:lang w:val="en-US" w:eastAsia="zh-CN"/>
          </w:rPr>
          <w:t xml:space="preserve">  FCC3备  FCC4备</w:t>
        </w:r>
      </w:ins>
    </w:p>
    <w:p>
      <w:pPr>
        <w:adjustRightInd/>
        <w:snapToGrid/>
        <w:spacing w:line="240" w:lineRule="auto"/>
        <w:jc w:val="left"/>
        <w:rPr>
          <w:ins w:id="128" w:author="钟珍伟" w:date="2025-09-15T14:53:16Z"/>
          <w:rFonts w:hint="default"/>
          <w:lang w:val="en-US" w:eastAsia="zh-CN"/>
        </w:rPr>
      </w:pPr>
      <w:ins w:id="129" w:author="钟珍伟" w:date="2025-09-15T14:53:16Z">
        <w:r>
          <w:rPr>
            <w:rFonts w:hint="eastAsia"/>
            <w:lang w:val="en-US" w:eastAsia="zh-CN"/>
          </w:rPr>
          <w:t>飞控</w:t>
        </w:r>
      </w:ins>
      <w:ins w:id="130" w:author="钟珍伟" w:date="2025-09-15T14:53:20Z">
        <w:r>
          <w:rPr>
            <w:rFonts w:hint="eastAsia"/>
            <w:lang w:val="en-US" w:eastAsia="zh-CN"/>
          </w:rPr>
          <w:t>4</w:t>
        </w:r>
      </w:ins>
      <w:ins w:id="131" w:author="钟珍伟" w:date="2025-09-15T14:53:16Z">
        <w:r>
          <w:rPr>
            <w:rFonts w:hint="eastAsia"/>
            <w:lang w:val="en-US" w:eastAsia="zh-CN"/>
          </w:rPr>
          <w:t>输出</w:t>
        </w:r>
      </w:ins>
      <w:ins w:id="132" w:author="钟珍伟" w:date="2025-09-15T15:14:52Z">
        <w:r>
          <w:rPr>
            <w:rFonts w:hint="eastAsia"/>
            <w:lang w:val="en-US" w:eastAsia="zh-CN"/>
          </w:rPr>
          <w:t>00</w:t>
        </w:r>
      </w:ins>
      <w:ins w:id="133" w:author="钟珍伟" w:date="2025-09-15T14:53:16Z">
        <w:r>
          <w:rPr>
            <w:rFonts w:hint="eastAsia"/>
            <w:lang w:val="en-US" w:eastAsia="zh-CN"/>
          </w:rPr>
          <w:t xml:space="preserve">  </w:t>
        </w:r>
      </w:ins>
      <w:ins w:id="134" w:author="钟珍伟" w:date="2025-09-15T14:53:52Z">
        <w:r>
          <w:rPr>
            <w:rFonts w:hint="eastAsia"/>
            <w:lang w:val="en-US" w:eastAsia="zh-CN"/>
          </w:rPr>
          <w:t>FCC1主  FCC2备  FCC3备  FCC4备</w:t>
        </w:r>
      </w:ins>
    </w:p>
    <w:p>
      <w:pPr>
        <w:adjustRightInd/>
        <w:snapToGrid/>
        <w:spacing w:line="240" w:lineRule="auto"/>
        <w:jc w:val="left"/>
        <w:rPr>
          <w:ins w:id="136" w:author="钟珍伟" w:date="2025-09-15T14:51:10Z"/>
          <w:rFonts w:hint="default"/>
          <w:lang w:val="en-US" w:eastAsia="zh-CN"/>
        </w:rPr>
        <w:pPrChange w:id="135" w:author="钟珍伟" w:date="2025-09-15T14:52:57Z">
          <w:pPr>
            <w:adjustRightInd w:val="0"/>
            <w:snapToGrid w:val="0"/>
            <w:spacing w:line="500" w:lineRule="exact"/>
            <w:jc w:val="center"/>
          </w:pPr>
        </w:pPrChange>
      </w:pPr>
      <w:ins w:id="137" w:author="钟珍伟" w:date="2025-09-15T14:54:13Z">
        <w:r>
          <w:rPr>
            <w:rFonts w:hint="eastAsia"/>
            <w:lang w:val="en-US" w:eastAsia="zh-CN"/>
          </w:rPr>
          <w:t>综合</w:t>
        </w:r>
      </w:ins>
      <w:ins w:id="138" w:author="钟珍伟" w:date="2025-09-15T14:54:14Z">
        <w:r>
          <w:rPr>
            <w:rFonts w:hint="eastAsia"/>
            <w:lang w:val="en-US" w:eastAsia="zh-CN"/>
          </w:rPr>
          <w:t>后</w:t>
        </w:r>
      </w:ins>
      <w:ins w:id="139" w:author="钟珍伟" w:date="2025-09-15T14:54:19Z">
        <w:r>
          <w:rPr>
            <w:rFonts w:hint="eastAsia"/>
            <w:lang w:val="en-US" w:eastAsia="zh-CN"/>
          </w:rPr>
          <w:t>转弯</w:t>
        </w:r>
      </w:ins>
      <w:ins w:id="140" w:author="钟珍伟" w:date="2025-09-15T14:54:20Z">
        <w:r>
          <w:rPr>
            <w:rFonts w:hint="eastAsia"/>
            <w:lang w:val="en-US" w:eastAsia="zh-CN"/>
          </w:rPr>
          <w:t>应</w:t>
        </w:r>
      </w:ins>
      <w:ins w:id="141" w:author="钟珍伟" w:date="2025-09-15T14:54:22Z">
        <w:r>
          <w:rPr>
            <w:rFonts w:hint="eastAsia"/>
            <w:lang w:val="en-US" w:eastAsia="zh-CN"/>
          </w:rPr>
          <w:t>当</w:t>
        </w:r>
      </w:ins>
      <w:ins w:id="142" w:author="钟珍伟" w:date="2025-09-15T14:54:24Z">
        <w:r>
          <w:rPr>
            <w:rFonts w:hint="eastAsia"/>
            <w:lang w:val="en-US" w:eastAsia="zh-CN"/>
          </w:rPr>
          <w:t>使用</w:t>
        </w:r>
      </w:ins>
      <w:ins w:id="143" w:author="钟珍伟" w:date="2025-09-15T14:54:28Z">
        <w:r>
          <w:rPr>
            <w:rFonts w:hint="eastAsia"/>
            <w:lang w:val="en-US" w:eastAsia="zh-CN"/>
          </w:rPr>
          <w:t>FCC1</w:t>
        </w:r>
      </w:ins>
      <w:ins w:id="144" w:author="钟珍伟" w:date="2025-09-15T14:54:29Z">
        <w:r>
          <w:rPr>
            <w:rFonts w:hint="eastAsia"/>
            <w:lang w:val="en-US" w:eastAsia="zh-CN"/>
          </w:rPr>
          <w:t>的</w:t>
        </w:r>
      </w:ins>
      <w:ins w:id="145" w:author="钟珍伟" w:date="2025-09-15T14:54:33Z">
        <w:r>
          <w:rPr>
            <w:rFonts w:hint="eastAsia"/>
            <w:lang w:val="en-US" w:eastAsia="zh-CN"/>
          </w:rPr>
          <w:t>指令</w:t>
        </w:r>
      </w:ins>
    </w:p>
    <w:p>
      <w:pPr>
        <w:adjustRightInd w:val="0"/>
        <w:snapToGrid w:val="0"/>
        <w:spacing w:line="500" w:lineRule="exact"/>
        <w:jc w:val="center"/>
        <w:rPr>
          <w:ins w:id="146" w:author="钟珍伟" w:date="2025-09-15T14:51:11Z"/>
          <w:rFonts w:hint="eastAsia"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left"/>
        <w:rPr>
          <w:rFonts w:hint="eastAsia" w:ascii="黑体" w:hAnsi="黑体" w:eastAsia="黑体"/>
          <w:kern w:val="24"/>
          <w:szCs w:val="21"/>
        </w:rPr>
        <w:sectPr>
          <w:footerReference r:id="rId5" w:type="default"/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  <w:pPrChange w:id="147" w:author="钟珍伟" w:date="2025-09-15T14:51:18Z">
          <w:pPr>
            <w:adjustRightInd w:val="0"/>
            <w:snapToGrid w:val="0"/>
            <w:spacing w:line="500" w:lineRule="exact"/>
            <w:jc w:val="center"/>
          </w:pPr>
        </w:pPrChange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hint="eastAsia"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RDIU到SCU ARINC429数据字2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commentRangeStart w:id="2"/>
            <w:r>
              <w:rPr>
                <w:rFonts w:hint="eastAsia" w:ascii="宋体" w:hAnsi="宋体"/>
              </w:rPr>
              <w:t>飞机轮速信号</w:t>
            </w:r>
            <w:commentRangeEnd w:id="2"/>
            <w:r>
              <w:commentReference w:id="2"/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RDIU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/>
                <w:szCs w:val="22"/>
              </w:rPr>
              <w:t>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/>
              </w:rPr>
              <w:t>0～1000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0.24414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hint="eastAsia" w:ascii="黑体" w:hAnsi="黑体" w:eastAsia="黑体"/>
          <w:kern w:val="24"/>
          <w:szCs w:val="21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hint="eastAsia"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ARINC429数据字4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控制信号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bookmarkStart w:id="0" w:name="OLE_LINK2"/>
            <w:r>
              <w:rPr>
                <w:rFonts w:hint="eastAsia" w:ascii="宋体" w:hAnsi="宋体"/>
              </w:rPr>
              <w:t>354</w:t>
            </w:r>
            <w:ins w:id="148" w:author="绎维 熊" w:date="2025-09-15T11:54:00Z">
              <w:r>
                <w:rPr>
                  <w:rFonts w:hint="eastAsia" w:ascii="宋体" w:hAnsi="宋体"/>
                </w:rPr>
                <w:t>：飞控1；</w:t>
              </w:r>
              <w:bookmarkEnd w:id="0"/>
            </w:ins>
            <w:ins w:id="149" w:author="钟珍伟" w:date="2025-09-17T17:42:28Z">
              <w:bookmarkStart w:id="1" w:name="OLE_LINK3"/>
              <w:r>
                <w:rPr>
                  <w:rFonts w:hint="eastAsia" w:ascii="宋体" w:hAnsi="宋体"/>
                  <w:lang w:val="en-US" w:eastAsia="zh-CN"/>
                </w:rPr>
                <w:t>3</w:t>
              </w:r>
            </w:ins>
            <w:ins w:id="150" w:author="钟珍伟" w:date="2025-09-17T17:42:29Z">
              <w:r>
                <w:rPr>
                  <w:rFonts w:hint="eastAsia" w:ascii="宋体" w:hAnsi="宋体"/>
                  <w:lang w:val="en-US" w:eastAsia="zh-CN"/>
                </w:rPr>
                <w:t>55</w:t>
              </w:r>
            </w:ins>
            <w:ins w:id="151" w:author="绎维 熊" w:date="2025-09-15T11:54:00Z">
              <w:r>
                <w:rPr>
                  <w:rFonts w:hint="eastAsia" w:ascii="宋体" w:hAnsi="宋体"/>
                </w:rPr>
                <w:t>：飞控</w:t>
              </w:r>
            </w:ins>
            <w:ins w:id="152" w:author="绎维 熊" w:date="2025-09-15T11:56:00Z">
              <w:r>
                <w:rPr>
                  <w:rFonts w:hint="eastAsia" w:ascii="宋体" w:hAnsi="宋体"/>
                </w:rPr>
                <w:t>2</w:t>
              </w:r>
            </w:ins>
            <w:ins w:id="153" w:author="绎维 熊" w:date="2025-09-15T11:54:00Z">
              <w:r>
                <w:rPr>
                  <w:rFonts w:hint="eastAsia" w:ascii="宋体" w:hAnsi="宋体"/>
                </w:rPr>
                <w:t>；</w:t>
              </w:r>
              <w:bookmarkEnd w:id="1"/>
            </w:ins>
            <w:ins w:id="154" w:author="钟珍伟" w:date="2025-09-17T17:42:37Z">
              <w:r>
                <w:rPr>
                  <w:rFonts w:hint="eastAsia" w:ascii="宋体" w:hAnsi="宋体"/>
                  <w:lang w:val="en-US" w:eastAsia="zh-CN"/>
                </w:rPr>
                <w:t>3</w:t>
              </w:r>
            </w:ins>
            <w:ins w:id="155" w:author="钟珍伟" w:date="2025-09-17T17:42:38Z">
              <w:r>
                <w:rPr>
                  <w:rFonts w:hint="eastAsia" w:ascii="宋体" w:hAnsi="宋体"/>
                  <w:lang w:val="en-US" w:eastAsia="zh-CN"/>
                </w:rPr>
                <w:t>56</w:t>
              </w:r>
            </w:ins>
            <w:ins w:id="156" w:author="绎维 熊" w:date="2025-09-15T11:56:00Z">
              <w:r>
                <w:rPr>
                  <w:rFonts w:hint="eastAsia" w:ascii="宋体" w:hAnsi="宋体"/>
                </w:rPr>
                <w:t>：飞控3；</w:t>
              </w:r>
            </w:ins>
            <w:ins w:id="157" w:author="钟珍伟" w:date="2025-09-17T17:42:47Z">
              <w:r>
                <w:rPr>
                  <w:rFonts w:hint="eastAsia" w:ascii="宋体" w:hAnsi="宋体"/>
                  <w:lang w:val="en-US" w:eastAsia="zh-CN"/>
                </w:rPr>
                <w:t>3</w:t>
              </w:r>
            </w:ins>
            <w:ins w:id="158" w:author="钟珍伟" w:date="2025-09-17T17:42:48Z">
              <w:r>
                <w:rPr>
                  <w:rFonts w:hint="eastAsia" w:ascii="宋体" w:hAnsi="宋体"/>
                  <w:lang w:val="en-US" w:eastAsia="zh-CN"/>
                </w:rPr>
                <w:t>57</w:t>
              </w:r>
            </w:ins>
            <w:r>
              <w:rPr>
                <w:rFonts w:hint="eastAsia" w:ascii="宋体" w:hAnsi="宋体"/>
              </w:rPr>
              <w:t>：飞控4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RDIU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bookmarkStart w:id="2" w:name="OLE_LINK4"/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调零指令：0-调零；1-无效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</w:rPr>
              <w:t>转弯断开开关：0-转弯断开；1-无效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bookmarkEnd w:id="2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/>
                <w:color w:val="FF0000"/>
              </w:rPr>
              <w:t>停留刹车信号（TBD）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hint="eastAsia"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hint="eastAsia"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hint="eastAsia"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hint="eastAsia" w:ascii="黑体" w:hAnsi="黑体" w:eastAsia="黑体"/>
          <w:kern w:val="24"/>
          <w:szCs w:val="21"/>
        </w:rPr>
      </w:pPr>
    </w:p>
    <w:p>
      <w:pPr>
        <w:spacing w:line="500" w:lineRule="exact"/>
        <w:ind w:left="420"/>
        <w:rPr>
          <w:rFonts w:hint="eastAsia" w:hAnsi="宋体"/>
          <w:sz w:val="24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hint="eastAsia"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ARINC429数据字5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commentRangeStart w:id="3"/>
            <w:r>
              <w:rPr>
                <w:rFonts w:hint="eastAsia"/>
              </w:rPr>
              <w:t>左内轮刹车压力</w:t>
            </w:r>
            <w:commentRangeEnd w:id="3"/>
            <w:r>
              <w:commentReference w:id="3"/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364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RDIU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  <w:color w:val="FF0000"/>
              </w:rPr>
              <w:t>TBD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  <w:color w:val="FF0000"/>
              </w:rPr>
              <w:t>0-25000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  <w:color w:val="FF0000"/>
              </w:rPr>
              <w:t>0.381475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精    度</w:t>
            </w:r>
          </w:p>
        </w:tc>
        <w:tc>
          <w:tcPr>
            <w:tcW w:w="6621" w:type="dxa"/>
            <w:gridSpan w:val="6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/>
                <w:color w:val="FF0000"/>
              </w:rPr>
              <w:t xml:space="preserve">LSB 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状态位：</w:t>
            </w:r>
            <w:r>
              <w:rPr>
                <w:rFonts w:ascii="Arial" w:hAnsi="Arial" w:cs="Arial"/>
                <w:color w:val="FF0000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状态位：</w:t>
            </w:r>
            <w:r>
              <w:rPr>
                <w:rFonts w:ascii="Arial" w:hAnsi="Arial" w:cs="Arial"/>
                <w:color w:val="FF0000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/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spacing w:line="500" w:lineRule="exact"/>
        <w:ind w:left="420"/>
        <w:rPr>
          <w:rFonts w:hint="eastAsia" w:hAnsi="宋体"/>
          <w:sz w:val="24"/>
        </w:rPr>
      </w:pPr>
    </w:p>
    <w:p>
      <w:pPr>
        <w:widowControl/>
        <w:jc w:val="left"/>
        <w:rPr>
          <w:rFonts w:hint="eastAsia" w:hAnsi="宋体"/>
          <w:sz w:val="24"/>
        </w:rPr>
      </w:pPr>
      <w:r>
        <w:rPr>
          <w:rFonts w:hAnsi="宋体"/>
          <w:sz w:val="24"/>
        </w:rPr>
        <w:br w:type="page"/>
      </w: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hint="eastAsia"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ARINC429数据字6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commentRangeStart w:id="4"/>
            <w:r>
              <w:rPr>
                <w:rFonts w:hint="eastAsia"/>
              </w:rPr>
              <w:t>右内轮刹车压力</w:t>
            </w:r>
            <w:commentRangeEnd w:id="4"/>
            <w:r>
              <w:commentReference w:id="4"/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RDIU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  <w:color w:val="FF0000"/>
              </w:rPr>
              <w:t>TBD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  <w:color w:val="FF0000"/>
              </w:rPr>
              <w:t>0-25000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  <w:color w:val="FF0000"/>
              </w:rPr>
              <w:t>0.381475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/>
                <w:color w:val="FF0000"/>
              </w:rPr>
              <w:t>LSB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状态位：</w:t>
            </w:r>
            <w:r>
              <w:rPr>
                <w:rFonts w:ascii="Arial" w:hAnsi="Arial" w:cs="Arial"/>
                <w:color w:val="FF0000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状态位：</w:t>
            </w:r>
            <w:r>
              <w:rPr>
                <w:rFonts w:ascii="Arial" w:hAnsi="Arial" w:cs="Arial"/>
                <w:color w:val="FF0000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/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spacing w:line="500" w:lineRule="exact"/>
        <w:ind w:left="420"/>
        <w:rPr>
          <w:rFonts w:hint="eastAsia" w:hAnsi="宋体"/>
          <w:sz w:val="24"/>
        </w:rPr>
      </w:pPr>
    </w:p>
    <w:p>
      <w:pPr>
        <w:widowControl/>
        <w:jc w:val="left"/>
        <w:rPr>
          <w:rFonts w:hint="eastAsia" w:hAnsi="宋体"/>
          <w:sz w:val="24"/>
        </w:rPr>
      </w:pPr>
      <w:r>
        <w:rPr>
          <w:rFonts w:hAnsi="宋体"/>
          <w:sz w:val="24"/>
        </w:rPr>
        <w:br w:type="page"/>
      </w: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hint="eastAsia"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ARINC429数据字7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commentRangeStart w:id="5"/>
            <w:r>
              <w:rPr>
                <w:rFonts w:hint="eastAsia"/>
              </w:rPr>
              <w:t>左外轮刹车压力</w:t>
            </w:r>
            <w:commentRangeEnd w:id="5"/>
            <w:r>
              <w:commentReference w:id="5"/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RDIU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  <w:color w:val="FF0000"/>
              </w:rPr>
              <w:t>TBD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  <w:color w:val="FF0000"/>
              </w:rPr>
              <w:t>0-25000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  <w:color w:val="FF0000"/>
              </w:rPr>
              <w:t>0.381475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/>
                <w:color w:val="FF0000"/>
              </w:rPr>
              <w:t>LSB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状态位：</w:t>
            </w:r>
            <w:r>
              <w:rPr>
                <w:rFonts w:ascii="Arial" w:hAnsi="Arial" w:cs="Arial"/>
                <w:color w:val="FF0000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状态位：</w:t>
            </w:r>
            <w:r>
              <w:rPr>
                <w:rFonts w:ascii="Arial" w:hAnsi="Arial" w:cs="Arial"/>
                <w:color w:val="FF0000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/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spacing w:line="500" w:lineRule="exact"/>
        <w:ind w:left="420"/>
        <w:rPr>
          <w:rFonts w:hint="eastAsia" w:hAnsi="宋体"/>
          <w:sz w:val="24"/>
        </w:rPr>
      </w:pPr>
    </w:p>
    <w:p>
      <w:pPr>
        <w:widowControl/>
        <w:jc w:val="left"/>
        <w:rPr>
          <w:rFonts w:hint="eastAsia" w:hAnsi="宋体"/>
          <w:sz w:val="24"/>
        </w:rPr>
      </w:pPr>
      <w:r>
        <w:rPr>
          <w:rFonts w:hAnsi="宋体"/>
          <w:sz w:val="24"/>
        </w:rPr>
        <w:br w:type="page"/>
      </w: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hint="eastAsia"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ARINC429数据字8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commentRangeStart w:id="6"/>
            <w:r>
              <w:rPr>
                <w:rFonts w:hint="eastAsia"/>
              </w:rPr>
              <w:t>右外轮刹车压力</w:t>
            </w:r>
            <w:commentRangeEnd w:id="6"/>
            <w:r>
              <w:commentReference w:id="6"/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334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RDIU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  <w:color w:val="FF0000"/>
              </w:rPr>
              <w:t>TBD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  <w:color w:val="FF0000"/>
              </w:rPr>
              <w:t>0-25000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  <w:color w:val="FF0000"/>
              </w:rPr>
              <w:t>0.381475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/>
                <w:color w:val="FF0000"/>
              </w:rPr>
              <w:t>LSB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状态位：</w:t>
            </w:r>
            <w:r>
              <w:rPr>
                <w:rFonts w:ascii="Arial" w:hAnsi="Arial" w:cs="Arial"/>
                <w:color w:val="FF0000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状态位：</w:t>
            </w:r>
            <w:r>
              <w:rPr>
                <w:rFonts w:ascii="Arial" w:hAnsi="Arial" w:cs="Arial"/>
                <w:color w:val="FF0000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/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spacing w:line="500" w:lineRule="exact"/>
        <w:ind w:left="420"/>
        <w:rPr>
          <w:rFonts w:hint="eastAsia" w:hAnsi="宋体"/>
          <w:sz w:val="24"/>
        </w:rPr>
      </w:pPr>
    </w:p>
    <w:p>
      <w:pPr>
        <w:widowControl/>
        <w:jc w:val="left"/>
        <w:rPr>
          <w:rFonts w:hint="eastAsia" w:hAnsi="宋体"/>
          <w:sz w:val="24"/>
        </w:rPr>
      </w:pPr>
      <w:r>
        <w:rPr>
          <w:rFonts w:hAnsi="宋体"/>
          <w:sz w:val="24"/>
        </w:rPr>
        <w:br w:type="page"/>
      </w: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hint="eastAsia"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ARINC429数据字9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  <w:tblGridChange w:id="159">
          <w:tblGrid>
            <w:gridCol w:w="467"/>
            <w:gridCol w:w="718"/>
            <w:gridCol w:w="716"/>
            <w:gridCol w:w="1251"/>
            <w:gridCol w:w="1276"/>
            <w:gridCol w:w="720"/>
            <w:gridCol w:w="1059"/>
            <w:gridCol w:w="850"/>
            <w:gridCol w:w="1465"/>
          </w:tblGrid>
        </w:tblGridChange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/>
              </w:rPr>
              <w:t>空速信号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374</w:t>
            </w:r>
            <w:ins w:id="160" w:author="绎维 熊" w:date="2025-09-15T11:58:00Z">
              <w:r>
                <w:rPr>
                  <w:rFonts w:hint="eastAsia" w:ascii="宋体" w:hAnsi="宋体"/>
                </w:rPr>
                <w:t>：飞控1；</w:t>
              </w:r>
            </w:ins>
            <w:ins w:id="161" w:author="钟珍伟" w:date="2025-09-17T17:43:28Z">
              <w:r>
                <w:rPr>
                  <w:rFonts w:hint="eastAsia" w:ascii="宋体" w:hAnsi="宋体"/>
                  <w:lang w:val="en-US" w:eastAsia="zh-CN"/>
                </w:rPr>
                <w:t>3</w:t>
              </w:r>
            </w:ins>
            <w:ins w:id="162" w:author="钟珍伟" w:date="2025-09-17T17:43:29Z">
              <w:r>
                <w:rPr>
                  <w:rFonts w:hint="eastAsia" w:ascii="宋体" w:hAnsi="宋体"/>
                  <w:lang w:val="en-US" w:eastAsia="zh-CN"/>
                </w:rPr>
                <w:t>75</w:t>
              </w:r>
            </w:ins>
            <w:ins w:id="163" w:author="绎维 熊" w:date="2025-09-15T11:58:00Z">
              <w:r>
                <w:rPr>
                  <w:rFonts w:hint="eastAsia" w:ascii="宋体" w:hAnsi="宋体"/>
                </w:rPr>
                <w:t>：飞控2；</w:t>
              </w:r>
            </w:ins>
            <w:ins w:id="164" w:author="钟珍伟" w:date="2025-09-17T17:43:38Z">
              <w:r>
                <w:rPr>
                  <w:rFonts w:hint="eastAsia" w:ascii="宋体" w:hAnsi="宋体"/>
                  <w:lang w:val="en-US" w:eastAsia="zh-CN"/>
                </w:rPr>
                <w:t>37</w:t>
              </w:r>
            </w:ins>
            <w:ins w:id="165" w:author="钟珍伟" w:date="2025-09-17T17:43:39Z">
              <w:r>
                <w:rPr>
                  <w:rFonts w:hint="eastAsia" w:ascii="宋体" w:hAnsi="宋体"/>
                  <w:lang w:val="en-US" w:eastAsia="zh-CN"/>
                </w:rPr>
                <w:t>6</w:t>
              </w:r>
            </w:ins>
            <w:ins w:id="166" w:author="绎维 熊" w:date="2025-09-15T11:58:00Z">
              <w:r>
                <w:rPr>
                  <w:rFonts w:hint="eastAsia" w:ascii="宋体" w:hAnsi="宋体"/>
                </w:rPr>
                <w:t>：飞控</w:t>
              </w:r>
            </w:ins>
            <w:ins w:id="167" w:author="绎维 熊" w:date="2025-09-15T11:59:00Z">
              <w:r>
                <w:rPr>
                  <w:rFonts w:hint="eastAsia" w:ascii="宋体" w:hAnsi="宋体"/>
                </w:rPr>
                <w:t>3</w:t>
              </w:r>
            </w:ins>
            <w:ins w:id="168" w:author="绎维 熊" w:date="2025-09-15T11:58:00Z">
              <w:r>
                <w:rPr>
                  <w:rFonts w:hint="eastAsia" w:ascii="宋体" w:hAnsi="宋体"/>
                </w:rPr>
                <w:t>；</w:t>
              </w:r>
            </w:ins>
            <w:ins w:id="169" w:author="钟珍伟" w:date="2025-09-17T17:43:45Z">
              <w:r>
                <w:rPr>
                  <w:rFonts w:hint="eastAsia" w:ascii="宋体" w:hAnsi="宋体"/>
                  <w:lang w:val="en-US" w:eastAsia="zh-CN"/>
                </w:rPr>
                <w:t>377</w:t>
              </w:r>
            </w:ins>
            <w:ins w:id="170" w:author="绎维 熊" w:date="2025-09-15T11:59:00Z">
              <w:bookmarkStart w:id="4" w:name="_GoBack"/>
              <w:bookmarkEnd w:id="4"/>
              <w:r>
                <w:rPr>
                  <w:rFonts w:hint="eastAsia" w:ascii="宋体" w:hAnsi="宋体"/>
                </w:rPr>
                <w:t>：飞控4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RDIU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  <w:color w:val="FF0000"/>
              </w:rPr>
              <w:t>TBD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  <w:color w:val="FF0000"/>
              </w:rPr>
              <w:t>0-25000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  <w:color w:val="FF0000"/>
              </w:rPr>
              <w:t>0.381475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71" w:author="钟珍伟" w:date="2025-09-15T13:48:15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283" w:hRule="atLeast"/>
          <w:trPrChange w:id="171" w:author="钟珍伟" w:date="2025-09-15T13:48:15Z">
            <w:trPr>
              <w:trHeight w:val="215" w:hRule="atLeast"/>
            </w:trPr>
          </w:trPrChange>
        </w:trPr>
        <w:tc>
          <w:tcPr>
            <w:tcW w:w="467" w:type="dxa"/>
            <w:vMerge w:val="continue"/>
            <w:tcPrChange w:id="172" w:author="钟珍伟" w:date="2025-09-15T13:48:15Z">
              <w:tcPr>
                <w:tcW w:w="467" w:type="dxa"/>
                <w:vMerge w:val="continue"/>
              </w:tcPr>
            </w:tcPrChange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  <w:tcPrChange w:id="173" w:author="钟珍伟" w:date="2025-09-15T13:48:15Z">
              <w:tcPr>
                <w:tcW w:w="718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  <w:tcPrChange w:id="174" w:author="钟珍伟" w:date="2025-09-15T13:48:15Z">
              <w:tcPr>
                <w:tcW w:w="3243" w:type="dxa"/>
                <w:gridSpan w:val="3"/>
              </w:tcPr>
            </w:tcPrChange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  <w:tcPrChange w:id="175" w:author="钟珍伟" w:date="2025-09-15T13:48:15Z">
              <w:tcPr>
                <w:tcW w:w="720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26</w:t>
            </w:r>
          </w:p>
        </w:tc>
        <w:tc>
          <w:tcPr>
            <w:tcW w:w="3374" w:type="dxa"/>
            <w:gridSpan w:val="3"/>
            <w:vAlign w:val="center"/>
            <w:tcPrChange w:id="176" w:author="钟珍伟" w:date="2025-09-15T13:48:15Z">
              <w:tcPr>
                <w:tcW w:w="3374" w:type="dxa"/>
                <w:gridSpan w:val="3"/>
                <w:vAlign w:val="center"/>
              </w:tcPr>
            </w:tcPrChange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/>
                <w:color w:val="FF0000"/>
              </w:rPr>
              <w:t>LSB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状态位：</w:t>
            </w:r>
            <w:r>
              <w:rPr>
                <w:rFonts w:ascii="Arial" w:hAnsi="Arial" w:cs="Arial"/>
                <w:color w:val="FF0000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状态位：</w:t>
            </w:r>
            <w:r>
              <w:rPr>
                <w:rFonts w:ascii="Arial" w:hAnsi="Arial" w:cs="Arial"/>
                <w:color w:val="FF0000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color w:val="FF0000"/>
              </w:rPr>
            </w:pPr>
            <w:r>
              <w:rPr>
                <w:rFonts w:hint="eastAsia" w:ascii="Arial" w:hAnsi="Arial" w:cs="Arial"/>
                <w:color w:val="FF0000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/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spacing w:line="500" w:lineRule="exact"/>
        <w:ind w:left="420"/>
        <w:rPr>
          <w:rFonts w:hint="eastAsia" w:hAnsi="宋体"/>
          <w:sz w:val="24"/>
        </w:rPr>
      </w:pPr>
    </w:p>
    <w:p>
      <w:pPr>
        <w:widowControl/>
        <w:jc w:val="left"/>
        <w:rPr>
          <w:rFonts w:hint="eastAsia" w:hAnsi="宋体"/>
          <w:sz w:val="24"/>
        </w:rPr>
      </w:pPr>
      <w:r>
        <w:rPr>
          <w:rFonts w:hAnsi="宋体"/>
          <w:sz w:val="24"/>
        </w:rPr>
        <w:br w:type="page"/>
      </w:r>
    </w:p>
    <w:p>
      <w:pPr>
        <w:spacing w:line="500" w:lineRule="exact"/>
        <w:ind w:left="420"/>
        <w:rPr>
          <w:sz w:val="24"/>
        </w:rPr>
      </w:pPr>
      <w:r>
        <w:rPr>
          <w:rFonts w:hAnsi="宋体"/>
          <w:sz w:val="24"/>
        </w:rPr>
        <w:t>SCU到</w:t>
      </w:r>
      <w:r>
        <w:rPr>
          <w:rFonts w:hint="eastAsia" w:hAnsi="宋体"/>
          <w:sz w:val="24"/>
        </w:rPr>
        <w:t>RDIU</w:t>
      </w:r>
      <w:r>
        <w:rPr>
          <w:rFonts w:hAnsi="宋体"/>
          <w:sz w:val="24"/>
        </w:rPr>
        <w:t>数据通讯协议</w:t>
      </w:r>
      <w:r>
        <w:rPr>
          <w:rFonts w:hint="eastAsia"/>
          <w:sz w:val="24"/>
        </w:rPr>
        <w:t>下</w:t>
      </w:r>
      <w:r>
        <w:rPr>
          <w:sz w:val="24"/>
        </w:rPr>
        <w:t>：</w:t>
      </w: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hint="eastAsia"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SCU到RDIU数据数据字1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前轮角度反馈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Arial" w:hAnsi="Arial" w:cs="Arial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/>
              </w:rPr>
              <w:t>±45°（此处为协议书舵机工作行程，确认是否改为前轮端行程）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0.010986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hint="eastAsia" w:ascii="黑体" w:hAnsi="黑体" w:eastAsia="黑体"/>
          <w:kern w:val="24"/>
          <w:szCs w:val="21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hint="eastAsia"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SCU到RDIU数据字2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左手轮指令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/>
              </w:rPr>
              <w:t>±80°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0.01953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hint="eastAsia" w:ascii="黑体" w:hAnsi="黑体" w:eastAsia="黑体"/>
          <w:kern w:val="24"/>
          <w:szCs w:val="21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hint="eastAsia"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SCU到RDIU数据字3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右手轮指令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/>
              </w:rPr>
              <w:t>±80°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0.01953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hint="eastAsia" w:ascii="黑体" w:hAnsi="黑体" w:eastAsia="黑体"/>
          <w:kern w:val="24"/>
          <w:szCs w:val="21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hint="eastAsia"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SCU到RDIU数据字4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零位历史值（累加值）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Arial" w:hAnsi="Arial" w:cs="Arial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/>
              </w:rPr>
              <w:t>±45°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0.010986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hint="eastAsia" w:ascii="黑体" w:hAnsi="黑体" w:eastAsia="黑体"/>
          <w:kern w:val="24"/>
          <w:szCs w:val="21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hint="eastAsia"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SCU到RDIU数据字5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状态上报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Merge w:val="restart"/>
          </w:tcPr>
          <w:p>
            <w:r>
              <w:rPr>
                <w:rFonts w:hint="eastAsia"/>
              </w:rPr>
              <w:t>牵引状态：00-牵引无效状态，01-允许牵引状态，10-禁止牵引状态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  <w:vMerge w:val="continue"/>
          </w:tcPr>
          <w:p>
            <w:pPr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最低位软件版本号：个位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</w:rPr>
              <w:t>最低位软件版本号：</w:t>
            </w:r>
            <w:r>
              <w:rPr>
                <w:rFonts w:hint="eastAsia" w:ascii="宋体" w:hAnsi="宋体"/>
                <w:szCs w:val="21"/>
              </w:rPr>
              <w:t>十分位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最低位软件版本号：</w:t>
            </w:r>
            <w:r>
              <w:rPr>
                <w:rFonts w:hint="eastAsia" w:ascii="宋体" w:hAnsi="宋体"/>
                <w:szCs w:val="21"/>
              </w:rPr>
              <w:t>百分位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次高位软件版本号：个位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</w:rPr>
              <w:t>次高位软件版本号：</w:t>
            </w:r>
            <w:r>
              <w:rPr>
                <w:rFonts w:hint="eastAsia" w:ascii="宋体" w:hAnsi="宋体"/>
                <w:szCs w:val="21"/>
              </w:rPr>
              <w:t>十分位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次高位软件版本号：</w:t>
            </w:r>
            <w:r>
              <w:rPr>
                <w:rFonts w:hint="eastAsia" w:ascii="宋体" w:hAnsi="宋体"/>
                <w:szCs w:val="21"/>
              </w:rPr>
              <w:t>百分位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最高位软件版本号：个位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</w:rPr>
              <w:t>最高位软件版本号：</w:t>
            </w:r>
            <w:r>
              <w:rPr>
                <w:rFonts w:hint="eastAsia" w:ascii="宋体" w:hAnsi="宋体"/>
                <w:szCs w:val="21"/>
              </w:rPr>
              <w:t>十分位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最高位软件版本号：</w:t>
            </w:r>
            <w:r>
              <w:rPr>
                <w:rFonts w:hint="eastAsia" w:ascii="宋体" w:hAnsi="宋体"/>
                <w:szCs w:val="21"/>
              </w:rPr>
              <w:t>百分位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脚蹬解除状态：0为解除状态，1为正常状态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pPr>
              <w:rPr>
                <w:strike/>
              </w:rPr>
            </w:pPr>
            <w:r>
              <w:rPr>
                <w:rFonts w:hint="eastAsia"/>
                <w:strike/>
                <w:color w:val="EE0000"/>
              </w:rPr>
              <w:t>硬件工作状态：0为控制通道，1为监控通道（删除）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</w:rPr>
              <w:t>前轮工作状态上报：LSB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</w:rPr>
              <w:t>前轮工作状态上报：</w:t>
            </w:r>
            <w:r>
              <w:rPr>
                <w:rFonts w:hint="eastAsia" w:ascii="宋体" w:hAnsi="宋体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</w:rPr>
              <w:t>前轮工作状态上报：</w:t>
            </w:r>
            <w:r>
              <w:rPr>
                <w:rFonts w:ascii="Arial" w:hAnsi="Arial" w:cs="Arial"/>
              </w:rPr>
              <w:t>MSB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r>
              <w:rPr>
                <w:rFonts w:hint="eastAsia"/>
              </w:rPr>
              <w:t>前轮工作状态：010-转弯状态，011-减摆状态，100-调零状态；</w:t>
            </w:r>
          </w:p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19-27位为软件版本号；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hint="eastAsia" w:ascii="黑体" w:hAnsi="黑体" w:eastAsia="黑体"/>
          <w:kern w:val="24"/>
          <w:szCs w:val="21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adjustRightInd w:val="0"/>
        <w:snapToGrid w:val="0"/>
        <w:spacing w:line="500" w:lineRule="exact"/>
        <w:jc w:val="center"/>
        <w:rPr>
          <w:rFonts w:hint="eastAsia" w:ascii="黑体" w:hAnsi="黑体" w:eastAsia="黑体"/>
          <w:kern w:val="24"/>
          <w:szCs w:val="21"/>
        </w:r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hint="eastAsia"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SCU到RDIU数据字6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  <w:tblGridChange w:id="177">
          <w:tblGrid>
            <w:gridCol w:w="467"/>
            <w:gridCol w:w="718"/>
            <w:gridCol w:w="716"/>
            <w:gridCol w:w="1251"/>
            <w:gridCol w:w="1276"/>
            <w:gridCol w:w="720"/>
            <w:gridCol w:w="1059"/>
            <w:gridCol w:w="850"/>
            <w:gridCol w:w="1465"/>
          </w:tblGrid>
        </w:tblGridChange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故障状态字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78" w:author="钟珍伟" w:date="2025-09-15T13:56:15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cantSplit/>
          <w:trHeight w:val="90" w:hRule="atLeast"/>
          <w:tblHeader/>
          <w:trPrChange w:id="178" w:author="钟珍伟" w:date="2025-09-15T13:56:15Z">
            <w:trPr>
              <w:cantSplit/>
              <w:trHeight w:val="292" w:hRule="atLeast"/>
              <w:tblHeader/>
            </w:trPr>
          </w:trPrChange>
        </w:trPr>
        <w:tc>
          <w:tcPr>
            <w:tcW w:w="1901" w:type="dxa"/>
            <w:gridSpan w:val="3"/>
            <w:vMerge w:val="continue"/>
            <w:tcPrChange w:id="179" w:author="钟珍伟" w:date="2025-09-15T13:56:15Z">
              <w:tcPr>
                <w:tcW w:w="1901" w:type="dxa"/>
                <w:gridSpan w:val="3"/>
                <w:vMerge w:val="continue"/>
              </w:tcPr>
            </w:tcPrChange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251" w:type="dxa"/>
            <w:vAlign w:val="center"/>
            <w:tcPrChange w:id="180" w:author="钟珍伟" w:date="2025-09-15T13:56:15Z">
              <w:tcPr>
                <w:tcW w:w="1251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  <w:tcPrChange w:id="181" w:author="钟珍伟" w:date="2025-09-15T13:56:15Z">
              <w:tcPr>
                <w:tcW w:w="5370" w:type="dxa"/>
                <w:gridSpan w:val="5"/>
              </w:tcPr>
            </w:tcPrChange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前轮工作故障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Arial" w:hAnsi="Arial" w:cs="Arial"/>
              </w:rPr>
              <w:t>牵引超行程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左手轮传感器和值故障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右手轮传感器和值故障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Cs w:val="21"/>
              </w:rPr>
              <w:t>ARINC429通讯故障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故障字“0”为故障，“1”为正常</w:t>
            </w:r>
          </w:p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牵引超行程：舵机前轮位置反馈超过±50°之后，上报牵引超行程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spacing w:line="500" w:lineRule="exact"/>
        <w:outlineLvl w:val="0"/>
        <w:rPr>
          <w:rFonts w:hint="eastAsia" w:ascii="黑体" w:hAnsi="黑体" w:eastAsia="黑体"/>
          <w:sz w:val="24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adjustRightInd w:val="0"/>
        <w:snapToGrid w:val="0"/>
        <w:spacing w:line="500" w:lineRule="exact"/>
        <w:rPr>
          <w:rFonts w:hint="eastAsia" w:ascii="黑体" w:hAnsi="黑体" w:eastAsia="黑体"/>
          <w:kern w:val="24"/>
          <w:szCs w:val="21"/>
        </w:r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hint="eastAsia"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SCU回报RDIU的 ARINC429数据字1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脚蹬转弯指令回绕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Arial" w:hAnsi="Arial" w:cs="Arial"/>
              </w:rPr>
              <w:t>°/s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/>
              </w:rPr>
              <w:t>±45°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0.010986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ascii="Arial" w:hAnsi="Arial" w:cs="Arial"/>
              </w:rPr>
              <w:t>MSB</w:t>
            </w:r>
            <w:r>
              <w:rPr>
                <w:rFonts w:hint="eastAsia" w:ascii="宋体" w:hAnsi="宋体"/>
                <w:szCs w:val="21"/>
              </w:rPr>
              <w:t xml:space="preserve">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hint="eastAsia" w:ascii="黑体" w:hAnsi="黑体" w:eastAsia="黑体"/>
          <w:kern w:val="24"/>
          <w:szCs w:val="21"/>
        </w:rPr>
        <w:sectPr>
          <w:footerReference r:id="rId6" w:type="default"/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hint="eastAsia"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SCU回报RDIU的 ARINC429数据字4</w:t>
      </w:r>
    </w:p>
    <w:tbl>
      <w:tblPr>
        <w:tblStyle w:val="28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控制信号</w:t>
            </w:r>
          </w:p>
        </w:tc>
        <w:tc>
          <w:tcPr>
            <w:tcW w:w="850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</w:trPr>
        <w:tc>
          <w:tcPr>
            <w:tcW w:w="1901" w:type="dxa"/>
            <w:gridSpan w:val="3"/>
            <w:vMerge w:val="continue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RDIU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0  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调零指令：0-调零；1-无效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</w:rPr>
              <w:t>转弯断开开关：0-转弯断开；1-无效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状态位：</w:t>
            </w:r>
            <w: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/>
                <w:color w:val="FF0000"/>
              </w:rPr>
              <w:t>停留刹车信号（TBD）</w:t>
            </w:r>
            <w:r>
              <w:rPr>
                <w:rFonts w:hint="eastAsia"/>
              </w:rPr>
              <w:t>0-有效；1-无效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状态位：</w:t>
            </w:r>
            <w: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hint="eastAsia"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hint="eastAsia"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rPr>
          <w:rFonts w:hint="eastAsia" w:ascii="黑体" w:hAnsi="黑体" w:eastAsia="黑体"/>
          <w:kern w:val="24"/>
          <w:szCs w:val="21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adjustRightInd w:val="0"/>
        <w:snapToGrid w:val="0"/>
        <w:spacing w:line="500" w:lineRule="exact"/>
        <w:rPr>
          <w:rFonts w:hint="eastAsia" w:ascii="黑体" w:hAnsi="黑体" w:eastAsia="黑体"/>
          <w:kern w:val="24"/>
          <w:szCs w:val="21"/>
        </w:rPr>
      </w:pPr>
    </w:p>
    <w:p>
      <w:pPr>
        <w:numPr>
          <w:ilvl w:val="0"/>
          <w:numId w:val="3"/>
        </w:numPr>
        <w:spacing w:line="500" w:lineRule="exact"/>
        <w:outlineLvl w:val="0"/>
        <w:rPr>
          <w:ins w:id="182" w:author="钟珍伟" w:date="2025-09-15T14:44:18Z"/>
          <w:rFonts w:hint="eastAsia"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CAN通讯协议</w:t>
      </w:r>
    </w:p>
    <w:p>
      <w:pPr>
        <w:numPr>
          <w:ilvl w:val="-1"/>
          <w:numId w:val="0"/>
        </w:numPr>
        <w:spacing w:line="240" w:lineRule="auto"/>
        <w:ind w:left="0" w:firstLine="0"/>
        <w:outlineLvl w:val="9"/>
        <w:rPr>
          <w:ins w:id="184" w:author="钟珍伟" w:date="2025-09-15T14:45:34Z"/>
          <w:rFonts w:hint="default"/>
          <w:lang w:val="en-US" w:eastAsia="zh-CN"/>
        </w:rPr>
        <w:pPrChange w:id="183" w:author="钟珍伟" w:date="2025-09-15T14:44:35Z">
          <w:pPr>
            <w:numPr>
              <w:ilvl w:val="0"/>
              <w:numId w:val="3"/>
            </w:numPr>
            <w:spacing w:line="500" w:lineRule="exact"/>
            <w:outlineLvl w:val="0"/>
          </w:pPr>
        </w:pPrChange>
      </w:pPr>
      <w:ins w:id="185" w:author="钟珍伟" w:date="2025-09-15T14:44:30Z">
        <w:r>
          <w:rPr>
            <w:rFonts w:hint="eastAsia"/>
            <w:lang w:val="en-US" w:eastAsia="zh-CN"/>
          </w:rPr>
          <w:t>Can</w:t>
        </w:r>
      </w:ins>
      <w:ins w:id="186" w:author="钟珍伟" w:date="2025-09-15T14:44:54Z">
        <w:r>
          <w:rPr>
            <w:rFonts w:hint="eastAsia"/>
            <w:lang w:val="en-US" w:eastAsia="zh-CN"/>
          </w:rPr>
          <w:t>帧</w:t>
        </w:r>
      </w:ins>
      <w:ins w:id="187" w:author="钟珍伟" w:date="2025-09-15T14:44:55Z">
        <w:r>
          <w:rPr>
            <w:rFonts w:hint="eastAsia"/>
            <w:lang w:val="en-US" w:eastAsia="zh-CN"/>
          </w:rPr>
          <w:t>ID</w:t>
        </w:r>
      </w:ins>
      <w:ins w:id="188" w:author="钟珍伟" w:date="2025-09-15T14:44:56Z">
        <w:r>
          <w:rPr>
            <w:rFonts w:hint="eastAsia"/>
            <w:lang w:val="en-US" w:eastAsia="zh-CN"/>
          </w:rPr>
          <w:t>为</w:t>
        </w:r>
      </w:ins>
      <w:ins w:id="189" w:author="钟珍伟" w:date="2025-09-15T14:44:57Z">
        <w:r>
          <w:rPr>
            <w:rFonts w:hint="eastAsia"/>
            <w:lang w:val="en-US" w:eastAsia="zh-CN"/>
          </w:rPr>
          <w:t>11</w:t>
        </w:r>
      </w:ins>
      <w:ins w:id="190" w:author="钟珍伟" w:date="2025-09-15T14:44:58Z">
        <w:r>
          <w:rPr>
            <w:rFonts w:hint="eastAsia"/>
            <w:lang w:val="en-US" w:eastAsia="zh-CN"/>
          </w:rPr>
          <w:t>位</w:t>
        </w:r>
      </w:ins>
      <w:ins w:id="191" w:author="钟珍伟" w:date="2025-09-15T14:45:57Z">
        <w:r>
          <w:rPr>
            <w:rFonts w:hint="eastAsia"/>
            <w:lang w:val="en-US" w:eastAsia="zh-CN"/>
          </w:rPr>
          <w:t xml:space="preserve"> 0x</w:t>
        </w:r>
      </w:ins>
      <w:ins w:id="192" w:author="钟珍伟" w:date="2025-09-15T14:45:59Z">
        <w:r>
          <w:rPr>
            <w:rFonts w:hint="eastAsia"/>
            <w:lang w:val="en-US" w:eastAsia="zh-CN"/>
          </w:rPr>
          <w:t>00</w:t>
        </w:r>
      </w:ins>
      <w:ins w:id="193" w:author="钟珍伟" w:date="2025-09-15T14:46:00Z">
        <w:r>
          <w:rPr>
            <w:rFonts w:hint="eastAsia"/>
            <w:lang w:val="en-US" w:eastAsia="zh-CN"/>
          </w:rPr>
          <w:t>0</w:t>
        </w:r>
      </w:ins>
      <w:ins w:id="194" w:author="钟珍伟" w:date="2025-09-15T14:46:03Z">
        <w:r>
          <w:rPr>
            <w:rFonts w:hint="eastAsia"/>
            <w:lang w:val="en-US" w:eastAsia="zh-CN"/>
          </w:rPr>
          <w:t>-</w:t>
        </w:r>
      </w:ins>
      <w:ins w:id="195" w:author="钟珍伟" w:date="2025-09-15T14:46:04Z">
        <w:r>
          <w:rPr>
            <w:rFonts w:hint="eastAsia"/>
            <w:lang w:val="en-US" w:eastAsia="zh-CN"/>
          </w:rPr>
          <w:t>0x</w:t>
        </w:r>
      </w:ins>
      <w:ins w:id="196" w:author="钟珍伟" w:date="2025-09-15T14:46:07Z">
        <w:r>
          <w:rPr>
            <w:rFonts w:hint="eastAsia"/>
            <w:lang w:val="en-US" w:eastAsia="zh-CN"/>
          </w:rPr>
          <w:t>7F</w:t>
        </w:r>
      </w:ins>
      <w:ins w:id="197" w:author="钟珍伟" w:date="2025-09-15T14:46:08Z">
        <w:r>
          <w:rPr>
            <w:rFonts w:hint="eastAsia"/>
            <w:lang w:val="en-US" w:eastAsia="zh-CN"/>
          </w:rPr>
          <w:t>F</w:t>
        </w:r>
      </w:ins>
      <w:ins w:id="198" w:author="钟珍伟" w:date="2025-09-15T14:45:10Z">
        <w:r>
          <w:rPr>
            <w:rFonts w:hint="eastAsia"/>
            <w:lang w:val="en-US" w:eastAsia="zh-CN"/>
          </w:rPr>
          <w:t>,</w:t>
        </w:r>
      </w:ins>
      <w:ins w:id="199" w:author="钟珍伟" w:date="2025-09-15T14:45:11Z">
        <w:r>
          <w:rPr>
            <w:rFonts w:hint="eastAsia"/>
            <w:lang w:val="en-US" w:eastAsia="zh-CN"/>
          </w:rPr>
          <w:t xml:space="preserve"> </w:t>
        </w:r>
      </w:ins>
      <w:ins w:id="200" w:author="钟珍伟" w:date="2025-09-15T14:45:12Z">
        <w:r>
          <w:rPr>
            <w:rFonts w:hint="eastAsia"/>
            <w:lang w:val="en-US" w:eastAsia="zh-CN"/>
          </w:rPr>
          <w:t>飞控</w:t>
        </w:r>
      </w:ins>
      <w:ins w:id="201" w:author="钟珍伟" w:date="2025-09-15T14:45:13Z">
        <w:r>
          <w:rPr>
            <w:rFonts w:hint="eastAsia"/>
            <w:lang w:val="en-US" w:eastAsia="zh-CN"/>
          </w:rPr>
          <w:t>发出</w:t>
        </w:r>
      </w:ins>
      <w:ins w:id="202" w:author="钟珍伟" w:date="2025-09-15T14:45:14Z">
        <w:r>
          <w:rPr>
            <w:rFonts w:hint="eastAsia"/>
            <w:lang w:val="en-US" w:eastAsia="zh-CN"/>
          </w:rPr>
          <w:t>的</w:t>
        </w:r>
      </w:ins>
      <w:ins w:id="203" w:author="钟珍伟" w:date="2025-09-15T14:45:17Z">
        <w:r>
          <w:rPr>
            <w:rFonts w:hint="eastAsia"/>
            <w:lang w:val="en-US" w:eastAsia="zh-CN"/>
          </w:rPr>
          <w:t>为1</w:t>
        </w:r>
      </w:ins>
      <w:ins w:id="204" w:author="钟珍伟" w:date="2025-09-15T14:45:21Z">
        <w:r>
          <w:rPr>
            <w:rFonts w:hint="eastAsia"/>
            <w:lang w:val="en-US" w:eastAsia="zh-CN"/>
          </w:rPr>
          <w:t>开头</w:t>
        </w:r>
      </w:ins>
      <w:ins w:id="205" w:author="钟珍伟" w:date="2025-09-15T14:45:23Z">
        <w:r>
          <w:rPr>
            <w:rFonts w:hint="eastAsia"/>
            <w:lang w:val="en-US" w:eastAsia="zh-CN"/>
          </w:rPr>
          <w:t>，</w:t>
        </w:r>
      </w:ins>
      <w:ins w:id="206" w:author="钟珍伟" w:date="2025-09-15T14:45:25Z">
        <w:r>
          <w:rPr>
            <w:rFonts w:hint="eastAsia"/>
            <w:lang w:val="en-US" w:eastAsia="zh-CN"/>
          </w:rPr>
          <w:t>0x</w:t>
        </w:r>
      </w:ins>
      <w:ins w:id="207" w:author="钟珍伟" w:date="2025-09-15T14:45:26Z">
        <w:r>
          <w:rPr>
            <w:rFonts w:hint="eastAsia"/>
            <w:lang w:val="en-US" w:eastAsia="zh-CN"/>
          </w:rPr>
          <w:t>1</w:t>
        </w:r>
      </w:ins>
      <w:ins w:id="208" w:author="钟珍伟" w:date="2025-09-15T14:45:28Z">
        <w:r>
          <w:rPr>
            <w:rFonts w:hint="eastAsia"/>
            <w:lang w:val="en-US" w:eastAsia="zh-CN"/>
          </w:rPr>
          <w:t>00</w:t>
        </w:r>
      </w:ins>
      <w:ins w:id="209" w:author="钟珍伟" w:date="2025-09-15T14:46:22Z">
        <w:r>
          <w:rPr>
            <w:rFonts w:hint="eastAsia"/>
            <w:lang w:val="en-US" w:eastAsia="zh-CN"/>
          </w:rPr>
          <w:t>-</w:t>
        </w:r>
      </w:ins>
      <w:ins w:id="210" w:author="钟珍伟" w:date="2025-09-15T14:46:23Z">
        <w:r>
          <w:rPr>
            <w:rFonts w:hint="eastAsia"/>
            <w:lang w:val="en-US" w:eastAsia="zh-CN"/>
          </w:rPr>
          <w:t>0x1</w:t>
        </w:r>
      </w:ins>
      <w:ins w:id="211" w:author="钟珍伟" w:date="2025-09-15T14:46:24Z">
        <w:r>
          <w:rPr>
            <w:rFonts w:hint="eastAsia"/>
            <w:lang w:val="en-US" w:eastAsia="zh-CN"/>
          </w:rPr>
          <w:t>F</w:t>
        </w:r>
      </w:ins>
      <w:ins w:id="212" w:author="钟珍伟" w:date="2025-09-15T14:46:25Z">
        <w:r>
          <w:rPr>
            <w:rFonts w:hint="eastAsia"/>
            <w:lang w:val="en-US" w:eastAsia="zh-CN"/>
          </w:rPr>
          <w:t>F</w:t>
        </w:r>
      </w:ins>
    </w:p>
    <w:p>
      <w:pPr>
        <w:numPr>
          <w:ilvl w:val="-1"/>
          <w:numId w:val="0"/>
        </w:numPr>
        <w:spacing w:line="240" w:lineRule="auto"/>
        <w:ind w:left="0" w:firstLine="0"/>
        <w:outlineLvl w:val="9"/>
        <w:rPr>
          <w:ins w:id="214" w:author="钟珍伟" w:date="2025-09-15T14:46:32Z"/>
          <w:rFonts w:hint="eastAsia"/>
          <w:lang w:val="en-US" w:eastAsia="zh-CN"/>
        </w:rPr>
        <w:pPrChange w:id="213" w:author="钟珍伟" w:date="2025-09-15T14:44:35Z">
          <w:pPr>
            <w:numPr>
              <w:ilvl w:val="0"/>
              <w:numId w:val="3"/>
            </w:numPr>
            <w:spacing w:line="500" w:lineRule="exact"/>
            <w:outlineLvl w:val="0"/>
          </w:pPr>
        </w:pPrChange>
      </w:pPr>
      <w:ins w:id="215" w:author="钟珍伟" w:date="2025-09-15T14:45:40Z">
        <w:r>
          <w:rPr>
            <w:rFonts w:hint="eastAsia"/>
            <w:lang w:val="en-US" w:eastAsia="zh-CN"/>
          </w:rPr>
          <w:t>转弯发出</w:t>
        </w:r>
      </w:ins>
      <w:ins w:id="216" w:author="钟珍伟" w:date="2025-09-15T14:45:41Z">
        <w:r>
          <w:rPr>
            <w:rFonts w:hint="eastAsia"/>
            <w:lang w:val="en-US" w:eastAsia="zh-CN"/>
          </w:rPr>
          <w:t>的为</w:t>
        </w:r>
      </w:ins>
      <w:ins w:id="217" w:author="钟珍伟" w:date="2025-09-15T14:45:43Z">
        <w:r>
          <w:rPr>
            <w:rFonts w:hint="eastAsia"/>
            <w:lang w:val="en-US" w:eastAsia="zh-CN"/>
          </w:rPr>
          <w:t>2</w:t>
        </w:r>
      </w:ins>
      <w:ins w:id="218" w:author="钟珍伟" w:date="2025-09-15T14:45:45Z">
        <w:r>
          <w:rPr>
            <w:rFonts w:hint="eastAsia"/>
            <w:lang w:val="en-US" w:eastAsia="zh-CN"/>
          </w:rPr>
          <w:t>开头，</w:t>
        </w:r>
      </w:ins>
      <w:ins w:id="219" w:author="钟珍伟" w:date="2025-09-15T14:45:46Z">
        <w:r>
          <w:rPr>
            <w:rFonts w:hint="eastAsia"/>
            <w:lang w:val="en-US" w:eastAsia="zh-CN"/>
          </w:rPr>
          <w:t>0</w:t>
        </w:r>
      </w:ins>
      <w:ins w:id="220" w:author="钟珍伟" w:date="2025-09-15T14:45:47Z">
        <w:r>
          <w:rPr>
            <w:rFonts w:hint="eastAsia"/>
            <w:lang w:val="en-US" w:eastAsia="zh-CN"/>
          </w:rPr>
          <w:t>x2</w:t>
        </w:r>
      </w:ins>
      <w:ins w:id="221" w:author="钟珍伟" w:date="2025-09-15T14:46:17Z">
        <w:r>
          <w:rPr>
            <w:rFonts w:hint="eastAsia"/>
            <w:lang w:val="en-US" w:eastAsia="zh-CN"/>
          </w:rPr>
          <w:t>00</w:t>
        </w:r>
      </w:ins>
      <w:ins w:id="222" w:author="钟珍伟" w:date="2025-09-15T14:46:27Z">
        <w:r>
          <w:rPr>
            <w:rFonts w:hint="eastAsia"/>
            <w:lang w:val="en-US" w:eastAsia="zh-CN"/>
          </w:rPr>
          <w:t>-</w:t>
        </w:r>
      </w:ins>
      <w:ins w:id="223" w:author="钟珍伟" w:date="2025-09-15T14:46:29Z">
        <w:r>
          <w:rPr>
            <w:rFonts w:hint="eastAsia"/>
            <w:lang w:val="en-US" w:eastAsia="zh-CN"/>
          </w:rPr>
          <w:t>0</w:t>
        </w:r>
      </w:ins>
      <w:ins w:id="224" w:author="钟珍伟" w:date="2025-09-15T14:46:30Z">
        <w:r>
          <w:rPr>
            <w:rFonts w:hint="eastAsia"/>
            <w:lang w:val="en-US" w:eastAsia="zh-CN"/>
          </w:rPr>
          <w:t>x</w:t>
        </w:r>
      </w:ins>
      <w:ins w:id="225" w:author="钟珍伟" w:date="2025-09-15T14:46:31Z">
        <w:r>
          <w:rPr>
            <w:rFonts w:hint="eastAsia"/>
            <w:lang w:val="en-US" w:eastAsia="zh-CN"/>
          </w:rPr>
          <w:t>2F</w:t>
        </w:r>
      </w:ins>
      <w:ins w:id="226" w:author="钟珍伟" w:date="2025-09-15T14:46:32Z">
        <w:r>
          <w:rPr>
            <w:rFonts w:hint="eastAsia"/>
            <w:lang w:val="en-US" w:eastAsia="zh-CN"/>
          </w:rPr>
          <w:t>F</w:t>
        </w:r>
      </w:ins>
    </w:p>
    <w:p>
      <w:pPr>
        <w:numPr>
          <w:ilvl w:val="-1"/>
          <w:numId w:val="0"/>
        </w:numPr>
        <w:spacing w:line="240" w:lineRule="auto"/>
        <w:ind w:left="0" w:firstLine="0"/>
        <w:outlineLvl w:val="9"/>
        <w:rPr>
          <w:ins w:id="228" w:author="钟珍伟" w:date="2025-09-15T14:47:03Z"/>
          <w:rFonts w:hint="eastAsia"/>
          <w:lang w:val="en-US" w:eastAsia="zh-CN"/>
        </w:rPr>
        <w:pPrChange w:id="227" w:author="钟珍伟" w:date="2025-09-15T14:44:35Z">
          <w:pPr>
            <w:numPr>
              <w:ilvl w:val="0"/>
              <w:numId w:val="3"/>
            </w:numPr>
            <w:spacing w:line="500" w:lineRule="exact"/>
            <w:outlineLvl w:val="0"/>
          </w:pPr>
        </w:pPrChange>
      </w:pPr>
      <w:ins w:id="229" w:author="钟珍伟" w:date="2025-09-15T14:46:44Z">
        <w:r>
          <w:rPr>
            <w:rFonts w:hint="eastAsia"/>
            <w:lang w:val="en-US" w:eastAsia="zh-CN"/>
          </w:rPr>
          <w:t>收放</w:t>
        </w:r>
      </w:ins>
      <w:ins w:id="230" w:author="钟珍伟" w:date="2025-09-15T14:46:45Z">
        <w:r>
          <w:rPr>
            <w:rFonts w:hint="eastAsia"/>
            <w:lang w:val="en-US" w:eastAsia="zh-CN"/>
          </w:rPr>
          <w:t>发出的</w:t>
        </w:r>
      </w:ins>
      <w:ins w:id="231" w:author="钟珍伟" w:date="2025-09-15T14:46:49Z">
        <w:r>
          <w:rPr>
            <w:rFonts w:hint="eastAsia"/>
            <w:lang w:val="en-US" w:eastAsia="zh-CN"/>
          </w:rPr>
          <w:t>为</w:t>
        </w:r>
      </w:ins>
      <w:ins w:id="232" w:author="钟珍伟" w:date="2025-09-15T14:46:50Z">
        <w:r>
          <w:rPr>
            <w:rFonts w:hint="eastAsia"/>
            <w:lang w:val="en-US" w:eastAsia="zh-CN"/>
          </w:rPr>
          <w:t>3</w:t>
        </w:r>
      </w:ins>
      <w:ins w:id="233" w:author="钟珍伟" w:date="2025-09-15T14:46:53Z">
        <w:r>
          <w:rPr>
            <w:rFonts w:hint="eastAsia"/>
            <w:lang w:val="en-US" w:eastAsia="zh-CN"/>
          </w:rPr>
          <w:t>开头，</w:t>
        </w:r>
      </w:ins>
      <w:ins w:id="234" w:author="钟珍伟" w:date="2025-09-15T14:46:54Z">
        <w:r>
          <w:rPr>
            <w:rFonts w:hint="eastAsia"/>
            <w:lang w:val="en-US" w:eastAsia="zh-CN"/>
          </w:rPr>
          <w:t>0</w:t>
        </w:r>
      </w:ins>
      <w:ins w:id="235" w:author="钟珍伟" w:date="2025-09-15T14:46:55Z">
        <w:r>
          <w:rPr>
            <w:rFonts w:hint="eastAsia"/>
            <w:lang w:val="en-US" w:eastAsia="zh-CN"/>
          </w:rPr>
          <w:t>x</w:t>
        </w:r>
      </w:ins>
      <w:ins w:id="236" w:author="钟珍伟" w:date="2025-09-15T14:46:56Z">
        <w:r>
          <w:rPr>
            <w:rFonts w:hint="eastAsia"/>
            <w:lang w:val="en-US" w:eastAsia="zh-CN"/>
          </w:rPr>
          <w:t>300</w:t>
        </w:r>
      </w:ins>
      <w:ins w:id="237" w:author="钟珍伟" w:date="2025-09-15T14:46:57Z">
        <w:r>
          <w:rPr>
            <w:rFonts w:hint="eastAsia"/>
            <w:lang w:val="en-US" w:eastAsia="zh-CN"/>
          </w:rPr>
          <w:t>-</w:t>
        </w:r>
      </w:ins>
      <w:ins w:id="238" w:author="钟珍伟" w:date="2025-09-15T14:46:59Z">
        <w:r>
          <w:rPr>
            <w:rFonts w:hint="eastAsia"/>
            <w:lang w:val="en-US" w:eastAsia="zh-CN"/>
          </w:rPr>
          <w:t>0x</w:t>
        </w:r>
      </w:ins>
      <w:ins w:id="239" w:author="钟珍伟" w:date="2025-09-15T14:47:02Z">
        <w:r>
          <w:rPr>
            <w:rFonts w:hint="eastAsia"/>
            <w:lang w:val="en-US" w:eastAsia="zh-CN"/>
          </w:rPr>
          <w:t>3FF</w:t>
        </w:r>
      </w:ins>
    </w:p>
    <w:p>
      <w:pPr>
        <w:numPr>
          <w:ilvl w:val="-1"/>
          <w:numId w:val="0"/>
        </w:numPr>
        <w:spacing w:line="240" w:lineRule="auto"/>
        <w:ind w:left="0" w:firstLine="0"/>
        <w:outlineLvl w:val="9"/>
        <w:rPr>
          <w:rFonts w:hint="default"/>
          <w:lang w:val="en-US" w:eastAsia="zh-CN"/>
        </w:rPr>
        <w:pPrChange w:id="240" w:author="钟珍伟" w:date="2025-09-15T14:44:35Z">
          <w:pPr>
            <w:numPr>
              <w:ilvl w:val="0"/>
              <w:numId w:val="3"/>
            </w:numPr>
            <w:spacing w:line="500" w:lineRule="exact"/>
            <w:outlineLvl w:val="0"/>
          </w:pPr>
        </w:pPrChange>
      </w:pPr>
      <w:ins w:id="241" w:author="钟珍伟" w:date="2025-09-15T14:47:06Z">
        <w:r>
          <w:rPr>
            <w:rFonts w:hint="eastAsia"/>
            <w:lang w:val="en-US" w:eastAsia="zh-CN"/>
          </w:rPr>
          <w:t>刹车</w:t>
        </w:r>
      </w:ins>
      <w:ins w:id="242" w:author="钟珍伟" w:date="2025-09-15T14:47:07Z">
        <w:r>
          <w:rPr>
            <w:rFonts w:hint="eastAsia"/>
            <w:lang w:val="en-US" w:eastAsia="zh-CN"/>
          </w:rPr>
          <w:t>发出的</w:t>
        </w:r>
      </w:ins>
      <w:ins w:id="243" w:author="钟珍伟" w:date="2025-09-15T14:47:08Z">
        <w:r>
          <w:rPr>
            <w:rFonts w:hint="eastAsia"/>
            <w:lang w:val="en-US" w:eastAsia="zh-CN"/>
          </w:rPr>
          <w:t>为</w:t>
        </w:r>
      </w:ins>
      <w:ins w:id="244" w:author="钟珍伟" w:date="2025-09-15T14:47:12Z">
        <w:r>
          <w:rPr>
            <w:rFonts w:hint="eastAsia"/>
            <w:lang w:val="en-US" w:eastAsia="zh-CN"/>
          </w:rPr>
          <w:t>4</w:t>
        </w:r>
      </w:ins>
      <w:ins w:id="245" w:author="钟珍伟" w:date="2025-09-15T14:47:14Z">
        <w:r>
          <w:rPr>
            <w:rFonts w:hint="eastAsia"/>
            <w:lang w:val="en-US" w:eastAsia="zh-CN"/>
          </w:rPr>
          <w:t>开头</w:t>
        </w:r>
      </w:ins>
      <w:ins w:id="246" w:author="钟珍伟" w:date="2025-09-15T14:47:15Z">
        <w:r>
          <w:rPr>
            <w:rFonts w:hint="eastAsia"/>
            <w:lang w:val="en-US" w:eastAsia="zh-CN"/>
          </w:rPr>
          <w:t>，0</w:t>
        </w:r>
      </w:ins>
      <w:ins w:id="247" w:author="钟珍伟" w:date="2025-09-15T14:47:16Z">
        <w:r>
          <w:rPr>
            <w:rFonts w:hint="eastAsia"/>
            <w:lang w:val="en-US" w:eastAsia="zh-CN"/>
          </w:rPr>
          <w:t>x</w:t>
        </w:r>
      </w:ins>
      <w:ins w:id="248" w:author="钟珍伟" w:date="2025-09-15T14:47:17Z">
        <w:r>
          <w:rPr>
            <w:rFonts w:hint="eastAsia"/>
            <w:lang w:val="en-US" w:eastAsia="zh-CN"/>
          </w:rPr>
          <w:t>4</w:t>
        </w:r>
      </w:ins>
      <w:ins w:id="249" w:author="钟珍伟" w:date="2025-09-15T14:47:19Z">
        <w:r>
          <w:rPr>
            <w:rFonts w:hint="eastAsia"/>
            <w:lang w:val="en-US" w:eastAsia="zh-CN"/>
          </w:rPr>
          <w:t>00</w:t>
        </w:r>
      </w:ins>
      <w:ins w:id="250" w:author="钟珍伟" w:date="2025-09-15T14:47:20Z">
        <w:r>
          <w:rPr>
            <w:rFonts w:hint="eastAsia"/>
            <w:lang w:val="en-US" w:eastAsia="zh-CN"/>
          </w:rPr>
          <w:t>-0</w:t>
        </w:r>
      </w:ins>
      <w:ins w:id="251" w:author="钟珍伟" w:date="2025-09-15T14:47:21Z">
        <w:r>
          <w:rPr>
            <w:rFonts w:hint="eastAsia"/>
            <w:lang w:val="en-US" w:eastAsia="zh-CN"/>
          </w:rPr>
          <w:t>x</w:t>
        </w:r>
      </w:ins>
      <w:ins w:id="252" w:author="钟珍伟" w:date="2025-09-15T14:47:22Z">
        <w:r>
          <w:rPr>
            <w:rFonts w:hint="eastAsia"/>
            <w:lang w:val="en-US" w:eastAsia="zh-CN"/>
          </w:rPr>
          <w:t>4</w:t>
        </w:r>
      </w:ins>
      <w:ins w:id="253" w:author="钟珍伟" w:date="2025-09-15T14:47:23Z">
        <w:r>
          <w:rPr>
            <w:rFonts w:hint="eastAsia"/>
            <w:lang w:val="en-US" w:eastAsia="zh-CN"/>
          </w:rPr>
          <w:t>FF</w:t>
        </w:r>
      </w:ins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hint="eastAsia"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飞控到SCU数据报文1</w:t>
      </w:r>
    </w:p>
    <w:tbl>
      <w:tblPr>
        <w:tblStyle w:val="29"/>
        <w:tblW w:w="95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51"/>
        <w:gridCol w:w="1701"/>
        <w:gridCol w:w="1417"/>
        <w:gridCol w:w="1974"/>
        <w:gridCol w:w="27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rFonts w:hint="eastAsia"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</w:p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字节号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信号名称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长度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/类型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ins w:id="254" w:author="绎维 熊" w:date="2025-09-15T11:48:00Z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255" w:author="钟珍伟" w:date="2025-09-15T14:43:11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</w:t>
              </w:r>
            </w:ins>
            <w:ins w:id="256" w:author="钟珍伟" w:date="2025-09-15T14:43:12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x</w:t>
              </w:r>
            </w:ins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100</w:t>
            </w:r>
            <w:ins w:id="257" w:author="绎维 熊" w:date="2025-09-15T11:48:00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：飞控1</w:t>
              </w:r>
            </w:ins>
          </w:p>
          <w:p>
            <w:pPr>
              <w:jc w:val="center"/>
              <w:rPr>
                <w:ins w:id="258" w:author="绎维 熊" w:date="2025-09-15T11:48:00Z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259" w:author="钟珍伟" w:date="2025-09-15T14:43:15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</w:t>
              </w:r>
            </w:ins>
            <w:ins w:id="260" w:author="钟珍伟" w:date="2025-09-15T14:43:16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x</w:t>
              </w:r>
            </w:ins>
            <w:ins w:id="261" w:author="钟珍伟" w:date="2025-09-15T13:57:40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1</w:t>
              </w:r>
            </w:ins>
            <w:ins w:id="262" w:author="绎维 熊" w:date="2025-09-15T11:48:00Z">
              <w:del w:id="263" w:author="钟珍伟" w:date="2025-09-15T13:57:40Z">
                <w:r>
                  <w:rPr>
                    <w:rFonts w:hint="eastAsia"/>
                    <w:color w:val="000000" w:themeColor="text1"/>
                    <w:kern w:val="0"/>
                    <w:sz w:val="20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w:delText>2</w:delText>
                </w:r>
              </w:del>
            </w:ins>
            <w:ins w:id="264" w:author="绎维 熊" w:date="2025-09-15T11:48:00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0</w:t>
              </w:r>
            </w:ins>
            <w:ins w:id="265" w:author="钟珍伟" w:date="2025-09-15T13:57:42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1</w:t>
              </w:r>
            </w:ins>
            <w:ins w:id="266" w:author="绎维 熊" w:date="2025-09-15T11:48:00Z">
              <w:del w:id="267" w:author="钟珍伟" w:date="2025-09-15T13:57:42Z">
                <w:r>
                  <w:rPr>
                    <w:rFonts w:hint="eastAsia"/>
                    <w:color w:val="000000" w:themeColor="text1"/>
                    <w:kern w:val="0"/>
                    <w:sz w:val="20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w:delText>0</w:delText>
                </w:r>
              </w:del>
            </w:ins>
            <w:ins w:id="268" w:author="绎维 熊" w:date="2025-09-15T11:48:00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：飞控2</w:t>
              </w:r>
            </w:ins>
          </w:p>
          <w:p>
            <w:pPr>
              <w:jc w:val="center"/>
              <w:rPr>
                <w:ins w:id="269" w:author="绎维 熊" w:date="2025-09-15T11:48:00Z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270" w:author="钟珍伟" w:date="2025-09-15T14:43:19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</w:t>
              </w:r>
            </w:ins>
            <w:ins w:id="271" w:author="钟珍伟" w:date="2025-09-15T14:43:20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x</w:t>
              </w:r>
            </w:ins>
            <w:ins w:id="272" w:author="钟珍伟" w:date="2025-09-15T13:57:46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1</w:t>
              </w:r>
            </w:ins>
            <w:ins w:id="273" w:author="绎维 熊" w:date="2025-09-15T11:48:00Z">
              <w:del w:id="274" w:author="钟珍伟" w:date="2025-09-15T13:57:46Z">
                <w:r>
                  <w:rPr>
                    <w:rFonts w:hint="eastAsia"/>
                    <w:color w:val="000000" w:themeColor="text1"/>
                    <w:kern w:val="0"/>
                    <w:sz w:val="20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w:delText>3</w:delText>
                </w:r>
              </w:del>
            </w:ins>
            <w:ins w:id="275" w:author="绎维 熊" w:date="2025-09-15T11:48:00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0</w:t>
              </w:r>
            </w:ins>
            <w:ins w:id="276" w:author="钟珍伟" w:date="2025-09-15T13:57:47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2</w:t>
              </w:r>
            </w:ins>
            <w:ins w:id="277" w:author="绎维 熊" w:date="2025-09-15T11:48:00Z">
              <w:del w:id="278" w:author="钟珍伟" w:date="2025-09-15T13:57:47Z">
                <w:r>
                  <w:rPr>
                    <w:rFonts w:hint="eastAsia"/>
                    <w:color w:val="000000" w:themeColor="text1"/>
                    <w:kern w:val="0"/>
                    <w:sz w:val="20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w:delText>0</w:delText>
                </w:r>
              </w:del>
            </w:ins>
            <w:ins w:id="279" w:author="绎维 熊" w:date="2025-09-15T11:48:00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：飞控3</w:t>
              </w:r>
            </w:ins>
          </w:p>
          <w:p>
            <w:pPr>
              <w:jc w:val="center"/>
              <w:rPr>
                <w:rFonts w:hint="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280" w:author="钟珍伟" w:date="2025-09-15T14:43:26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0x</w:t>
              </w:r>
            </w:ins>
            <w:ins w:id="281" w:author="钟珍伟" w:date="2025-09-15T13:57:49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1</w:t>
              </w:r>
            </w:ins>
            <w:ins w:id="282" w:author="绎维 熊" w:date="2025-09-15T11:48:00Z">
              <w:del w:id="283" w:author="钟珍伟" w:date="2025-09-15T13:57:49Z">
                <w:r>
                  <w:rPr>
                    <w:rFonts w:hint="eastAsia"/>
                    <w:color w:val="000000" w:themeColor="text1"/>
                    <w:kern w:val="0"/>
                    <w:sz w:val="20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w:delText>4</w:delText>
                </w:r>
              </w:del>
            </w:ins>
            <w:ins w:id="284" w:author="绎维 熊" w:date="2025-09-15T11:48:00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0</w:t>
              </w:r>
            </w:ins>
            <w:ins w:id="285" w:author="钟珍伟" w:date="2025-09-15T13:57:50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3</w:t>
              </w:r>
            </w:ins>
            <w:ins w:id="286" w:author="绎维 熊" w:date="2025-09-15T11:48:00Z">
              <w:del w:id="287" w:author="钟珍伟" w:date="2025-09-15T13:57:50Z">
                <w:r>
                  <w:rPr>
                    <w:rFonts w:hint="eastAsia"/>
                    <w:color w:val="000000" w:themeColor="text1"/>
                    <w:kern w:val="0"/>
                    <w:sz w:val="20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w:delText>0</w:delText>
                </w:r>
              </w:del>
            </w:ins>
            <w:ins w:id="288" w:author="绎维 熊" w:date="2025-09-15T11:48:00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：飞控4</w:t>
              </w:r>
            </w:ins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脚蹬转弯指令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-45°~45°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0.010986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restart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控制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BIT7</w:t>
            </w:r>
            <w:del w:id="289" w:author="钟珍伟" w:date="2025-09-16T09:54:24Z">
              <w:r>
                <w:rPr>
                  <w:rFonts w:hAnsi="宋体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delText>～</w:delText>
              </w:r>
            </w:del>
            <w:del w:id="290" w:author="钟珍伟" w:date="2025-09-16T09:54:24Z">
              <w:r>
                <w:rPr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delText>BIT6</w:delText>
              </w:r>
            </w:del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291" w:author="钟珍伟" w:date="2025-09-15T15:16:13Z">
              <w:r>
                <w:rPr>
                  <w:rFonts w:hint="eastAsia" w:hAnsi="宋体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主备</w:t>
              </w:r>
            </w:ins>
            <w:ins w:id="292" w:author="钟珍伟" w:date="2025-09-15T15:16:13Z">
              <w:r>
                <w:rPr>
                  <w:rFonts w:hint="eastAsia" w:hAnsi="宋体"/>
                  <w:color w:val="000000" w:themeColor="text1"/>
                  <w:kern w:val="0"/>
                  <w:szCs w:val="2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状态</w:t>
              </w:r>
            </w:ins>
            <w:del w:id="293" w:author="钟珍伟" w:date="2025-09-16T09:54:27Z">
              <w:r>
                <w:rPr>
                  <w:rFonts w:hAnsi="宋体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delText>预留</w:delText>
              </w:r>
            </w:del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  <w:ins w:id="294" w:author="绎维 熊" w:date="2025-09-15T11:50:00Z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ins w:id="295" w:author="绎维 熊" w:date="2025-09-15T11:50:00Z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ins w:id="296" w:author="绎维 熊" w:date="2025-09-15T11:50:00Z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ins w:id="297" w:author="绎维 熊" w:date="2025-09-15T11:50:00Z"/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ins w:id="298" w:author="绎维 熊" w:date="2025-09-15T11:50:00Z"/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ins w:id="299" w:author="绎维 熊" w:date="2025-09-15T11:50:00Z"/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300" w:author="绎维 熊" w:date="2025-09-15T11:50:00Z">
              <w:r>
                <w:rPr>
                  <w:rFonts w:hint="eastAsia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BIT6</w:t>
              </w:r>
            </w:ins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ins w:id="301" w:author="绎维 熊" w:date="2025-09-15T11:50:00Z"/>
                <w:rFonts w:hint="eastAsia" w:hAnsi="宋体" w:eastAsia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302" w:author="绎维 熊" w:date="2025-09-15T11:50:00Z">
              <w:del w:id="303" w:author="钟珍伟" w:date="2025-09-15T15:15:38Z">
                <w:r>
                  <w:rPr>
                    <w:rFonts w:hint="eastAsia" w:hAnsi="宋体"/>
                    <w:color w:val="000000" w:themeColor="text1"/>
                    <w:kern w:val="0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w:delText>飞控4</w:delText>
                </w:r>
              </w:del>
            </w:ins>
            <w:ins w:id="304" w:author="绎维 熊" w:date="2025-09-15T11:50:00Z">
              <w:r>
                <w:rPr>
                  <w:rFonts w:hint="eastAsia" w:hAnsi="宋体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主备</w:t>
              </w:r>
            </w:ins>
            <w:ins w:id="305" w:author="钟珍伟" w:date="2025-09-15T15:15:43Z">
              <w:r>
                <w:rPr>
                  <w:rFonts w:hint="eastAsia" w:hAnsi="宋体"/>
                  <w:color w:val="000000" w:themeColor="text1"/>
                  <w:kern w:val="0"/>
                  <w:szCs w:val="2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状态</w:t>
              </w:r>
            </w:ins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BIT5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306" w:author="绎维 熊" w:date="2025-09-15T11:49:00Z">
              <w:del w:id="307" w:author="钟珍伟" w:date="2025-09-16T09:55:25Z">
                <w:r>
                  <w:rPr>
                    <w:rFonts w:hint="eastAsia" w:hAnsi="宋体"/>
                    <w:color w:val="000000" w:themeColor="text1"/>
                    <w:kern w:val="0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w:delText>飞控3主</w:delText>
                </w:r>
              </w:del>
            </w:ins>
            <w:ins w:id="308" w:author="绎维 熊" w:date="2025-09-15T11:49:00Z">
              <w:del w:id="309" w:author="钟珍伟" w:date="2025-09-16T09:55:24Z">
                <w:r>
                  <w:rPr>
                    <w:rFonts w:hint="eastAsia" w:hAnsi="宋体"/>
                    <w:color w:val="000000" w:themeColor="text1"/>
                    <w:kern w:val="0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w:delText>备</w:delText>
                </w:r>
              </w:del>
            </w:ins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BIT4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310" w:author="绎维 熊" w:date="2025-09-15T11:49:00Z">
              <w:del w:id="311" w:author="钟珍伟" w:date="2025-09-16T09:55:26Z">
                <w:r>
                  <w:rPr>
                    <w:rFonts w:hint="eastAsia" w:hAnsi="宋体"/>
                    <w:color w:val="000000" w:themeColor="text1"/>
                    <w:kern w:val="0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w:delText>飞控2主备</w:delText>
                </w:r>
              </w:del>
            </w:ins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BIT3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312" w:author="绎维 熊" w:date="2025-09-15T11:49:00Z">
              <w:del w:id="313" w:author="钟珍伟" w:date="2025-09-15T15:15:31Z">
                <w:bookmarkStart w:id="3" w:name="OLE_LINK1"/>
                <w:r>
                  <w:rPr>
                    <w:rFonts w:hint="eastAsia" w:hAnsi="宋体"/>
                    <w:color w:val="000000" w:themeColor="text1"/>
                    <w:kern w:val="0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w:delText>飞</w:delText>
                </w:r>
              </w:del>
            </w:ins>
            <w:ins w:id="314" w:author="绎维 熊" w:date="2025-09-15T11:49:00Z">
              <w:del w:id="315" w:author="钟珍伟" w:date="2025-09-15T15:15:30Z">
                <w:r>
                  <w:rPr>
                    <w:rFonts w:hint="eastAsia" w:hAnsi="宋体"/>
                    <w:color w:val="000000" w:themeColor="text1"/>
                    <w:kern w:val="0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w:delText>控1主备</w:delText>
                </w:r>
                <w:bookmarkEnd w:id="3"/>
              </w:del>
            </w:ins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BIT2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调零指令：0-调零有效；1-无效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BIT1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kern w:val="0"/>
                <w:szCs w:val="21"/>
                <w:highlight w:val="red"/>
              </w:rPr>
              <w:t>停留刹车信号</w:t>
            </w:r>
            <w:r>
              <w:rPr>
                <w:rFonts w:hint="eastAsia"/>
                <w:kern w:val="0"/>
                <w:szCs w:val="21"/>
                <w:highlight w:val="red"/>
              </w:rPr>
              <w:t>（TBD）</w:t>
            </w:r>
            <w:r>
              <w:rPr>
                <w:rFonts w:hint="eastAsia"/>
                <w:color w:val="000000" w:themeColor="text1"/>
                <w:kern w:val="0"/>
                <w:szCs w:val="21"/>
                <w:highlight w:val="red"/>
                <w14:textFill>
                  <w14:solidFill>
                    <w14:schemeClr w14:val="tx1"/>
                  </w14:solidFill>
                </w14:textFill>
              </w:rPr>
              <w:t>：0-有效；1-无效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BIT0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转弯断开开关：</w:t>
            </w:r>
            <w:r>
              <w:rPr>
                <w:rFonts w:hint="eastAsia"/>
                <w:kern w:val="0"/>
                <w:sz w:val="20"/>
              </w:rPr>
              <w:t>0-转弯断开；1-无效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飞机轮速信号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1000m/s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0.010986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空速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TBD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539" w:type="dxa"/>
            <w:gridSpan w:val="6"/>
            <w:vAlign w:val="center"/>
          </w:tcPr>
          <w:p>
            <w:pP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CAN总线数据通信速率为500kbps，刷新周期</w:t>
            </w:r>
            <w:r>
              <w:rPr>
                <w:rFonts w:hint="eastAsia" w:eastAsiaTheme="minorEastAsia"/>
                <w:color w:val="FF0000"/>
                <w:kern w:val="0"/>
                <w:sz w:val="20"/>
              </w:rPr>
              <w:t>2</w:t>
            </w:r>
            <w:r>
              <w:rPr>
                <w:rFonts w:eastAsiaTheme="minorEastAsia"/>
                <w:color w:val="FF0000"/>
                <w:kern w:val="0"/>
                <w:sz w:val="20"/>
              </w:rPr>
              <w:t>0ms（TBD）</w:t>
            </w:r>
          </w:p>
          <w:p>
            <w:pP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2、数据类型定义：</w:t>
            </w:r>
          </w:p>
          <w:p>
            <w:pP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、UINT 无符号整数；B、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无符号短整数；C、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无符号字节。</w:t>
            </w:r>
          </w:p>
        </w:tc>
      </w:tr>
    </w:tbl>
    <w:p>
      <w:pPr>
        <w:pStyle w:val="12"/>
        <w:spacing w:line="500" w:lineRule="exact"/>
        <w:ind w:left="420" w:firstLine="0" w:firstLineChars="0"/>
        <w:jc w:val="center"/>
        <w:rPr>
          <w:rFonts w:hint="eastAsia" w:ascii="黑体" w:hAnsi="黑体" w:eastAsia="黑体"/>
          <w:kern w:val="24"/>
          <w:sz w:val="21"/>
          <w:szCs w:val="21"/>
        </w:rPr>
      </w:pPr>
    </w:p>
    <w:p>
      <w:pPr>
        <w:widowControl/>
        <w:jc w:val="left"/>
        <w:rPr>
          <w:rFonts w:hint="eastAsia" w:ascii="黑体" w:hAnsi="黑体" w:eastAsia="黑体"/>
          <w:kern w:val="24"/>
          <w:szCs w:val="21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  <w:r>
        <w:rPr>
          <w:rFonts w:ascii="黑体" w:hAnsi="黑体" w:eastAsia="黑体"/>
          <w:kern w:val="24"/>
          <w:szCs w:val="21"/>
        </w:rPr>
        <w:br w:type="page"/>
      </w: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hint="eastAsia"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SCU到飞控数据报文1</w:t>
      </w:r>
    </w:p>
    <w:tbl>
      <w:tblPr>
        <w:tblStyle w:val="29"/>
        <w:tblW w:w="973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993"/>
        <w:gridCol w:w="1701"/>
        <w:gridCol w:w="1371"/>
        <w:gridCol w:w="2031"/>
        <w:gridCol w:w="269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45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8789" w:type="dxa"/>
            <w:gridSpan w:val="5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字节号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信号名称</w:t>
            </w:r>
          </w:p>
        </w:tc>
        <w:tc>
          <w:tcPr>
            <w:tcW w:w="137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长度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/类型</w:t>
            </w: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restart"/>
            <w:vAlign w:val="center"/>
          </w:tcPr>
          <w:p>
            <w:pPr>
              <w:jc w:val="center"/>
              <w:rPr>
                <w:ins w:id="316" w:author="绎维 熊" w:date="2025-09-15T11:48:00Z"/>
                <w:del w:id="317" w:author="钟珍伟" w:date="2025-09-15T14:23:03Z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318" w:author="钟珍伟" w:date="2025-09-15T14:43:51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0x</w:t>
              </w:r>
            </w:ins>
            <w:ins w:id="319" w:author="钟珍伟" w:date="2025-09-15T13:58:30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2</w:t>
              </w:r>
            </w:ins>
            <w:ins w:id="320" w:author="钟珍伟" w:date="2025-09-15T14:43:54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01</w:t>
              </w:r>
            </w:ins>
            <w:del w:id="321" w:author="钟珍伟" w:date="2025-09-15T14:43:53Z">
              <w:r>
                <w:rPr>
                  <w:color w:val="000000" w:themeColor="text1"/>
                  <w:kern w:val="0"/>
                  <w:sz w:val="2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delText>10</w:delText>
              </w:r>
            </w:del>
            <w:del w:id="322" w:author="钟珍伟" w:date="2025-09-15T14:23:03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delText>1</w:delText>
              </w:r>
            </w:del>
          </w:p>
          <w:p>
            <w:pPr>
              <w:jc w:val="center"/>
              <w:rPr>
                <w:rFonts w:hint="default" w:eastAsia="宋体"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323" w:author="绎维 熊" w:date="2025-09-15T11:48:00Z">
              <w:del w:id="324" w:author="钟珍伟" w:date="2025-09-15T14:23:03Z">
                <w:r>
                  <w:rPr>
                    <w:rFonts w:hint="eastAsia"/>
                    <w:color w:val="000000" w:themeColor="text1"/>
                    <w:kern w:val="0"/>
                    <w:sz w:val="20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w:delText>201</w:delText>
                </w:r>
              </w:del>
            </w:ins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前轮角度反馈</w:t>
            </w:r>
          </w:p>
        </w:tc>
        <w:tc>
          <w:tcPr>
            <w:tcW w:w="1371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203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693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-45°~45°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0.010986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93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左手轮指令上报</w:t>
            </w:r>
          </w:p>
        </w:tc>
        <w:tc>
          <w:tcPr>
            <w:tcW w:w="1371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203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693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-80°~80°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0.02197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rFonts w:hint="eastAsia"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93" w:type="dxa"/>
            <w:vMerge w:val="continue"/>
            <w:vAlign w:val="center"/>
          </w:tcPr>
          <w:p>
            <w:pPr>
              <w:jc w:val="center"/>
              <w:rPr>
                <w:rFonts w:hint="eastAsia"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右手轮指令上报</w:t>
            </w:r>
          </w:p>
        </w:tc>
        <w:tc>
          <w:tcPr>
            <w:tcW w:w="1371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203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693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-80°~80°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0.02197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rFonts w:hint="eastAsia"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93" w:type="dxa"/>
            <w:vMerge w:val="continue"/>
            <w:vAlign w:val="center"/>
          </w:tcPr>
          <w:p>
            <w:pPr>
              <w:jc w:val="center"/>
              <w:rPr>
                <w:rFonts w:hint="eastAsia"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零位历史值</w:t>
            </w:r>
          </w:p>
        </w:tc>
        <w:tc>
          <w:tcPr>
            <w:tcW w:w="1371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203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693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-45°~45°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0.010986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rFonts w:hint="eastAsia"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93" w:type="dxa"/>
            <w:vMerge w:val="continue"/>
            <w:vAlign w:val="center"/>
          </w:tcPr>
          <w:p>
            <w:pPr>
              <w:jc w:val="center"/>
              <w:rPr>
                <w:rFonts w:hint="eastAsia"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734" w:type="dxa"/>
            <w:gridSpan w:val="6"/>
            <w:vAlign w:val="center"/>
          </w:tcPr>
          <w:p>
            <w:pPr>
              <w:rPr>
                <w:rFonts w:eastAsiaTheme="minorEastAsia"/>
                <w:color w:val="FF0000"/>
                <w:kern w:val="0"/>
                <w:sz w:val="20"/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CAN总线数据通信速率为500kbps，刷新周期</w:t>
            </w:r>
            <w:r>
              <w:rPr>
                <w:rFonts w:hint="eastAsia" w:eastAsiaTheme="minorEastAsia"/>
                <w:color w:val="FF0000"/>
                <w:kern w:val="0"/>
                <w:sz w:val="20"/>
              </w:rPr>
              <w:t>2</w:t>
            </w:r>
            <w:r>
              <w:rPr>
                <w:rFonts w:eastAsiaTheme="minorEastAsia"/>
                <w:color w:val="FF0000"/>
                <w:kern w:val="0"/>
                <w:sz w:val="20"/>
              </w:rPr>
              <w:t>0ms（TBD）</w:t>
            </w:r>
          </w:p>
          <w:p>
            <w:pP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2、数据类型定义：</w:t>
            </w:r>
          </w:p>
          <w:p>
            <w:pP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、UINT 无符号整数；B、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无符号短整数；C、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无符号字节。</w:t>
            </w:r>
          </w:p>
        </w:tc>
      </w:tr>
    </w:tbl>
    <w:p/>
    <w:p>
      <w:pPr>
        <w:widowControl/>
        <w:jc w:val="left"/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  <w:r>
        <w:br w:type="page"/>
      </w: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hint="eastAsia"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SCU到飞控数据报文2</w:t>
      </w:r>
    </w:p>
    <w:tbl>
      <w:tblPr>
        <w:tblStyle w:val="29"/>
        <w:tblW w:w="973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993"/>
        <w:gridCol w:w="1701"/>
        <w:gridCol w:w="1371"/>
        <w:gridCol w:w="2031"/>
        <w:gridCol w:w="269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45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8789" w:type="dxa"/>
            <w:gridSpan w:val="5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45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字节号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信号名称</w:t>
            </w:r>
          </w:p>
        </w:tc>
        <w:tc>
          <w:tcPr>
            <w:tcW w:w="137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长度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/类型</w:t>
            </w: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restart"/>
            <w:tcBorders>
              <w:top w:val="single" w:color="auto" w:sz="4" w:space="0"/>
            </w:tcBorders>
            <w:vAlign w:val="center"/>
          </w:tcPr>
          <w:p>
            <w:pPr>
              <w:ind w:left="141"/>
              <w:jc w:val="center"/>
              <w:rPr>
                <w:ins w:id="325" w:author="绎维 熊" w:date="2025-09-15T11:48:00Z"/>
                <w:del w:id="326" w:author="钟珍伟" w:date="2025-09-15T14:22:39Z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327" w:author="钟珍伟" w:date="2025-09-15T14:48:05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0x</w:t>
              </w:r>
            </w:ins>
            <w:ins w:id="328" w:author="钟珍伟" w:date="2025-09-15T14:23:57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2</w:t>
              </w:r>
            </w:ins>
            <w:ins w:id="329" w:author="钟珍伟" w:date="2025-09-15T14:48:03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02</w:t>
              </w:r>
            </w:ins>
            <w:del w:id="330" w:author="钟珍伟" w:date="2025-09-15T14:23:56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delText>102</w:delText>
              </w:r>
            </w:del>
          </w:p>
          <w:p>
            <w:pPr>
              <w:ind w:left="141"/>
              <w:jc w:val="center"/>
              <w:rPr>
                <w:rFonts w:hint="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331" w:author="绎维 熊" w:date="2025-09-15T11:48:00Z">
              <w:del w:id="332" w:author="钟珍伟" w:date="2025-09-15T14:22:37Z">
                <w:r>
                  <w:rPr>
                    <w:rFonts w:hint="eastAsia"/>
                    <w:color w:val="000000" w:themeColor="text1"/>
                    <w:kern w:val="0"/>
                    <w:sz w:val="20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w:delText>202</w:delText>
                </w:r>
              </w:del>
            </w:ins>
          </w:p>
        </w:tc>
        <w:tc>
          <w:tcPr>
            <w:tcW w:w="993" w:type="dxa"/>
            <w:vMerge w:val="restart"/>
            <w:tcBorders>
              <w:top w:val="single" w:color="auto" w:sz="4" w:space="0"/>
            </w:tcBorders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前轮通道工作状态上报</w:t>
            </w:r>
          </w:p>
        </w:tc>
        <w:tc>
          <w:tcPr>
            <w:tcW w:w="1371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BIT7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rFonts w:hint="eastAsia"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</w:t>
            </w: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rFonts w:hint="eastAsia"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0"/>
              </w:rPr>
              <w:t>脚蹬解除状态：0为解除状态，1为正常状态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rFonts w:hint="eastAsia"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</w:t>
            </w: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</w:t>
            </w: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00-牵引无效状态，</w:t>
            </w:r>
          </w:p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01-允许牵引状态，</w:t>
            </w:r>
          </w:p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10-禁止牵引状态；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BIT3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strike/>
                <w:color w:val="EE0000"/>
                <w:kern w:val="0"/>
                <w:szCs w:val="21"/>
              </w:rPr>
            </w:pPr>
            <w:r>
              <w:rPr>
                <w:strike/>
                <w:color w:val="EE0000"/>
                <w:kern w:val="0"/>
                <w:szCs w:val="21"/>
              </w:rPr>
              <w:t>0-</w:t>
            </w:r>
            <w:r>
              <w:rPr>
                <w:rFonts w:hAnsi="宋体"/>
                <w:strike/>
                <w:color w:val="EE0000"/>
                <w:kern w:val="0"/>
                <w:szCs w:val="21"/>
              </w:rPr>
              <w:t>控制通道；</w:t>
            </w:r>
          </w:p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trike/>
                <w:color w:val="EE0000"/>
                <w:kern w:val="0"/>
                <w:szCs w:val="21"/>
              </w:rPr>
              <w:t>1-</w:t>
            </w:r>
            <w:r>
              <w:rPr>
                <w:rFonts w:hAnsi="宋体"/>
                <w:strike/>
                <w:color w:val="EE0000"/>
                <w:kern w:val="0"/>
                <w:szCs w:val="21"/>
              </w:rPr>
              <w:t>监控通道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BIT2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BIT0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010-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转弯状态，</w:t>
            </w:r>
          </w:p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011-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减摆状态，</w:t>
            </w:r>
          </w:p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100-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调零状态，</w:t>
            </w:r>
          </w:p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restart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故障字上报</w:t>
            </w:r>
          </w:p>
        </w:tc>
        <w:tc>
          <w:tcPr>
            <w:tcW w:w="1371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UCHAR</w:t>
            </w: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BIT7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BIT6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BIT5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BIT4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左</w:t>
            </w:r>
            <w:r>
              <w:rPr>
                <w:rFonts w:hAnsi="宋体"/>
                <w:kern w:val="0"/>
                <w:szCs w:val="21"/>
              </w:rPr>
              <w:t>手轮传感器和值故障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BIT3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右</w:t>
            </w:r>
            <w:r>
              <w:rPr>
                <w:rFonts w:hAnsi="宋体"/>
                <w:kern w:val="0"/>
                <w:szCs w:val="21"/>
              </w:rPr>
              <w:t>手轮传感器和值故障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BIT2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CAN通讯故障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BIT1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前轮工作故障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BIT0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rFonts w:hint="eastAsia" w:hAnsi="宋体"/>
                <w:kern w:val="0"/>
                <w:szCs w:val="21"/>
              </w:rPr>
              <w:t>牵引超行程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45" w:type="dxa"/>
            <w:vMerge w:val="continue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软件版本号</w:t>
            </w:r>
          </w:p>
        </w:tc>
        <w:tc>
          <w:tcPr>
            <w:tcW w:w="1371" w:type="dxa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</w:p>
        </w:tc>
        <w:tc>
          <w:tcPr>
            <w:tcW w:w="203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FFH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高4位为大软件版本号，</w:t>
            </w:r>
          </w:p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低4位为小软件版本号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734" w:type="dxa"/>
            <w:gridSpan w:val="6"/>
            <w:vAlign w:val="center"/>
          </w:tcPr>
          <w:p>
            <w:pPr>
              <w:rPr>
                <w:rFonts w:eastAsiaTheme="minorEastAsia"/>
                <w:color w:val="FF0000"/>
                <w:kern w:val="0"/>
                <w:sz w:val="20"/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CAN总线数据通信速率为500kbps，刷新周期</w:t>
            </w:r>
            <w:r>
              <w:rPr>
                <w:rFonts w:hint="eastAsia" w:eastAsiaTheme="minorEastAsia"/>
                <w:color w:val="FF0000"/>
                <w:kern w:val="0"/>
                <w:sz w:val="20"/>
              </w:rPr>
              <w:t>2</w:t>
            </w:r>
            <w:r>
              <w:rPr>
                <w:rFonts w:eastAsiaTheme="minorEastAsia"/>
                <w:color w:val="FF0000"/>
                <w:kern w:val="0"/>
                <w:sz w:val="20"/>
              </w:rPr>
              <w:t>0ms（TBD）</w:t>
            </w:r>
          </w:p>
          <w:p>
            <w:pP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2、数据类型定义：</w:t>
            </w:r>
          </w:p>
          <w:p>
            <w:pP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、UINT 无符号整数；B、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无符号短整数；C、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无符号字节。</w:t>
            </w:r>
          </w:p>
        </w:tc>
      </w:tr>
    </w:tbl>
    <w:p/>
    <w:p>
      <w:pPr>
        <w:widowControl/>
        <w:jc w:val="left"/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  <w:r>
        <w:br w:type="page"/>
      </w: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hint="eastAsia"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刹车系统到SCU数据报文1</w:t>
      </w:r>
    </w:p>
    <w:tbl>
      <w:tblPr>
        <w:tblStyle w:val="29"/>
        <w:tblW w:w="95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51"/>
        <w:gridCol w:w="1701"/>
        <w:gridCol w:w="1417"/>
        <w:gridCol w:w="1974"/>
        <w:gridCol w:w="27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rFonts w:hint="eastAsia"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</w:p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字节号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信号名称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长度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/类型</w:t>
            </w:r>
          </w:p>
        </w:tc>
        <w:tc>
          <w:tcPr>
            <w:tcW w:w="1974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279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commentRangeStart w:id="7"/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hint="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  <w:commentRangeEnd w:id="7"/>
            <w:r>
              <w:commentReference w:id="7"/>
            </w: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0"/>
              </w:rPr>
              <w:t>左内轮刹车压力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0-25000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</w:t>
            </w:r>
            <w:r>
              <w:rPr>
                <w:rFonts w:hint="eastAsia"/>
                <w:kern w:val="0"/>
                <w:sz w:val="20"/>
              </w:rPr>
              <w:t>381475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0"/>
              </w:rPr>
              <w:t>右内轮刹车压力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0-25000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0"/>
              </w:rPr>
              <w:t>左外轮刹车压力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0-25000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0"/>
              </w:rPr>
              <w:t>右外轮刹车压力</w:t>
            </w:r>
          </w:p>
        </w:tc>
        <w:tc>
          <w:tcPr>
            <w:tcW w:w="141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795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0-25000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>
            <w:pPr>
              <w:numPr>
                <w:ilvl w:val="0"/>
                <w:numId w:val="8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95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539" w:type="dxa"/>
            <w:gridSpan w:val="6"/>
            <w:vAlign w:val="center"/>
          </w:tcPr>
          <w:p>
            <w:pP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CAN总线数据通信速率为500kbps，刷新周期</w:t>
            </w:r>
            <w:r>
              <w:rPr>
                <w:rFonts w:hint="eastAsia" w:eastAsiaTheme="minorEastAsia"/>
                <w:color w:val="FF0000"/>
                <w:kern w:val="0"/>
                <w:sz w:val="20"/>
              </w:rPr>
              <w:t>2</w:t>
            </w:r>
            <w:r>
              <w:rPr>
                <w:rFonts w:eastAsiaTheme="minorEastAsia"/>
                <w:color w:val="FF0000"/>
                <w:kern w:val="0"/>
                <w:sz w:val="20"/>
              </w:rPr>
              <w:t>0ms（TBD）</w:t>
            </w:r>
          </w:p>
          <w:p>
            <w:pP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2、数据类型定义：</w:t>
            </w:r>
          </w:p>
          <w:p>
            <w:pP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、UINT 无符号整数；B、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无符号短整数；C、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无符号字节。</w:t>
            </w:r>
          </w:p>
        </w:tc>
      </w:tr>
    </w:tbl>
    <w:p>
      <w:pPr>
        <w:pStyle w:val="12"/>
        <w:spacing w:line="500" w:lineRule="exact"/>
        <w:ind w:left="420" w:firstLine="0" w:firstLineChars="0"/>
        <w:jc w:val="center"/>
        <w:rPr>
          <w:rFonts w:hint="eastAsia" w:ascii="黑体" w:hAnsi="黑体" w:eastAsia="黑体"/>
          <w:kern w:val="24"/>
          <w:sz w:val="21"/>
          <w:szCs w:val="21"/>
        </w:rPr>
      </w:pPr>
    </w:p>
    <w:p>
      <w:pPr>
        <w:widowControl/>
        <w:jc w:val="left"/>
        <w:rPr>
          <w:rFonts w:hint="eastAsia" w:ascii="黑体" w:hAnsi="黑体" w:eastAsia="黑体"/>
          <w:kern w:val="24"/>
          <w:szCs w:val="21"/>
        </w:rPr>
      </w:pPr>
      <w:r>
        <w:rPr>
          <w:rFonts w:ascii="黑体" w:hAnsi="黑体" w:eastAsia="黑体"/>
          <w:kern w:val="24"/>
          <w:szCs w:val="21"/>
        </w:rPr>
        <w:br w:type="page"/>
      </w:r>
    </w:p>
    <w:p>
      <w:pPr>
        <w:pStyle w:val="12"/>
        <w:spacing w:line="500" w:lineRule="exact"/>
        <w:ind w:left="420" w:firstLine="0" w:firstLineChars="0"/>
        <w:jc w:val="center"/>
        <w:rPr>
          <w:rFonts w:hint="eastAsia" w:ascii="黑体" w:hAnsi="黑体" w:eastAsia="黑体"/>
          <w:kern w:val="24"/>
          <w:sz w:val="21"/>
          <w:szCs w:val="21"/>
        </w:rPr>
      </w:pPr>
    </w:p>
    <w:p>
      <w:pPr>
        <w:widowControl/>
        <w:jc w:val="left"/>
        <w:rPr>
          <w:rFonts w:hint="eastAsia" w:ascii="黑体" w:hAnsi="黑体" w:eastAsia="黑体"/>
          <w:kern w:val="24"/>
          <w:szCs w:val="21"/>
        </w:rPr>
      </w:pPr>
    </w:p>
    <w:p>
      <w:pPr>
        <w:pStyle w:val="52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 w:firstLineChars="0"/>
        <w:jc w:val="center"/>
        <w:rPr>
          <w:rFonts w:hint="eastAsia"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SCU回报飞控发送的数据字1</w:t>
      </w:r>
    </w:p>
    <w:tbl>
      <w:tblPr>
        <w:tblStyle w:val="29"/>
        <w:tblW w:w="97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992"/>
        <w:gridCol w:w="1641"/>
        <w:gridCol w:w="1377"/>
        <w:gridCol w:w="1843"/>
        <w:gridCol w:w="287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93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8728" w:type="dxa"/>
            <w:gridSpan w:val="5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数据段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字节号</w:t>
            </w:r>
          </w:p>
        </w:tc>
        <w:tc>
          <w:tcPr>
            <w:tcW w:w="164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信号名称</w:t>
            </w:r>
          </w:p>
        </w:tc>
        <w:tc>
          <w:tcPr>
            <w:tcW w:w="1377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长度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/类型</w:t>
            </w:r>
          </w:p>
        </w:tc>
        <w:tc>
          <w:tcPr>
            <w:tcW w:w="184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93" w:type="dxa"/>
            <w:vMerge w:val="restart"/>
            <w:vAlign w:val="center"/>
          </w:tcPr>
          <w:p>
            <w:pPr>
              <w:jc w:val="center"/>
              <w:rPr>
                <w:ins w:id="333" w:author="绎维 熊" w:date="2025-09-15T12:05:00Z"/>
                <w:del w:id="334" w:author="钟珍伟" w:date="2025-09-15T14:22:01Z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335" w:author="钟珍伟" w:date="2025-09-15T14:49:59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</w:t>
              </w:r>
            </w:ins>
            <w:ins w:id="336" w:author="钟珍伟" w:date="2025-09-15T14:50:00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x</w:t>
              </w:r>
            </w:ins>
            <w:ins w:id="337" w:author="钟珍伟" w:date="2025-09-15T14:24:12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2</w:t>
              </w:r>
            </w:ins>
            <w:ins w:id="338" w:author="钟珍伟" w:date="2025-09-15T14:49:57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</w:t>
              </w:r>
            </w:ins>
            <w:ins w:id="339" w:author="钟珍伟" w:date="2025-09-15T14:24:12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3</w:t>
              </w:r>
            </w:ins>
            <w:del w:id="340" w:author="钟珍伟" w:date="2025-09-15T14:24:11Z">
              <w:r>
                <w:rPr>
                  <w:color w:val="000000" w:themeColor="text1"/>
                  <w:kern w:val="0"/>
                  <w:sz w:val="2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delText>10</w:delText>
              </w:r>
            </w:del>
            <w:del w:id="341" w:author="钟珍伟" w:date="2025-09-15T14:24:11Z">
              <w:r>
                <w:rPr>
                  <w:rFonts w:hint="eastAsia"/>
                  <w:color w:val="000000" w:themeColor="text1"/>
                  <w:kern w:val="0"/>
                  <w:sz w:val="2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delText>4</w:delText>
              </w:r>
            </w:del>
          </w:p>
          <w:p>
            <w:pPr>
              <w:jc w:val="center"/>
              <w:rPr>
                <w:rFonts w:hint="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342" w:author="绎维 熊" w:date="2025-09-15T12:05:00Z">
              <w:del w:id="343" w:author="钟珍伟" w:date="2025-09-15T14:22:00Z">
                <w:r>
                  <w:rPr>
                    <w:rFonts w:hint="eastAsia"/>
                    <w:color w:val="000000" w:themeColor="text1"/>
                    <w:kern w:val="0"/>
                    <w:sz w:val="20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w:delText>204</w:delText>
                </w:r>
              </w:del>
            </w:ins>
          </w:p>
        </w:tc>
        <w:tc>
          <w:tcPr>
            <w:tcW w:w="992" w:type="dxa"/>
            <w:vAlign w:val="center"/>
          </w:tcPr>
          <w:p>
            <w:pPr>
              <w:numPr>
                <w:ilvl w:val="0"/>
                <w:numId w:val="9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接收报文</w:t>
            </w: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377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UINT</w:t>
            </w:r>
          </w:p>
        </w:tc>
        <w:tc>
          <w:tcPr>
            <w:tcW w:w="184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接收飞控发送的报文</w:t>
            </w:r>
            <w:r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Align w:val="center"/>
          </w:tcPr>
          <w:p>
            <w:pPr>
              <w:numPr>
                <w:ilvl w:val="0"/>
                <w:numId w:val="9"/>
              </w:num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脚蹬转弯指令</w:t>
            </w:r>
          </w:p>
        </w:tc>
        <w:tc>
          <w:tcPr>
            <w:tcW w:w="137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</w:p>
        </w:tc>
        <w:tc>
          <w:tcPr>
            <w:tcW w:w="1843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0000H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FFFFH</w:t>
            </w:r>
          </w:p>
        </w:tc>
        <w:tc>
          <w:tcPr>
            <w:tcW w:w="2875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信号范围：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-45°~45°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比例尺：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LSB=</w:t>
            </w:r>
            <w:r>
              <w:rPr>
                <w:kern w:val="0"/>
                <w:sz w:val="20"/>
              </w:rPr>
              <w:t>0.010986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°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9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Align w:val="center"/>
          </w:tcPr>
          <w:p>
            <w:pPr>
              <w:numPr>
                <w:ilvl w:val="0"/>
                <w:numId w:val="9"/>
              </w:num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43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75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9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Merge w:val="restart"/>
            <w:vAlign w:val="center"/>
          </w:tcPr>
          <w:p>
            <w:pPr>
              <w:numPr>
                <w:ilvl w:val="0"/>
                <w:numId w:val="9"/>
              </w:num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Merge w:val="restart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控制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信号</w:t>
            </w:r>
          </w:p>
        </w:tc>
        <w:tc>
          <w:tcPr>
            <w:tcW w:w="1377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</w:p>
        </w:tc>
        <w:tc>
          <w:tcPr>
            <w:tcW w:w="184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BIT7</w:t>
            </w: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BIT6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9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numPr>
                <w:ilvl w:val="0"/>
                <w:numId w:val="9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4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BIT5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9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numPr>
                <w:ilvl w:val="0"/>
                <w:numId w:val="9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4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BIT4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rPr>
                <w:rFonts w:hint="eastAsia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9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numPr>
                <w:ilvl w:val="0"/>
                <w:numId w:val="9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4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BIT3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9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numPr>
                <w:ilvl w:val="0"/>
                <w:numId w:val="9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4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BIT2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调零指令：0-调零有效；1-无效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numPr>
                <w:ilvl w:val="0"/>
                <w:numId w:val="9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numPr>
                <w:ilvl w:val="0"/>
                <w:numId w:val="9"/>
              </w:num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4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BIT1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kern w:val="0"/>
                <w:szCs w:val="21"/>
                <w:highlight w:val="red"/>
              </w:rPr>
              <w:t>停留刹车信号</w:t>
            </w:r>
            <w:r>
              <w:rPr>
                <w:rFonts w:hint="eastAsia"/>
                <w:kern w:val="0"/>
                <w:szCs w:val="21"/>
                <w:highlight w:val="red"/>
              </w:rPr>
              <w:t>（TBD）</w:t>
            </w:r>
            <w:r>
              <w:rPr>
                <w:rFonts w:hint="eastAsia"/>
                <w:color w:val="000000" w:themeColor="text1"/>
                <w:kern w:val="0"/>
                <w:szCs w:val="21"/>
                <w:highlight w:val="red"/>
                <w14:textFill>
                  <w14:solidFill>
                    <w14:schemeClr w14:val="tx1"/>
                  </w14:solidFill>
                </w14:textFill>
              </w:rPr>
              <w:t>：0-有效；1-无效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93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1" w:type="dxa"/>
            <w:vMerge w:val="continue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43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BIT0</w:t>
            </w:r>
          </w:p>
        </w:tc>
        <w:tc>
          <w:tcPr>
            <w:tcW w:w="2875" w:type="dxa"/>
            <w:vAlign w:val="center"/>
          </w:tcPr>
          <w:p>
            <w:pPr>
              <w:jc w:val="center"/>
              <w:rPr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转弯断开开关：</w:t>
            </w:r>
            <w:r>
              <w:rPr>
                <w:rFonts w:hint="eastAsia"/>
                <w:kern w:val="0"/>
                <w:sz w:val="20"/>
              </w:rPr>
              <w:t>0-转弯断开；1-无效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721" w:type="dxa"/>
            <w:gridSpan w:val="6"/>
            <w:vAlign w:val="center"/>
          </w:tcPr>
          <w:p>
            <w:pPr>
              <w:rPr>
                <w:rFonts w:eastAsiaTheme="minorEastAsia"/>
                <w:color w:val="FF0000"/>
                <w:kern w:val="0"/>
                <w:sz w:val="20"/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CAN总线数据通信速率为500kbps，刷新周期</w:t>
            </w:r>
            <w:r>
              <w:rPr>
                <w:rFonts w:hint="eastAsia" w:eastAsiaTheme="minorEastAsia"/>
                <w:color w:val="FF0000"/>
                <w:kern w:val="0"/>
                <w:sz w:val="20"/>
              </w:rPr>
              <w:t>2</w:t>
            </w:r>
            <w:r>
              <w:rPr>
                <w:rFonts w:eastAsiaTheme="minorEastAsia"/>
                <w:color w:val="FF0000"/>
                <w:kern w:val="0"/>
                <w:sz w:val="20"/>
              </w:rPr>
              <w:t>0ms（TBD）</w:t>
            </w:r>
          </w:p>
          <w:p>
            <w:pP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2、数据类型定义：</w:t>
            </w:r>
          </w:p>
          <w:p>
            <w:pP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、UINT 无符号整数；B、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SHORT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无符号短整数；C、</w:t>
            </w:r>
            <w:r>
              <w:rPr>
                <w:rFonts w:eastAsiaTheme="minorEastAsia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UCHAR</w:t>
            </w:r>
            <w:r>
              <w:rPr>
                <w:rFonts w:hint="eastAsia" w:eastAsiaTheme="minorEastAsia"/>
                <w:color w:val="000000" w:themeColor="text1"/>
                <w:kern w:val="0"/>
                <w:sz w:val="20"/>
                <w14:textFill>
                  <w14:solidFill>
                    <w14:schemeClr w14:val="tx1"/>
                  </w14:solidFill>
                </w14:textFill>
              </w:rPr>
              <w:t>无符号字节。</w:t>
            </w:r>
          </w:p>
        </w:tc>
      </w:tr>
    </w:tbl>
    <w:p/>
    <w:p/>
    <w:p/>
    <w:p/>
    <w:p/>
    <w:p/>
    <w:p/>
    <w:p/>
    <w:p/>
    <w:p/>
    <w:p/>
    <w:p/>
    <w:p/>
    <w:p/>
    <w:p/>
    <w:p/>
    <w:p/>
    <w:p/>
    <w:p/>
    <w:sectPr>
      <w:headerReference w:type="default" r:id="rId12"/>
      <w:pgSz w:w="11906" w:h="16838"/>
      <w:pgMar w:top="1134" w:right="1134" w:bottom="1134" w:left="1134" w:header="624" w:footer="624" w:gutter="567"/>
      <w:pgNumType w:start="1"/>
      <w:cols w:space="425" w:num="1"/>
      <w:docGrid w:linePitch="381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钟珍伟" w:date="2025-09-15T14:57:29Z" w:initials="2">
    <w:p w14:paraId="1A0B02C7">
      <w:pPr>
        <w:pStyle w:val="1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确认label号有无冲突</w:t>
      </w:r>
    </w:p>
  </w:comment>
  <w:comment w:id="1" w:author="钟珍伟" w:date="2025-09-15T09:41:00Z" w:initials="2">
    <w:p w14:paraId="56CA6427">
      <w:pPr>
        <w:pStyle w:val="14"/>
      </w:pPr>
      <w:r>
        <w:rPr>
          <w:rFonts w:hint="eastAsia"/>
        </w:rPr>
        <w:t>单位°</w:t>
      </w:r>
    </w:p>
  </w:comment>
  <w:comment w:id="2" w:author="钟珍伟" w:date="2025-09-15T13:41:19Z" w:initials="2">
    <w:p w14:paraId="159049ED">
      <w:pPr>
        <w:pStyle w:val="1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直接收刹车系统的，无需飞控转发</w:t>
      </w:r>
    </w:p>
  </w:comment>
  <w:comment w:id="3" w:author="钟珍伟" w:date="2025-09-15T13:42:53Z" w:initials="2">
    <w:p w14:paraId="5B9E70F2">
      <w:pPr>
        <w:pStyle w:val="1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直接从刹车系统取，无需飞控转发</w:t>
      </w:r>
    </w:p>
  </w:comment>
  <w:comment w:id="4" w:author="钟珍伟" w:date="2025-09-15T13:43:14Z" w:initials="2">
    <w:p w14:paraId="246F3E14">
      <w:pPr>
        <w:pStyle w:val="14"/>
      </w:pPr>
      <w:r>
        <w:rPr>
          <w:rFonts w:hint="eastAsia"/>
          <w:lang w:val="en-US" w:eastAsia="zh-CN"/>
        </w:rPr>
        <w:t>直接从刹车系统取，无需飞控转发</w:t>
      </w:r>
    </w:p>
  </w:comment>
  <w:comment w:id="5" w:author="钟珍伟" w:date="2025-09-15T13:43:23Z" w:initials="2">
    <w:p w14:paraId="15282897">
      <w:pPr>
        <w:pStyle w:val="14"/>
      </w:pPr>
      <w:r>
        <w:rPr>
          <w:rFonts w:hint="eastAsia"/>
          <w:lang w:val="en-US" w:eastAsia="zh-CN"/>
        </w:rPr>
        <w:t>直接从刹车系统取，无需飞控转发</w:t>
      </w:r>
    </w:p>
  </w:comment>
  <w:comment w:id="6" w:author="钟珍伟" w:date="2025-09-15T13:43:30Z" w:initials="2">
    <w:p w14:paraId="5888484C">
      <w:pPr>
        <w:pStyle w:val="14"/>
      </w:pPr>
      <w:r>
        <w:rPr>
          <w:rFonts w:hint="eastAsia"/>
          <w:lang w:val="en-US" w:eastAsia="zh-CN"/>
        </w:rPr>
        <w:t>直接从刹车系统取，无需飞控转发</w:t>
      </w:r>
    </w:p>
  </w:comment>
  <w:comment w:id="7" w:author="钟珍伟" w:date="2025-09-15T14:49:34Z" w:initials="2">
    <w:p w14:paraId="4F662E47">
      <w:pPr>
        <w:pStyle w:val="1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需要重新确定一下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A0B02C7" w15:done="0"/>
  <w15:commentEx w15:paraId="56CA6427" w15:done="0"/>
  <w15:commentEx w15:paraId="159049ED" w15:done="0"/>
  <w15:commentEx w15:paraId="5B9E70F2" w15:done="0"/>
  <w15:commentEx w15:paraId="246F3E14" w15:done="0"/>
  <w15:commentEx w15:paraId="15282897" w15:done="0"/>
  <w15:commentEx w15:paraId="5888484C" w15:done="0"/>
  <w15:commentEx w15:paraId="4F662E4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长城仿宋">
    <w:altName w:val="黑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</w:ftr>
</file>

<file path=word/header1.xml><?xml version="1.0" encoding="utf-8"?>
<w:hdr xmlns:w="http://schemas.openxmlformats.org/wordprocessingml/2006/main" xmlns:v="urn:schemas-microsoft-com:vml" xmlns:o="urn:schemas-microsoft-com:office:office">
  <w:p w:rsidP="" w:rsidRDefault=""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0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4A6C6D"/>
    <w:multiLevelType w:val="multilevel"/>
    <w:tmpl w:val="114A6C6D"/>
    <w:lvl w:ilvl="0" w:tentative="0">
      <w:start w:val="1"/>
      <w:numFmt w:val="decimal"/>
      <w:lvlText w:val="表 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4E63BD8"/>
    <w:multiLevelType w:val="multilevel"/>
    <w:tmpl w:val="24E63BD8"/>
    <w:lvl w:ilvl="0" w:tentative="0">
      <w:start w:val="1"/>
      <w:numFmt w:val="decimal"/>
      <w:lvlText w:val="1.%1"/>
      <w:lvlJc w:val="left"/>
      <w:pPr>
        <w:ind w:left="420" w:hanging="420"/>
      </w:pPr>
      <w:rPr>
        <w:rFonts w:hint="eastAsia" w:ascii="黑体" w:eastAsia="黑体"/>
        <w:b w:val="0"/>
        <w:bCs w:val="0"/>
        <w:color w:val="auto"/>
        <w:spacing w:val="0"/>
        <w:kern w:val="21"/>
        <w:sz w:val="24"/>
        <w:szCs w:val="24"/>
      </w:rPr>
    </w:lvl>
    <w:lvl w:ilvl="1" w:tentative="0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E6A4200"/>
    <w:multiLevelType w:val="multilevel"/>
    <w:tmpl w:val="2E6A4200"/>
    <w:lvl w:ilvl="0" w:tentative="0">
      <w:start w:val="1"/>
      <w:numFmt w:val="decimal"/>
      <w:pStyle w:val="73"/>
      <w:isLgl/>
      <w:suff w:val="space"/>
      <w:lvlText w:val="%1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1" w:tentative="0">
      <w:start w:val="1"/>
      <w:numFmt w:val="decimal"/>
      <w:pStyle w:val="65"/>
      <w:isLgl/>
      <w:suff w:val="space"/>
      <w:lvlText w:val="%1.%2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2" w:tentative="0">
      <w:start w:val="1"/>
      <w:numFmt w:val="decimal"/>
      <w:pStyle w:val="66"/>
      <w:suff w:val="space"/>
      <w:lvlText w:val="%1.%2.%3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3" w:tentative="0">
      <w:start w:val="1"/>
      <w:numFmt w:val="decimal"/>
      <w:pStyle w:val="67"/>
      <w:suff w:val="space"/>
      <w:lvlText w:val="%1.%2.%3.%4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4" w:tentative="0">
      <w:start w:val="1"/>
      <w:numFmt w:val="decimal"/>
      <w:pStyle w:val="68"/>
      <w:suff w:val="space"/>
      <w:lvlText w:val="%1.%2.%3.%4.%5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5" w:tentative="0">
      <w:start w:val="1"/>
      <w:numFmt w:val="decimal"/>
      <w:pStyle w:val="69"/>
      <w:suff w:val="space"/>
      <w:lvlText w:val="%1.%2.%3.%4.%5.%6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6" w:tentative="0">
      <w:start w:val="1"/>
      <w:numFmt w:val="decimal"/>
      <w:pStyle w:val="70"/>
      <w:suff w:val="space"/>
      <w:lvlText w:val="%1.%2.%3.%4.%5.%6.%7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7" w:tentative="0">
      <w:start w:val="1"/>
      <w:numFmt w:val="decimal"/>
      <w:lvlRestart w:val="0"/>
      <w:suff w:val="space"/>
      <w:lvlText w:val="表%8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8" w:tentative="0">
      <w:start w:val="1"/>
      <w:numFmt w:val="decimal"/>
      <w:suff w:val="nothing"/>
      <w:lvlText w:val="表%8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</w:abstractNum>
  <w:abstractNum w:abstractNumId="3">
    <w:nsid w:val="4A1B2003"/>
    <w:multiLevelType w:val="multilevel"/>
    <w:tmpl w:val="4A1B2003"/>
    <w:lvl w:ilvl="0" w:tentative="0">
      <w:start w:val="0"/>
      <w:numFmt w:val="decimal"/>
      <w:lvlText w:val="%1"/>
      <w:lvlJc w:val="left"/>
      <w:pPr>
        <w:ind w:left="368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4837511"/>
    <w:multiLevelType w:val="multilevel"/>
    <w:tmpl w:val="54837511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9042EA8"/>
    <w:multiLevelType w:val="multilevel"/>
    <w:tmpl w:val="59042EA8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C475110"/>
    <w:multiLevelType w:val="multilevel"/>
    <w:tmpl w:val="5C475110"/>
    <w:lvl w:ilvl="0" w:tentative="0">
      <w:start w:val="0"/>
      <w:numFmt w:val="decimal"/>
      <w:lvlText w:val="%1"/>
      <w:lvlJc w:val="left"/>
      <w:pPr>
        <w:ind w:left="227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E062115"/>
    <w:multiLevelType w:val="multilevel"/>
    <w:tmpl w:val="6E062115"/>
    <w:lvl w:ilvl="0" w:tentative="0">
      <w:start w:val="0"/>
      <w:numFmt w:val="decimal"/>
      <w:lvlText w:val="%1"/>
      <w:lvlJc w:val="left"/>
      <w:pPr>
        <w:ind w:left="368" w:hanging="2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73C1672"/>
    <w:multiLevelType w:val="multilevel"/>
    <w:tmpl w:val="773C1672"/>
    <w:lvl w:ilvl="0" w:tentative="0">
      <w:start w:val="1"/>
      <w:numFmt w:val="lowerLetter"/>
      <w:pStyle w:val="46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6"/>
  </w:num>
  <w:num w:numId="9">
    <w:abstractNumId w:val="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绎维 熊">
    <w15:presenceInfo w15:providerId="Windows Live" w15:userId="32aca394ebbb7272"/>
  </w15:person>
  <w15:person w15:author="钟珍伟">
    <w15:presenceInfo w15:providerId="None" w15:userId="钟珍伟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C38"/>
    <w:rsid w:val="00004263"/>
    <w:rsid w:val="00021E81"/>
    <w:rsid w:val="00022D9C"/>
    <w:rsid w:val="0004639B"/>
    <w:rsid w:val="000474DD"/>
    <w:rsid w:val="00050C62"/>
    <w:rsid w:val="000522A8"/>
    <w:rsid w:val="00052C50"/>
    <w:rsid w:val="00061165"/>
    <w:rsid w:val="00073A47"/>
    <w:rsid w:val="000923DA"/>
    <w:rsid w:val="000A13A7"/>
    <w:rsid w:val="000B2FDE"/>
    <w:rsid w:val="000B3599"/>
    <w:rsid w:val="000D29C0"/>
    <w:rsid w:val="000D342B"/>
    <w:rsid w:val="000D6394"/>
    <w:rsid w:val="000F0486"/>
    <w:rsid w:val="000F1214"/>
    <w:rsid w:val="00111DA8"/>
    <w:rsid w:val="001172C5"/>
    <w:rsid w:val="00125C43"/>
    <w:rsid w:val="00130271"/>
    <w:rsid w:val="001378FE"/>
    <w:rsid w:val="00144FFD"/>
    <w:rsid w:val="00145620"/>
    <w:rsid w:val="00196340"/>
    <w:rsid w:val="001A24C7"/>
    <w:rsid w:val="001A4333"/>
    <w:rsid w:val="001A5082"/>
    <w:rsid w:val="001A605B"/>
    <w:rsid w:val="001A685E"/>
    <w:rsid w:val="001A7786"/>
    <w:rsid w:val="001B103A"/>
    <w:rsid w:val="001B1832"/>
    <w:rsid w:val="001C04B3"/>
    <w:rsid w:val="001D1BDC"/>
    <w:rsid w:val="001F2CC1"/>
    <w:rsid w:val="001F3D37"/>
    <w:rsid w:val="00201DB0"/>
    <w:rsid w:val="0020290B"/>
    <w:rsid w:val="00220E6E"/>
    <w:rsid w:val="002254F7"/>
    <w:rsid w:val="00237E98"/>
    <w:rsid w:val="00247306"/>
    <w:rsid w:val="002477BB"/>
    <w:rsid w:val="002525F9"/>
    <w:rsid w:val="00262244"/>
    <w:rsid w:val="00264417"/>
    <w:rsid w:val="002659C0"/>
    <w:rsid w:val="00284E32"/>
    <w:rsid w:val="00287620"/>
    <w:rsid w:val="002971B1"/>
    <w:rsid w:val="002A5299"/>
    <w:rsid w:val="002A6DA5"/>
    <w:rsid w:val="002B3F1C"/>
    <w:rsid w:val="002C2365"/>
    <w:rsid w:val="002C243A"/>
    <w:rsid w:val="002D40EB"/>
    <w:rsid w:val="002E4B1B"/>
    <w:rsid w:val="002E7C0E"/>
    <w:rsid w:val="002F4993"/>
    <w:rsid w:val="002F4EF5"/>
    <w:rsid w:val="00306EF6"/>
    <w:rsid w:val="00314C92"/>
    <w:rsid w:val="0031767D"/>
    <w:rsid w:val="003210C2"/>
    <w:rsid w:val="00326550"/>
    <w:rsid w:val="00351B66"/>
    <w:rsid w:val="00351D38"/>
    <w:rsid w:val="003A2AF5"/>
    <w:rsid w:val="003A5A11"/>
    <w:rsid w:val="003C07E5"/>
    <w:rsid w:val="003C0B8A"/>
    <w:rsid w:val="003C2655"/>
    <w:rsid w:val="003C696E"/>
    <w:rsid w:val="003D6367"/>
    <w:rsid w:val="003F1E0C"/>
    <w:rsid w:val="00404DBD"/>
    <w:rsid w:val="00412CF4"/>
    <w:rsid w:val="00414624"/>
    <w:rsid w:val="00426CD9"/>
    <w:rsid w:val="0042794B"/>
    <w:rsid w:val="004356D7"/>
    <w:rsid w:val="00436536"/>
    <w:rsid w:val="0045337A"/>
    <w:rsid w:val="00460C41"/>
    <w:rsid w:val="00463131"/>
    <w:rsid w:val="00471167"/>
    <w:rsid w:val="00472D2F"/>
    <w:rsid w:val="00484739"/>
    <w:rsid w:val="0049302E"/>
    <w:rsid w:val="004A5613"/>
    <w:rsid w:val="004A68AA"/>
    <w:rsid w:val="004C27ED"/>
    <w:rsid w:val="004C5B41"/>
    <w:rsid w:val="004C668F"/>
    <w:rsid w:val="004D38E1"/>
    <w:rsid w:val="004D3EA7"/>
    <w:rsid w:val="004E3F1F"/>
    <w:rsid w:val="004E4282"/>
    <w:rsid w:val="004F33F5"/>
    <w:rsid w:val="00513FD2"/>
    <w:rsid w:val="00515C0C"/>
    <w:rsid w:val="00526510"/>
    <w:rsid w:val="00533223"/>
    <w:rsid w:val="005361F5"/>
    <w:rsid w:val="005370B8"/>
    <w:rsid w:val="00537E9A"/>
    <w:rsid w:val="00545A79"/>
    <w:rsid w:val="00546705"/>
    <w:rsid w:val="0055304E"/>
    <w:rsid w:val="00560991"/>
    <w:rsid w:val="00565A58"/>
    <w:rsid w:val="00575731"/>
    <w:rsid w:val="00583096"/>
    <w:rsid w:val="005863F2"/>
    <w:rsid w:val="00591F65"/>
    <w:rsid w:val="005922DC"/>
    <w:rsid w:val="005A299F"/>
    <w:rsid w:val="005A5E90"/>
    <w:rsid w:val="005B1F39"/>
    <w:rsid w:val="005B5DDC"/>
    <w:rsid w:val="005D086C"/>
    <w:rsid w:val="005D1C0E"/>
    <w:rsid w:val="005E2C91"/>
    <w:rsid w:val="0060301E"/>
    <w:rsid w:val="006030BC"/>
    <w:rsid w:val="00604D74"/>
    <w:rsid w:val="00607E86"/>
    <w:rsid w:val="006146B2"/>
    <w:rsid w:val="00626CC5"/>
    <w:rsid w:val="0063687B"/>
    <w:rsid w:val="0064052C"/>
    <w:rsid w:val="006407A5"/>
    <w:rsid w:val="00642709"/>
    <w:rsid w:val="006441F5"/>
    <w:rsid w:val="00644EA0"/>
    <w:rsid w:val="006457C1"/>
    <w:rsid w:val="00647E36"/>
    <w:rsid w:val="0065147C"/>
    <w:rsid w:val="006562EF"/>
    <w:rsid w:val="00656FF4"/>
    <w:rsid w:val="006767FA"/>
    <w:rsid w:val="00681375"/>
    <w:rsid w:val="006840D4"/>
    <w:rsid w:val="0068684D"/>
    <w:rsid w:val="006A4C97"/>
    <w:rsid w:val="006B0596"/>
    <w:rsid w:val="006E4F76"/>
    <w:rsid w:val="006E5207"/>
    <w:rsid w:val="00704F9D"/>
    <w:rsid w:val="00705EAE"/>
    <w:rsid w:val="0071123C"/>
    <w:rsid w:val="00736129"/>
    <w:rsid w:val="007403E0"/>
    <w:rsid w:val="00745351"/>
    <w:rsid w:val="00747225"/>
    <w:rsid w:val="00766592"/>
    <w:rsid w:val="007668E0"/>
    <w:rsid w:val="007708EE"/>
    <w:rsid w:val="00770CD2"/>
    <w:rsid w:val="00776074"/>
    <w:rsid w:val="00780EF2"/>
    <w:rsid w:val="007841FF"/>
    <w:rsid w:val="00786861"/>
    <w:rsid w:val="00791ABB"/>
    <w:rsid w:val="00793929"/>
    <w:rsid w:val="007A29DA"/>
    <w:rsid w:val="007B2E29"/>
    <w:rsid w:val="007E4D07"/>
    <w:rsid w:val="007F376B"/>
    <w:rsid w:val="00802257"/>
    <w:rsid w:val="008327FD"/>
    <w:rsid w:val="00832A7C"/>
    <w:rsid w:val="0085114E"/>
    <w:rsid w:val="0085146F"/>
    <w:rsid w:val="008519DA"/>
    <w:rsid w:val="00851FF3"/>
    <w:rsid w:val="00854ED4"/>
    <w:rsid w:val="00865997"/>
    <w:rsid w:val="008676F5"/>
    <w:rsid w:val="00873166"/>
    <w:rsid w:val="008766D6"/>
    <w:rsid w:val="00877DEE"/>
    <w:rsid w:val="008833BE"/>
    <w:rsid w:val="008846C5"/>
    <w:rsid w:val="008A6274"/>
    <w:rsid w:val="008B1645"/>
    <w:rsid w:val="008C7FF6"/>
    <w:rsid w:val="008D0877"/>
    <w:rsid w:val="008D3856"/>
    <w:rsid w:val="008E2AAE"/>
    <w:rsid w:val="008E4821"/>
    <w:rsid w:val="008F4805"/>
    <w:rsid w:val="008F78A8"/>
    <w:rsid w:val="008F7A45"/>
    <w:rsid w:val="009107CA"/>
    <w:rsid w:val="009125E8"/>
    <w:rsid w:val="0092161F"/>
    <w:rsid w:val="00922528"/>
    <w:rsid w:val="0093067A"/>
    <w:rsid w:val="009407A9"/>
    <w:rsid w:val="009448D8"/>
    <w:rsid w:val="00944F18"/>
    <w:rsid w:val="00945403"/>
    <w:rsid w:val="00951714"/>
    <w:rsid w:val="0095469D"/>
    <w:rsid w:val="00957155"/>
    <w:rsid w:val="0096153A"/>
    <w:rsid w:val="0096590D"/>
    <w:rsid w:val="00973BD8"/>
    <w:rsid w:val="00980FBA"/>
    <w:rsid w:val="0098136E"/>
    <w:rsid w:val="009859D2"/>
    <w:rsid w:val="009864FC"/>
    <w:rsid w:val="00994A6C"/>
    <w:rsid w:val="009B28E6"/>
    <w:rsid w:val="009B45A2"/>
    <w:rsid w:val="009C3D9A"/>
    <w:rsid w:val="009D2DDD"/>
    <w:rsid w:val="009E14AE"/>
    <w:rsid w:val="009E167F"/>
    <w:rsid w:val="009F068D"/>
    <w:rsid w:val="009F3E29"/>
    <w:rsid w:val="009F40DC"/>
    <w:rsid w:val="009F6DD5"/>
    <w:rsid w:val="00A06158"/>
    <w:rsid w:val="00A07BE6"/>
    <w:rsid w:val="00A10912"/>
    <w:rsid w:val="00A114E6"/>
    <w:rsid w:val="00A14ECF"/>
    <w:rsid w:val="00A217D4"/>
    <w:rsid w:val="00A24C45"/>
    <w:rsid w:val="00A30428"/>
    <w:rsid w:val="00A45365"/>
    <w:rsid w:val="00A4669B"/>
    <w:rsid w:val="00A509FF"/>
    <w:rsid w:val="00A6240B"/>
    <w:rsid w:val="00A70E5D"/>
    <w:rsid w:val="00A85BCA"/>
    <w:rsid w:val="00A90B98"/>
    <w:rsid w:val="00A9192C"/>
    <w:rsid w:val="00A9640B"/>
    <w:rsid w:val="00AA3CA7"/>
    <w:rsid w:val="00AB19A9"/>
    <w:rsid w:val="00AB66E7"/>
    <w:rsid w:val="00AD09E7"/>
    <w:rsid w:val="00AD204D"/>
    <w:rsid w:val="00AF6F79"/>
    <w:rsid w:val="00B11EE2"/>
    <w:rsid w:val="00B20ABE"/>
    <w:rsid w:val="00B25FE5"/>
    <w:rsid w:val="00B40EB6"/>
    <w:rsid w:val="00B41F20"/>
    <w:rsid w:val="00B42813"/>
    <w:rsid w:val="00B42A7A"/>
    <w:rsid w:val="00B45855"/>
    <w:rsid w:val="00B47FFC"/>
    <w:rsid w:val="00B57C49"/>
    <w:rsid w:val="00B62B4C"/>
    <w:rsid w:val="00B64537"/>
    <w:rsid w:val="00B653E4"/>
    <w:rsid w:val="00B65B17"/>
    <w:rsid w:val="00B7328D"/>
    <w:rsid w:val="00B8554F"/>
    <w:rsid w:val="00B95A97"/>
    <w:rsid w:val="00BA7EF7"/>
    <w:rsid w:val="00BB2A5F"/>
    <w:rsid w:val="00BB2B49"/>
    <w:rsid w:val="00BB3B2E"/>
    <w:rsid w:val="00BB3E47"/>
    <w:rsid w:val="00BB717E"/>
    <w:rsid w:val="00BD5A0E"/>
    <w:rsid w:val="00BD601C"/>
    <w:rsid w:val="00BE5D12"/>
    <w:rsid w:val="00C007B5"/>
    <w:rsid w:val="00C12D42"/>
    <w:rsid w:val="00C22764"/>
    <w:rsid w:val="00C369F7"/>
    <w:rsid w:val="00C449AA"/>
    <w:rsid w:val="00C563D5"/>
    <w:rsid w:val="00C6010A"/>
    <w:rsid w:val="00C74D6A"/>
    <w:rsid w:val="00C755A5"/>
    <w:rsid w:val="00C86C46"/>
    <w:rsid w:val="00C904F9"/>
    <w:rsid w:val="00C96EA7"/>
    <w:rsid w:val="00CB61FD"/>
    <w:rsid w:val="00CC73B8"/>
    <w:rsid w:val="00CE6BCA"/>
    <w:rsid w:val="00D00548"/>
    <w:rsid w:val="00D00E6B"/>
    <w:rsid w:val="00D034F8"/>
    <w:rsid w:val="00D04447"/>
    <w:rsid w:val="00D13EEA"/>
    <w:rsid w:val="00D147F3"/>
    <w:rsid w:val="00D1529E"/>
    <w:rsid w:val="00D16D40"/>
    <w:rsid w:val="00D20E93"/>
    <w:rsid w:val="00D319B1"/>
    <w:rsid w:val="00D42634"/>
    <w:rsid w:val="00D43F6B"/>
    <w:rsid w:val="00D44B77"/>
    <w:rsid w:val="00D51FF8"/>
    <w:rsid w:val="00D52E8F"/>
    <w:rsid w:val="00D6766B"/>
    <w:rsid w:val="00D70113"/>
    <w:rsid w:val="00D74DB0"/>
    <w:rsid w:val="00D84F80"/>
    <w:rsid w:val="00D91302"/>
    <w:rsid w:val="00D9277F"/>
    <w:rsid w:val="00DA4EA0"/>
    <w:rsid w:val="00DB26A7"/>
    <w:rsid w:val="00DB4C38"/>
    <w:rsid w:val="00DC0529"/>
    <w:rsid w:val="00DD61AF"/>
    <w:rsid w:val="00DD6924"/>
    <w:rsid w:val="00E15740"/>
    <w:rsid w:val="00E2664C"/>
    <w:rsid w:val="00E315B3"/>
    <w:rsid w:val="00E32AC8"/>
    <w:rsid w:val="00E41DD6"/>
    <w:rsid w:val="00E625D6"/>
    <w:rsid w:val="00E74A03"/>
    <w:rsid w:val="00E75B14"/>
    <w:rsid w:val="00E90B31"/>
    <w:rsid w:val="00E91787"/>
    <w:rsid w:val="00E9426A"/>
    <w:rsid w:val="00E954BC"/>
    <w:rsid w:val="00E97246"/>
    <w:rsid w:val="00EB2632"/>
    <w:rsid w:val="00EB6C66"/>
    <w:rsid w:val="00ED474B"/>
    <w:rsid w:val="00EE62E1"/>
    <w:rsid w:val="00F06801"/>
    <w:rsid w:val="00F23DD0"/>
    <w:rsid w:val="00F266C9"/>
    <w:rsid w:val="00F3776A"/>
    <w:rsid w:val="00F46526"/>
    <w:rsid w:val="00F46C26"/>
    <w:rsid w:val="00F53F5D"/>
    <w:rsid w:val="00F54390"/>
    <w:rsid w:val="00F55E65"/>
    <w:rsid w:val="00F67967"/>
    <w:rsid w:val="00F71373"/>
    <w:rsid w:val="00F82A95"/>
    <w:rsid w:val="00F85C11"/>
    <w:rsid w:val="00F87E25"/>
    <w:rsid w:val="00F935B6"/>
    <w:rsid w:val="00FA16DE"/>
    <w:rsid w:val="00FA65B4"/>
    <w:rsid w:val="00FB2D9B"/>
    <w:rsid w:val="00FB7267"/>
    <w:rsid w:val="00FC71D5"/>
    <w:rsid w:val="00FE4F79"/>
    <w:rsid w:val="00FE7599"/>
    <w:rsid w:val="01823A06"/>
    <w:rsid w:val="02906142"/>
    <w:rsid w:val="02A75D67"/>
    <w:rsid w:val="033049C7"/>
    <w:rsid w:val="035A6E90"/>
    <w:rsid w:val="041453FF"/>
    <w:rsid w:val="04623E3F"/>
    <w:rsid w:val="046318C1"/>
    <w:rsid w:val="05983EBC"/>
    <w:rsid w:val="05ED35C6"/>
    <w:rsid w:val="06223E20"/>
    <w:rsid w:val="0664230B"/>
    <w:rsid w:val="06B70A90"/>
    <w:rsid w:val="06C510AB"/>
    <w:rsid w:val="06CD64B7"/>
    <w:rsid w:val="06D14EBD"/>
    <w:rsid w:val="07087596"/>
    <w:rsid w:val="07E301FD"/>
    <w:rsid w:val="080055AF"/>
    <w:rsid w:val="093F04BA"/>
    <w:rsid w:val="096E5786"/>
    <w:rsid w:val="09893DB1"/>
    <w:rsid w:val="0A454A85"/>
    <w:rsid w:val="0AB17097"/>
    <w:rsid w:val="0AFA6591"/>
    <w:rsid w:val="0B0E19AF"/>
    <w:rsid w:val="0B14133A"/>
    <w:rsid w:val="0B4C4D17"/>
    <w:rsid w:val="0C520D1F"/>
    <w:rsid w:val="0D0230E3"/>
    <w:rsid w:val="0D811433"/>
    <w:rsid w:val="0E3634E0"/>
    <w:rsid w:val="0E5E0E21"/>
    <w:rsid w:val="0E937FF7"/>
    <w:rsid w:val="0E9F768C"/>
    <w:rsid w:val="0F2E01F5"/>
    <w:rsid w:val="0F773AEC"/>
    <w:rsid w:val="0FB64C56"/>
    <w:rsid w:val="0FC90073"/>
    <w:rsid w:val="10345524"/>
    <w:rsid w:val="10DE59BD"/>
    <w:rsid w:val="11771034"/>
    <w:rsid w:val="12463C8B"/>
    <w:rsid w:val="12C46AD7"/>
    <w:rsid w:val="12FD7F36"/>
    <w:rsid w:val="13247DF6"/>
    <w:rsid w:val="136256DC"/>
    <w:rsid w:val="13781A7E"/>
    <w:rsid w:val="16BE72DC"/>
    <w:rsid w:val="16EB272A"/>
    <w:rsid w:val="17F52BDC"/>
    <w:rsid w:val="17FF34EC"/>
    <w:rsid w:val="18771EB1"/>
    <w:rsid w:val="18E018E0"/>
    <w:rsid w:val="18F040F9"/>
    <w:rsid w:val="1922234A"/>
    <w:rsid w:val="19827DE5"/>
    <w:rsid w:val="19A52923"/>
    <w:rsid w:val="19E01483"/>
    <w:rsid w:val="19F50124"/>
    <w:rsid w:val="19FC5530"/>
    <w:rsid w:val="1A225770"/>
    <w:rsid w:val="1A8C3B1A"/>
    <w:rsid w:val="1AA25CBE"/>
    <w:rsid w:val="1AE06E27"/>
    <w:rsid w:val="1B481CCF"/>
    <w:rsid w:val="1B674782"/>
    <w:rsid w:val="1D0B4E33"/>
    <w:rsid w:val="1DA41B2E"/>
    <w:rsid w:val="1DD21378"/>
    <w:rsid w:val="1DE11D1C"/>
    <w:rsid w:val="1E133467"/>
    <w:rsid w:val="1E1E7279"/>
    <w:rsid w:val="1F585CFC"/>
    <w:rsid w:val="206E5844"/>
    <w:rsid w:val="20AB6760"/>
    <w:rsid w:val="214D162F"/>
    <w:rsid w:val="21DC5A1B"/>
    <w:rsid w:val="2222290C"/>
    <w:rsid w:val="225C17EC"/>
    <w:rsid w:val="237E2BC9"/>
    <w:rsid w:val="23880F5A"/>
    <w:rsid w:val="23E073EA"/>
    <w:rsid w:val="24466D8E"/>
    <w:rsid w:val="254068F8"/>
    <w:rsid w:val="25637566"/>
    <w:rsid w:val="25E37AB4"/>
    <w:rsid w:val="260C44FC"/>
    <w:rsid w:val="2629602A"/>
    <w:rsid w:val="263C7249"/>
    <w:rsid w:val="264777D9"/>
    <w:rsid w:val="26962DDB"/>
    <w:rsid w:val="26BE651E"/>
    <w:rsid w:val="27575417"/>
    <w:rsid w:val="27BD063F"/>
    <w:rsid w:val="27C35DCC"/>
    <w:rsid w:val="27ED6C10"/>
    <w:rsid w:val="27FF492C"/>
    <w:rsid w:val="28067B3A"/>
    <w:rsid w:val="28233866"/>
    <w:rsid w:val="28256D6A"/>
    <w:rsid w:val="289D572F"/>
    <w:rsid w:val="28DD1D9B"/>
    <w:rsid w:val="2948144B"/>
    <w:rsid w:val="29BD5B86"/>
    <w:rsid w:val="29C66496"/>
    <w:rsid w:val="29F12B5D"/>
    <w:rsid w:val="2A0240FC"/>
    <w:rsid w:val="2A1E01A9"/>
    <w:rsid w:val="2A806F49"/>
    <w:rsid w:val="2A8B74D8"/>
    <w:rsid w:val="2AED3CFA"/>
    <w:rsid w:val="2B1B6DC7"/>
    <w:rsid w:val="2B5449A3"/>
    <w:rsid w:val="2B7C00E6"/>
    <w:rsid w:val="2C013BC2"/>
    <w:rsid w:val="2C4A1A38"/>
    <w:rsid w:val="2C9A7238"/>
    <w:rsid w:val="2D591BF5"/>
    <w:rsid w:val="2E7126C2"/>
    <w:rsid w:val="2E870FE2"/>
    <w:rsid w:val="2E917373"/>
    <w:rsid w:val="2E9402F8"/>
    <w:rsid w:val="2EBD14BC"/>
    <w:rsid w:val="2EE72300"/>
    <w:rsid w:val="2FB2524C"/>
    <w:rsid w:val="301D017F"/>
    <w:rsid w:val="303F0333"/>
    <w:rsid w:val="3086432B"/>
    <w:rsid w:val="312D7FBC"/>
    <w:rsid w:val="313431CA"/>
    <w:rsid w:val="31A002FB"/>
    <w:rsid w:val="31C3157E"/>
    <w:rsid w:val="31C439B2"/>
    <w:rsid w:val="32560D23"/>
    <w:rsid w:val="328E0E7D"/>
    <w:rsid w:val="32CF2F6B"/>
    <w:rsid w:val="32E86094"/>
    <w:rsid w:val="334B2535"/>
    <w:rsid w:val="33712774"/>
    <w:rsid w:val="339077A6"/>
    <w:rsid w:val="35787646"/>
    <w:rsid w:val="359D4003"/>
    <w:rsid w:val="35A23D0E"/>
    <w:rsid w:val="35DC736B"/>
    <w:rsid w:val="36144F46"/>
    <w:rsid w:val="362167DA"/>
    <w:rsid w:val="365F40C1"/>
    <w:rsid w:val="36B85A54"/>
    <w:rsid w:val="36F24934"/>
    <w:rsid w:val="37422135"/>
    <w:rsid w:val="37491AC0"/>
    <w:rsid w:val="37AA0860"/>
    <w:rsid w:val="37FF5D6B"/>
    <w:rsid w:val="3875702F"/>
    <w:rsid w:val="38BA649F"/>
    <w:rsid w:val="38F165F8"/>
    <w:rsid w:val="39176838"/>
    <w:rsid w:val="39440601"/>
    <w:rsid w:val="394B7F8C"/>
    <w:rsid w:val="39706EC7"/>
    <w:rsid w:val="39D3116A"/>
    <w:rsid w:val="39D5466D"/>
    <w:rsid w:val="3A152ED8"/>
    <w:rsid w:val="3AC10DF2"/>
    <w:rsid w:val="3B5F4174"/>
    <w:rsid w:val="3BDA7340"/>
    <w:rsid w:val="3E263682"/>
    <w:rsid w:val="3EA242D1"/>
    <w:rsid w:val="3ED45DA4"/>
    <w:rsid w:val="40053F18"/>
    <w:rsid w:val="402F4D5C"/>
    <w:rsid w:val="407057C5"/>
    <w:rsid w:val="41916F22"/>
    <w:rsid w:val="429A3B51"/>
    <w:rsid w:val="438E0F66"/>
    <w:rsid w:val="43E828F9"/>
    <w:rsid w:val="4430746A"/>
    <w:rsid w:val="44E8249C"/>
    <w:rsid w:val="45290D07"/>
    <w:rsid w:val="452E518F"/>
    <w:rsid w:val="459B57C3"/>
    <w:rsid w:val="45EC16CF"/>
    <w:rsid w:val="45F416D5"/>
    <w:rsid w:val="460C6D7B"/>
    <w:rsid w:val="47105324"/>
    <w:rsid w:val="47FA2D23"/>
    <w:rsid w:val="48220665"/>
    <w:rsid w:val="485B1AC3"/>
    <w:rsid w:val="48B102D4"/>
    <w:rsid w:val="493D4634"/>
    <w:rsid w:val="495D296B"/>
    <w:rsid w:val="49A607E1"/>
    <w:rsid w:val="4A1F4C27"/>
    <w:rsid w:val="4B205ACF"/>
    <w:rsid w:val="4B3E2E80"/>
    <w:rsid w:val="4B8E3F04"/>
    <w:rsid w:val="4CBD45F6"/>
    <w:rsid w:val="4D3E3BA7"/>
    <w:rsid w:val="4DF92CF9"/>
    <w:rsid w:val="4E22193F"/>
    <w:rsid w:val="4E34765B"/>
    <w:rsid w:val="4F836083"/>
    <w:rsid w:val="506256F1"/>
    <w:rsid w:val="512A76B9"/>
    <w:rsid w:val="523320E9"/>
    <w:rsid w:val="52F07F1E"/>
    <w:rsid w:val="53481C31"/>
    <w:rsid w:val="53516CBE"/>
    <w:rsid w:val="539C5E38"/>
    <w:rsid w:val="53FF00DB"/>
    <w:rsid w:val="547748A2"/>
    <w:rsid w:val="54CB652A"/>
    <w:rsid w:val="54F363EA"/>
    <w:rsid w:val="556876AD"/>
    <w:rsid w:val="558105D7"/>
    <w:rsid w:val="55B9292F"/>
    <w:rsid w:val="55BF4839"/>
    <w:rsid w:val="56553E33"/>
    <w:rsid w:val="568B650B"/>
    <w:rsid w:val="56F23931"/>
    <w:rsid w:val="56F96B3F"/>
    <w:rsid w:val="57106764"/>
    <w:rsid w:val="57AB43E4"/>
    <w:rsid w:val="58032874"/>
    <w:rsid w:val="58C625B2"/>
    <w:rsid w:val="58E575E4"/>
    <w:rsid w:val="590A1DA2"/>
    <w:rsid w:val="590B30A7"/>
    <w:rsid w:val="59A1101C"/>
    <w:rsid w:val="59AD4E2E"/>
    <w:rsid w:val="5AC16EF5"/>
    <w:rsid w:val="5B88343B"/>
    <w:rsid w:val="5BF175E7"/>
    <w:rsid w:val="5C435D6C"/>
    <w:rsid w:val="5CA73892"/>
    <w:rsid w:val="5DB239C4"/>
    <w:rsid w:val="5DCF0D76"/>
    <w:rsid w:val="5DF631B4"/>
    <w:rsid w:val="5E515E4C"/>
    <w:rsid w:val="5F4872DE"/>
    <w:rsid w:val="60584F1D"/>
    <w:rsid w:val="60BD26C3"/>
    <w:rsid w:val="61892513"/>
    <w:rsid w:val="619C1D31"/>
    <w:rsid w:val="61B23ED4"/>
    <w:rsid w:val="61DA2E9A"/>
    <w:rsid w:val="61FE0AD0"/>
    <w:rsid w:val="62CA6F20"/>
    <w:rsid w:val="63DB0061"/>
    <w:rsid w:val="65220379"/>
    <w:rsid w:val="655C7259"/>
    <w:rsid w:val="65AB6FD8"/>
    <w:rsid w:val="66032EEA"/>
    <w:rsid w:val="672D4F56"/>
    <w:rsid w:val="67662B31"/>
    <w:rsid w:val="67E433FF"/>
    <w:rsid w:val="67F30197"/>
    <w:rsid w:val="68465A22"/>
    <w:rsid w:val="68DC0114"/>
    <w:rsid w:val="69D67433"/>
    <w:rsid w:val="6A095303"/>
    <w:rsid w:val="6B1967C5"/>
    <w:rsid w:val="6B34022B"/>
    <w:rsid w:val="6BE62696"/>
    <w:rsid w:val="6CF02B48"/>
    <w:rsid w:val="6D1D4911"/>
    <w:rsid w:val="6D891A42"/>
    <w:rsid w:val="6E526F0C"/>
    <w:rsid w:val="6E573394"/>
    <w:rsid w:val="6EB227A9"/>
    <w:rsid w:val="6F193452"/>
    <w:rsid w:val="6F3F5890"/>
    <w:rsid w:val="6F7615ED"/>
    <w:rsid w:val="70054354"/>
    <w:rsid w:val="712212A8"/>
    <w:rsid w:val="71671D9D"/>
    <w:rsid w:val="71E87D6D"/>
    <w:rsid w:val="722865D8"/>
    <w:rsid w:val="725F4533"/>
    <w:rsid w:val="72C53ED8"/>
    <w:rsid w:val="72D444F2"/>
    <w:rsid w:val="72DA05FA"/>
    <w:rsid w:val="73173CE2"/>
    <w:rsid w:val="74321EB0"/>
    <w:rsid w:val="74753C1E"/>
    <w:rsid w:val="74DB35C2"/>
    <w:rsid w:val="75830558"/>
    <w:rsid w:val="76422F15"/>
    <w:rsid w:val="765F4A43"/>
    <w:rsid w:val="778C092D"/>
    <w:rsid w:val="77C6528F"/>
    <w:rsid w:val="77F34E5A"/>
    <w:rsid w:val="78761BB0"/>
    <w:rsid w:val="78A10475"/>
    <w:rsid w:val="78A83684"/>
    <w:rsid w:val="78E037DD"/>
    <w:rsid w:val="78F26F7B"/>
    <w:rsid w:val="790D0E29"/>
    <w:rsid w:val="797030CC"/>
    <w:rsid w:val="797E6B5F"/>
    <w:rsid w:val="79A757A5"/>
    <w:rsid w:val="7A48532E"/>
    <w:rsid w:val="7A607152"/>
    <w:rsid w:val="7B1C5306"/>
    <w:rsid w:val="7B9C10D8"/>
    <w:rsid w:val="7BC3261C"/>
    <w:rsid w:val="7BCB7A29"/>
    <w:rsid w:val="7C0A4F8F"/>
    <w:rsid w:val="7C14589E"/>
    <w:rsid w:val="7C664024"/>
    <w:rsid w:val="7C75463E"/>
    <w:rsid w:val="7D3B0B84"/>
    <w:rsid w:val="7D7305DF"/>
    <w:rsid w:val="7E4313B6"/>
    <w:rsid w:val="7E6C6CF7"/>
    <w:rsid w:val="7ECF5717"/>
    <w:rsid w:val="7F2F22B8"/>
    <w:rsid w:val="7F6C211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spacing w:line="360" w:lineRule="auto"/>
      <w:ind w:left="720" w:hanging="720"/>
      <w:outlineLvl w:val="2"/>
    </w:pPr>
    <w:rPr>
      <w:rFonts w:eastAsia="黑体"/>
      <w:bCs/>
      <w:sz w:val="24"/>
      <w:szCs w:val="32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line="360" w:lineRule="auto"/>
      <w:outlineLvl w:val="3"/>
    </w:pPr>
    <w:rPr>
      <w:rFonts w:asciiTheme="majorHAnsi" w:hAnsiTheme="majorHAnsi" w:eastAsiaTheme="majorEastAsia" w:cstheme="majorBidi"/>
      <w:bCs/>
      <w:sz w:val="24"/>
      <w:szCs w:val="28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spacing w:before="280" w:after="290" w:line="376" w:lineRule="auto"/>
      <w:ind w:left="1008" w:hanging="1008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9"/>
    <w:unhideWhenUsed/>
    <w:qFormat/>
    <w:uiPriority w:val="9"/>
    <w:pPr>
      <w:keepNext/>
      <w:keepLines/>
      <w:spacing w:before="240" w:after="64" w:line="320" w:lineRule="auto"/>
      <w:ind w:left="1152" w:hanging="1152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40"/>
    <w:unhideWhenUsed/>
    <w:qFormat/>
    <w:uiPriority w:val="9"/>
    <w:pPr>
      <w:keepNext/>
      <w:keepLines/>
      <w:spacing w:before="240" w:after="64" w:line="320" w:lineRule="auto"/>
      <w:ind w:left="1296" w:hanging="1296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41"/>
    <w:unhideWhenUsed/>
    <w:qFormat/>
    <w:uiPriority w:val="9"/>
    <w:pPr>
      <w:keepNext/>
      <w:keepLines/>
      <w:spacing w:before="240" w:after="64" w:line="320" w:lineRule="auto"/>
      <w:ind w:left="1440" w:hanging="1440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42"/>
    <w:unhideWhenUsed/>
    <w:qFormat/>
    <w:uiPriority w:val="9"/>
    <w:pPr>
      <w:keepNext/>
      <w:keepLines/>
      <w:spacing w:before="240" w:after="64" w:line="320" w:lineRule="auto"/>
      <w:ind w:left="1584" w:hanging="1584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2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ind w:left="2520" w:leftChars="1200"/>
    </w:pPr>
    <w:rPr>
      <w:rFonts w:ascii="Calibri" w:hAnsi="Calibri" w:cs="黑体"/>
      <w:szCs w:val="22"/>
    </w:rPr>
  </w:style>
  <w:style w:type="paragraph" w:styleId="12">
    <w:name w:val="Normal Indent"/>
    <w:basedOn w:val="1"/>
    <w:link w:val="103"/>
    <w:qFormat/>
    <w:uiPriority w:val="0"/>
    <w:pPr>
      <w:spacing w:line="360" w:lineRule="auto"/>
      <w:ind w:firstLine="420" w:firstLineChars="200"/>
    </w:pPr>
    <w:rPr>
      <w:rFonts w:ascii="宋体"/>
      <w:sz w:val="28"/>
    </w:rPr>
  </w:style>
  <w:style w:type="paragraph" w:styleId="13">
    <w:name w:val="Document Map"/>
    <w:basedOn w:val="1"/>
    <w:link w:val="58"/>
    <w:unhideWhenUsed/>
    <w:qFormat/>
    <w:uiPriority w:val="99"/>
    <w:rPr>
      <w:rFonts w:ascii="宋体"/>
      <w:sz w:val="18"/>
      <w:szCs w:val="18"/>
    </w:rPr>
  </w:style>
  <w:style w:type="paragraph" w:styleId="14">
    <w:name w:val="annotation text"/>
    <w:basedOn w:val="1"/>
    <w:link w:val="55"/>
    <w:unhideWhenUsed/>
    <w:qFormat/>
    <w:uiPriority w:val="99"/>
    <w:pPr>
      <w:jc w:val="left"/>
    </w:pPr>
  </w:style>
  <w:style w:type="paragraph" w:styleId="15">
    <w:name w:val="toc 5"/>
    <w:basedOn w:val="1"/>
    <w:next w:val="1"/>
    <w:unhideWhenUsed/>
    <w:qFormat/>
    <w:uiPriority w:val="39"/>
    <w:pPr>
      <w:ind w:left="1680" w:leftChars="800"/>
    </w:pPr>
    <w:rPr>
      <w:rFonts w:ascii="Calibri" w:hAnsi="Calibri" w:cs="黑体"/>
      <w:szCs w:val="22"/>
    </w:rPr>
  </w:style>
  <w:style w:type="paragraph" w:styleId="16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rFonts w:asciiTheme="minorHAnsi" w:hAnsiTheme="minorHAnsi" w:eastAsiaTheme="minorEastAsia" w:cstheme="minorBidi"/>
      <w:kern w:val="0"/>
      <w:sz w:val="22"/>
      <w:szCs w:val="22"/>
    </w:rPr>
  </w:style>
  <w:style w:type="paragraph" w:styleId="17">
    <w:name w:val="toc 8"/>
    <w:basedOn w:val="1"/>
    <w:next w:val="1"/>
    <w:unhideWhenUsed/>
    <w:qFormat/>
    <w:uiPriority w:val="39"/>
    <w:pPr>
      <w:ind w:left="2940" w:leftChars="1400"/>
    </w:pPr>
    <w:rPr>
      <w:rFonts w:ascii="Calibri" w:hAnsi="Calibri" w:cs="黑体"/>
      <w:szCs w:val="22"/>
    </w:rPr>
  </w:style>
  <w:style w:type="paragraph" w:styleId="18">
    <w:name w:val="Balloon Text"/>
    <w:basedOn w:val="1"/>
    <w:link w:val="51"/>
    <w:unhideWhenUsed/>
    <w:qFormat/>
    <w:uiPriority w:val="99"/>
    <w:rPr>
      <w:sz w:val="18"/>
      <w:szCs w:val="18"/>
    </w:rPr>
  </w:style>
  <w:style w:type="paragraph" w:styleId="19">
    <w:name w:val="footer"/>
    <w:basedOn w:val="1"/>
    <w:link w:val="44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header"/>
    <w:basedOn w:val="1"/>
    <w:link w:val="4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toc 1"/>
    <w:basedOn w:val="1"/>
    <w:next w:val="1"/>
    <w:qFormat/>
    <w:uiPriority w:val="39"/>
    <w:pPr>
      <w:tabs>
        <w:tab w:val="left" w:pos="420"/>
        <w:tab w:val="right" w:leader="dot" w:pos="9639"/>
      </w:tabs>
      <w:spacing w:line="360" w:lineRule="auto"/>
    </w:pPr>
    <w:rPr>
      <w:szCs w:val="20"/>
    </w:rPr>
  </w:style>
  <w:style w:type="paragraph" w:styleId="22">
    <w:name w:val="toc 4"/>
    <w:basedOn w:val="1"/>
    <w:next w:val="1"/>
    <w:unhideWhenUsed/>
    <w:qFormat/>
    <w:uiPriority w:val="39"/>
    <w:pPr>
      <w:ind w:left="1260" w:leftChars="600"/>
    </w:pPr>
    <w:rPr>
      <w:rFonts w:ascii="Calibri" w:hAnsi="Calibri" w:cs="黑体"/>
      <w:szCs w:val="22"/>
    </w:rPr>
  </w:style>
  <w:style w:type="paragraph" w:styleId="23">
    <w:name w:val="toc 6"/>
    <w:basedOn w:val="1"/>
    <w:next w:val="1"/>
    <w:unhideWhenUsed/>
    <w:qFormat/>
    <w:uiPriority w:val="39"/>
    <w:pPr>
      <w:ind w:left="2100" w:leftChars="1000"/>
    </w:pPr>
    <w:rPr>
      <w:rFonts w:ascii="Calibri" w:hAnsi="Calibri" w:cs="黑体"/>
      <w:szCs w:val="22"/>
    </w:rPr>
  </w:style>
  <w:style w:type="paragraph" w:styleId="24">
    <w:name w:val="toc 2"/>
    <w:basedOn w:val="1"/>
    <w:next w:val="1"/>
    <w:unhideWhenUsed/>
    <w:qFormat/>
    <w:uiPriority w:val="39"/>
    <w:pPr>
      <w:tabs>
        <w:tab w:val="right" w:leader="dot" w:pos="9627"/>
      </w:tabs>
    </w:pPr>
  </w:style>
  <w:style w:type="paragraph" w:styleId="25">
    <w:name w:val="toc 9"/>
    <w:basedOn w:val="1"/>
    <w:next w:val="1"/>
    <w:unhideWhenUsed/>
    <w:qFormat/>
    <w:uiPriority w:val="39"/>
    <w:pPr>
      <w:ind w:left="3360" w:leftChars="1600"/>
    </w:pPr>
    <w:rPr>
      <w:rFonts w:ascii="Calibri" w:hAnsi="Calibri" w:cs="黑体"/>
      <w:szCs w:val="22"/>
    </w:rPr>
  </w:style>
  <w:style w:type="paragraph" w:styleId="26">
    <w:name w:val="Title"/>
    <w:basedOn w:val="1"/>
    <w:link w:val="45"/>
    <w:qFormat/>
    <w:uiPriority w:val="0"/>
    <w:pPr>
      <w:jc w:val="center"/>
      <w:outlineLvl w:val="0"/>
    </w:pPr>
    <w:rPr>
      <w:rFonts w:ascii="Arial" w:hAnsi="Arial" w:eastAsia="黑体"/>
      <w:b/>
      <w:sz w:val="32"/>
      <w:szCs w:val="20"/>
    </w:rPr>
  </w:style>
  <w:style w:type="paragraph" w:styleId="27">
    <w:name w:val="annotation subject"/>
    <w:basedOn w:val="14"/>
    <w:next w:val="14"/>
    <w:link w:val="56"/>
    <w:semiHidden/>
    <w:unhideWhenUsed/>
    <w:qFormat/>
    <w:uiPriority w:val="99"/>
    <w:rPr>
      <w:b/>
      <w:bCs/>
    </w:rPr>
  </w:style>
  <w:style w:type="table" w:styleId="29">
    <w:name w:val="Table Grid"/>
    <w:basedOn w:val="28"/>
    <w:qFormat/>
    <w:uiPriority w:val="0"/>
    <w:rPr>
      <w:rFonts w:ascii="Calibri" w:hAnsi="Calibri" w:eastAsia="宋体" w:cs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1">
    <w:name w:val="FollowedHyperlink"/>
    <w:basedOn w:val="30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32">
    <w:name w:val="Hyperlink"/>
    <w:basedOn w:val="30"/>
    <w:qFormat/>
    <w:uiPriority w:val="99"/>
    <w:rPr>
      <w:color w:val="0000FF"/>
      <w:u w:val="single"/>
    </w:rPr>
  </w:style>
  <w:style w:type="character" w:styleId="33">
    <w:name w:val="annotation reference"/>
    <w:basedOn w:val="30"/>
    <w:unhideWhenUsed/>
    <w:qFormat/>
    <w:uiPriority w:val="99"/>
    <w:rPr>
      <w:sz w:val="21"/>
      <w:szCs w:val="21"/>
    </w:rPr>
  </w:style>
  <w:style w:type="character" w:customStyle="1" w:styleId="34">
    <w:name w:val="标题 1 字符"/>
    <w:basedOn w:val="3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35">
    <w:name w:val="标题 2 字符"/>
    <w:basedOn w:val="3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6">
    <w:name w:val="标题 3 字符"/>
    <w:basedOn w:val="30"/>
    <w:link w:val="4"/>
    <w:qFormat/>
    <w:uiPriority w:val="9"/>
    <w:rPr>
      <w:rFonts w:ascii="Times New Roman" w:hAnsi="Times New Roman" w:eastAsia="黑体" w:cs="Times New Roman"/>
      <w:bCs/>
      <w:sz w:val="24"/>
      <w:szCs w:val="32"/>
    </w:rPr>
  </w:style>
  <w:style w:type="character" w:customStyle="1" w:styleId="37">
    <w:name w:val="标题 4 字符"/>
    <w:basedOn w:val="30"/>
    <w:link w:val="5"/>
    <w:qFormat/>
    <w:uiPriority w:val="9"/>
    <w:rPr>
      <w:rFonts w:asciiTheme="majorHAnsi" w:hAnsiTheme="majorHAnsi" w:eastAsiaTheme="majorEastAsia" w:cstheme="majorBidi"/>
      <w:bCs/>
      <w:sz w:val="24"/>
      <w:szCs w:val="28"/>
    </w:rPr>
  </w:style>
  <w:style w:type="character" w:customStyle="1" w:styleId="38">
    <w:name w:val="标题 5 字符"/>
    <w:basedOn w:val="30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39">
    <w:name w:val="标题 6 字符"/>
    <w:basedOn w:val="30"/>
    <w:link w:val="7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40">
    <w:name w:val="标题 7 字符"/>
    <w:basedOn w:val="30"/>
    <w:link w:val="8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41">
    <w:name w:val="标题 8 字符"/>
    <w:basedOn w:val="30"/>
    <w:link w:val="9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2">
    <w:name w:val="标题 9 字符"/>
    <w:basedOn w:val="30"/>
    <w:link w:val="10"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43">
    <w:name w:val="页眉 字符"/>
    <w:basedOn w:val="30"/>
    <w:link w:val="20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44">
    <w:name w:val="页脚 字符"/>
    <w:basedOn w:val="30"/>
    <w:link w:val="19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45">
    <w:name w:val="标题 字符"/>
    <w:basedOn w:val="30"/>
    <w:link w:val="26"/>
    <w:qFormat/>
    <w:uiPriority w:val="0"/>
    <w:rPr>
      <w:rFonts w:ascii="Arial" w:hAnsi="Arial" w:eastAsia="黑体" w:cs="Times New Roman"/>
      <w:b/>
      <w:sz w:val="32"/>
      <w:szCs w:val="20"/>
    </w:rPr>
  </w:style>
  <w:style w:type="paragraph" w:customStyle="1" w:styleId="46">
    <w:name w:val="条标题4"/>
    <w:basedOn w:val="1"/>
    <w:qFormat/>
    <w:uiPriority w:val="0"/>
    <w:pPr>
      <w:numPr>
        <w:ilvl w:val="0"/>
        <w:numId w:val="1"/>
      </w:numPr>
    </w:pPr>
    <w:rPr>
      <w:rFonts w:ascii="黑体" w:eastAsia="黑体"/>
      <w:sz w:val="24"/>
    </w:rPr>
  </w:style>
  <w:style w:type="paragraph" w:customStyle="1" w:styleId="47">
    <w:name w:val="文件正文"/>
    <w:basedOn w:val="1"/>
    <w:qFormat/>
    <w:uiPriority w:val="0"/>
    <w:pPr>
      <w:ind w:right="210"/>
    </w:pPr>
    <w:rPr>
      <w:rFonts w:ascii="宋体" w:hAnsi="Calibri"/>
      <w:sz w:val="24"/>
      <w:szCs w:val="22"/>
    </w:rPr>
  </w:style>
  <w:style w:type="paragraph" w:customStyle="1" w:styleId="48">
    <w:name w:val="xl34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customStyle="1" w:styleId="49">
    <w:name w:val="章标题"/>
    <w:basedOn w:val="1"/>
    <w:link w:val="50"/>
    <w:qFormat/>
    <w:uiPriority w:val="0"/>
    <w:pPr>
      <w:spacing w:line="360" w:lineRule="auto"/>
    </w:pPr>
    <w:rPr>
      <w:rFonts w:ascii="黑体" w:eastAsia="黑体" w:cs="宋体"/>
      <w:sz w:val="24"/>
      <w:szCs w:val="20"/>
    </w:rPr>
  </w:style>
  <w:style w:type="character" w:customStyle="1" w:styleId="50">
    <w:name w:val="章标题 Char"/>
    <w:basedOn w:val="30"/>
    <w:link w:val="49"/>
    <w:qFormat/>
    <w:locked/>
    <w:uiPriority w:val="0"/>
    <w:rPr>
      <w:rFonts w:ascii="黑体" w:hAnsi="Times New Roman" w:eastAsia="黑体" w:cs="宋体"/>
      <w:sz w:val="24"/>
      <w:szCs w:val="20"/>
    </w:rPr>
  </w:style>
  <w:style w:type="character" w:customStyle="1" w:styleId="51">
    <w:name w:val="批注框文本 字符"/>
    <w:basedOn w:val="30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52">
    <w:name w:val="List Paragraph"/>
    <w:basedOn w:val="1"/>
    <w:link w:val="54"/>
    <w:qFormat/>
    <w:uiPriority w:val="0"/>
    <w:pPr>
      <w:ind w:firstLine="420" w:firstLineChars="200"/>
    </w:pPr>
  </w:style>
  <w:style w:type="paragraph" w:customStyle="1" w:styleId="53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54">
    <w:name w:val="列表段落 字符"/>
    <w:link w:val="52"/>
    <w:qFormat/>
    <w:uiPriority w:val="34"/>
    <w:rPr>
      <w:rFonts w:ascii="Times New Roman" w:hAnsi="Times New Roman" w:eastAsia="宋体" w:cs="Times New Roman"/>
      <w:szCs w:val="24"/>
    </w:rPr>
  </w:style>
  <w:style w:type="character" w:customStyle="1" w:styleId="55">
    <w:name w:val="批注文字 字符"/>
    <w:basedOn w:val="30"/>
    <w:link w:val="14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6">
    <w:name w:val="批注主题 字符"/>
    <w:basedOn w:val="55"/>
    <w:link w:val="27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paragraph" w:customStyle="1" w:styleId="57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58">
    <w:name w:val="文档结构图 字符"/>
    <w:basedOn w:val="30"/>
    <w:link w:val="13"/>
    <w:qFormat/>
    <w:uiPriority w:val="99"/>
    <w:rPr>
      <w:rFonts w:ascii="宋体" w:hAnsi="Times New Roman" w:eastAsia="宋体" w:cs="Times New Roman"/>
      <w:sz w:val="18"/>
      <w:szCs w:val="18"/>
    </w:rPr>
  </w:style>
  <w:style w:type="paragraph" w:customStyle="1" w:styleId="59">
    <w:name w:val="正文字体"/>
    <w:link w:val="60"/>
    <w:qFormat/>
    <w:uiPriority w:val="0"/>
    <w:pPr>
      <w:widowControl w:val="0"/>
      <w:adjustRightInd w:val="0"/>
      <w:snapToGrid w:val="0"/>
      <w:spacing w:line="420" w:lineRule="atLeast"/>
      <w:ind w:firstLine="480" w:firstLineChars="200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character" w:customStyle="1" w:styleId="60">
    <w:name w:val="正文字体 Char"/>
    <w:basedOn w:val="30"/>
    <w:link w:val="59"/>
    <w:qFormat/>
    <w:uiPriority w:val="0"/>
    <w:rPr>
      <w:rFonts w:ascii="Times New Roman" w:hAnsi="Times New Roman" w:eastAsia="宋体" w:cs="Times New Roman"/>
      <w:snapToGrid w:val="0"/>
      <w:kern w:val="0"/>
      <w:sz w:val="24"/>
      <w:szCs w:val="24"/>
    </w:rPr>
  </w:style>
  <w:style w:type="paragraph" w:customStyle="1" w:styleId="61">
    <w:name w:val="Chart"/>
    <w:basedOn w:val="1"/>
    <w:qFormat/>
    <w:uiPriority w:val="0"/>
    <w:pPr>
      <w:jc w:val="center"/>
    </w:pPr>
    <w:rPr>
      <w:rFonts w:ascii="宋体" w:hAnsi="宋体"/>
      <w:sz w:val="18"/>
      <w:szCs w:val="21"/>
    </w:rPr>
  </w:style>
  <w:style w:type="paragraph" w:customStyle="1" w:styleId="62">
    <w:name w:val="章标题(SWIEE)"/>
    <w:next w:val="1"/>
    <w:qFormat/>
    <w:uiPriority w:val="0"/>
    <w:pPr>
      <w:adjustRightInd w:val="0"/>
      <w:snapToGrid w:val="0"/>
      <w:spacing w:before="120" w:after="120" w:line="300" w:lineRule="auto"/>
      <w:jc w:val="center"/>
    </w:pPr>
    <w:rPr>
      <w:rFonts w:ascii="黑体" w:hAnsi="宋体" w:eastAsia="黑体" w:cs="Times New Roman"/>
      <w:sz w:val="24"/>
      <w:lang w:val="en-US" w:eastAsia="zh-CN" w:bidi="ar-SA"/>
    </w:rPr>
  </w:style>
  <w:style w:type="paragraph" w:customStyle="1" w:styleId="63">
    <w:name w:val="ddd"/>
    <w:basedOn w:val="1"/>
    <w:link w:val="64"/>
    <w:qFormat/>
    <w:uiPriority w:val="0"/>
    <w:pPr>
      <w:spacing w:line="360" w:lineRule="auto"/>
      <w:ind w:firstLine="480" w:firstLineChars="200"/>
      <w:jc w:val="left"/>
    </w:pPr>
    <w:rPr>
      <w:rFonts w:asciiTheme="minorEastAsia" w:hAnsiTheme="minorEastAsia" w:eastAsiaTheme="minorEastAsia"/>
      <w:sz w:val="24"/>
    </w:rPr>
  </w:style>
  <w:style w:type="character" w:customStyle="1" w:styleId="64">
    <w:name w:val="ddd Char"/>
    <w:basedOn w:val="30"/>
    <w:link w:val="63"/>
    <w:qFormat/>
    <w:uiPriority w:val="0"/>
    <w:rPr>
      <w:rFonts w:cs="Times New Roman" w:asciiTheme="minorEastAsia" w:hAnsiTheme="minorEastAsia"/>
      <w:sz w:val="24"/>
      <w:szCs w:val="24"/>
    </w:rPr>
  </w:style>
  <w:style w:type="paragraph" w:customStyle="1" w:styleId="65">
    <w:name w:val="编号标题2"/>
    <w:next w:val="1"/>
    <w:link w:val="72"/>
    <w:qFormat/>
    <w:uiPriority w:val="0"/>
    <w:pPr>
      <w:numPr>
        <w:ilvl w:val="1"/>
        <w:numId w:val="2"/>
      </w:numPr>
      <w:spacing w:line="480" w:lineRule="auto"/>
      <w:outlineLvl w:val="1"/>
    </w:pPr>
    <w:rPr>
      <w:rFonts w:ascii="黑体" w:hAnsi="黑体" w:eastAsia="黑体" w:cs="Times New Roman"/>
      <w:sz w:val="24"/>
      <w:lang w:val="en-US" w:eastAsia="zh-CN" w:bidi="ar-SA"/>
    </w:rPr>
  </w:style>
  <w:style w:type="paragraph" w:customStyle="1" w:styleId="66">
    <w:name w:val="编号标题3"/>
    <w:next w:val="1"/>
    <w:link w:val="71"/>
    <w:qFormat/>
    <w:uiPriority w:val="0"/>
    <w:pPr>
      <w:numPr>
        <w:ilvl w:val="2"/>
        <w:numId w:val="2"/>
      </w:numPr>
      <w:spacing w:line="360" w:lineRule="auto"/>
      <w:outlineLvl w:val="2"/>
    </w:pPr>
    <w:rPr>
      <w:rFonts w:ascii="黑体" w:hAnsi="黑体" w:eastAsia="黑体" w:cs="Times New Roman"/>
      <w:sz w:val="24"/>
      <w:lang w:val="en-US" w:eastAsia="zh-CN" w:bidi="ar-SA"/>
    </w:rPr>
  </w:style>
  <w:style w:type="paragraph" w:customStyle="1" w:styleId="67">
    <w:name w:val="编号标题4"/>
    <w:next w:val="1"/>
    <w:qFormat/>
    <w:uiPriority w:val="0"/>
    <w:pPr>
      <w:numPr>
        <w:ilvl w:val="3"/>
        <w:numId w:val="2"/>
      </w:numPr>
      <w:spacing w:line="360" w:lineRule="auto"/>
      <w:outlineLvl w:val="3"/>
    </w:pPr>
    <w:rPr>
      <w:rFonts w:ascii="黑体" w:hAnsi="黑体" w:eastAsia="黑体" w:cs="Times New Roman"/>
      <w:sz w:val="24"/>
      <w:lang w:val="en-US" w:eastAsia="zh-CN" w:bidi="ar-SA"/>
    </w:rPr>
  </w:style>
  <w:style w:type="paragraph" w:customStyle="1" w:styleId="68">
    <w:name w:val="编号标题5"/>
    <w:next w:val="1"/>
    <w:qFormat/>
    <w:uiPriority w:val="0"/>
    <w:pPr>
      <w:numPr>
        <w:ilvl w:val="4"/>
        <w:numId w:val="2"/>
      </w:numPr>
      <w:spacing w:line="360" w:lineRule="auto"/>
      <w:outlineLvl w:val="4"/>
    </w:pPr>
    <w:rPr>
      <w:rFonts w:ascii="黑体" w:hAnsi="Times New Roman" w:eastAsia="黑体" w:cs="Times New Roman"/>
      <w:sz w:val="28"/>
      <w:lang w:val="en-US" w:eastAsia="zh-CN" w:bidi="ar-SA"/>
    </w:rPr>
  </w:style>
  <w:style w:type="paragraph" w:customStyle="1" w:styleId="69">
    <w:name w:val="编号标题6"/>
    <w:next w:val="1"/>
    <w:qFormat/>
    <w:uiPriority w:val="0"/>
    <w:pPr>
      <w:numPr>
        <w:ilvl w:val="5"/>
        <w:numId w:val="2"/>
      </w:numPr>
      <w:spacing w:line="360" w:lineRule="auto"/>
      <w:outlineLvl w:val="5"/>
    </w:pPr>
    <w:rPr>
      <w:rFonts w:ascii="黑体" w:hAnsi="Times New Roman" w:eastAsia="黑体" w:cs="Times New Roman"/>
      <w:sz w:val="28"/>
      <w:lang w:val="en-US" w:eastAsia="zh-CN" w:bidi="ar-SA"/>
    </w:rPr>
  </w:style>
  <w:style w:type="paragraph" w:customStyle="1" w:styleId="70">
    <w:name w:val="编号标题7"/>
    <w:next w:val="1"/>
    <w:qFormat/>
    <w:uiPriority w:val="0"/>
    <w:pPr>
      <w:numPr>
        <w:ilvl w:val="6"/>
        <w:numId w:val="2"/>
      </w:numPr>
      <w:spacing w:line="360" w:lineRule="auto"/>
      <w:outlineLvl w:val="6"/>
    </w:pPr>
    <w:rPr>
      <w:rFonts w:ascii="黑体" w:hAnsi="Times New Roman" w:eastAsia="黑体" w:cs="Times New Roman"/>
      <w:sz w:val="28"/>
      <w:lang w:val="en-US" w:eastAsia="zh-CN" w:bidi="ar-SA"/>
    </w:rPr>
  </w:style>
  <w:style w:type="character" w:customStyle="1" w:styleId="71">
    <w:name w:val="编号标题3 Char"/>
    <w:basedOn w:val="30"/>
    <w:link w:val="66"/>
    <w:qFormat/>
    <w:locked/>
    <w:uiPriority w:val="0"/>
    <w:rPr>
      <w:rFonts w:ascii="黑体" w:hAnsi="黑体" w:eastAsia="黑体" w:cs="Times New Roman"/>
      <w:kern w:val="0"/>
      <w:sz w:val="24"/>
      <w:szCs w:val="20"/>
    </w:rPr>
  </w:style>
  <w:style w:type="character" w:customStyle="1" w:styleId="72">
    <w:name w:val="编号标题2 Char"/>
    <w:basedOn w:val="30"/>
    <w:link w:val="65"/>
    <w:qFormat/>
    <w:locked/>
    <w:uiPriority w:val="0"/>
    <w:rPr>
      <w:rFonts w:ascii="黑体" w:hAnsi="黑体" w:eastAsia="黑体" w:cs="Times New Roman"/>
      <w:kern w:val="0"/>
      <w:sz w:val="24"/>
      <w:szCs w:val="20"/>
    </w:rPr>
  </w:style>
  <w:style w:type="paragraph" w:customStyle="1" w:styleId="73">
    <w:name w:val="ggg"/>
    <w:basedOn w:val="1"/>
    <w:qFormat/>
    <w:uiPriority w:val="0"/>
    <w:pPr>
      <w:widowControl/>
      <w:numPr>
        <w:ilvl w:val="0"/>
        <w:numId w:val="2"/>
      </w:numPr>
      <w:spacing w:line="480" w:lineRule="auto"/>
      <w:jc w:val="left"/>
      <w:outlineLvl w:val="0"/>
    </w:pPr>
    <w:rPr>
      <w:rFonts w:ascii="黑体" w:eastAsia="黑体"/>
      <w:sz w:val="24"/>
    </w:rPr>
  </w:style>
  <w:style w:type="paragraph" w:customStyle="1" w:styleId="74">
    <w:name w:val="表头"/>
    <w:basedOn w:val="1"/>
    <w:qFormat/>
    <w:uiPriority w:val="0"/>
    <w:pPr>
      <w:jc w:val="center"/>
    </w:pPr>
    <w:rPr>
      <w:rFonts w:ascii="宋体"/>
      <w:b/>
      <w:kern w:val="0"/>
      <w:szCs w:val="20"/>
    </w:rPr>
  </w:style>
  <w:style w:type="paragraph" w:customStyle="1" w:styleId="75">
    <w:name w:val="表中文字"/>
    <w:basedOn w:val="1"/>
    <w:qFormat/>
    <w:uiPriority w:val="0"/>
    <w:pPr>
      <w:adjustRightInd w:val="0"/>
      <w:snapToGrid w:val="0"/>
    </w:pPr>
    <w:rPr>
      <w:rFonts w:ascii="宋体"/>
      <w:kern w:val="24"/>
      <w:sz w:val="24"/>
      <w:szCs w:val="20"/>
    </w:rPr>
  </w:style>
  <w:style w:type="character" w:customStyle="1" w:styleId="76">
    <w:name w:val="不明显强调1"/>
    <w:basedOn w:val="30"/>
    <w:qFormat/>
    <w:uiPriority w:val="19"/>
    <w:rPr>
      <w:rFonts w:asciiTheme="minorEastAsia" w:hAnsiTheme="minorEastAsia" w:eastAsiaTheme="minorEastAsia"/>
      <w:sz w:val="18"/>
    </w:rPr>
  </w:style>
  <w:style w:type="paragraph" w:customStyle="1" w:styleId="77">
    <w:name w:val="样式 标题 1 + 黑体 小四 段前: 7.8 磅 段后: 7.8 磅"/>
    <w:basedOn w:val="2"/>
    <w:qFormat/>
    <w:uiPriority w:val="0"/>
    <w:pPr>
      <w:keepLines w:val="0"/>
      <w:spacing w:before="156" w:after="156" w:line="240" w:lineRule="auto"/>
      <w:ind w:left="900" w:hanging="420"/>
    </w:pPr>
    <w:rPr>
      <w:rFonts w:ascii="黑体" w:hAnsi="宋体" w:eastAsia="黑体" w:cs="宋体"/>
      <w:bCs w:val="0"/>
      <w:kern w:val="2"/>
      <w:sz w:val="24"/>
      <w:szCs w:val="20"/>
    </w:rPr>
  </w:style>
  <w:style w:type="paragraph" w:customStyle="1" w:styleId="78">
    <w:name w:val="附录标题A.1.1"/>
    <w:next w:val="59"/>
    <w:qFormat/>
    <w:uiPriority w:val="0"/>
    <w:pPr>
      <w:tabs>
        <w:tab w:val="left" w:pos="0"/>
      </w:tabs>
      <w:adjustRightInd w:val="0"/>
      <w:snapToGrid w:val="0"/>
      <w:spacing w:line="420" w:lineRule="atLeast"/>
      <w:outlineLvl w:val="2"/>
    </w:pPr>
    <w:rPr>
      <w:rFonts w:ascii="Times New Roman" w:hAnsi="Times New Roman" w:eastAsia="宋体" w:cs="Calibri"/>
      <w:snapToGrid w:val="0"/>
      <w:sz w:val="24"/>
      <w:szCs w:val="28"/>
      <w:lang w:val="en-US" w:eastAsia="zh-CN" w:bidi="ar-SA"/>
    </w:rPr>
  </w:style>
  <w:style w:type="paragraph" w:customStyle="1" w:styleId="79">
    <w:name w:val="正文内容"/>
    <w:link w:val="80"/>
    <w:qFormat/>
    <w:uiPriority w:val="0"/>
    <w:pPr>
      <w:spacing w:line="360" w:lineRule="auto"/>
      <w:ind w:firstLine="200" w:firstLineChars="200"/>
    </w:pPr>
    <w:rPr>
      <w:rFonts w:ascii="宋体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80">
    <w:name w:val="正文内容 Char"/>
    <w:basedOn w:val="30"/>
    <w:link w:val="79"/>
    <w:qFormat/>
    <w:uiPriority w:val="0"/>
    <w:rPr>
      <w:rFonts w:ascii="宋体" w:hAnsi="Times New Roman" w:eastAsia="宋体" w:cs="Times New Roman"/>
      <w:sz w:val="24"/>
      <w:szCs w:val="24"/>
    </w:rPr>
  </w:style>
  <w:style w:type="character" w:customStyle="1" w:styleId="81">
    <w:name w:val="标准正文 Char"/>
    <w:link w:val="82"/>
    <w:qFormat/>
    <w:locked/>
    <w:uiPriority w:val="0"/>
    <w:rPr>
      <w:rFonts w:ascii="宋体" w:hAnsi="Times New Roman"/>
      <w:kern w:val="28"/>
      <w:sz w:val="28"/>
    </w:rPr>
  </w:style>
  <w:style w:type="paragraph" w:customStyle="1" w:styleId="82">
    <w:name w:val="标准正文"/>
    <w:basedOn w:val="1"/>
    <w:link w:val="81"/>
    <w:qFormat/>
    <w:uiPriority w:val="0"/>
    <w:pPr>
      <w:adjustRightInd w:val="0"/>
      <w:spacing w:line="360" w:lineRule="auto"/>
      <w:jc w:val="left"/>
      <w:textAlignment w:val="baseline"/>
    </w:pPr>
    <w:rPr>
      <w:rFonts w:ascii="宋体" w:eastAsiaTheme="minorEastAsia" w:cstheme="minorBidi"/>
      <w:kern w:val="28"/>
      <w:sz w:val="28"/>
      <w:szCs w:val="22"/>
    </w:rPr>
  </w:style>
  <w:style w:type="paragraph" w:customStyle="1" w:styleId="83">
    <w:name w:val="附录标题A.1"/>
    <w:next w:val="59"/>
    <w:qFormat/>
    <w:uiPriority w:val="0"/>
    <w:pPr>
      <w:tabs>
        <w:tab w:val="left" w:pos="0"/>
      </w:tabs>
      <w:adjustRightInd w:val="0"/>
      <w:snapToGrid w:val="0"/>
      <w:spacing w:line="420" w:lineRule="atLeast"/>
      <w:outlineLvl w:val="1"/>
    </w:pPr>
    <w:rPr>
      <w:rFonts w:ascii="Times New Roman" w:hAnsi="Times New Roman" w:eastAsia="宋体" w:cs="Calibri"/>
      <w:snapToGrid w:val="0"/>
      <w:sz w:val="24"/>
      <w:szCs w:val="28"/>
      <w:lang w:val="en-US" w:eastAsia="zh-CN" w:bidi="ar-SA"/>
    </w:rPr>
  </w:style>
  <w:style w:type="paragraph" w:customStyle="1" w:styleId="84">
    <w:name w:val="附录"/>
    <w:next w:val="59"/>
    <w:qFormat/>
    <w:uiPriority w:val="0"/>
    <w:pPr>
      <w:adjustRightInd w:val="0"/>
      <w:snapToGrid w:val="0"/>
      <w:spacing w:afterLines="50" w:line="420" w:lineRule="atLeast"/>
      <w:jc w:val="center"/>
      <w:outlineLvl w:val="0"/>
    </w:pPr>
    <w:rPr>
      <w:rFonts w:ascii="Times New Roman" w:hAnsi="Times New Roman" w:eastAsia="黑体" w:cs="Calibri"/>
      <w:snapToGrid w:val="0"/>
      <w:sz w:val="24"/>
      <w:szCs w:val="28"/>
      <w:lang w:val="en-US" w:eastAsia="zh-CN" w:bidi="ar-SA"/>
    </w:rPr>
  </w:style>
  <w:style w:type="paragraph" w:customStyle="1" w:styleId="85">
    <w:name w:val="101-表内容"/>
    <w:basedOn w:val="1"/>
    <w:qFormat/>
    <w:uiPriority w:val="0"/>
    <w:pPr>
      <w:widowControl/>
      <w:adjustRightInd w:val="0"/>
      <w:snapToGrid w:val="0"/>
      <w:spacing w:beforeLines="20" w:afterLines="20"/>
      <w:jc w:val="center"/>
    </w:pPr>
    <w:rPr>
      <w:rFonts w:ascii="宋体" w:hAnsi="宋体"/>
      <w:bCs/>
      <w:color w:val="000000"/>
      <w:kern w:val="0"/>
      <w:sz w:val="18"/>
      <w:szCs w:val="20"/>
    </w:rPr>
  </w:style>
  <w:style w:type="character" w:customStyle="1" w:styleId="86">
    <w:name w:val="批注文字 Char1"/>
    <w:basedOn w:val="30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87">
    <w:name w:val="附录标题A.1.1.1.1.1"/>
    <w:next w:val="59"/>
    <w:qFormat/>
    <w:uiPriority w:val="0"/>
    <w:pPr>
      <w:tabs>
        <w:tab w:val="left" w:pos="0"/>
      </w:tabs>
      <w:adjustRightInd w:val="0"/>
      <w:snapToGrid w:val="0"/>
      <w:spacing w:line="420" w:lineRule="atLeast"/>
      <w:outlineLvl w:val="5"/>
    </w:pPr>
    <w:rPr>
      <w:rFonts w:ascii="Times New Roman" w:hAnsi="Times New Roman" w:eastAsia="宋体" w:cs="Calibri"/>
      <w:kern w:val="2"/>
      <w:sz w:val="24"/>
      <w:lang w:val="en-US" w:eastAsia="zh-CN" w:bidi="ar-SA"/>
    </w:rPr>
  </w:style>
  <w:style w:type="paragraph" w:customStyle="1" w:styleId="88">
    <w:name w:val="样式 标题 1 + 黑体 小四 段前: 7.8 磅 段后: 7.8 磅1"/>
    <w:basedOn w:val="2"/>
    <w:qFormat/>
    <w:uiPriority w:val="0"/>
    <w:pPr>
      <w:tabs>
        <w:tab w:val="left" w:pos="432"/>
      </w:tabs>
      <w:spacing w:before="156" w:after="156" w:line="240" w:lineRule="auto"/>
      <w:ind w:left="432" w:hanging="432"/>
    </w:pPr>
    <w:rPr>
      <w:rFonts w:ascii="黑体" w:hAnsi="宋体" w:eastAsia="黑体" w:cs="宋体"/>
      <w:bCs w:val="0"/>
      <w:kern w:val="2"/>
      <w:sz w:val="24"/>
      <w:szCs w:val="20"/>
    </w:rPr>
  </w:style>
  <w:style w:type="paragraph" w:customStyle="1" w:styleId="89">
    <w:name w:val="图编号"/>
    <w:next w:val="59"/>
    <w:qFormat/>
    <w:uiPriority w:val="0"/>
    <w:pPr>
      <w:adjustRightInd w:val="0"/>
      <w:snapToGrid w:val="0"/>
      <w:spacing w:beforeLines="30" w:line="420" w:lineRule="atLeast"/>
      <w:ind w:left="420" w:hanging="420"/>
      <w:jc w:val="center"/>
    </w:pPr>
    <w:rPr>
      <w:rFonts w:ascii="黑体" w:hAnsi="Times New Roman" w:eastAsia="黑体" w:cs="Calibri"/>
      <w:snapToGrid w:val="0"/>
      <w:sz w:val="21"/>
      <w:szCs w:val="21"/>
      <w:lang w:val="en-US" w:eastAsia="zh-CN" w:bidi="ar-SA"/>
    </w:rPr>
  </w:style>
  <w:style w:type="paragraph" w:customStyle="1" w:styleId="90">
    <w:name w:val="附录标题A.1.1.1.1"/>
    <w:next w:val="59"/>
    <w:qFormat/>
    <w:uiPriority w:val="0"/>
    <w:pPr>
      <w:tabs>
        <w:tab w:val="left" w:pos="0"/>
      </w:tabs>
      <w:adjustRightInd w:val="0"/>
      <w:snapToGrid w:val="0"/>
      <w:spacing w:line="420" w:lineRule="atLeast"/>
      <w:outlineLvl w:val="4"/>
    </w:pPr>
    <w:rPr>
      <w:rFonts w:ascii="Times New Roman" w:hAnsi="Times New Roman" w:eastAsia="宋体" w:cs="Calibri"/>
      <w:snapToGrid w:val="0"/>
      <w:sz w:val="24"/>
      <w:szCs w:val="28"/>
      <w:lang w:val="en-US" w:eastAsia="zh-CN" w:bidi="ar-SA"/>
    </w:rPr>
  </w:style>
  <w:style w:type="paragraph" w:customStyle="1" w:styleId="91">
    <w:name w:val="样式 标题 3 + 黑体 小四 非加粗 段前: 7.8 磅 段后: 7.8 磅 行距: 单倍行距"/>
    <w:basedOn w:val="4"/>
    <w:qFormat/>
    <w:uiPriority w:val="0"/>
    <w:pPr>
      <w:tabs>
        <w:tab w:val="left" w:pos="432"/>
        <w:tab w:val="left" w:pos="720"/>
      </w:tabs>
      <w:spacing w:before="156" w:after="156" w:line="240" w:lineRule="auto"/>
    </w:pPr>
    <w:rPr>
      <w:rFonts w:ascii="黑体" w:cs="宋体"/>
      <w:b/>
      <w:bCs w:val="0"/>
      <w:szCs w:val="20"/>
    </w:rPr>
  </w:style>
  <w:style w:type="paragraph" w:customStyle="1" w:styleId="92">
    <w:name w:val="表编号"/>
    <w:next w:val="1"/>
    <w:qFormat/>
    <w:uiPriority w:val="0"/>
    <w:pPr>
      <w:tabs>
        <w:tab w:val="left" w:pos="360"/>
      </w:tabs>
      <w:adjustRightInd w:val="0"/>
      <w:snapToGrid w:val="0"/>
      <w:spacing w:afterLines="20" w:line="420" w:lineRule="atLeast"/>
      <w:ind w:left="360" w:hanging="360"/>
      <w:jc w:val="center"/>
    </w:pPr>
    <w:rPr>
      <w:rFonts w:ascii="黑体" w:hAnsi="Times New Roman" w:eastAsia="黑体" w:cs="Calibri"/>
      <w:snapToGrid w:val="0"/>
      <w:sz w:val="21"/>
      <w:szCs w:val="28"/>
      <w:lang w:val="en-US" w:eastAsia="zh-CN" w:bidi="ar-SA"/>
    </w:rPr>
  </w:style>
  <w:style w:type="character" w:customStyle="1" w:styleId="93">
    <w:name w:val="文档结构图 Char1"/>
    <w:basedOn w:val="30"/>
    <w:semiHidden/>
    <w:qFormat/>
    <w:uiPriority w:val="99"/>
    <w:rPr>
      <w:rFonts w:ascii="Microsoft YaHei UI" w:hAnsi="Times New Roman" w:eastAsia="Microsoft YaHei UI" w:cs="Times New Roman"/>
      <w:sz w:val="18"/>
      <w:szCs w:val="18"/>
    </w:rPr>
  </w:style>
  <w:style w:type="paragraph" w:customStyle="1" w:styleId="94">
    <w:name w:val="TOP"/>
    <w:basedOn w:val="1"/>
    <w:qFormat/>
    <w:uiPriority w:val="0"/>
    <w:pPr>
      <w:spacing w:line="420" w:lineRule="exact"/>
      <w:jc w:val="center"/>
    </w:pPr>
    <w:rPr>
      <w:rFonts w:ascii="黑体" w:hAnsi="黑体" w:eastAsia="黑体"/>
      <w:szCs w:val="28"/>
    </w:rPr>
  </w:style>
  <w:style w:type="paragraph" w:customStyle="1" w:styleId="95">
    <w:name w:val="仿宋"/>
    <w:basedOn w:val="1"/>
    <w:next w:val="1"/>
    <w:qFormat/>
    <w:uiPriority w:val="0"/>
    <w:pPr>
      <w:adjustRightInd w:val="0"/>
      <w:spacing w:line="360" w:lineRule="auto"/>
      <w:textAlignment w:val="baseline"/>
    </w:pPr>
    <w:rPr>
      <w:rFonts w:ascii="宋体" w:eastAsia="长城仿宋"/>
      <w:kern w:val="28"/>
      <w:sz w:val="24"/>
      <w:szCs w:val="20"/>
    </w:rPr>
  </w:style>
  <w:style w:type="paragraph" w:customStyle="1" w:styleId="96">
    <w:name w:val="列出段落1"/>
    <w:basedOn w:val="1"/>
    <w:qFormat/>
    <w:uiPriority w:val="34"/>
    <w:pPr>
      <w:ind w:firstLine="420" w:firstLineChars="200"/>
    </w:pPr>
    <w:rPr>
      <w:rFonts w:eastAsiaTheme="minorEastAsia" w:cstheme="minorBidi"/>
    </w:rPr>
  </w:style>
  <w:style w:type="paragraph" w:customStyle="1" w:styleId="97">
    <w:name w:val="附录标题A.1.1.1"/>
    <w:next w:val="59"/>
    <w:qFormat/>
    <w:uiPriority w:val="0"/>
    <w:pPr>
      <w:tabs>
        <w:tab w:val="left" w:pos="0"/>
      </w:tabs>
      <w:adjustRightInd w:val="0"/>
      <w:snapToGrid w:val="0"/>
      <w:spacing w:line="420" w:lineRule="atLeast"/>
      <w:outlineLvl w:val="3"/>
    </w:pPr>
    <w:rPr>
      <w:rFonts w:ascii="Times New Roman" w:hAnsi="Times New Roman" w:eastAsia="宋体" w:cs="Calibri"/>
      <w:snapToGrid w:val="0"/>
      <w:sz w:val="24"/>
      <w:szCs w:val="28"/>
      <w:lang w:val="en-US" w:eastAsia="zh-CN" w:bidi="ar-SA"/>
    </w:rPr>
  </w:style>
  <w:style w:type="paragraph" w:customStyle="1" w:styleId="98">
    <w:name w:val="TOC 标题1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eastAsia="黑体"/>
      <w:b w:val="0"/>
      <w:color w:val="365F91"/>
      <w:kern w:val="0"/>
      <w:sz w:val="28"/>
      <w:szCs w:val="28"/>
    </w:rPr>
  </w:style>
  <w:style w:type="paragraph" w:customStyle="1" w:styleId="99">
    <w:name w:val="标题 21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customStyle="1" w:styleId="100">
    <w:name w:val="目录 31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character" w:customStyle="1" w:styleId="101">
    <w:name w:val="标题 2 Char1"/>
    <w:basedOn w:val="30"/>
    <w:semiHidden/>
    <w:qFormat/>
    <w:uiPriority w:val="9"/>
    <w:rPr>
      <w:rFonts w:ascii="Calibri Light" w:hAnsi="Calibri Light" w:eastAsia="宋体" w:cs="Times New Roman"/>
      <w:b/>
      <w:bCs/>
      <w:sz w:val="32"/>
      <w:szCs w:val="32"/>
    </w:rPr>
  </w:style>
  <w:style w:type="paragraph" w:customStyle="1" w:styleId="102">
    <w:name w:val="TOC 标题2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103">
    <w:name w:val="正文缩进 字符"/>
    <w:link w:val="12"/>
    <w:qFormat/>
    <w:uiPriority w:val="0"/>
    <w:rPr>
      <w:rFonts w:ascii="宋体" w:hAnsi="Times New Roman" w:eastAsia="宋体" w:cs="Times New Roman"/>
      <w:sz w:val="28"/>
      <w:szCs w:val="24"/>
    </w:rPr>
  </w:style>
  <w:style w:type="paragraph" w:customStyle="1" w:styleId="104">
    <w:name w:val="Revision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fontTable.xml" Type="http://schemas.openxmlformats.org/officeDocument/2006/relationships/fontTable"/><Relationship Id="rId11" Target="people.xml" Type="http://schemas.microsoft.com/office/2011/relationships/people"/><Relationship Id="rId12" Target="header1.xml" Type="http://schemas.openxmlformats.org/officeDocument/2006/relationships/header"/><Relationship Id="rId2" Target="settings.xml" Type="http://schemas.openxmlformats.org/officeDocument/2006/relationships/settings"/><Relationship Id="rId3" Target="comments.xml" Type="http://schemas.openxmlformats.org/officeDocument/2006/relationships/comments"/><Relationship Id="rId4" Target="commentsExtended.xml" Type="http://schemas.microsoft.com/office/2011/relationships/commentsExtended"/><Relationship Id="rId5" Target="footer1.xml" Type="http://schemas.openxmlformats.org/officeDocument/2006/relationships/footer"/><Relationship Id="rId6" Target="footer2.xml" Type="http://schemas.openxmlformats.org/officeDocument/2006/relationships/footer"/><Relationship Id="rId7" Target="theme/theme1.xml" Type="http://schemas.openxmlformats.org/officeDocument/2006/relationships/theme"/><Relationship Id="rId8" Target="numbering.xml" Type="http://schemas.openxmlformats.org/officeDocument/2006/relationships/numbering"/><Relationship Id="rId9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C40E35-B599-46FA-922D-AD48501EFE0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1577</Words>
  <Characters>8991</Characters>
  <Lines>74</Lines>
  <Paragraphs>21</Paragraphs>
  <TotalTime>2</TotalTime>
  <ScaleCrop>false</ScaleCrop>
  <LinksUpToDate>false</LinksUpToDate>
  <CharactersWithSpaces>10547</CharactersWithSpaces>
  <Application>WPS Office_12.8.2.15302_F1E327BC-269C-435d-A152-05C5408002CA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2025-09-12T08:54:00Z</dcterms:created>
  <dc:creator>贾盈盈</dc:creator>
  <cp:lastModifiedBy>钟珍伟</cp:lastModifiedBy>
  <cp:lastPrinted>2025-09-02T02:33:00Z</cp:lastPrinted>
  <dcterms:modified xsi:type="dcterms:W3CDTF">2025-09-17T09:43:48Z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2052-12.8.2.15302</vt:lpwstr>
  </property>
  <property fmtid="{D5CDD505-2E9C-101B-9397-08002B2CF9AE}" pid="3" name="ICV">
    <vt:lpwstr>F69F451CE97E4C12A92D0652BBDAE8F3_12</vt:lpwstr>
  </property>
</Properties>
</file>