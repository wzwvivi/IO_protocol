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Extensible+xml" PartName="/word/commentsExtensible.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750F5" w14:textId="77777777" w:rsidR="00DB4C38" w:rsidRPr="00D034F8" w:rsidRDefault="00314C92" w:rsidP="00463131">
      <w:pPr>
        <w:tabs>
          <w:tab w:val="num" w:pos="576"/>
          <w:tab w:val="num" w:pos="720"/>
        </w:tabs>
        <w:spacing w:beforeLines="50" w:before="120" w:afterLines="50" w:after="120" w:line="500" w:lineRule="exact"/>
        <w:jc w:val="center"/>
        <w:outlineLvl w:val="0"/>
        <w:rPr>
          <w:rFonts w:ascii="黑体" w:eastAsia="黑体" w:hAnsi="黑体" w:hint="eastAsia"/>
          <w:sz w:val="32"/>
          <w:szCs w:val="32"/>
        </w:rPr>
      </w:pPr>
      <w:r w:rsidRPr="00D034F8">
        <w:rPr>
          <w:rFonts w:ascii="黑体" w:eastAsia="黑体" w:hAnsi="黑体" w:hint="eastAsia"/>
          <w:sz w:val="32"/>
          <w:szCs w:val="32"/>
        </w:rPr>
        <w:t>转弯控制单元</w:t>
      </w:r>
      <w:r w:rsidR="00DB4C38" w:rsidRPr="00D034F8">
        <w:rPr>
          <w:rFonts w:ascii="黑体" w:eastAsia="黑体" w:hAnsi="黑体" w:hint="eastAsia"/>
          <w:sz w:val="32"/>
          <w:szCs w:val="32"/>
        </w:rPr>
        <w:t>通信协议</w:t>
      </w:r>
    </w:p>
    <w:p w14:paraId="05D9A27F" w14:textId="77777777" w:rsidR="00DB4C38" w:rsidRDefault="00DB4C38" w:rsidP="008E4821">
      <w:pPr>
        <w:numPr>
          <w:ilvl w:val="0"/>
          <w:numId w:val="3"/>
        </w:numPr>
        <w:spacing w:line="500" w:lineRule="exact"/>
        <w:outlineLvl w:val="0"/>
        <w:rPr>
          <w:rFonts w:ascii="黑体" w:eastAsia="黑体" w:hAnsi="黑体" w:hint="eastAsia"/>
          <w:sz w:val="24"/>
        </w:rPr>
      </w:pPr>
      <w:r w:rsidRPr="0052462B">
        <w:rPr>
          <w:rFonts w:ascii="黑体" w:eastAsia="黑体" w:hAnsi="黑体" w:hint="eastAsia"/>
          <w:sz w:val="24"/>
        </w:rPr>
        <w:t>概述</w:t>
      </w:r>
    </w:p>
    <w:p w14:paraId="093B8D4D" w14:textId="1DCDB63A" w:rsidR="00DB4C38" w:rsidRDefault="00463131" w:rsidP="00C96EA7">
      <w:pPr>
        <w:spacing w:line="500" w:lineRule="exact"/>
        <w:ind w:left="426"/>
        <w:rPr>
          <w:sz w:val="24"/>
        </w:rPr>
      </w:pPr>
      <w:r>
        <w:rPr>
          <w:rFonts w:hAnsi="宋体" w:hint="eastAsia"/>
          <w:sz w:val="24"/>
        </w:rPr>
        <w:t>转弯控制单元具有控制、监控双通道，飞控计算机与航电系统采用</w:t>
      </w:r>
      <w:r w:rsidR="00D034F8">
        <w:rPr>
          <w:rFonts w:hint="eastAsia"/>
          <w:sz w:val="24"/>
        </w:rPr>
        <w:t>ARINC429</w:t>
      </w:r>
      <w:r w:rsidR="00D034F8">
        <w:rPr>
          <w:rFonts w:hAnsi="宋体" w:hint="eastAsia"/>
          <w:sz w:val="24"/>
        </w:rPr>
        <w:t>总线和</w:t>
      </w:r>
      <w:r w:rsidR="00D034F8">
        <w:rPr>
          <w:rFonts w:hAnsi="宋体" w:hint="eastAsia"/>
          <w:sz w:val="24"/>
        </w:rPr>
        <w:t>CAN</w:t>
      </w:r>
      <w:r w:rsidR="00D034F8">
        <w:rPr>
          <w:rFonts w:hAnsi="宋体" w:hint="eastAsia"/>
          <w:sz w:val="24"/>
        </w:rPr>
        <w:t>总线进行数据传输</w:t>
      </w:r>
      <w:r w:rsidR="00DB4C38" w:rsidRPr="00DD4BE3">
        <w:rPr>
          <w:sz w:val="24"/>
        </w:rPr>
        <w:t>；</w:t>
      </w:r>
      <w:r w:rsidR="00C96EA7">
        <w:rPr>
          <w:rFonts w:hint="eastAsia"/>
          <w:sz w:val="24"/>
        </w:rPr>
        <w:t>控制</w:t>
      </w:r>
      <w:r w:rsidR="0087173C">
        <w:rPr>
          <w:rFonts w:hint="eastAsia"/>
          <w:sz w:val="24"/>
        </w:rPr>
        <w:t>+</w:t>
      </w:r>
      <w:r w:rsidR="00C96EA7">
        <w:rPr>
          <w:rFonts w:hint="eastAsia"/>
          <w:sz w:val="24"/>
        </w:rPr>
        <w:t>、监控通道的</w:t>
      </w:r>
      <w:r w:rsidR="00DB4C38" w:rsidRPr="006E45CE">
        <w:rPr>
          <w:rFonts w:hAnsi="宋体"/>
          <w:sz w:val="24"/>
        </w:rPr>
        <w:t>通讯</w:t>
      </w:r>
      <w:r>
        <w:rPr>
          <w:rFonts w:hAnsi="宋体" w:hint="eastAsia"/>
          <w:sz w:val="24"/>
        </w:rPr>
        <w:t>数据</w:t>
      </w:r>
      <w:r w:rsidR="00C96EA7">
        <w:rPr>
          <w:rFonts w:hAnsi="宋体" w:hint="eastAsia"/>
          <w:sz w:val="24"/>
        </w:rPr>
        <w:t>一致，具体通讯</w:t>
      </w:r>
      <w:r w:rsidR="00DB4C38" w:rsidRPr="006E45CE">
        <w:rPr>
          <w:rFonts w:hAnsi="宋体"/>
          <w:sz w:val="24"/>
        </w:rPr>
        <w:t>协议</w:t>
      </w:r>
      <w:r w:rsidR="00DB4C38" w:rsidRPr="006E45CE">
        <w:rPr>
          <w:sz w:val="24"/>
        </w:rPr>
        <w:t>如</w:t>
      </w:r>
      <w:r w:rsidR="00C96EA7">
        <w:rPr>
          <w:rFonts w:hint="eastAsia"/>
          <w:sz w:val="24"/>
        </w:rPr>
        <w:t>下</w:t>
      </w:r>
      <w:r w:rsidR="00DB4C38" w:rsidRPr="006E45CE">
        <w:rPr>
          <w:sz w:val="24"/>
        </w:rPr>
        <w:t>：</w:t>
      </w:r>
    </w:p>
    <w:p w14:paraId="4CA86810" w14:textId="77777777" w:rsidR="00C96EA7" w:rsidRDefault="00C96EA7" w:rsidP="008E4821">
      <w:pPr>
        <w:numPr>
          <w:ilvl w:val="0"/>
          <w:numId w:val="3"/>
        </w:numPr>
        <w:spacing w:line="500" w:lineRule="exact"/>
        <w:outlineLvl w:val="0"/>
        <w:rPr>
          <w:rFonts w:ascii="黑体" w:eastAsia="黑体" w:hAnsi="黑体" w:hint="eastAsia"/>
          <w:sz w:val="24"/>
        </w:rPr>
      </w:pPr>
      <w:r>
        <w:rPr>
          <w:rFonts w:ascii="黑体" w:eastAsia="黑体" w:hAnsi="黑体" w:hint="eastAsia"/>
          <w:sz w:val="24"/>
        </w:rPr>
        <w:t>ARINC429通讯协议</w:t>
      </w:r>
    </w:p>
    <w:p w14:paraId="73AD0447" w14:textId="77777777" w:rsidR="00DB4C38" w:rsidRDefault="00DB4C38" w:rsidP="00DB4C38">
      <w:pPr>
        <w:adjustRightInd w:val="0"/>
        <w:snapToGrid w:val="0"/>
        <w:spacing w:line="500" w:lineRule="exact"/>
        <w:jc w:val="center"/>
        <w:rPr>
          <w:rFonts w:ascii="黑体" w:eastAsia="黑体" w:hAnsi="黑体" w:hint="eastAsia"/>
          <w:kern w:val="24"/>
          <w:szCs w:val="21"/>
        </w:rPr>
      </w:pPr>
      <w:r w:rsidRPr="00DD4BE3">
        <w:rPr>
          <w:rFonts w:ascii="黑体" w:eastAsia="黑体" w:hAnsi="黑体" w:hint="eastAsia"/>
          <w:kern w:val="24"/>
          <w:szCs w:val="21"/>
        </w:rPr>
        <w:t>表</w:t>
      </w:r>
      <w:r>
        <w:rPr>
          <w:rFonts w:ascii="黑体" w:eastAsia="黑体" w:hAnsi="黑体" w:hint="eastAsia"/>
          <w:kern w:val="24"/>
          <w:szCs w:val="21"/>
        </w:rPr>
        <w:t>1</w:t>
      </w:r>
      <w:r w:rsidRPr="00DD4BE3">
        <w:rPr>
          <w:rFonts w:ascii="黑体" w:eastAsia="黑体" w:hAnsi="黑体" w:hint="eastAsia"/>
          <w:kern w:val="24"/>
          <w:szCs w:val="21"/>
        </w:rPr>
        <w:t xml:space="preserve"> </w:t>
      </w:r>
      <w:commentRangeStart w:id="0"/>
      <w:r w:rsidR="006562EF">
        <w:rPr>
          <w:rFonts w:ascii="黑体" w:eastAsia="黑体" w:hAnsi="黑体" w:hint="eastAsia"/>
          <w:kern w:val="24"/>
          <w:szCs w:val="21"/>
        </w:rPr>
        <w:t>RDCU</w:t>
      </w:r>
      <w:commentRangeEnd w:id="0"/>
      <w:r w:rsidR="00341A54">
        <w:rPr>
          <w:rStyle w:val="af0"/>
        </w:rPr>
        <w:commentReference w:id="0"/>
      </w:r>
      <w:r w:rsidRPr="00DD4BE3">
        <w:rPr>
          <w:rFonts w:ascii="黑体" w:eastAsia="黑体" w:hAnsi="黑体" w:hint="eastAsia"/>
          <w:kern w:val="24"/>
          <w:szCs w:val="21"/>
        </w:rPr>
        <w:t>到</w:t>
      </w:r>
      <w:r w:rsidR="00314C92">
        <w:rPr>
          <w:rFonts w:ascii="黑体" w:eastAsia="黑体" w:hAnsi="黑体" w:hint="eastAsia"/>
          <w:kern w:val="24"/>
          <w:szCs w:val="21"/>
        </w:rPr>
        <w:t>转弯控制单元</w:t>
      </w:r>
      <w:r w:rsidR="00F266C9">
        <w:rPr>
          <w:rFonts w:ascii="黑体" w:eastAsia="黑体" w:hAnsi="黑体" w:hint="eastAsia"/>
          <w:kern w:val="24"/>
          <w:szCs w:val="21"/>
        </w:rPr>
        <w:t>ARINC429</w:t>
      </w:r>
      <w:r w:rsidRPr="00DD4BE3">
        <w:rPr>
          <w:rFonts w:ascii="黑体" w:eastAsia="黑体" w:hAnsi="黑体" w:hint="eastAsia"/>
          <w:kern w:val="24"/>
          <w:szCs w:val="21"/>
        </w:rPr>
        <w:t>数据</w:t>
      </w:r>
      <w:r w:rsidR="00F266C9">
        <w:rPr>
          <w:rFonts w:ascii="黑体" w:eastAsia="黑体" w:hAnsi="黑体" w:hint="eastAsia"/>
          <w:kern w:val="24"/>
          <w:szCs w:val="21"/>
        </w:rPr>
        <w:t>类型</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BB717E" w:rsidRPr="00491306" w14:paraId="7FAE87F8" w14:textId="77777777" w:rsidTr="00BB717E">
        <w:trPr>
          <w:cantSplit/>
          <w:trHeight w:val="302"/>
          <w:tblHeader/>
        </w:trPr>
        <w:tc>
          <w:tcPr>
            <w:tcW w:w="1901" w:type="dxa"/>
            <w:gridSpan w:val="3"/>
            <w:vMerge w:val="restart"/>
            <w:vAlign w:val="center"/>
          </w:tcPr>
          <w:p w14:paraId="4F8A0929" w14:textId="77777777" w:rsidR="00BB717E" w:rsidRPr="00491306" w:rsidRDefault="00DB26A7" w:rsidP="00BB717E">
            <w:pPr>
              <w:autoSpaceDE w:val="0"/>
              <w:autoSpaceDN w:val="0"/>
              <w:rPr>
                <w:rFonts w:ascii="宋体" w:hAnsi="宋体" w:hint="eastAsia"/>
              </w:rPr>
            </w:pPr>
            <w:r>
              <w:rPr>
                <w:rFonts w:ascii="宋体" w:hAnsi="宋体" w:hint="eastAsia"/>
              </w:rPr>
              <w:t>前轮转弯系统</w:t>
            </w:r>
          </w:p>
        </w:tc>
        <w:tc>
          <w:tcPr>
            <w:tcW w:w="1251" w:type="dxa"/>
            <w:vAlign w:val="center"/>
          </w:tcPr>
          <w:p w14:paraId="7D8E3CFD" w14:textId="77777777" w:rsidR="00BB717E" w:rsidRPr="00491306" w:rsidRDefault="00BB717E" w:rsidP="00BB717E">
            <w:pPr>
              <w:autoSpaceDE w:val="0"/>
              <w:autoSpaceDN w:val="0"/>
              <w:rPr>
                <w:rFonts w:ascii="宋体" w:hAnsi="宋体" w:hint="eastAsia"/>
              </w:rPr>
            </w:pPr>
            <w:r w:rsidRPr="00491306">
              <w:rPr>
                <w:rFonts w:ascii="宋体" w:hAnsi="宋体" w:hint="eastAsia"/>
              </w:rPr>
              <w:t>信号名称</w:t>
            </w:r>
          </w:p>
        </w:tc>
        <w:tc>
          <w:tcPr>
            <w:tcW w:w="3055" w:type="dxa"/>
            <w:gridSpan w:val="3"/>
          </w:tcPr>
          <w:p w14:paraId="54C6A09B" w14:textId="77777777" w:rsidR="00BB717E" w:rsidRPr="00491306" w:rsidRDefault="00196340" w:rsidP="00196340">
            <w:pPr>
              <w:autoSpaceDE w:val="0"/>
              <w:autoSpaceDN w:val="0"/>
              <w:rPr>
                <w:rFonts w:ascii="宋体" w:hAnsi="宋体" w:hint="eastAsia"/>
              </w:rPr>
            </w:pPr>
            <w:r>
              <w:rPr>
                <w:rFonts w:ascii="宋体" w:hAnsi="宋体" w:hint="eastAsia"/>
              </w:rPr>
              <w:t>脚蹬</w:t>
            </w:r>
            <w:r w:rsidR="00BB717E">
              <w:rPr>
                <w:rFonts w:ascii="宋体" w:hAnsi="宋体" w:hint="eastAsia"/>
              </w:rPr>
              <w:t>转弯指令</w:t>
            </w:r>
          </w:p>
        </w:tc>
        <w:tc>
          <w:tcPr>
            <w:tcW w:w="850" w:type="dxa"/>
          </w:tcPr>
          <w:p w14:paraId="630C4D52" w14:textId="77777777" w:rsidR="00BB717E" w:rsidRPr="00491306" w:rsidRDefault="00BB717E" w:rsidP="00BB717E">
            <w:pPr>
              <w:autoSpaceDE w:val="0"/>
              <w:autoSpaceDN w:val="0"/>
              <w:rPr>
                <w:rFonts w:ascii="宋体" w:hAnsi="宋体" w:hint="eastAsia"/>
              </w:rPr>
            </w:pPr>
            <w:r w:rsidRPr="00491306">
              <w:rPr>
                <w:rFonts w:ascii="宋体" w:hAnsi="宋体" w:hint="eastAsia"/>
              </w:rPr>
              <w:t>版本</w:t>
            </w:r>
          </w:p>
        </w:tc>
        <w:tc>
          <w:tcPr>
            <w:tcW w:w="1465" w:type="dxa"/>
          </w:tcPr>
          <w:p w14:paraId="69FF3C05" w14:textId="77777777" w:rsidR="00BB717E" w:rsidRPr="00491306" w:rsidRDefault="00BB717E" w:rsidP="00BB717E">
            <w:pPr>
              <w:autoSpaceDE w:val="0"/>
              <w:autoSpaceDN w:val="0"/>
              <w:rPr>
                <w:rFonts w:ascii="宋体" w:hAnsi="宋体" w:hint="eastAsia"/>
              </w:rPr>
            </w:pPr>
          </w:p>
        </w:tc>
      </w:tr>
      <w:tr w:rsidR="00BB717E" w:rsidRPr="00491306" w14:paraId="2D5D33DB" w14:textId="77777777" w:rsidTr="00BB717E">
        <w:trPr>
          <w:cantSplit/>
          <w:trHeight w:val="292"/>
          <w:tblHeader/>
        </w:trPr>
        <w:tc>
          <w:tcPr>
            <w:tcW w:w="1901" w:type="dxa"/>
            <w:gridSpan w:val="3"/>
            <w:vMerge/>
          </w:tcPr>
          <w:p w14:paraId="65A33478" w14:textId="77777777" w:rsidR="00BB717E" w:rsidRPr="00491306" w:rsidRDefault="00BB717E" w:rsidP="00BB717E">
            <w:pPr>
              <w:autoSpaceDE w:val="0"/>
              <w:autoSpaceDN w:val="0"/>
              <w:rPr>
                <w:rFonts w:ascii="宋体" w:hAnsi="宋体" w:hint="eastAsia"/>
              </w:rPr>
            </w:pPr>
          </w:p>
        </w:tc>
        <w:tc>
          <w:tcPr>
            <w:tcW w:w="1251" w:type="dxa"/>
            <w:vAlign w:val="center"/>
          </w:tcPr>
          <w:p w14:paraId="4120D7B4"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规范号</w:t>
            </w:r>
          </w:p>
        </w:tc>
        <w:tc>
          <w:tcPr>
            <w:tcW w:w="5370" w:type="dxa"/>
            <w:gridSpan w:val="5"/>
          </w:tcPr>
          <w:p w14:paraId="23FFF4C0" w14:textId="77777777" w:rsidR="00BB717E" w:rsidRPr="00491306" w:rsidRDefault="00BB717E" w:rsidP="00BB717E">
            <w:pPr>
              <w:autoSpaceDE w:val="0"/>
              <w:autoSpaceDN w:val="0"/>
              <w:rPr>
                <w:rFonts w:ascii="宋体" w:hAnsi="宋体" w:hint="eastAsia"/>
              </w:rPr>
            </w:pPr>
            <w:r>
              <w:rPr>
                <w:rFonts w:ascii="宋体" w:hAnsi="宋体" w:hint="eastAsia"/>
              </w:rPr>
              <w:t>112</w:t>
            </w:r>
          </w:p>
        </w:tc>
      </w:tr>
      <w:tr w:rsidR="00BB717E" w:rsidRPr="00491306" w14:paraId="48B74F4F" w14:textId="77777777" w:rsidTr="00BB717E">
        <w:trPr>
          <w:trHeight w:val="282"/>
        </w:trPr>
        <w:tc>
          <w:tcPr>
            <w:tcW w:w="467" w:type="dxa"/>
            <w:vMerge w:val="restart"/>
            <w:vAlign w:val="center"/>
          </w:tcPr>
          <w:p w14:paraId="6B9B24AF" w14:textId="77777777" w:rsidR="00BB717E" w:rsidRPr="00491306" w:rsidRDefault="00BB717E" w:rsidP="00BB717E">
            <w:pPr>
              <w:autoSpaceDE w:val="0"/>
              <w:autoSpaceDN w:val="0"/>
              <w:rPr>
                <w:rFonts w:ascii="宋体" w:hAnsi="宋体" w:hint="eastAsia"/>
              </w:rPr>
            </w:pPr>
            <w:r w:rsidRPr="00491306">
              <w:rPr>
                <w:rFonts w:ascii="宋体" w:hAnsi="宋体" w:hint="eastAsia"/>
              </w:rPr>
              <w:t>信</w:t>
            </w:r>
          </w:p>
          <w:p w14:paraId="39DB3C65" w14:textId="77777777" w:rsidR="00BB717E" w:rsidRPr="00491306" w:rsidRDefault="00BB717E" w:rsidP="00BB717E">
            <w:pPr>
              <w:autoSpaceDE w:val="0"/>
              <w:autoSpaceDN w:val="0"/>
              <w:rPr>
                <w:rFonts w:ascii="宋体" w:hAnsi="宋体" w:hint="eastAsia"/>
              </w:rPr>
            </w:pPr>
            <w:r w:rsidRPr="00491306">
              <w:rPr>
                <w:rFonts w:ascii="宋体" w:hAnsi="宋体" w:hint="eastAsia"/>
              </w:rPr>
              <w:t>号</w:t>
            </w:r>
          </w:p>
          <w:p w14:paraId="2AA8BB0C" w14:textId="77777777" w:rsidR="00BB717E" w:rsidRPr="00491306" w:rsidRDefault="00BB717E" w:rsidP="00BB717E">
            <w:pPr>
              <w:autoSpaceDE w:val="0"/>
              <w:autoSpaceDN w:val="0"/>
              <w:rPr>
                <w:rFonts w:ascii="宋体" w:hAnsi="宋体" w:hint="eastAsia"/>
              </w:rPr>
            </w:pPr>
            <w:r w:rsidRPr="00491306">
              <w:rPr>
                <w:rFonts w:ascii="宋体" w:hAnsi="宋体" w:hint="eastAsia"/>
              </w:rPr>
              <w:t>内</w:t>
            </w:r>
          </w:p>
          <w:p w14:paraId="261C725C" w14:textId="77777777" w:rsidR="00BB717E" w:rsidRPr="00491306" w:rsidRDefault="00BB717E" w:rsidP="00BB717E">
            <w:pPr>
              <w:autoSpaceDE w:val="0"/>
              <w:autoSpaceDN w:val="0"/>
              <w:rPr>
                <w:rFonts w:ascii="宋体" w:hAnsi="宋体" w:hint="eastAsia"/>
              </w:rPr>
            </w:pPr>
            <w:r w:rsidRPr="00491306">
              <w:rPr>
                <w:rFonts w:ascii="宋体" w:hAnsi="宋体" w:hint="eastAsia"/>
              </w:rPr>
              <w:t>容</w:t>
            </w:r>
          </w:p>
        </w:tc>
        <w:tc>
          <w:tcPr>
            <w:tcW w:w="1434" w:type="dxa"/>
            <w:gridSpan w:val="2"/>
            <w:vAlign w:val="center"/>
          </w:tcPr>
          <w:p w14:paraId="2C5BF356" w14:textId="77777777" w:rsidR="00BB717E" w:rsidRPr="00491306" w:rsidRDefault="00BB717E" w:rsidP="00BB717E">
            <w:pPr>
              <w:autoSpaceDE w:val="0"/>
              <w:autoSpaceDN w:val="0"/>
              <w:rPr>
                <w:rFonts w:ascii="宋体" w:hAnsi="宋体" w:hint="eastAsia"/>
              </w:rPr>
            </w:pPr>
            <w:r w:rsidRPr="00491306">
              <w:rPr>
                <w:rFonts w:ascii="宋体" w:hAnsi="宋体" w:hint="eastAsia"/>
              </w:rPr>
              <w:t>信号类型</w:t>
            </w:r>
          </w:p>
        </w:tc>
        <w:tc>
          <w:tcPr>
            <w:tcW w:w="6621" w:type="dxa"/>
            <w:gridSpan w:val="6"/>
          </w:tcPr>
          <w:p w14:paraId="5E9301C2" w14:textId="77777777" w:rsidR="00BB717E" w:rsidRPr="00491306" w:rsidRDefault="00BB717E" w:rsidP="00BB717E">
            <w:pPr>
              <w:autoSpaceDE w:val="0"/>
              <w:autoSpaceDN w:val="0"/>
              <w:rPr>
                <w:rFonts w:ascii="宋体" w:hAnsi="宋体" w:hint="eastAsia"/>
              </w:rPr>
            </w:pPr>
            <w:r w:rsidRPr="00491306">
              <w:rPr>
                <w:rFonts w:ascii="宋体" w:hAnsi="宋体" w:hint="eastAsia"/>
              </w:rPr>
              <w:t>整型（32位）</w:t>
            </w:r>
          </w:p>
        </w:tc>
      </w:tr>
      <w:tr w:rsidR="00BB717E" w:rsidRPr="00491306" w14:paraId="395A0E59" w14:textId="77777777" w:rsidTr="00BB717E">
        <w:trPr>
          <w:trHeight w:val="272"/>
        </w:trPr>
        <w:tc>
          <w:tcPr>
            <w:tcW w:w="467" w:type="dxa"/>
            <w:vMerge/>
          </w:tcPr>
          <w:p w14:paraId="3B6A6FC1"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7D4E01B9"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源</w:t>
            </w:r>
          </w:p>
        </w:tc>
        <w:tc>
          <w:tcPr>
            <w:tcW w:w="6621" w:type="dxa"/>
            <w:gridSpan w:val="6"/>
          </w:tcPr>
          <w:p w14:paraId="34A50268" w14:textId="77777777" w:rsidR="00BB717E" w:rsidRPr="00491306" w:rsidRDefault="0020290B" w:rsidP="00BB717E">
            <w:pPr>
              <w:autoSpaceDE w:val="0"/>
              <w:autoSpaceDN w:val="0"/>
              <w:rPr>
                <w:rFonts w:ascii="宋体" w:hAnsi="宋体" w:hint="eastAsia"/>
              </w:rPr>
            </w:pPr>
            <w:r>
              <w:rPr>
                <w:rFonts w:ascii="宋体" w:hAnsi="宋体" w:hint="eastAsia"/>
              </w:rPr>
              <w:t>RDCU</w:t>
            </w:r>
          </w:p>
        </w:tc>
      </w:tr>
      <w:tr w:rsidR="00BB717E" w:rsidRPr="00491306" w14:paraId="385D0831" w14:textId="77777777" w:rsidTr="00BB717E">
        <w:trPr>
          <w:trHeight w:val="262"/>
        </w:trPr>
        <w:tc>
          <w:tcPr>
            <w:tcW w:w="467" w:type="dxa"/>
            <w:vMerge/>
          </w:tcPr>
          <w:p w14:paraId="4EE53982"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4ADC0D83"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分    布</w:t>
            </w:r>
          </w:p>
        </w:tc>
        <w:tc>
          <w:tcPr>
            <w:tcW w:w="6621" w:type="dxa"/>
            <w:gridSpan w:val="6"/>
          </w:tcPr>
          <w:p w14:paraId="76FF39E5" w14:textId="77777777" w:rsidR="00BB717E" w:rsidRPr="00491306" w:rsidRDefault="00BB717E" w:rsidP="00BB717E">
            <w:pPr>
              <w:autoSpaceDE w:val="0"/>
              <w:autoSpaceDN w:val="0"/>
              <w:rPr>
                <w:rFonts w:ascii="宋体" w:hAnsi="宋体" w:hint="eastAsia"/>
              </w:rPr>
            </w:pPr>
          </w:p>
        </w:tc>
      </w:tr>
      <w:tr w:rsidR="00BB717E" w:rsidRPr="00491306" w14:paraId="2B59AB37" w14:textId="77777777" w:rsidTr="00BB717E">
        <w:trPr>
          <w:trHeight w:val="231"/>
        </w:trPr>
        <w:tc>
          <w:tcPr>
            <w:tcW w:w="467" w:type="dxa"/>
            <w:vMerge/>
          </w:tcPr>
          <w:p w14:paraId="64101F55"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598EF06C"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单    位</w:t>
            </w:r>
          </w:p>
        </w:tc>
        <w:tc>
          <w:tcPr>
            <w:tcW w:w="6621" w:type="dxa"/>
            <w:gridSpan w:val="6"/>
          </w:tcPr>
          <w:p w14:paraId="5BAA3254" w14:textId="77777777" w:rsidR="00BB717E" w:rsidRPr="00491306" w:rsidRDefault="00BB717E" w:rsidP="00BB717E">
            <w:pPr>
              <w:autoSpaceDE w:val="0"/>
              <w:autoSpaceDN w:val="0"/>
              <w:rPr>
                <w:rFonts w:ascii="宋体" w:hAnsi="宋体" w:hint="eastAsia"/>
              </w:rPr>
            </w:pPr>
            <w:r>
              <w:rPr>
                <w:rFonts w:ascii="Arial" w:hAnsi="Arial" w:cs="Arial" w:hint="eastAsia"/>
              </w:rPr>
              <w:t>°</w:t>
            </w:r>
            <w:r>
              <w:rPr>
                <w:rFonts w:ascii="Arial" w:hAnsi="Arial" w:cs="Arial" w:hint="eastAsia"/>
              </w:rPr>
              <w:t>/s</w:t>
            </w:r>
          </w:p>
        </w:tc>
      </w:tr>
      <w:tr w:rsidR="00BB717E" w:rsidRPr="00491306" w14:paraId="65D33A03" w14:textId="77777777" w:rsidTr="00BB717E">
        <w:trPr>
          <w:trHeight w:val="207"/>
        </w:trPr>
        <w:tc>
          <w:tcPr>
            <w:tcW w:w="467" w:type="dxa"/>
            <w:vMerge/>
          </w:tcPr>
          <w:p w14:paraId="2A0A29A2"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62EBFEB8"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信号范围</w:t>
            </w:r>
          </w:p>
        </w:tc>
        <w:tc>
          <w:tcPr>
            <w:tcW w:w="6621" w:type="dxa"/>
            <w:gridSpan w:val="6"/>
          </w:tcPr>
          <w:p w14:paraId="1297D501" w14:textId="77777777" w:rsidR="00BB717E" w:rsidRPr="00491306" w:rsidRDefault="00BB717E" w:rsidP="00463131">
            <w:pPr>
              <w:autoSpaceDE w:val="0"/>
              <w:autoSpaceDN w:val="0"/>
              <w:rPr>
                <w:rFonts w:ascii="宋体" w:hAnsi="宋体" w:hint="eastAsia"/>
              </w:rPr>
            </w:pPr>
            <w:r>
              <w:rPr>
                <w:rFonts w:hint="eastAsia"/>
              </w:rPr>
              <w:t>±</w:t>
            </w:r>
            <w:r>
              <w:rPr>
                <w:rFonts w:hint="eastAsia"/>
              </w:rPr>
              <w:t>45</w:t>
            </w:r>
            <w:r>
              <w:rPr>
                <w:rFonts w:hint="eastAsia"/>
              </w:rPr>
              <w:t>°</w:t>
            </w:r>
          </w:p>
        </w:tc>
      </w:tr>
      <w:tr w:rsidR="00BB717E" w:rsidRPr="00491306" w14:paraId="63F057E8" w14:textId="77777777" w:rsidTr="00BB717E">
        <w:trPr>
          <w:trHeight w:val="311"/>
        </w:trPr>
        <w:tc>
          <w:tcPr>
            <w:tcW w:w="467" w:type="dxa"/>
            <w:vMerge/>
          </w:tcPr>
          <w:p w14:paraId="73657D32"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1780EDE3"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分 辨 率</w:t>
            </w:r>
          </w:p>
        </w:tc>
        <w:tc>
          <w:tcPr>
            <w:tcW w:w="6621" w:type="dxa"/>
            <w:gridSpan w:val="6"/>
          </w:tcPr>
          <w:p w14:paraId="4832E7B8" w14:textId="77777777" w:rsidR="00BB717E" w:rsidRPr="00491306" w:rsidRDefault="00BB717E" w:rsidP="00BB717E">
            <w:pPr>
              <w:autoSpaceDE w:val="0"/>
              <w:autoSpaceDN w:val="0"/>
              <w:rPr>
                <w:rFonts w:ascii="宋体" w:hAnsi="宋体" w:hint="eastAsia"/>
              </w:rPr>
            </w:pPr>
            <w:r w:rsidRPr="00491306">
              <w:rPr>
                <w:rFonts w:ascii="宋体" w:hAnsi="宋体" w:hint="eastAsia"/>
              </w:rPr>
              <w:t>0.</w:t>
            </w:r>
            <w:r>
              <w:rPr>
                <w:rFonts w:ascii="宋体" w:hAnsi="宋体" w:hint="eastAsia"/>
              </w:rPr>
              <w:t>010986</w:t>
            </w:r>
            <w:r w:rsidRPr="00491306">
              <w:rPr>
                <w:rFonts w:ascii="宋体" w:hAnsi="宋体" w:hint="eastAsia"/>
              </w:rPr>
              <w:t xml:space="preserve"> /bit</w:t>
            </w:r>
          </w:p>
        </w:tc>
      </w:tr>
      <w:tr w:rsidR="00BB717E" w:rsidRPr="00491306" w14:paraId="3415D3AD" w14:textId="77777777" w:rsidTr="00BB717E">
        <w:trPr>
          <w:trHeight w:val="201"/>
        </w:trPr>
        <w:tc>
          <w:tcPr>
            <w:tcW w:w="467" w:type="dxa"/>
            <w:vMerge/>
          </w:tcPr>
          <w:p w14:paraId="166945DC"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5FA9D5F2"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精    度</w:t>
            </w:r>
          </w:p>
        </w:tc>
        <w:tc>
          <w:tcPr>
            <w:tcW w:w="6621" w:type="dxa"/>
            <w:gridSpan w:val="6"/>
          </w:tcPr>
          <w:p w14:paraId="11819AA1" w14:textId="77777777" w:rsidR="00BB717E" w:rsidRPr="00491306" w:rsidRDefault="00BB717E" w:rsidP="00BB717E">
            <w:pPr>
              <w:autoSpaceDE w:val="0"/>
              <w:autoSpaceDN w:val="0"/>
              <w:rPr>
                <w:rFonts w:ascii="宋体" w:hAnsi="宋体" w:hint="eastAsia"/>
              </w:rPr>
            </w:pPr>
          </w:p>
        </w:tc>
      </w:tr>
      <w:tr w:rsidR="006B0596" w:rsidRPr="00491306" w14:paraId="081B42E1" w14:textId="77777777" w:rsidTr="00BB717E">
        <w:trPr>
          <w:trHeight w:val="201"/>
        </w:trPr>
        <w:tc>
          <w:tcPr>
            <w:tcW w:w="467" w:type="dxa"/>
            <w:vMerge/>
          </w:tcPr>
          <w:p w14:paraId="44666EBC" w14:textId="77777777" w:rsidR="006B0596" w:rsidRPr="00491306" w:rsidRDefault="006B0596" w:rsidP="00BB717E">
            <w:pPr>
              <w:autoSpaceDE w:val="0"/>
              <w:autoSpaceDN w:val="0"/>
              <w:rPr>
                <w:rFonts w:ascii="宋体" w:hAnsi="宋体" w:hint="eastAsia"/>
              </w:rPr>
            </w:pPr>
          </w:p>
        </w:tc>
        <w:tc>
          <w:tcPr>
            <w:tcW w:w="1434" w:type="dxa"/>
            <w:gridSpan w:val="2"/>
            <w:vAlign w:val="center"/>
          </w:tcPr>
          <w:p w14:paraId="28B308CD" w14:textId="77777777" w:rsidR="006B0596" w:rsidRPr="00491306" w:rsidRDefault="006B0596" w:rsidP="00BB717E">
            <w:pPr>
              <w:autoSpaceDE w:val="0"/>
              <w:autoSpaceDN w:val="0"/>
              <w:jc w:val="center"/>
              <w:rPr>
                <w:rFonts w:ascii="宋体" w:hAnsi="宋体" w:hint="eastAsia"/>
              </w:rPr>
            </w:pPr>
            <w:r>
              <w:rPr>
                <w:rFonts w:ascii="宋体" w:hAnsi="宋体" w:hint="eastAsia"/>
              </w:rPr>
              <w:t>码    制</w:t>
            </w:r>
          </w:p>
        </w:tc>
        <w:tc>
          <w:tcPr>
            <w:tcW w:w="6621" w:type="dxa"/>
            <w:gridSpan w:val="6"/>
          </w:tcPr>
          <w:p w14:paraId="77656687" w14:textId="77777777" w:rsidR="006B0596" w:rsidRPr="00491306" w:rsidRDefault="006B0596" w:rsidP="00BB717E">
            <w:pPr>
              <w:autoSpaceDE w:val="0"/>
              <w:autoSpaceDN w:val="0"/>
              <w:rPr>
                <w:rFonts w:ascii="宋体" w:hAnsi="宋体" w:hint="eastAsia"/>
              </w:rPr>
            </w:pPr>
            <w:r>
              <w:rPr>
                <w:rFonts w:ascii="宋体" w:hAnsi="宋体" w:hint="eastAsia"/>
              </w:rPr>
              <w:t>BNR</w:t>
            </w:r>
          </w:p>
        </w:tc>
      </w:tr>
      <w:tr w:rsidR="00BB717E" w:rsidRPr="00491306" w14:paraId="3BA4922C" w14:textId="77777777" w:rsidTr="00BB717E">
        <w:trPr>
          <w:trHeight w:val="167"/>
        </w:trPr>
        <w:tc>
          <w:tcPr>
            <w:tcW w:w="467" w:type="dxa"/>
            <w:vMerge/>
          </w:tcPr>
          <w:p w14:paraId="18E172B4"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1BFA2960" w14:textId="77777777" w:rsidR="00BB717E" w:rsidRPr="00491306" w:rsidRDefault="006B0596" w:rsidP="00BB717E">
            <w:pPr>
              <w:autoSpaceDE w:val="0"/>
              <w:autoSpaceDN w:val="0"/>
              <w:jc w:val="center"/>
              <w:rPr>
                <w:rFonts w:ascii="宋体" w:hAnsi="宋体" w:hint="eastAsia"/>
              </w:rPr>
            </w:pPr>
            <w:r>
              <w:rPr>
                <w:rFonts w:ascii="宋体" w:hAnsi="宋体" w:hint="eastAsia"/>
              </w:rPr>
              <w:t>发送</w:t>
            </w:r>
            <w:r w:rsidR="00BB717E" w:rsidRPr="00491306">
              <w:rPr>
                <w:rFonts w:ascii="宋体" w:hAnsi="宋体" w:hint="eastAsia"/>
              </w:rPr>
              <w:t>速率</w:t>
            </w:r>
          </w:p>
        </w:tc>
        <w:tc>
          <w:tcPr>
            <w:tcW w:w="6621" w:type="dxa"/>
            <w:gridSpan w:val="6"/>
          </w:tcPr>
          <w:p w14:paraId="67121460" w14:textId="77777777" w:rsidR="00BB717E" w:rsidRPr="00491306" w:rsidRDefault="006B0596" w:rsidP="00BB717E">
            <w:pPr>
              <w:autoSpaceDE w:val="0"/>
              <w:autoSpaceDN w:val="0"/>
              <w:rPr>
                <w:rFonts w:ascii="宋体" w:hAnsi="宋体" w:hint="eastAsia"/>
              </w:rPr>
            </w:pPr>
            <w:r>
              <w:rPr>
                <w:rFonts w:ascii="宋体" w:hAnsi="宋体" w:hint="eastAsia"/>
              </w:rPr>
              <w:t>100kbps</w:t>
            </w:r>
          </w:p>
        </w:tc>
      </w:tr>
      <w:tr w:rsidR="00BB717E" w:rsidRPr="00491306" w14:paraId="606E2E1A" w14:textId="77777777" w:rsidTr="00BB717E">
        <w:trPr>
          <w:trHeight w:val="482"/>
        </w:trPr>
        <w:tc>
          <w:tcPr>
            <w:tcW w:w="467" w:type="dxa"/>
            <w:vMerge w:val="restart"/>
            <w:vAlign w:val="center"/>
          </w:tcPr>
          <w:p w14:paraId="33888005" w14:textId="77777777" w:rsidR="00BB717E" w:rsidRPr="00491306" w:rsidRDefault="00BB717E" w:rsidP="00BB717E">
            <w:pPr>
              <w:autoSpaceDE w:val="0"/>
              <w:autoSpaceDN w:val="0"/>
              <w:rPr>
                <w:rFonts w:ascii="宋体" w:hAnsi="宋体" w:hint="eastAsia"/>
              </w:rPr>
            </w:pPr>
            <w:r w:rsidRPr="00491306">
              <w:rPr>
                <w:rFonts w:ascii="宋体" w:hAnsi="宋体" w:hint="eastAsia"/>
              </w:rPr>
              <w:t>数据格式</w:t>
            </w:r>
          </w:p>
        </w:tc>
        <w:tc>
          <w:tcPr>
            <w:tcW w:w="718" w:type="dxa"/>
            <w:vAlign w:val="center"/>
          </w:tcPr>
          <w:p w14:paraId="16A41816" w14:textId="77777777" w:rsidR="00BB717E" w:rsidRPr="00491306" w:rsidRDefault="00BB717E" w:rsidP="00BB717E">
            <w:pPr>
              <w:autoSpaceDE w:val="0"/>
              <w:autoSpaceDN w:val="0"/>
              <w:rPr>
                <w:rFonts w:ascii="宋体" w:hAnsi="宋体" w:hint="eastAsia"/>
              </w:rPr>
            </w:pPr>
            <w:r w:rsidRPr="00491306">
              <w:rPr>
                <w:rFonts w:ascii="宋体" w:hAnsi="宋体" w:hint="eastAsia"/>
              </w:rPr>
              <w:t>数位</w:t>
            </w:r>
          </w:p>
        </w:tc>
        <w:tc>
          <w:tcPr>
            <w:tcW w:w="3243" w:type="dxa"/>
            <w:gridSpan w:val="3"/>
            <w:vAlign w:val="center"/>
          </w:tcPr>
          <w:p w14:paraId="303CB66C" w14:textId="77777777" w:rsidR="00BB717E" w:rsidRPr="00491306" w:rsidRDefault="00BB717E" w:rsidP="00BB717E">
            <w:pPr>
              <w:autoSpaceDE w:val="0"/>
              <w:autoSpaceDN w:val="0"/>
              <w:rPr>
                <w:rFonts w:ascii="宋体" w:hAnsi="宋体" w:hint="eastAsia"/>
              </w:rPr>
            </w:pPr>
            <w:r w:rsidRPr="00491306">
              <w:rPr>
                <w:rFonts w:ascii="宋体" w:hAnsi="宋体" w:hint="eastAsia"/>
              </w:rPr>
              <w:t>说     明</w:t>
            </w:r>
          </w:p>
        </w:tc>
        <w:tc>
          <w:tcPr>
            <w:tcW w:w="720" w:type="dxa"/>
            <w:vAlign w:val="center"/>
          </w:tcPr>
          <w:p w14:paraId="242F0A14" w14:textId="77777777" w:rsidR="00BB717E" w:rsidRPr="00491306" w:rsidRDefault="00BB717E" w:rsidP="00BB717E">
            <w:pPr>
              <w:autoSpaceDE w:val="0"/>
              <w:autoSpaceDN w:val="0"/>
              <w:rPr>
                <w:rFonts w:ascii="宋体" w:hAnsi="宋体" w:hint="eastAsia"/>
              </w:rPr>
            </w:pPr>
            <w:r w:rsidRPr="00491306">
              <w:rPr>
                <w:rFonts w:ascii="宋体" w:hAnsi="宋体" w:hint="eastAsia"/>
              </w:rPr>
              <w:t>数位</w:t>
            </w:r>
          </w:p>
        </w:tc>
        <w:tc>
          <w:tcPr>
            <w:tcW w:w="3374" w:type="dxa"/>
            <w:gridSpan w:val="3"/>
            <w:vAlign w:val="center"/>
          </w:tcPr>
          <w:p w14:paraId="3BA267A0" w14:textId="77777777" w:rsidR="00BB717E" w:rsidRPr="00491306" w:rsidRDefault="00BB717E" w:rsidP="00BB717E">
            <w:pPr>
              <w:autoSpaceDE w:val="0"/>
              <w:autoSpaceDN w:val="0"/>
              <w:rPr>
                <w:rFonts w:ascii="宋体" w:hAnsi="宋体" w:hint="eastAsia"/>
              </w:rPr>
            </w:pPr>
            <w:r w:rsidRPr="00491306">
              <w:rPr>
                <w:rFonts w:ascii="宋体" w:hAnsi="宋体" w:hint="eastAsia"/>
              </w:rPr>
              <w:t>说     明</w:t>
            </w:r>
          </w:p>
        </w:tc>
      </w:tr>
      <w:tr w:rsidR="00560991" w:rsidRPr="00491306" w14:paraId="06DBBB5C" w14:textId="77777777" w:rsidTr="00BB717E">
        <w:trPr>
          <w:trHeight w:val="149"/>
        </w:trPr>
        <w:tc>
          <w:tcPr>
            <w:tcW w:w="467" w:type="dxa"/>
            <w:vMerge/>
          </w:tcPr>
          <w:p w14:paraId="7DEB987F" w14:textId="77777777" w:rsidR="00560991" w:rsidRPr="00491306" w:rsidRDefault="00560991" w:rsidP="00560991">
            <w:pPr>
              <w:autoSpaceDE w:val="0"/>
              <w:autoSpaceDN w:val="0"/>
              <w:rPr>
                <w:rFonts w:ascii="宋体" w:hAnsi="宋体" w:hint="eastAsia"/>
              </w:rPr>
            </w:pPr>
          </w:p>
        </w:tc>
        <w:tc>
          <w:tcPr>
            <w:tcW w:w="718" w:type="dxa"/>
            <w:vAlign w:val="center"/>
          </w:tcPr>
          <w:p w14:paraId="52464668"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01</w:t>
            </w:r>
          </w:p>
        </w:tc>
        <w:tc>
          <w:tcPr>
            <w:tcW w:w="3243" w:type="dxa"/>
            <w:gridSpan w:val="3"/>
          </w:tcPr>
          <w:p w14:paraId="6D07F0CD" w14:textId="77777777" w:rsidR="00560991" w:rsidRPr="00491306" w:rsidRDefault="00560991" w:rsidP="00560991">
            <w:r w:rsidRPr="00491306">
              <w:t>0</w:t>
            </w:r>
          </w:p>
        </w:tc>
        <w:tc>
          <w:tcPr>
            <w:tcW w:w="720" w:type="dxa"/>
            <w:vAlign w:val="center"/>
          </w:tcPr>
          <w:p w14:paraId="64ADCD5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17</w:t>
            </w:r>
          </w:p>
        </w:tc>
        <w:tc>
          <w:tcPr>
            <w:tcW w:w="3374" w:type="dxa"/>
            <w:gridSpan w:val="3"/>
            <w:vAlign w:val="center"/>
          </w:tcPr>
          <w:p w14:paraId="7AAAD5DF" w14:textId="77777777" w:rsidR="00560991" w:rsidRPr="00491306" w:rsidRDefault="00560991" w:rsidP="00560991">
            <w:pPr>
              <w:jc w:val="left"/>
              <w:rPr>
                <w:rFonts w:ascii="宋体" w:hAnsi="宋体" w:hint="eastAsia"/>
                <w:szCs w:val="21"/>
              </w:rPr>
            </w:pPr>
            <w:r w:rsidRPr="00491306">
              <w:rPr>
                <w:rFonts w:hint="eastAsia"/>
              </w:rPr>
              <w:t>LSB</w:t>
            </w:r>
          </w:p>
        </w:tc>
      </w:tr>
      <w:tr w:rsidR="00560991" w:rsidRPr="00491306" w14:paraId="40CB6900" w14:textId="77777777" w:rsidTr="00BB717E">
        <w:trPr>
          <w:trHeight w:val="309"/>
        </w:trPr>
        <w:tc>
          <w:tcPr>
            <w:tcW w:w="467" w:type="dxa"/>
            <w:vMerge/>
          </w:tcPr>
          <w:p w14:paraId="36AF68E7" w14:textId="77777777" w:rsidR="00560991" w:rsidRPr="00491306" w:rsidRDefault="00560991" w:rsidP="00560991">
            <w:pPr>
              <w:autoSpaceDE w:val="0"/>
              <w:autoSpaceDN w:val="0"/>
              <w:rPr>
                <w:rFonts w:ascii="宋体" w:hAnsi="宋体" w:hint="eastAsia"/>
              </w:rPr>
            </w:pPr>
          </w:p>
        </w:tc>
        <w:tc>
          <w:tcPr>
            <w:tcW w:w="718" w:type="dxa"/>
            <w:vAlign w:val="center"/>
          </w:tcPr>
          <w:p w14:paraId="02582D67"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02</w:t>
            </w:r>
          </w:p>
        </w:tc>
        <w:tc>
          <w:tcPr>
            <w:tcW w:w="3243" w:type="dxa"/>
            <w:gridSpan w:val="3"/>
          </w:tcPr>
          <w:p w14:paraId="0BD286D6" w14:textId="77777777" w:rsidR="00560991" w:rsidRPr="00491306" w:rsidRDefault="00560991" w:rsidP="00560991">
            <w:r w:rsidRPr="00491306">
              <w:t>1</w:t>
            </w:r>
          </w:p>
        </w:tc>
        <w:tc>
          <w:tcPr>
            <w:tcW w:w="720" w:type="dxa"/>
            <w:vAlign w:val="center"/>
          </w:tcPr>
          <w:p w14:paraId="268B7EF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18</w:t>
            </w:r>
          </w:p>
        </w:tc>
        <w:tc>
          <w:tcPr>
            <w:tcW w:w="3374" w:type="dxa"/>
            <w:gridSpan w:val="3"/>
          </w:tcPr>
          <w:p w14:paraId="50935FB4" w14:textId="77777777" w:rsidR="00560991" w:rsidRPr="00491306" w:rsidRDefault="00560991" w:rsidP="00560991">
            <w:r w:rsidRPr="00491306">
              <w:rPr>
                <w:rFonts w:ascii="宋体" w:hAnsi="宋体" w:hint="eastAsia"/>
                <w:szCs w:val="21"/>
              </w:rPr>
              <w:t>*</w:t>
            </w:r>
          </w:p>
        </w:tc>
      </w:tr>
      <w:tr w:rsidR="00560991" w:rsidRPr="00491306" w14:paraId="52004965" w14:textId="77777777" w:rsidTr="00BB717E">
        <w:trPr>
          <w:trHeight w:val="285"/>
        </w:trPr>
        <w:tc>
          <w:tcPr>
            <w:tcW w:w="467" w:type="dxa"/>
            <w:vMerge/>
          </w:tcPr>
          <w:p w14:paraId="5687F6AC" w14:textId="77777777" w:rsidR="00560991" w:rsidRPr="00491306" w:rsidRDefault="00560991" w:rsidP="00560991">
            <w:pPr>
              <w:autoSpaceDE w:val="0"/>
              <w:autoSpaceDN w:val="0"/>
              <w:rPr>
                <w:rFonts w:ascii="宋体" w:hAnsi="宋体" w:hint="eastAsia"/>
              </w:rPr>
            </w:pPr>
          </w:p>
        </w:tc>
        <w:tc>
          <w:tcPr>
            <w:tcW w:w="718" w:type="dxa"/>
            <w:vAlign w:val="center"/>
          </w:tcPr>
          <w:p w14:paraId="390EFDE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03</w:t>
            </w:r>
          </w:p>
        </w:tc>
        <w:tc>
          <w:tcPr>
            <w:tcW w:w="3243" w:type="dxa"/>
            <w:gridSpan w:val="3"/>
          </w:tcPr>
          <w:p w14:paraId="0F2E489A" w14:textId="77777777" w:rsidR="00560991" w:rsidRPr="00491306" w:rsidRDefault="00560991" w:rsidP="00560991">
            <w:r w:rsidRPr="00491306">
              <w:t>0</w:t>
            </w:r>
          </w:p>
        </w:tc>
        <w:tc>
          <w:tcPr>
            <w:tcW w:w="720" w:type="dxa"/>
            <w:vAlign w:val="center"/>
          </w:tcPr>
          <w:p w14:paraId="7DA407B2"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19</w:t>
            </w:r>
          </w:p>
        </w:tc>
        <w:tc>
          <w:tcPr>
            <w:tcW w:w="3374" w:type="dxa"/>
            <w:gridSpan w:val="3"/>
            <w:vAlign w:val="center"/>
          </w:tcPr>
          <w:p w14:paraId="18C82A02"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63BC1E5A" w14:textId="77777777" w:rsidTr="00BB717E">
        <w:trPr>
          <w:trHeight w:val="275"/>
        </w:trPr>
        <w:tc>
          <w:tcPr>
            <w:tcW w:w="467" w:type="dxa"/>
            <w:vMerge/>
          </w:tcPr>
          <w:p w14:paraId="700C8A25" w14:textId="77777777" w:rsidR="00560991" w:rsidRPr="00491306" w:rsidRDefault="00560991" w:rsidP="00560991">
            <w:pPr>
              <w:autoSpaceDE w:val="0"/>
              <w:autoSpaceDN w:val="0"/>
              <w:rPr>
                <w:rFonts w:ascii="宋体" w:hAnsi="宋体" w:hint="eastAsia"/>
              </w:rPr>
            </w:pPr>
          </w:p>
        </w:tc>
        <w:tc>
          <w:tcPr>
            <w:tcW w:w="718" w:type="dxa"/>
            <w:vAlign w:val="center"/>
          </w:tcPr>
          <w:p w14:paraId="2C1CA135"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04</w:t>
            </w:r>
          </w:p>
        </w:tc>
        <w:tc>
          <w:tcPr>
            <w:tcW w:w="3243" w:type="dxa"/>
            <w:gridSpan w:val="3"/>
          </w:tcPr>
          <w:p w14:paraId="61613A28" w14:textId="77777777" w:rsidR="00560991" w:rsidRPr="00491306" w:rsidRDefault="00560991" w:rsidP="00560991">
            <w:r w:rsidRPr="00491306">
              <w:t>0</w:t>
            </w:r>
          </w:p>
        </w:tc>
        <w:tc>
          <w:tcPr>
            <w:tcW w:w="720" w:type="dxa"/>
            <w:vAlign w:val="center"/>
          </w:tcPr>
          <w:p w14:paraId="6A00EA71"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20</w:t>
            </w:r>
          </w:p>
        </w:tc>
        <w:tc>
          <w:tcPr>
            <w:tcW w:w="3374" w:type="dxa"/>
            <w:gridSpan w:val="3"/>
          </w:tcPr>
          <w:p w14:paraId="402EF00E" w14:textId="77777777" w:rsidR="00560991" w:rsidRPr="00491306" w:rsidRDefault="00560991" w:rsidP="00560991">
            <w:r w:rsidRPr="00491306">
              <w:rPr>
                <w:rFonts w:ascii="宋体" w:hAnsi="宋体" w:hint="eastAsia"/>
                <w:szCs w:val="21"/>
              </w:rPr>
              <w:t>*</w:t>
            </w:r>
          </w:p>
        </w:tc>
      </w:tr>
      <w:tr w:rsidR="00560991" w:rsidRPr="00491306" w14:paraId="6108A1DB" w14:textId="77777777" w:rsidTr="00BB717E">
        <w:trPr>
          <w:trHeight w:val="265"/>
        </w:trPr>
        <w:tc>
          <w:tcPr>
            <w:tcW w:w="467" w:type="dxa"/>
            <w:vMerge/>
          </w:tcPr>
          <w:p w14:paraId="42E557A9" w14:textId="77777777" w:rsidR="00560991" w:rsidRPr="00491306" w:rsidRDefault="00560991" w:rsidP="00560991">
            <w:pPr>
              <w:autoSpaceDE w:val="0"/>
              <w:autoSpaceDN w:val="0"/>
              <w:rPr>
                <w:rFonts w:ascii="宋体" w:hAnsi="宋体" w:hint="eastAsia"/>
              </w:rPr>
            </w:pPr>
          </w:p>
        </w:tc>
        <w:tc>
          <w:tcPr>
            <w:tcW w:w="718" w:type="dxa"/>
            <w:vAlign w:val="center"/>
          </w:tcPr>
          <w:p w14:paraId="7360B69F"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05</w:t>
            </w:r>
          </w:p>
        </w:tc>
        <w:tc>
          <w:tcPr>
            <w:tcW w:w="3243" w:type="dxa"/>
            <w:gridSpan w:val="3"/>
          </w:tcPr>
          <w:p w14:paraId="604AF5DC" w14:textId="77777777" w:rsidR="00560991" w:rsidRPr="00491306" w:rsidRDefault="00560991" w:rsidP="00560991">
            <w:r>
              <w:rPr>
                <w:rFonts w:hint="eastAsia"/>
              </w:rPr>
              <w:t>1</w:t>
            </w:r>
          </w:p>
        </w:tc>
        <w:tc>
          <w:tcPr>
            <w:tcW w:w="720" w:type="dxa"/>
            <w:vAlign w:val="center"/>
          </w:tcPr>
          <w:p w14:paraId="36C6DBC1"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21</w:t>
            </w:r>
          </w:p>
        </w:tc>
        <w:tc>
          <w:tcPr>
            <w:tcW w:w="3374" w:type="dxa"/>
            <w:gridSpan w:val="3"/>
            <w:vAlign w:val="center"/>
          </w:tcPr>
          <w:p w14:paraId="05E944FF"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4DCD6495" w14:textId="77777777" w:rsidTr="00BB717E">
        <w:trPr>
          <w:trHeight w:val="255"/>
        </w:trPr>
        <w:tc>
          <w:tcPr>
            <w:tcW w:w="467" w:type="dxa"/>
            <w:vMerge/>
          </w:tcPr>
          <w:p w14:paraId="233649BE" w14:textId="77777777" w:rsidR="00560991" w:rsidRPr="00491306" w:rsidRDefault="00560991" w:rsidP="00560991">
            <w:pPr>
              <w:autoSpaceDE w:val="0"/>
              <w:autoSpaceDN w:val="0"/>
              <w:rPr>
                <w:rFonts w:ascii="宋体" w:hAnsi="宋体" w:hint="eastAsia"/>
              </w:rPr>
            </w:pPr>
          </w:p>
        </w:tc>
        <w:tc>
          <w:tcPr>
            <w:tcW w:w="718" w:type="dxa"/>
            <w:vAlign w:val="center"/>
          </w:tcPr>
          <w:p w14:paraId="74B7C92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06</w:t>
            </w:r>
          </w:p>
        </w:tc>
        <w:tc>
          <w:tcPr>
            <w:tcW w:w="3243" w:type="dxa"/>
            <w:gridSpan w:val="3"/>
          </w:tcPr>
          <w:p w14:paraId="49ADA44E" w14:textId="77777777" w:rsidR="00560991" w:rsidRPr="00491306" w:rsidRDefault="00560991" w:rsidP="00560991">
            <w:r w:rsidRPr="00491306">
              <w:t>0</w:t>
            </w:r>
          </w:p>
        </w:tc>
        <w:tc>
          <w:tcPr>
            <w:tcW w:w="720" w:type="dxa"/>
            <w:vAlign w:val="center"/>
          </w:tcPr>
          <w:p w14:paraId="25851FF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22</w:t>
            </w:r>
          </w:p>
        </w:tc>
        <w:tc>
          <w:tcPr>
            <w:tcW w:w="3374" w:type="dxa"/>
            <w:gridSpan w:val="3"/>
          </w:tcPr>
          <w:p w14:paraId="7F2872EA" w14:textId="77777777" w:rsidR="00560991" w:rsidRPr="00491306" w:rsidRDefault="00560991" w:rsidP="00560991">
            <w:r w:rsidRPr="00491306">
              <w:rPr>
                <w:rFonts w:ascii="宋体" w:hAnsi="宋体" w:hint="eastAsia"/>
                <w:szCs w:val="21"/>
              </w:rPr>
              <w:t>*</w:t>
            </w:r>
          </w:p>
        </w:tc>
      </w:tr>
      <w:tr w:rsidR="00560991" w:rsidRPr="00491306" w14:paraId="59F99BC8" w14:textId="77777777" w:rsidTr="00BB717E">
        <w:trPr>
          <w:trHeight w:val="244"/>
        </w:trPr>
        <w:tc>
          <w:tcPr>
            <w:tcW w:w="467" w:type="dxa"/>
            <w:vMerge/>
          </w:tcPr>
          <w:p w14:paraId="5B987F6B" w14:textId="77777777" w:rsidR="00560991" w:rsidRPr="00491306" w:rsidRDefault="00560991" w:rsidP="00560991">
            <w:pPr>
              <w:autoSpaceDE w:val="0"/>
              <w:autoSpaceDN w:val="0"/>
              <w:rPr>
                <w:rFonts w:ascii="宋体" w:hAnsi="宋体" w:hint="eastAsia"/>
              </w:rPr>
            </w:pPr>
          </w:p>
        </w:tc>
        <w:tc>
          <w:tcPr>
            <w:tcW w:w="718" w:type="dxa"/>
            <w:vAlign w:val="center"/>
          </w:tcPr>
          <w:p w14:paraId="045D1D2B"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07</w:t>
            </w:r>
          </w:p>
        </w:tc>
        <w:tc>
          <w:tcPr>
            <w:tcW w:w="3243" w:type="dxa"/>
            <w:gridSpan w:val="3"/>
          </w:tcPr>
          <w:p w14:paraId="0334A050" w14:textId="77777777" w:rsidR="00560991" w:rsidRPr="00FB00EC" w:rsidRDefault="00560991" w:rsidP="00560991">
            <w:pPr>
              <w:rPr>
                <w:color w:val="000000"/>
              </w:rPr>
            </w:pPr>
            <w:r w:rsidRPr="00FB00EC">
              <w:rPr>
                <w:color w:val="000000"/>
              </w:rPr>
              <w:t>1</w:t>
            </w:r>
          </w:p>
        </w:tc>
        <w:tc>
          <w:tcPr>
            <w:tcW w:w="720" w:type="dxa"/>
            <w:vAlign w:val="center"/>
          </w:tcPr>
          <w:p w14:paraId="14F6DE8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23</w:t>
            </w:r>
          </w:p>
        </w:tc>
        <w:tc>
          <w:tcPr>
            <w:tcW w:w="3374" w:type="dxa"/>
            <w:gridSpan w:val="3"/>
            <w:vAlign w:val="center"/>
          </w:tcPr>
          <w:p w14:paraId="5DC4979F"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78F0A6F9" w14:textId="77777777" w:rsidTr="00BB717E">
        <w:trPr>
          <w:trHeight w:val="235"/>
        </w:trPr>
        <w:tc>
          <w:tcPr>
            <w:tcW w:w="467" w:type="dxa"/>
            <w:vMerge/>
          </w:tcPr>
          <w:p w14:paraId="57DA2C82" w14:textId="77777777" w:rsidR="00560991" w:rsidRPr="00491306" w:rsidRDefault="00560991" w:rsidP="00560991">
            <w:pPr>
              <w:autoSpaceDE w:val="0"/>
              <w:autoSpaceDN w:val="0"/>
              <w:rPr>
                <w:rFonts w:ascii="宋体" w:hAnsi="宋体" w:hint="eastAsia"/>
              </w:rPr>
            </w:pPr>
          </w:p>
        </w:tc>
        <w:tc>
          <w:tcPr>
            <w:tcW w:w="718" w:type="dxa"/>
            <w:vAlign w:val="center"/>
          </w:tcPr>
          <w:p w14:paraId="67EA63C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08</w:t>
            </w:r>
          </w:p>
        </w:tc>
        <w:tc>
          <w:tcPr>
            <w:tcW w:w="3243" w:type="dxa"/>
            <w:gridSpan w:val="3"/>
          </w:tcPr>
          <w:p w14:paraId="26036A85" w14:textId="77777777" w:rsidR="00560991" w:rsidRPr="00FB00EC" w:rsidRDefault="00560991" w:rsidP="00560991">
            <w:pPr>
              <w:rPr>
                <w:color w:val="000000"/>
              </w:rPr>
            </w:pPr>
            <w:r w:rsidRPr="00FB00EC">
              <w:rPr>
                <w:color w:val="000000"/>
              </w:rPr>
              <w:t>0</w:t>
            </w:r>
          </w:p>
        </w:tc>
        <w:tc>
          <w:tcPr>
            <w:tcW w:w="720" w:type="dxa"/>
            <w:vAlign w:val="center"/>
          </w:tcPr>
          <w:p w14:paraId="6C1A28E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24</w:t>
            </w:r>
          </w:p>
        </w:tc>
        <w:tc>
          <w:tcPr>
            <w:tcW w:w="3374" w:type="dxa"/>
            <w:gridSpan w:val="3"/>
          </w:tcPr>
          <w:p w14:paraId="429F6BA0" w14:textId="77777777" w:rsidR="00560991" w:rsidRPr="00491306" w:rsidRDefault="00560991" w:rsidP="00560991">
            <w:r w:rsidRPr="00491306">
              <w:rPr>
                <w:rFonts w:ascii="宋体" w:hAnsi="宋体" w:hint="eastAsia"/>
                <w:szCs w:val="21"/>
              </w:rPr>
              <w:t>*</w:t>
            </w:r>
          </w:p>
        </w:tc>
      </w:tr>
      <w:tr w:rsidR="00560991" w:rsidRPr="00491306" w14:paraId="57E69C52" w14:textId="77777777" w:rsidTr="00583096">
        <w:trPr>
          <w:trHeight w:val="225"/>
        </w:trPr>
        <w:tc>
          <w:tcPr>
            <w:tcW w:w="467" w:type="dxa"/>
            <w:vMerge/>
          </w:tcPr>
          <w:p w14:paraId="43429418" w14:textId="77777777" w:rsidR="00560991" w:rsidRPr="00491306" w:rsidRDefault="00560991" w:rsidP="00560991">
            <w:pPr>
              <w:autoSpaceDE w:val="0"/>
              <w:autoSpaceDN w:val="0"/>
              <w:rPr>
                <w:rFonts w:ascii="宋体" w:hAnsi="宋体" w:hint="eastAsia"/>
              </w:rPr>
            </w:pPr>
          </w:p>
        </w:tc>
        <w:tc>
          <w:tcPr>
            <w:tcW w:w="718" w:type="dxa"/>
            <w:vAlign w:val="center"/>
          </w:tcPr>
          <w:p w14:paraId="6C383D7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09</w:t>
            </w:r>
          </w:p>
        </w:tc>
        <w:tc>
          <w:tcPr>
            <w:tcW w:w="3243" w:type="dxa"/>
            <w:gridSpan w:val="3"/>
          </w:tcPr>
          <w:p w14:paraId="449A51B9" w14:textId="77777777" w:rsidR="00560991" w:rsidRPr="00491306" w:rsidRDefault="00560991" w:rsidP="00560991">
            <w:r w:rsidRPr="00491306">
              <w:rPr>
                <w:rFonts w:hint="eastAsia"/>
              </w:rPr>
              <w:t>预留</w:t>
            </w:r>
          </w:p>
        </w:tc>
        <w:tc>
          <w:tcPr>
            <w:tcW w:w="720" w:type="dxa"/>
            <w:vAlign w:val="center"/>
          </w:tcPr>
          <w:p w14:paraId="6F3E043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25</w:t>
            </w:r>
          </w:p>
        </w:tc>
        <w:tc>
          <w:tcPr>
            <w:tcW w:w="3374" w:type="dxa"/>
            <w:gridSpan w:val="3"/>
          </w:tcPr>
          <w:p w14:paraId="393596CA" w14:textId="77777777" w:rsidR="00560991" w:rsidRPr="00491306" w:rsidRDefault="00560991" w:rsidP="00560991">
            <w:r w:rsidRPr="00491306">
              <w:rPr>
                <w:rFonts w:ascii="宋体" w:hAnsi="宋体" w:hint="eastAsia"/>
                <w:szCs w:val="21"/>
              </w:rPr>
              <w:t>*</w:t>
            </w:r>
          </w:p>
        </w:tc>
      </w:tr>
      <w:tr w:rsidR="00560991" w:rsidRPr="00491306" w14:paraId="76BAB11B" w14:textId="77777777" w:rsidTr="00583096">
        <w:trPr>
          <w:trHeight w:val="215"/>
        </w:trPr>
        <w:tc>
          <w:tcPr>
            <w:tcW w:w="467" w:type="dxa"/>
            <w:vMerge/>
          </w:tcPr>
          <w:p w14:paraId="4507E6EE" w14:textId="77777777" w:rsidR="00560991" w:rsidRPr="00491306" w:rsidRDefault="00560991" w:rsidP="00560991">
            <w:pPr>
              <w:autoSpaceDE w:val="0"/>
              <w:autoSpaceDN w:val="0"/>
              <w:rPr>
                <w:rFonts w:ascii="宋体" w:hAnsi="宋体" w:hint="eastAsia"/>
              </w:rPr>
            </w:pPr>
          </w:p>
        </w:tc>
        <w:tc>
          <w:tcPr>
            <w:tcW w:w="718" w:type="dxa"/>
            <w:vAlign w:val="center"/>
          </w:tcPr>
          <w:p w14:paraId="5B331CF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10</w:t>
            </w:r>
          </w:p>
        </w:tc>
        <w:tc>
          <w:tcPr>
            <w:tcW w:w="3243" w:type="dxa"/>
            <w:gridSpan w:val="3"/>
          </w:tcPr>
          <w:p w14:paraId="52EA1348" w14:textId="77777777" w:rsidR="00560991" w:rsidRPr="00491306" w:rsidRDefault="00560991" w:rsidP="00560991">
            <w:r w:rsidRPr="00491306">
              <w:rPr>
                <w:rFonts w:hint="eastAsia"/>
              </w:rPr>
              <w:t>预留</w:t>
            </w:r>
          </w:p>
        </w:tc>
        <w:tc>
          <w:tcPr>
            <w:tcW w:w="720" w:type="dxa"/>
            <w:vAlign w:val="center"/>
          </w:tcPr>
          <w:p w14:paraId="78F280C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26</w:t>
            </w:r>
          </w:p>
        </w:tc>
        <w:tc>
          <w:tcPr>
            <w:tcW w:w="3374" w:type="dxa"/>
            <w:gridSpan w:val="3"/>
            <w:vAlign w:val="center"/>
          </w:tcPr>
          <w:p w14:paraId="0A443BE7"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6CDFC19D" w14:textId="77777777" w:rsidTr="00BB717E">
        <w:trPr>
          <w:trHeight w:val="294"/>
        </w:trPr>
        <w:tc>
          <w:tcPr>
            <w:tcW w:w="467" w:type="dxa"/>
            <w:vMerge/>
          </w:tcPr>
          <w:p w14:paraId="73294EBE" w14:textId="77777777" w:rsidR="00560991" w:rsidRPr="00491306" w:rsidRDefault="00560991" w:rsidP="00560991">
            <w:pPr>
              <w:autoSpaceDE w:val="0"/>
              <w:autoSpaceDN w:val="0"/>
              <w:rPr>
                <w:rFonts w:ascii="宋体" w:hAnsi="宋体" w:hint="eastAsia"/>
              </w:rPr>
            </w:pPr>
          </w:p>
        </w:tc>
        <w:tc>
          <w:tcPr>
            <w:tcW w:w="718" w:type="dxa"/>
            <w:vAlign w:val="center"/>
          </w:tcPr>
          <w:p w14:paraId="12BECBA2"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11</w:t>
            </w:r>
          </w:p>
        </w:tc>
        <w:tc>
          <w:tcPr>
            <w:tcW w:w="3243" w:type="dxa"/>
            <w:gridSpan w:val="3"/>
          </w:tcPr>
          <w:p w14:paraId="3C96BC06" w14:textId="77777777" w:rsidR="00560991" w:rsidRPr="00491306" w:rsidRDefault="00560991" w:rsidP="00560991">
            <w:r w:rsidRPr="00491306">
              <w:rPr>
                <w:rFonts w:hint="eastAsia"/>
              </w:rPr>
              <w:t>预留</w:t>
            </w:r>
          </w:p>
        </w:tc>
        <w:tc>
          <w:tcPr>
            <w:tcW w:w="720" w:type="dxa"/>
            <w:vAlign w:val="center"/>
          </w:tcPr>
          <w:p w14:paraId="7DB81887"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27</w:t>
            </w:r>
          </w:p>
        </w:tc>
        <w:tc>
          <w:tcPr>
            <w:tcW w:w="3374" w:type="dxa"/>
            <w:gridSpan w:val="3"/>
          </w:tcPr>
          <w:p w14:paraId="1A91F7E5" w14:textId="77777777" w:rsidR="00560991" w:rsidRPr="00491306" w:rsidRDefault="00560991" w:rsidP="00560991">
            <w:r w:rsidRPr="00491306">
              <w:rPr>
                <w:rFonts w:ascii="宋体" w:hAnsi="宋体" w:hint="eastAsia"/>
                <w:szCs w:val="21"/>
              </w:rPr>
              <w:t>*</w:t>
            </w:r>
          </w:p>
        </w:tc>
      </w:tr>
      <w:tr w:rsidR="00560991" w:rsidRPr="00491306" w14:paraId="715A33F5" w14:textId="77777777" w:rsidTr="00BB717E">
        <w:trPr>
          <w:trHeight w:val="47"/>
        </w:trPr>
        <w:tc>
          <w:tcPr>
            <w:tcW w:w="467" w:type="dxa"/>
            <w:vMerge/>
          </w:tcPr>
          <w:p w14:paraId="5F13916E" w14:textId="77777777" w:rsidR="00560991" w:rsidRPr="00491306" w:rsidRDefault="00560991" w:rsidP="00560991">
            <w:pPr>
              <w:autoSpaceDE w:val="0"/>
              <w:autoSpaceDN w:val="0"/>
              <w:rPr>
                <w:rFonts w:ascii="宋体" w:hAnsi="宋体" w:hint="eastAsia"/>
              </w:rPr>
            </w:pPr>
          </w:p>
        </w:tc>
        <w:tc>
          <w:tcPr>
            <w:tcW w:w="718" w:type="dxa"/>
            <w:vAlign w:val="center"/>
          </w:tcPr>
          <w:p w14:paraId="0CBF0A4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12</w:t>
            </w:r>
          </w:p>
        </w:tc>
        <w:tc>
          <w:tcPr>
            <w:tcW w:w="3243" w:type="dxa"/>
            <w:gridSpan w:val="3"/>
          </w:tcPr>
          <w:p w14:paraId="17FAB737" w14:textId="77777777" w:rsidR="00560991" w:rsidRPr="00491306" w:rsidRDefault="00560991" w:rsidP="00560991">
            <w:r w:rsidRPr="00491306">
              <w:rPr>
                <w:rFonts w:ascii="宋体" w:hAnsi="宋体" w:cs="Arial" w:hint="eastAsia"/>
                <w:szCs w:val="21"/>
              </w:rPr>
              <w:t>预留</w:t>
            </w:r>
          </w:p>
        </w:tc>
        <w:tc>
          <w:tcPr>
            <w:tcW w:w="720" w:type="dxa"/>
            <w:vAlign w:val="center"/>
          </w:tcPr>
          <w:p w14:paraId="085375E7"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28</w:t>
            </w:r>
          </w:p>
        </w:tc>
        <w:tc>
          <w:tcPr>
            <w:tcW w:w="3374" w:type="dxa"/>
            <w:gridSpan w:val="3"/>
          </w:tcPr>
          <w:p w14:paraId="04DEC5E2" w14:textId="77777777" w:rsidR="00560991" w:rsidRPr="00491306" w:rsidRDefault="00560991" w:rsidP="00560991">
            <w:r w:rsidRPr="00491306">
              <w:rPr>
                <w:rFonts w:ascii="宋体" w:hAnsi="宋体" w:hint="eastAsia"/>
                <w:szCs w:val="21"/>
              </w:rPr>
              <w:t>*</w:t>
            </w:r>
          </w:p>
        </w:tc>
      </w:tr>
      <w:tr w:rsidR="00560991" w:rsidRPr="00491306" w14:paraId="7A64477B" w14:textId="77777777" w:rsidTr="00BB717E">
        <w:trPr>
          <w:trHeight w:val="60"/>
        </w:trPr>
        <w:tc>
          <w:tcPr>
            <w:tcW w:w="467" w:type="dxa"/>
            <w:vMerge/>
          </w:tcPr>
          <w:p w14:paraId="2C883B6F" w14:textId="77777777" w:rsidR="00560991" w:rsidRPr="00491306" w:rsidRDefault="00560991" w:rsidP="00560991">
            <w:pPr>
              <w:autoSpaceDE w:val="0"/>
              <w:autoSpaceDN w:val="0"/>
              <w:rPr>
                <w:rFonts w:ascii="宋体" w:hAnsi="宋体" w:hint="eastAsia"/>
              </w:rPr>
            </w:pPr>
          </w:p>
        </w:tc>
        <w:tc>
          <w:tcPr>
            <w:tcW w:w="718" w:type="dxa"/>
            <w:vAlign w:val="center"/>
          </w:tcPr>
          <w:p w14:paraId="015CEDD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13</w:t>
            </w:r>
          </w:p>
        </w:tc>
        <w:tc>
          <w:tcPr>
            <w:tcW w:w="3243" w:type="dxa"/>
            <w:gridSpan w:val="3"/>
            <w:shd w:val="clear" w:color="auto" w:fill="auto"/>
          </w:tcPr>
          <w:p w14:paraId="651DF746" w14:textId="77777777" w:rsidR="00560991" w:rsidRPr="00491306" w:rsidRDefault="00560991" w:rsidP="00560991">
            <w:r w:rsidRPr="00491306">
              <w:rPr>
                <w:rFonts w:ascii="宋体" w:hAnsi="宋体" w:cs="Arial" w:hint="eastAsia"/>
                <w:szCs w:val="21"/>
              </w:rPr>
              <w:t>预留</w:t>
            </w:r>
          </w:p>
        </w:tc>
        <w:tc>
          <w:tcPr>
            <w:tcW w:w="720" w:type="dxa"/>
            <w:vAlign w:val="center"/>
          </w:tcPr>
          <w:p w14:paraId="49A416E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29</w:t>
            </w:r>
          </w:p>
        </w:tc>
        <w:tc>
          <w:tcPr>
            <w:tcW w:w="3374" w:type="dxa"/>
            <w:gridSpan w:val="3"/>
          </w:tcPr>
          <w:p w14:paraId="370FF62F" w14:textId="77777777" w:rsidR="00560991" w:rsidRPr="00491306" w:rsidRDefault="00560991" w:rsidP="00560991">
            <w:r w:rsidRPr="00491306">
              <w:rPr>
                <w:rFonts w:hint="eastAsia"/>
              </w:rPr>
              <w:t>符</w:t>
            </w:r>
            <w:r>
              <w:rPr>
                <w:rFonts w:hint="eastAsia"/>
              </w:rPr>
              <w:t>号</w:t>
            </w:r>
            <w:r w:rsidRPr="00491306">
              <w:rPr>
                <w:rFonts w:hint="eastAsia"/>
              </w:rPr>
              <w:t>位：</w:t>
            </w:r>
            <w:r w:rsidRPr="00491306">
              <w:rPr>
                <w:rFonts w:hint="eastAsia"/>
              </w:rPr>
              <w:t>0</w:t>
            </w:r>
            <w:r w:rsidRPr="00491306">
              <w:rPr>
                <w:rFonts w:hint="eastAsia"/>
              </w:rPr>
              <w:t>为正，</w:t>
            </w:r>
            <w:r w:rsidRPr="00491306">
              <w:rPr>
                <w:rFonts w:hint="eastAsia"/>
              </w:rPr>
              <w:t>1</w:t>
            </w:r>
            <w:r w:rsidRPr="00491306">
              <w:rPr>
                <w:rFonts w:hint="eastAsia"/>
              </w:rPr>
              <w:t>为负</w:t>
            </w:r>
          </w:p>
        </w:tc>
      </w:tr>
      <w:tr w:rsidR="00560991" w:rsidRPr="00491306" w14:paraId="2F7261D5" w14:textId="77777777" w:rsidTr="00583096">
        <w:trPr>
          <w:trHeight w:val="302"/>
        </w:trPr>
        <w:tc>
          <w:tcPr>
            <w:tcW w:w="467" w:type="dxa"/>
            <w:vMerge/>
          </w:tcPr>
          <w:p w14:paraId="741734CA" w14:textId="77777777" w:rsidR="00560991" w:rsidRPr="00491306" w:rsidRDefault="00560991" w:rsidP="00560991">
            <w:pPr>
              <w:autoSpaceDE w:val="0"/>
              <w:autoSpaceDN w:val="0"/>
              <w:rPr>
                <w:rFonts w:ascii="宋体" w:hAnsi="宋体" w:hint="eastAsia"/>
              </w:rPr>
            </w:pPr>
          </w:p>
        </w:tc>
        <w:tc>
          <w:tcPr>
            <w:tcW w:w="718" w:type="dxa"/>
            <w:vAlign w:val="center"/>
          </w:tcPr>
          <w:p w14:paraId="39511402"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14</w:t>
            </w:r>
          </w:p>
        </w:tc>
        <w:tc>
          <w:tcPr>
            <w:tcW w:w="3243" w:type="dxa"/>
            <w:gridSpan w:val="3"/>
            <w:shd w:val="clear" w:color="auto" w:fill="auto"/>
          </w:tcPr>
          <w:p w14:paraId="7679567B" w14:textId="77777777" w:rsidR="00560991" w:rsidRPr="00491306" w:rsidRDefault="00560991" w:rsidP="00560991">
            <w:r w:rsidRPr="00491306">
              <w:rPr>
                <w:rFonts w:hint="eastAsia"/>
              </w:rPr>
              <w:t>预留</w:t>
            </w:r>
          </w:p>
        </w:tc>
        <w:tc>
          <w:tcPr>
            <w:tcW w:w="720" w:type="dxa"/>
            <w:vAlign w:val="center"/>
          </w:tcPr>
          <w:p w14:paraId="27F7B102"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30</w:t>
            </w:r>
          </w:p>
        </w:tc>
        <w:tc>
          <w:tcPr>
            <w:tcW w:w="3374" w:type="dxa"/>
            <w:gridSpan w:val="3"/>
            <w:vAlign w:val="center"/>
          </w:tcPr>
          <w:p w14:paraId="644E6B2C"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LSB</w:t>
            </w:r>
          </w:p>
        </w:tc>
      </w:tr>
      <w:tr w:rsidR="00560991" w:rsidRPr="00491306" w14:paraId="74ADCB69" w14:textId="77777777" w:rsidTr="00583096">
        <w:trPr>
          <w:trHeight w:val="293"/>
        </w:trPr>
        <w:tc>
          <w:tcPr>
            <w:tcW w:w="467" w:type="dxa"/>
            <w:vMerge/>
          </w:tcPr>
          <w:p w14:paraId="522002F7" w14:textId="77777777" w:rsidR="00560991" w:rsidRPr="00491306" w:rsidRDefault="00560991" w:rsidP="00560991">
            <w:pPr>
              <w:autoSpaceDE w:val="0"/>
              <w:autoSpaceDN w:val="0"/>
              <w:rPr>
                <w:rFonts w:ascii="宋体" w:hAnsi="宋体" w:hint="eastAsia"/>
              </w:rPr>
            </w:pPr>
          </w:p>
        </w:tc>
        <w:tc>
          <w:tcPr>
            <w:tcW w:w="718" w:type="dxa"/>
            <w:vAlign w:val="center"/>
          </w:tcPr>
          <w:p w14:paraId="311EAEB9"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15</w:t>
            </w:r>
          </w:p>
        </w:tc>
        <w:tc>
          <w:tcPr>
            <w:tcW w:w="3243" w:type="dxa"/>
            <w:gridSpan w:val="3"/>
          </w:tcPr>
          <w:p w14:paraId="0121C5C1" w14:textId="77777777" w:rsidR="00560991" w:rsidRPr="00491306" w:rsidRDefault="00560991" w:rsidP="00560991">
            <w:r w:rsidRPr="00491306">
              <w:rPr>
                <w:rFonts w:ascii="宋体" w:hAnsi="宋体" w:cs="Arial" w:hint="eastAsia"/>
                <w:szCs w:val="21"/>
              </w:rPr>
              <w:t>预留</w:t>
            </w:r>
          </w:p>
        </w:tc>
        <w:tc>
          <w:tcPr>
            <w:tcW w:w="720" w:type="dxa"/>
            <w:vAlign w:val="center"/>
          </w:tcPr>
          <w:p w14:paraId="07AC28B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31</w:t>
            </w:r>
          </w:p>
        </w:tc>
        <w:tc>
          <w:tcPr>
            <w:tcW w:w="3374" w:type="dxa"/>
            <w:gridSpan w:val="3"/>
            <w:vAlign w:val="center"/>
          </w:tcPr>
          <w:p w14:paraId="72A3101B"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MSB</w:t>
            </w:r>
          </w:p>
        </w:tc>
      </w:tr>
      <w:tr w:rsidR="00560991" w:rsidRPr="00491306" w14:paraId="317EAB26" w14:textId="77777777" w:rsidTr="00BB717E">
        <w:trPr>
          <w:trHeight w:val="269"/>
        </w:trPr>
        <w:tc>
          <w:tcPr>
            <w:tcW w:w="467" w:type="dxa"/>
            <w:vMerge/>
          </w:tcPr>
          <w:p w14:paraId="4A617D72" w14:textId="77777777" w:rsidR="00560991" w:rsidRPr="00491306" w:rsidRDefault="00560991" w:rsidP="00560991">
            <w:pPr>
              <w:autoSpaceDE w:val="0"/>
              <w:autoSpaceDN w:val="0"/>
              <w:rPr>
                <w:rFonts w:ascii="宋体" w:hAnsi="宋体" w:hint="eastAsia"/>
              </w:rPr>
            </w:pPr>
          </w:p>
        </w:tc>
        <w:tc>
          <w:tcPr>
            <w:tcW w:w="718" w:type="dxa"/>
            <w:vAlign w:val="center"/>
          </w:tcPr>
          <w:p w14:paraId="19165376"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16</w:t>
            </w:r>
          </w:p>
        </w:tc>
        <w:tc>
          <w:tcPr>
            <w:tcW w:w="3243" w:type="dxa"/>
            <w:gridSpan w:val="3"/>
          </w:tcPr>
          <w:p w14:paraId="088C8F91" w14:textId="77777777" w:rsidR="00560991" w:rsidRPr="00491306" w:rsidRDefault="00560991" w:rsidP="00560991">
            <w:r w:rsidRPr="00491306">
              <w:rPr>
                <w:rFonts w:ascii="宋体" w:hAnsi="宋体" w:cs="Arial" w:hint="eastAsia"/>
                <w:szCs w:val="21"/>
              </w:rPr>
              <w:t>预留</w:t>
            </w:r>
          </w:p>
        </w:tc>
        <w:tc>
          <w:tcPr>
            <w:tcW w:w="720" w:type="dxa"/>
            <w:vAlign w:val="center"/>
          </w:tcPr>
          <w:p w14:paraId="136C5BE9"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32</w:t>
            </w:r>
          </w:p>
        </w:tc>
        <w:tc>
          <w:tcPr>
            <w:tcW w:w="3374" w:type="dxa"/>
            <w:gridSpan w:val="3"/>
            <w:vAlign w:val="center"/>
          </w:tcPr>
          <w:p w14:paraId="3F0EAFE5" w14:textId="77777777" w:rsidR="00560991" w:rsidRPr="00491306" w:rsidRDefault="00560991" w:rsidP="00560991">
            <w:pPr>
              <w:jc w:val="left"/>
              <w:rPr>
                <w:rFonts w:ascii="Arial" w:hAnsi="Arial" w:cs="Arial"/>
              </w:rPr>
            </w:pPr>
            <w:r w:rsidRPr="00491306">
              <w:rPr>
                <w:rFonts w:ascii="Arial" w:hAnsi="Arial" w:cs="Arial" w:hint="eastAsia"/>
              </w:rPr>
              <w:t>校验位：奇校验</w:t>
            </w:r>
          </w:p>
        </w:tc>
      </w:tr>
      <w:tr w:rsidR="00BB717E" w:rsidRPr="00491306" w14:paraId="05EEAA3F" w14:textId="77777777" w:rsidTr="00BB717E">
        <w:trPr>
          <w:trHeight w:val="281"/>
        </w:trPr>
        <w:tc>
          <w:tcPr>
            <w:tcW w:w="467" w:type="dxa"/>
            <w:vAlign w:val="center"/>
          </w:tcPr>
          <w:p w14:paraId="6378AB2B" w14:textId="77777777" w:rsidR="00BB717E" w:rsidRPr="00491306" w:rsidRDefault="00BB717E" w:rsidP="00BB717E">
            <w:pPr>
              <w:autoSpaceDE w:val="0"/>
              <w:autoSpaceDN w:val="0"/>
              <w:rPr>
                <w:rFonts w:ascii="宋体" w:hAnsi="宋体" w:hint="eastAsia"/>
              </w:rPr>
            </w:pPr>
            <w:r w:rsidRPr="00491306">
              <w:rPr>
                <w:rFonts w:ascii="宋体" w:hAnsi="宋体" w:hint="eastAsia"/>
              </w:rPr>
              <w:t>附注</w:t>
            </w:r>
          </w:p>
        </w:tc>
        <w:tc>
          <w:tcPr>
            <w:tcW w:w="8055" w:type="dxa"/>
            <w:gridSpan w:val="8"/>
          </w:tcPr>
          <w:p w14:paraId="274B6CB6" w14:textId="77777777" w:rsidR="00BB717E" w:rsidRPr="00491306" w:rsidRDefault="00BB717E" w:rsidP="00BB717E">
            <w:pPr>
              <w:rPr>
                <w:rFonts w:ascii="Arial" w:hAnsi="Arial" w:cs="Arial"/>
              </w:rPr>
            </w:pPr>
            <w:r w:rsidRPr="00491306">
              <w:rPr>
                <w:rFonts w:ascii="Arial" w:hAnsi="Arial" w:cs="Arial" w:hint="eastAsia"/>
              </w:rPr>
              <w:t>注：</w:t>
            </w:r>
          </w:p>
          <w:p w14:paraId="13963EAA" w14:textId="77777777" w:rsidR="00BB717E" w:rsidRPr="00491306" w:rsidRDefault="00BB717E" w:rsidP="00BB717E">
            <w:pPr>
              <w:autoSpaceDE w:val="0"/>
              <w:autoSpaceDN w:val="0"/>
              <w:rPr>
                <w:rFonts w:ascii="宋体" w:hAnsi="宋体" w:hint="eastAsia"/>
              </w:rPr>
            </w:pPr>
            <w:r w:rsidRPr="00491306">
              <w:rPr>
                <w:rFonts w:ascii="Arial" w:hAnsi="Arial" w:cs="Arial" w:hint="eastAsia"/>
              </w:rPr>
              <w:t>状态位：</w:t>
            </w:r>
            <w:r w:rsidRPr="00491306">
              <w:rPr>
                <w:rFonts w:ascii="Arial" w:hAnsi="Arial" w:cs="Arial" w:hint="eastAsia"/>
              </w:rPr>
              <w:t>00</w:t>
            </w:r>
            <w:r w:rsidRPr="00491306">
              <w:rPr>
                <w:rFonts w:ascii="Arial" w:hAnsi="Arial" w:cs="Arial" w:hint="eastAsia"/>
              </w:rPr>
              <w:t>－故障，</w:t>
            </w:r>
            <w:r w:rsidRPr="00491306">
              <w:rPr>
                <w:rFonts w:ascii="Arial" w:hAnsi="Arial" w:cs="Arial" w:hint="eastAsia"/>
              </w:rPr>
              <w:t>01</w:t>
            </w:r>
            <w:r w:rsidRPr="00491306">
              <w:rPr>
                <w:rFonts w:ascii="Arial" w:hAnsi="Arial" w:cs="Arial" w:hint="eastAsia"/>
              </w:rPr>
              <w:t>－无效，</w:t>
            </w:r>
            <w:r w:rsidRPr="00491306">
              <w:rPr>
                <w:rFonts w:ascii="Arial" w:hAnsi="Arial" w:cs="Arial" w:hint="eastAsia"/>
              </w:rPr>
              <w:t>10</w:t>
            </w:r>
            <w:r w:rsidRPr="00491306">
              <w:rPr>
                <w:rFonts w:ascii="Arial" w:hAnsi="Arial" w:cs="Arial" w:hint="eastAsia"/>
              </w:rPr>
              <w:t>－测试，</w:t>
            </w:r>
            <w:r w:rsidRPr="00491306">
              <w:rPr>
                <w:rFonts w:ascii="Arial" w:hAnsi="Arial" w:cs="Arial" w:hint="eastAsia"/>
              </w:rPr>
              <w:t>11</w:t>
            </w:r>
            <w:r w:rsidRPr="00491306">
              <w:rPr>
                <w:rFonts w:ascii="Arial" w:hAnsi="Arial" w:cs="Arial" w:hint="eastAsia"/>
              </w:rPr>
              <w:t>－正常；</w:t>
            </w:r>
          </w:p>
        </w:tc>
      </w:tr>
    </w:tbl>
    <w:p w14:paraId="3005E5FD" w14:textId="77777777" w:rsidR="001B103A" w:rsidRPr="00C96EA7" w:rsidRDefault="00C96EA7" w:rsidP="00DB4C38">
      <w:pPr>
        <w:adjustRightInd w:val="0"/>
        <w:snapToGrid w:val="0"/>
        <w:spacing w:line="500" w:lineRule="exact"/>
        <w:jc w:val="center"/>
        <w:rPr>
          <w:rFonts w:ascii="黑体" w:eastAsia="黑体" w:hAnsi="黑体" w:hint="eastAsia"/>
          <w:kern w:val="24"/>
          <w:szCs w:val="21"/>
        </w:rPr>
      </w:pPr>
      <w:r w:rsidRPr="00DD4BE3">
        <w:rPr>
          <w:rFonts w:ascii="黑体" w:eastAsia="黑体" w:hAnsi="黑体" w:hint="eastAsia"/>
          <w:kern w:val="24"/>
          <w:szCs w:val="21"/>
        </w:rPr>
        <w:t>表</w:t>
      </w:r>
      <w:r>
        <w:rPr>
          <w:rFonts w:ascii="黑体" w:eastAsia="黑体" w:hAnsi="黑体" w:hint="eastAsia"/>
          <w:kern w:val="24"/>
          <w:szCs w:val="21"/>
        </w:rPr>
        <w:t>2</w:t>
      </w:r>
      <w:r w:rsidRPr="00DD4BE3">
        <w:rPr>
          <w:rFonts w:ascii="黑体" w:eastAsia="黑体" w:hAnsi="黑体" w:hint="eastAsia"/>
          <w:kern w:val="24"/>
          <w:szCs w:val="21"/>
        </w:rPr>
        <w:t xml:space="preserve">  </w:t>
      </w:r>
      <w:r w:rsidR="006562EF">
        <w:rPr>
          <w:rFonts w:ascii="黑体" w:eastAsia="黑体" w:hAnsi="黑体" w:hint="eastAsia"/>
          <w:kern w:val="24"/>
          <w:szCs w:val="21"/>
        </w:rPr>
        <w:t>RDCU</w:t>
      </w:r>
      <w:r w:rsidRPr="00DD4BE3">
        <w:rPr>
          <w:rFonts w:ascii="黑体" w:eastAsia="黑体" w:hAnsi="黑体" w:hint="eastAsia"/>
          <w:kern w:val="24"/>
          <w:szCs w:val="21"/>
        </w:rPr>
        <w:t>到</w:t>
      </w:r>
      <w:r>
        <w:rPr>
          <w:rFonts w:ascii="黑体" w:eastAsia="黑体" w:hAnsi="黑体" w:hint="eastAsia"/>
          <w:kern w:val="24"/>
          <w:szCs w:val="21"/>
        </w:rPr>
        <w:t>转弯控制单元ARINC429</w:t>
      </w:r>
      <w:r w:rsidRPr="00DD4BE3">
        <w:rPr>
          <w:rFonts w:ascii="黑体" w:eastAsia="黑体" w:hAnsi="黑体" w:hint="eastAsia"/>
          <w:kern w:val="24"/>
          <w:szCs w:val="21"/>
        </w:rPr>
        <w:t>数据</w:t>
      </w:r>
      <w:r>
        <w:rPr>
          <w:rFonts w:ascii="黑体" w:eastAsia="黑体" w:hAnsi="黑体" w:hint="eastAsia"/>
          <w:kern w:val="24"/>
          <w:szCs w:val="21"/>
        </w:rPr>
        <w:t>类型</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BB717E" w:rsidRPr="00491306" w14:paraId="78C1C071" w14:textId="77777777" w:rsidTr="00BB717E">
        <w:trPr>
          <w:cantSplit/>
          <w:trHeight w:val="302"/>
          <w:tblHeader/>
        </w:trPr>
        <w:tc>
          <w:tcPr>
            <w:tcW w:w="1901" w:type="dxa"/>
            <w:gridSpan w:val="3"/>
            <w:vMerge w:val="restart"/>
            <w:vAlign w:val="center"/>
          </w:tcPr>
          <w:p w14:paraId="6D54F01A" w14:textId="77777777" w:rsidR="00BB717E" w:rsidRPr="00491306" w:rsidRDefault="00DB26A7" w:rsidP="00BB717E">
            <w:pPr>
              <w:autoSpaceDE w:val="0"/>
              <w:autoSpaceDN w:val="0"/>
              <w:rPr>
                <w:rFonts w:ascii="宋体" w:hAnsi="宋体" w:hint="eastAsia"/>
              </w:rPr>
            </w:pPr>
            <w:r>
              <w:rPr>
                <w:rFonts w:ascii="宋体" w:hAnsi="宋体" w:hint="eastAsia"/>
              </w:rPr>
              <w:t>前轮转弯系统</w:t>
            </w:r>
          </w:p>
        </w:tc>
        <w:tc>
          <w:tcPr>
            <w:tcW w:w="1251" w:type="dxa"/>
            <w:vAlign w:val="center"/>
          </w:tcPr>
          <w:p w14:paraId="6E8C0370" w14:textId="77777777" w:rsidR="00BB717E" w:rsidRPr="00491306" w:rsidRDefault="00BB717E" w:rsidP="00BB717E">
            <w:pPr>
              <w:autoSpaceDE w:val="0"/>
              <w:autoSpaceDN w:val="0"/>
              <w:rPr>
                <w:rFonts w:ascii="宋体" w:hAnsi="宋体" w:hint="eastAsia"/>
              </w:rPr>
            </w:pPr>
            <w:r w:rsidRPr="00491306">
              <w:rPr>
                <w:rFonts w:ascii="宋体" w:hAnsi="宋体" w:hint="eastAsia"/>
              </w:rPr>
              <w:t>信号名称</w:t>
            </w:r>
          </w:p>
        </w:tc>
        <w:tc>
          <w:tcPr>
            <w:tcW w:w="3055" w:type="dxa"/>
            <w:gridSpan w:val="3"/>
          </w:tcPr>
          <w:p w14:paraId="0C6CD268" w14:textId="77777777" w:rsidR="00BB717E" w:rsidRPr="00491306" w:rsidRDefault="00BB717E" w:rsidP="00BB717E">
            <w:pPr>
              <w:autoSpaceDE w:val="0"/>
              <w:autoSpaceDN w:val="0"/>
              <w:rPr>
                <w:rFonts w:ascii="宋体" w:hAnsi="宋体" w:hint="eastAsia"/>
              </w:rPr>
            </w:pPr>
            <w:r>
              <w:rPr>
                <w:rFonts w:ascii="宋体" w:hAnsi="宋体" w:hint="eastAsia"/>
              </w:rPr>
              <w:t>飞机轮速信号</w:t>
            </w:r>
          </w:p>
        </w:tc>
        <w:tc>
          <w:tcPr>
            <w:tcW w:w="850" w:type="dxa"/>
          </w:tcPr>
          <w:p w14:paraId="45D096DB" w14:textId="77777777" w:rsidR="00BB717E" w:rsidRPr="00491306" w:rsidRDefault="00BB717E" w:rsidP="00BB717E">
            <w:pPr>
              <w:autoSpaceDE w:val="0"/>
              <w:autoSpaceDN w:val="0"/>
              <w:rPr>
                <w:rFonts w:ascii="宋体" w:hAnsi="宋体" w:hint="eastAsia"/>
              </w:rPr>
            </w:pPr>
            <w:r w:rsidRPr="00491306">
              <w:rPr>
                <w:rFonts w:ascii="宋体" w:hAnsi="宋体" w:hint="eastAsia"/>
              </w:rPr>
              <w:t>版本</w:t>
            </w:r>
          </w:p>
        </w:tc>
        <w:tc>
          <w:tcPr>
            <w:tcW w:w="1465" w:type="dxa"/>
          </w:tcPr>
          <w:p w14:paraId="6E381670" w14:textId="77777777" w:rsidR="00BB717E" w:rsidRPr="00491306" w:rsidRDefault="00BB717E" w:rsidP="00BB717E">
            <w:pPr>
              <w:autoSpaceDE w:val="0"/>
              <w:autoSpaceDN w:val="0"/>
              <w:rPr>
                <w:rFonts w:ascii="宋体" w:hAnsi="宋体" w:hint="eastAsia"/>
              </w:rPr>
            </w:pPr>
          </w:p>
        </w:tc>
      </w:tr>
      <w:tr w:rsidR="00BB717E" w:rsidRPr="00491306" w14:paraId="1397CB34" w14:textId="77777777" w:rsidTr="00BB717E">
        <w:trPr>
          <w:cantSplit/>
          <w:trHeight w:val="292"/>
          <w:tblHeader/>
        </w:trPr>
        <w:tc>
          <w:tcPr>
            <w:tcW w:w="1901" w:type="dxa"/>
            <w:gridSpan w:val="3"/>
            <w:vMerge/>
          </w:tcPr>
          <w:p w14:paraId="3C00B5B3" w14:textId="77777777" w:rsidR="00BB717E" w:rsidRPr="00491306" w:rsidRDefault="00BB717E" w:rsidP="00BB717E">
            <w:pPr>
              <w:autoSpaceDE w:val="0"/>
              <w:autoSpaceDN w:val="0"/>
              <w:rPr>
                <w:rFonts w:ascii="宋体" w:hAnsi="宋体" w:hint="eastAsia"/>
              </w:rPr>
            </w:pPr>
          </w:p>
        </w:tc>
        <w:tc>
          <w:tcPr>
            <w:tcW w:w="1251" w:type="dxa"/>
            <w:vAlign w:val="center"/>
          </w:tcPr>
          <w:p w14:paraId="0247573E"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规范号</w:t>
            </w:r>
          </w:p>
        </w:tc>
        <w:tc>
          <w:tcPr>
            <w:tcW w:w="5370" w:type="dxa"/>
            <w:gridSpan w:val="5"/>
          </w:tcPr>
          <w:p w14:paraId="05EA9661" w14:textId="77777777" w:rsidR="00BB717E" w:rsidRPr="00491306" w:rsidRDefault="00BB717E" w:rsidP="00BB717E">
            <w:pPr>
              <w:autoSpaceDE w:val="0"/>
              <w:autoSpaceDN w:val="0"/>
              <w:rPr>
                <w:rFonts w:ascii="宋体" w:hAnsi="宋体" w:hint="eastAsia"/>
              </w:rPr>
            </w:pPr>
            <w:r>
              <w:rPr>
                <w:rFonts w:ascii="宋体" w:hAnsi="宋体" w:hint="eastAsia"/>
              </w:rPr>
              <w:t>122</w:t>
            </w:r>
          </w:p>
        </w:tc>
      </w:tr>
      <w:tr w:rsidR="00BB717E" w:rsidRPr="00491306" w14:paraId="6AD69DF2" w14:textId="77777777" w:rsidTr="00BB717E">
        <w:trPr>
          <w:trHeight w:val="282"/>
        </w:trPr>
        <w:tc>
          <w:tcPr>
            <w:tcW w:w="467" w:type="dxa"/>
            <w:vMerge w:val="restart"/>
            <w:vAlign w:val="center"/>
          </w:tcPr>
          <w:p w14:paraId="415B4AB2" w14:textId="77777777" w:rsidR="00BB717E" w:rsidRPr="00491306" w:rsidRDefault="00BB717E" w:rsidP="00BB717E">
            <w:pPr>
              <w:autoSpaceDE w:val="0"/>
              <w:autoSpaceDN w:val="0"/>
              <w:rPr>
                <w:rFonts w:ascii="宋体" w:hAnsi="宋体" w:hint="eastAsia"/>
              </w:rPr>
            </w:pPr>
            <w:r w:rsidRPr="00491306">
              <w:rPr>
                <w:rFonts w:ascii="宋体" w:hAnsi="宋体" w:hint="eastAsia"/>
              </w:rPr>
              <w:t>信</w:t>
            </w:r>
          </w:p>
          <w:p w14:paraId="664D5DD3" w14:textId="77777777" w:rsidR="00BB717E" w:rsidRPr="00491306" w:rsidRDefault="00BB717E" w:rsidP="00BB717E">
            <w:pPr>
              <w:autoSpaceDE w:val="0"/>
              <w:autoSpaceDN w:val="0"/>
              <w:rPr>
                <w:rFonts w:ascii="宋体" w:hAnsi="宋体" w:hint="eastAsia"/>
              </w:rPr>
            </w:pPr>
            <w:r w:rsidRPr="00491306">
              <w:rPr>
                <w:rFonts w:ascii="宋体" w:hAnsi="宋体" w:hint="eastAsia"/>
              </w:rPr>
              <w:t>号</w:t>
            </w:r>
          </w:p>
          <w:p w14:paraId="41155100" w14:textId="77777777" w:rsidR="00BB717E" w:rsidRPr="00491306" w:rsidRDefault="00BB717E" w:rsidP="00BB717E">
            <w:pPr>
              <w:autoSpaceDE w:val="0"/>
              <w:autoSpaceDN w:val="0"/>
              <w:rPr>
                <w:rFonts w:ascii="宋体" w:hAnsi="宋体" w:hint="eastAsia"/>
              </w:rPr>
            </w:pPr>
            <w:r w:rsidRPr="00491306">
              <w:rPr>
                <w:rFonts w:ascii="宋体" w:hAnsi="宋体" w:hint="eastAsia"/>
              </w:rPr>
              <w:t>内</w:t>
            </w:r>
          </w:p>
          <w:p w14:paraId="69D155AC" w14:textId="77777777" w:rsidR="00BB717E" w:rsidRPr="00491306" w:rsidRDefault="00BB717E" w:rsidP="00BB717E">
            <w:pPr>
              <w:autoSpaceDE w:val="0"/>
              <w:autoSpaceDN w:val="0"/>
              <w:rPr>
                <w:rFonts w:ascii="宋体" w:hAnsi="宋体" w:hint="eastAsia"/>
              </w:rPr>
            </w:pPr>
            <w:r w:rsidRPr="00491306">
              <w:rPr>
                <w:rFonts w:ascii="宋体" w:hAnsi="宋体" w:hint="eastAsia"/>
              </w:rPr>
              <w:t>容</w:t>
            </w:r>
          </w:p>
        </w:tc>
        <w:tc>
          <w:tcPr>
            <w:tcW w:w="1434" w:type="dxa"/>
            <w:gridSpan w:val="2"/>
            <w:vAlign w:val="center"/>
          </w:tcPr>
          <w:p w14:paraId="1ED09E2C" w14:textId="77777777" w:rsidR="00BB717E" w:rsidRPr="00491306" w:rsidRDefault="00BB717E" w:rsidP="00BB717E">
            <w:pPr>
              <w:autoSpaceDE w:val="0"/>
              <w:autoSpaceDN w:val="0"/>
              <w:rPr>
                <w:rFonts w:ascii="宋体" w:hAnsi="宋体" w:hint="eastAsia"/>
              </w:rPr>
            </w:pPr>
            <w:r w:rsidRPr="00491306">
              <w:rPr>
                <w:rFonts w:ascii="宋体" w:hAnsi="宋体" w:hint="eastAsia"/>
              </w:rPr>
              <w:t>信号类型</w:t>
            </w:r>
          </w:p>
        </w:tc>
        <w:tc>
          <w:tcPr>
            <w:tcW w:w="6621" w:type="dxa"/>
            <w:gridSpan w:val="6"/>
          </w:tcPr>
          <w:p w14:paraId="4450CD09" w14:textId="77777777" w:rsidR="00BB717E" w:rsidRPr="00491306" w:rsidRDefault="00BB717E" w:rsidP="00BB717E">
            <w:pPr>
              <w:autoSpaceDE w:val="0"/>
              <w:autoSpaceDN w:val="0"/>
              <w:rPr>
                <w:rFonts w:ascii="宋体" w:hAnsi="宋体" w:hint="eastAsia"/>
              </w:rPr>
            </w:pPr>
            <w:r w:rsidRPr="00491306">
              <w:rPr>
                <w:rFonts w:ascii="宋体" w:hAnsi="宋体" w:hint="eastAsia"/>
              </w:rPr>
              <w:t>整型（32位）</w:t>
            </w:r>
          </w:p>
        </w:tc>
      </w:tr>
      <w:tr w:rsidR="00BB717E" w:rsidRPr="00491306" w14:paraId="73DD7EB4" w14:textId="77777777" w:rsidTr="00BB717E">
        <w:trPr>
          <w:trHeight w:val="272"/>
        </w:trPr>
        <w:tc>
          <w:tcPr>
            <w:tcW w:w="467" w:type="dxa"/>
            <w:vMerge/>
          </w:tcPr>
          <w:p w14:paraId="46763849"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405A2D99"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源</w:t>
            </w:r>
          </w:p>
        </w:tc>
        <w:tc>
          <w:tcPr>
            <w:tcW w:w="6621" w:type="dxa"/>
            <w:gridSpan w:val="6"/>
          </w:tcPr>
          <w:p w14:paraId="5E9421B1" w14:textId="77777777" w:rsidR="00BB717E" w:rsidRPr="00491306" w:rsidRDefault="0020290B" w:rsidP="00BB717E">
            <w:pPr>
              <w:autoSpaceDE w:val="0"/>
              <w:autoSpaceDN w:val="0"/>
              <w:rPr>
                <w:rFonts w:ascii="宋体" w:hAnsi="宋体" w:hint="eastAsia"/>
              </w:rPr>
            </w:pPr>
            <w:r>
              <w:rPr>
                <w:rFonts w:ascii="宋体" w:hAnsi="宋体" w:hint="eastAsia"/>
              </w:rPr>
              <w:t>RDCU</w:t>
            </w:r>
          </w:p>
        </w:tc>
      </w:tr>
      <w:tr w:rsidR="00BB717E" w:rsidRPr="00491306" w14:paraId="550C8E2E" w14:textId="77777777" w:rsidTr="00BB717E">
        <w:trPr>
          <w:trHeight w:val="262"/>
        </w:trPr>
        <w:tc>
          <w:tcPr>
            <w:tcW w:w="467" w:type="dxa"/>
            <w:vMerge/>
          </w:tcPr>
          <w:p w14:paraId="1352C5D1"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697B914E"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分    布</w:t>
            </w:r>
          </w:p>
        </w:tc>
        <w:tc>
          <w:tcPr>
            <w:tcW w:w="6621" w:type="dxa"/>
            <w:gridSpan w:val="6"/>
          </w:tcPr>
          <w:p w14:paraId="448247E2" w14:textId="77777777" w:rsidR="00BB717E" w:rsidRPr="00491306" w:rsidRDefault="00BB717E" w:rsidP="00BB717E">
            <w:pPr>
              <w:autoSpaceDE w:val="0"/>
              <w:autoSpaceDN w:val="0"/>
              <w:rPr>
                <w:rFonts w:ascii="宋体" w:hAnsi="宋体" w:hint="eastAsia"/>
              </w:rPr>
            </w:pPr>
          </w:p>
        </w:tc>
      </w:tr>
      <w:tr w:rsidR="00BB717E" w:rsidRPr="00491306" w14:paraId="69185DCD" w14:textId="77777777" w:rsidTr="00BB717E">
        <w:trPr>
          <w:trHeight w:val="231"/>
        </w:trPr>
        <w:tc>
          <w:tcPr>
            <w:tcW w:w="467" w:type="dxa"/>
            <w:vMerge/>
          </w:tcPr>
          <w:p w14:paraId="5DB755D2"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5D6454B2"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单    位</w:t>
            </w:r>
          </w:p>
        </w:tc>
        <w:tc>
          <w:tcPr>
            <w:tcW w:w="6621" w:type="dxa"/>
            <w:gridSpan w:val="6"/>
          </w:tcPr>
          <w:p w14:paraId="6D1210B8" w14:textId="77777777" w:rsidR="00BB717E" w:rsidRPr="00491306" w:rsidRDefault="00BB717E" w:rsidP="00BB717E">
            <w:pPr>
              <w:autoSpaceDE w:val="0"/>
              <w:autoSpaceDN w:val="0"/>
              <w:rPr>
                <w:rFonts w:ascii="宋体" w:hAnsi="宋体" w:hint="eastAsia"/>
              </w:rPr>
            </w:pPr>
            <w:r>
              <w:rPr>
                <w:rFonts w:hint="eastAsia"/>
                <w:szCs w:val="22"/>
              </w:rPr>
              <w:t>m/s</w:t>
            </w:r>
          </w:p>
        </w:tc>
      </w:tr>
      <w:tr w:rsidR="00BB717E" w:rsidRPr="00491306" w14:paraId="77E86BDD" w14:textId="77777777" w:rsidTr="00BB717E">
        <w:trPr>
          <w:trHeight w:val="207"/>
        </w:trPr>
        <w:tc>
          <w:tcPr>
            <w:tcW w:w="467" w:type="dxa"/>
            <w:vMerge/>
          </w:tcPr>
          <w:p w14:paraId="66D35E28"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55D018D2"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信号范围</w:t>
            </w:r>
          </w:p>
        </w:tc>
        <w:tc>
          <w:tcPr>
            <w:tcW w:w="6621" w:type="dxa"/>
            <w:gridSpan w:val="6"/>
          </w:tcPr>
          <w:p w14:paraId="2B550688" w14:textId="77777777" w:rsidR="00BB717E" w:rsidRPr="00491306" w:rsidRDefault="00BB717E" w:rsidP="00BB717E">
            <w:pPr>
              <w:autoSpaceDE w:val="0"/>
              <w:autoSpaceDN w:val="0"/>
              <w:rPr>
                <w:rFonts w:ascii="宋体" w:hAnsi="宋体" w:hint="eastAsia"/>
              </w:rPr>
            </w:pPr>
            <w:r>
              <w:rPr>
                <w:rFonts w:hint="eastAsia"/>
              </w:rPr>
              <w:t>0</w:t>
            </w:r>
            <w:r w:rsidRPr="00BB717E">
              <w:rPr>
                <w:rFonts w:hint="eastAsia"/>
              </w:rPr>
              <w:t>～</w:t>
            </w:r>
            <w:r>
              <w:rPr>
                <w:rFonts w:hint="eastAsia"/>
              </w:rPr>
              <w:t>1000</w:t>
            </w:r>
          </w:p>
        </w:tc>
      </w:tr>
      <w:tr w:rsidR="00BB717E" w:rsidRPr="00491306" w14:paraId="0D0E6FF1" w14:textId="77777777" w:rsidTr="00BB717E">
        <w:trPr>
          <w:trHeight w:val="311"/>
        </w:trPr>
        <w:tc>
          <w:tcPr>
            <w:tcW w:w="467" w:type="dxa"/>
            <w:vMerge/>
          </w:tcPr>
          <w:p w14:paraId="2A7F0309"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65A42C96"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分 辨 率</w:t>
            </w:r>
          </w:p>
        </w:tc>
        <w:tc>
          <w:tcPr>
            <w:tcW w:w="6621" w:type="dxa"/>
            <w:gridSpan w:val="6"/>
          </w:tcPr>
          <w:p w14:paraId="664F58CC" w14:textId="77777777" w:rsidR="00BB717E" w:rsidRPr="00491306" w:rsidRDefault="00BB717E" w:rsidP="00472D2F">
            <w:pPr>
              <w:autoSpaceDE w:val="0"/>
              <w:autoSpaceDN w:val="0"/>
              <w:rPr>
                <w:rFonts w:ascii="宋体" w:hAnsi="宋体" w:hint="eastAsia"/>
              </w:rPr>
            </w:pPr>
            <w:r w:rsidRPr="00491306">
              <w:rPr>
                <w:rFonts w:ascii="宋体" w:hAnsi="宋体" w:hint="eastAsia"/>
              </w:rPr>
              <w:t>0.</w:t>
            </w:r>
            <w:r w:rsidR="00472D2F">
              <w:rPr>
                <w:rFonts w:ascii="宋体" w:hAnsi="宋体" w:hint="eastAsia"/>
              </w:rPr>
              <w:t>24414</w:t>
            </w:r>
            <w:r w:rsidRPr="00491306">
              <w:rPr>
                <w:rFonts w:ascii="宋体" w:hAnsi="宋体" w:hint="eastAsia"/>
              </w:rPr>
              <w:t xml:space="preserve"> /bit</w:t>
            </w:r>
          </w:p>
        </w:tc>
      </w:tr>
      <w:tr w:rsidR="00BB717E" w:rsidRPr="00491306" w14:paraId="77B42811" w14:textId="77777777" w:rsidTr="00BB717E">
        <w:trPr>
          <w:trHeight w:val="201"/>
        </w:trPr>
        <w:tc>
          <w:tcPr>
            <w:tcW w:w="467" w:type="dxa"/>
            <w:vMerge/>
          </w:tcPr>
          <w:p w14:paraId="7DE91E41"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733A9C2C"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精    度</w:t>
            </w:r>
          </w:p>
        </w:tc>
        <w:tc>
          <w:tcPr>
            <w:tcW w:w="6621" w:type="dxa"/>
            <w:gridSpan w:val="6"/>
          </w:tcPr>
          <w:p w14:paraId="2A8627DE" w14:textId="77777777" w:rsidR="00BB717E" w:rsidRPr="00491306" w:rsidRDefault="00BB717E" w:rsidP="00BB717E">
            <w:pPr>
              <w:autoSpaceDE w:val="0"/>
              <w:autoSpaceDN w:val="0"/>
              <w:rPr>
                <w:rFonts w:ascii="宋体" w:hAnsi="宋体" w:hint="eastAsia"/>
              </w:rPr>
            </w:pPr>
          </w:p>
        </w:tc>
      </w:tr>
      <w:tr w:rsidR="006B0596" w:rsidRPr="00491306" w14:paraId="7DFE622C" w14:textId="77777777" w:rsidTr="00BB717E">
        <w:trPr>
          <w:trHeight w:val="201"/>
        </w:trPr>
        <w:tc>
          <w:tcPr>
            <w:tcW w:w="467" w:type="dxa"/>
            <w:vMerge/>
          </w:tcPr>
          <w:p w14:paraId="55720BC3"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133A0DC9" w14:textId="77777777" w:rsidR="006B0596" w:rsidRPr="00491306" w:rsidRDefault="006B0596" w:rsidP="006B0596">
            <w:pPr>
              <w:autoSpaceDE w:val="0"/>
              <w:autoSpaceDN w:val="0"/>
              <w:jc w:val="center"/>
              <w:rPr>
                <w:rFonts w:ascii="宋体" w:hAnsi="宋体" w:hint="eastAsia"/>
              </w:rPr>
            </w:pPr>
            <w:r>
              <w:rPr>
                <w:rFonts w:ascii="宋体" w:hAnsi="宋体" w:hint="eastAsia"/>
              </w:rPr>
              <w:t>码    制</w:t>
            </w:r>
          </w:p>
        </w:tc>
        <w:tc>
          <w:tcPr>
            <w:tcW w:w="6621" w:type="dxa"/>
            <w:gridSpan w:val="6"/>
          </w:tcPr>
          <w:p w14:paraId="352F989C" w14:textId="77777777" w:rsidR="006B0596" w:rsidRPr="00491306" w:rsidRDefault="006B0596" w:rsidP="006B0596">
            <w:pPr>
              <w:autoSpaceDE w:val="0"/>
              <w:autoSpaceDN w:val="0"/>
              <w:rPr>
                <w:rFonts w:ascii="宋体" w:hAnsi="宋体" w:hint="eastAsia"/>
              </w:rPr>
            </w:pPr>
            <w:r>
              <w:rPr>
                <w:rFonts w:ascii="宋体" w:hAnsi="宋体" w:hint="eastAsia"/>
              </w:rPr>
              <w:t>BNR</w:t>
            </w:r>
          </w:p>
        </w:tc>
      </w:tr>
      <w:tr w:rsidR="006B0596" w:rsidRPr="00491306" w14:paraId="120B1A36" w14:textId="77777777" w:rsidTr="00BB717E">
        <w:trPr>
          <w:trHeight w:val="167"/>
        </w:trPr>
        <w:tc>
          <w:tcPr>
            <w:tcW w:w="467" w:type="dxa"/>
            <w:vMerge/>
          </w:tcPr>
          <w:p w14:paraId="23093975"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33EE0091" w14:textId="77777777" w:rsidR="006B0596" w:rsidRPr="00491306" w:rsidRDefault="006B0596" w:rsidP="006B0596">
            <w:pPr>
              <w:autoSpaceDE w:val="0"/>
              <w:autoSpaceDN w:val="0"/>
              <w:jc w:val="center"/>
              <w:rPr>
                <w:rFonts w:ascii="宋体" w:hAnsi="宋体" w:hint="eastAsia"/>
              </w:rPr>
            </w:pPr>
            <w:r>
              <w:rPr>
                <w:rFonts w:ascii="宋体" w:hAnsi="宋体" w:hint="eastAsia"/>
              </w:rPr>
              <w:t>发送</w:t>
            </w:r>
            <w:r w:rsidRPr="00491306">
              <w:rPr>
                <w:rFonts w:ascii="宋体" w:hAnsi="宋体" w:hint="eastAsia"/>
              </w:rPr>
              <w:t>速率</w:t>
            </w:r>
          </w:p>
        </w:tc>
        <w:tc>
          <w:tcPr>
            <w:tcW w:w="6621" w:type="dxa"/>
            <w:gridSpan w:val="6"/>
          </w:tcPr>
          <w:p w14:paraId="4C9883F5" w14:textId="77777777" w:rsidR="006B0596" w:rsidRPr="00491306" w:rsidRDefault="006B0596" w:rsidP="006B0596">
            <w:pPr>
              <w:autoSpaceDE w:val="0"/>
              <w:autoSpaceDN w:val="0"/>
              <w:rPr>
                <w:rFonts w:ascii="宋体" w:hAnsi="宋体" w:hint="eastAsia"/>
              </w:rPr>
            </w:pPr>
            <w:r>
              <w:rPr>
                <w:rFonts w:ascii="宋体" w:hAnsi="宋体" w:hint="eastAsia"/>
              </w:rPr>
              <w:t>100kbps</w:t>
            </w:r>
          </w:p>
        </w:tc>
      </w:tr>
      <w:tr w:rsidR="00BB717E" w:rsidRPr="00491306" w14:paraId="51C0D03A" w14:textId="77777777" w:rsidTr="00BB717E">
        <w:trPr>
          <w:trHeight w:val="482"/>
        </w:trPr>
        <w:tc>
          <w:tcPr>
            <w:tcW w:w="467" w:type="dxa"/>
            <w:vMerge w:val="restart"/>
            <w:vAlign w:val="center"/>
          </w:tcPr>
          <w:p w14:paraId="4EF932AD" w14:textId="77777777" w:rsidR="00BB717E" w:rsidRPr="00491306" w:rsidRDefault="00BB717E" w:rsidP="00BB717E">
            <w:pPr>
              <w:autoSpaceDE w:val="0"/>
              <w:autoSpaceDN w:val="0"/>
              <w:rPr>
                <w:rFonts w:ascii="宋体" w:hAnsi="宋体" w:hint="eastAsia"/>
              </w:rPr>
            </w:pPr>
            <w:r w:rsidRPr="00491306">
              <w:rPr>
                <w:rFonts w:ascii="宋体" w:hAnsi="宋体" w:hint="eastAsia"/>
              </w:rPr>
              <w:t>数据格式</w:t>
            </w:r>
          </w:p>
        </w:tc>
        <w:tc>
          <w:tcPr>
            <w:tcW w:w="718" w:type="dxa"/>
            <w:vAlign w:val="center"/>
          </w:tcPr>
          <w:p w14:paraId="491A055E" w14:textId="77777777" w:rsidR="00BB717E" w:rsidRPr="00491306" w:rsidRDefault="00BB717E" w:rsidP="00BB717E">
            <w:pPr>
              <w:autoSpaceDE w:val="0"/>
              <w:autoSpaceDN w:val="0"/>
              <w:rPr>
                <w:rFonts w:ascii="宋体" w:hAnsi="宋体" w:hint="eastAsia"/>
              </w:rPr>
            </w:pPr>
            <w:r w:rsidRPr="00491306">
              <w:rPr>
                <w:rFonts w:ascii="宋体" w:hAnsi="宋体" w:hint="eastAsia"/>
              </w:rPr>
              <w:t>数位</w:t>
            </w:r>
          </w:p>
        </w:tc>
        <w:tc>
          <w:tcPr>
            <w:tcW w:w="3243" w:type="dxa"/>
            <w:gridSpan w:val="3"/>
            <w:vAlign w:val="center"/>
          </w:tcPr>
          <w:p w14:paraId="064CBDEB" w14:textId="77777777" w:rsidR="00BB717E" w:rsidRPr="00491306" w:rsidRDefault="00BB717E" w:rsidP="00BB717E">
            <w:pPr>
              <w:autoSpaceDE w:val="0"/>
              <w:autoSpaceDN w:val="0"/>
              <w:rPr>
                <w:rFonts w:ascii="宋体" w:hAnsi="宋体" w:hint="eastAsia"/>
              </w:rPr>
            </w:pPr>
            <w:r w:rsidRPr="00491306">
              <w:rPr>
                <w:rFonts w:ascii="宋体" w:hAnsi="宋体" w:hint="eastAsia"/>
              </w:rPr>
              <w:t>说     明</w:t>
            </w:r>
          </w:p>
        </w:tc>
        <w:tc>
          <w:tcPr>
            <w:tcW w:w="720" w:type="dxa"/>
            <w:vAlign w:val="center"/>
          </w:tcPr>
          <w:p w14:paraId="491EA0E2" w14:textId="77777777" w:rsidR="00BB717E" w:rsidRPr="00491306" w:rsidRDefault="00BB717E" w:rsidP="00BB717E">
            <w:pPr>
              <w:autoSpaceDE w:val="0"/>
              <w:autoSpaceDN w:val="0"/>
              <w:rPr>
                <w:rFonts w:ascii="宋体" w:hAnsi="宋体" w:hint="eastAsia"/>
              </w:rPr>
            </w:pPr>
            <w:r w:rsidRPr="00491306">
              <w:rPr>
                <w:rFonts w:ascii="宋体" w:hAnsi="宋体" w:hint="eastAsia"/>
              </w:rPr>
              <w:t>数位</w:t>
            </w:r>
          </w:p>
        </w:tc>
        <w:tc>
          <w:tcPr>
            <w:tcW w:w="3374" w:type="dxa"/>
            <w:gridSpan w:val="3"/>
            <w:vAlign w:val="center"/>
          </w:tcPr>
          <w:p w14:paraId="370EE701" w14:textId="77777777" w:rsidR="00BB717E" w:rsidRPr="00491306" w:rsidRDefault="00BB717E" w:rsidP="00BB717E">
            <w:pPr>
              <w:autoSpaceDE w:val="0"/>
              <w:autoSpaceDN w:val="0"/>
              <w:rPr>
                <w:rFonts w:ascii="宋体" w:hAnsi="宋体" w:hint="eastAsia"/>
              </w:rPr>
            </w:pPr>
            <w:r w:rsidRPr="00491306">
              <w:rPr>
                <w:rFonts w:ascii="宋体" w:hAnsi="宋体" w:hint="eastAsia"/>
              </w:rPr>
              <w:t>说     明</w:t>
            </w:r>
          </w:p>
        </w:tc>
      </w:tr>
      <w:tr w:rsidR="00560991" w:rsidRPr="00491306" w14:paraId="76E658EB" w14:textId="77777777" w:rsidTr="00BB717E">
        <w:trPr>
          <w:trHeight w:val="149"/>
        </w:trPr>
        <w:tc>
          <w:tcPr>
            <w:tcW w:w="467" w:type="dxa"/>
            <w:vMerge/>
          </w:tcPr>
          <w:p w14:paraId="6D012A1E" w14:textId="77777777" w:rsidR="00560991" w:rsidRPr="00491306" w:rsidRDefault="00560991" w:rsidP="00560991">
            <w:pPr>
              <w:autoSpaceDE w:val="0"/>
              <w:autoSpaceDN w:val="0"/>
              <w:rPr>
                <w:rFonts w:ascii="宋体" w:hAnsi="宋体" w:hint="eastAsia"/>
              </w:rPr>
            </w:pPr>
          </w:p>
        </w:tc>
        <w:tc>
          <w:tcPr>
            <w:tcW w:w="718" w:type="dxa"/>
            <w:vAlign w:val="center"/>
          </w:tcPr>
          <w:p w14:paraId="60B9B41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01</w:t>
            </w:r>
          </w:p>
        </w:tc>
        <w:tc>
          <w:tcPr>
            <w:tcW w:w="3243" w:type="dxa"/>
            <w:gridSpan w:val="3"/>
          </w:tcPr>
          <w:p w14:paraId="4F3DAAB2" w14:textId="77777777" w:rsidR="00560991" w:rsidRPr="00491306" w:rsidRDefault="00560991" w:rsidP="00560991">
            <w:r w:rsidRPr="00491306">
              <w:t>0</w:t>
            </w:r>
          </w:p>
        </w:tc>
        <w:tc>
          <w:tcPr>
            <w:tcW w:w="720" w:type="dxa"/>
            <w:vAlign w:val="center"/>
          </w:tcPr>
          <w:p w14:paraId="0BCA433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17</w:t>
            </w:r>
          </w:p>
        </w:tc>
        <w:tc>
          <w:tcPr>
            <w:tcW w:w="3374" w:type="dxa"/>
            <w:gridSpan w:val="3"/>
            <w:vAlign w:val="center"/>
          </w:tcPr>
          <w:p w14:paraId="698037B7" w14:textId="77777777" w:rsidR="00560991" w:rsidRPr="00491306" w:rsidRDefault="00560991" w:rsidP="00560991">
            <w:pPr>
              <w:jc w:val="left"/>
              <w:rPr>
                <w:rFonts w:ascii="宋体" w:hAnsi="宋体" w:hint="eastAsia"/>
                <w:szCs w:val="21"/>
              </w:rPr>
            </w:pPr>
            <w:r w:rsidRPr="00491306">
              <w:rPr>
                <w:rFonts w:hint="eastAsia"/>
              </w:rPr>
              <w:t>LSB</w:t>
            </w:r>
          </w:p>
        </w:tc>
      </w:tr>
      <w:tr w:rsidR="00560991" w:rsidRPr="00491306" w14:paraId="2171A18E" w14:textId="77777777" w:rsidTr="00BB717E">
        <w:trPr>
          <w:trHeight w:val="309"/>
        </w:trPr>
        <w:tc>
          <w:tcPr>
            <w:tcW w:w="467" w:type="dxa"/>
            <w:vMerge/>
          </w:tcPr>
          <w:p w14:paraId="7DEE2FB8" w14:textId="77777777" w:rsidR="00560991" w:rsidRPr="00491306" w:rsidRDefault="00560991" w:rsidP="00560991">
            <w:pPr>
              <w:autoSpaceDE w:val="0"/>
              <w:autoSpaceDN w:val="0"/>
              <w:rPr>
                <w:rFonts w:ascii="宋体" w:hAnsi="宋体" w:hint="eastAsia"/>
              </w:rPr>
            </w:pPr>
          </w:p>
        </w:tc>
        <w:tc>
          <w:tcPr>
            <w:tcW w:w="718" w:type="dxa"/>
            <w:vAlign w:val="center"/>
          </w:tcPr>
          <w:p w14:paraId="35A9ABE4"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02</w:t>
            </w:r>
          </w:p>
        </w:tc>
        <w:tc>
          <w:tcPr>
            <w:tcW w:w="3243" w:type="dxa"/>
            <w:gridSpan w:val="3"/>
          </w:tcPr>
          <w:p w14:paraId="49342205" w14:textId="77777777" w:rsidR="00560991" w:rsidRPr="00491306" w:rsidRDefault="00560991" w:rsidP="00560991">
            <w:r w:rsidRPr="00491306">
              <w:t>1</w:t>
            </w:r>
          </w:p>
        </w:tc>
        <w:tc>
          <w:tcPr>
            <w:tcW w:w="720" w:type="dxa"/>
            <w:vAlign w:val="center"/>
          </w:tcPr>
          <w:p w14:paraId="7009EBA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18</w:t>
            </w:r>
          </w:p>
        </w:tc>
        <w:tc>
          <w:tcPr>
            <w:tcW w:w="3374" w:type="dxa"/>
            <w:gridSpan w:val="3"/>
          </w:tcPr>
          <w:p w14:paraId="47A1B38A" w14:textId="77777777" w:rsidR="00560991" w:rsidRPr="00491306" w:rsidRDefault="00560991" w:rsidP="00560991">
            <w:r w:rsidRPr="00491306">
              <w:rPr>
                <w:rFonts w:ascii="宋体" w:hAnsi="宋体" w:hint="eastAsia"/>
                <w:szCs w:val="21"/>
              </w:rPr>
              <w:t>*</w:t>
            </w:r>
          </w:p>
        </w:tc>
      </w:tr>
      <w:tr w:rsidR="00560991" w:rsidRPr="00491306" w14:paraId="238B74DF" w14:textId="77777777" w:rsidTr="00BB717E">
        <w:trPr>
          <w:trHeight w:val="285"/>
        </w:trPr>
        <w:tc>
          <w:tcPr>
            <w:tcW w:w="467" w:type="dxa"/>
            <w:vMerge/>
          </w:tcPr>
          <w:p w14:paraId="1F4F980F" w14:textId="77777777" w:rsidR="00560991" w:rsidRPr="00491306" w:rsidRDefault="00560991" w:rsidP="00560991">
            <w:pPr>
              <w:autoSpaceDE w:val="0"/>
              <w:autoSpaceDN w:val="0"/>
              <w:rPr>
                <w:rFonts w:ascii="宋体" w:hAnsi="宋体" w:hint="eastAsia"/>
              </w:rPr>
            </w:pPr>
          </w:p>
        </w:tc>
        <w:tc>
          <w:tcPr>
            <w:tcW w:w="718" w:type="dxa"/>
            <w:vAlign w:val="center"/>
          </w:tcPr>
          <w:p w14:paraId="4B89384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03</w:t>
            </w:r>
          </w:p>
        </w:tc>
        <w:tc>
          <w:tcPr>
            <w:tcW w:w="3243" w:type="dxa"/>
            <w:gridSpan w:val="3"/>
          </w:tcPr>
          <w:p w14:paraId="6A4040BF" w14:textId="77777777" w:rsidR="00560991" w:rsidRPr="00491306" w:rsidRDefault="00560991" w:rsidP="00560991">
            <w:r w:rsidRPr="00491306">
              <w:t>0</w:t>
            </w:r>
          </w:p>
        </w:tc>
        <w:tc>
          <w:tcPr>
            <w:tcW w:w="720" w:type="dxa"/>
            <w:vAlign w:val="center"/>
          </w:tcPr>
          <w:p w14:paraId="3E00DA7F"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19</w:t>
            </w:r>
          </w:p>
        </w:tc>
        <w:tc>
          <w:tcPr>
            <w:tcW w:w="3374" w:type="dxa"/>
            <w:gridSpan w:val="3"/>
            <w:vAlign w:val="center"/>
          </w:tcPr>
          <w:p w14:paraId="41CAFE52"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3513A002" w14:textId="77777777" w:rsidTr="00BB717E">
        <w:trPr>
          <w:trHeight w:val="275"/>
        </w:trPr>
        <w:tc>
          <w:tcPr>
            <w:tcW w:w="467" w:type="dxa"/>
            <w:vMerge/>
          </w:tcPr>
          <w:p w14:paraId="380F43C3" w14:textId="77777777" w:rsidR="00560991" w:rsidRPr="00491306" w:rsidRDefault="00560991" w:rsidP="00560991">
            <w:pPr>
              <w:autoSpaceDE w:val="0"/>
              <w:autoSpaceDN w:val="0"/>
              <w:rPr>
                <w:rFonts w:ascii="宋体" w:hAnsi="宋体" w:hint="eastAsia"/>
              </w:rPr>
            </w:pPr>
          </w:p>
        </w:tc>
        <w:tc>
          <w:tcPr>
            <w:tcW w:w="718" w:type="dxa"/>
            <w:vAlign w:val="center"/>
          </w:tcPr>
          <w:p w14:paraId="3CA764E2"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04</w:t>
            </w:r>
          </w:p>
        </w:tc>
        <w:tc>
          <w:tcPr>
            <w:tcW w:w="3243" w:type="dxa"/>
            <w:gridSpan w:val="3"/>
          </w:tcPr>
          <w:p w14:paraId="7CD61228" w14:textId="77777777" w:rsidR="00560991" w:rsidRPr="00491306" w:rsidRDefault="00560991" w:rsidP="00560991">
            <w:r>
              <w:rPr>
                <w:rFonts w:hint="eastAsia"/>
              </w:rPr>
              <w:t>1</w:t>
            </w:r>
          </w:p>
        </w:tc>
        <w:tc>
          <w:tcPr>
            <w:tcW w:w="720" w:type="dxa"/>
            <w:vAlign w:val="center"/>
          </w:tcPr>
          <w:p w14:paraId="3B83837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20</w:t>
            </w:r>
          </w:p>
        </w:tc>
        <w:tc>
          <w:tcPr>
            <w:tcW w:w="3374" w:type="dxa"/>
            <w:gridSpan w:val="3"/>
          </w:tcPr>
          <w:p w14:paraId="3F582F19" w14:textId="77777777" w:rsidR="00560991" w:rsidRPr="00491306" w:rsidRDefault="00560991" w:rsidP="00560991">
            <w:r w:rsidRPr="00491306">
              <w:rPr>
                <w:rFonts w:ascii="宋体" w:hAnsi="宋体" w:hint="eastAsia"/>
                <w:szCs w:val="21"/>
              </w:rPr>
              <w:t>*</w:t>
            </w:r>
          </w:p>
        </w:tc>
      </w:tr>
      <w:tr w:rsidR="00560991" w:rsidRPr="00491306" w14:paraId="3470837F" w14:textId="77777777" w:rsidTr="00BB717E">
        <w:trPr>
          <w:trHeight w:val="265"/>
        </w:trPr>
        <w:tc>
          <w:tcPr>
            <w:tcW w:w="467" w:type="dxa"/>
            <w:vMerge/>
          </w:tcPr>
          <w:p w14:paraId="4CEE42F8" w14:textId="77777777" w:rsidR="00560991" w:rsidRPr="00491306" w:rsidRDefault="00560991" w:rsidP="00560991">
            <w:pPr>
              <w:autoSpaceDE w:val="0"/>
              <w:autoSpaceDN w:val="0"/>
              <w:rPr>
                <w:rFonts w:ascii="宋体" w:hAnsi="宋体" w:hint="eastAsia"/>
              </w:rPr>
            </w:pPr>
          </w:p>
        </w:tc>
        <w:tc>
          <w:tcPr>
            <w:tcW w:w="718" w:type="dxa"/>
            <w:vAlign w:val="center"/>
          </w:tcPr>
          <w:p w14:paraId="6B8C008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05</w:t>
            </w:r>
          </w:p>
        </w:tc>
        <w:tc>
          <w:tcPr>
            <w:tcW w:w="3243" w:type="dxa"/>
            <w:gridSpan w:val="3"/>
          </w:tcPr>
          <w:p w14:paraId="74FE26F7" w14:textId="77777777" w:rsidR="00560991" w:rsidRPr="00491306" w:rsidRDefault="00560991" w:rsidP="00560991">
            <w:r>
              <w:rPr>
                <w:rFonts w:hint="eastAsia"/>
              </w:rPr>
              <w:t>0</w:t>
            </w:r>
          </w:p>
        </w:tc>
        <w:tc>
          <w:tcPr>
            <w:tcW w:w="720" w:type="dxa"/>
            <w:vAlign w:val="center"/>
          </w:tcPr>
          <w:p w14:paraId="5529DAC6"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21</w:t>
            </w:r>
          </w:p>
        </w:tc>
        <w:tc>
          <w:tcPr>
            <w:tcW w:w="3374" w:type="dxa"/>
            <w:gridSpan w:val="3"/>
            <w:vAlign w:val="center"/>
          </w:tcPr>
          <w:p w14:paraId="41BAC050"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39720CCD" w14:textId="77777777" w:rsidTr="00BB717E">
        <w:trPr>
          <w:trHeight w:val="255"/>
        </w:trPr>
        <w:tc>
          <w:tcPr>
            <w:tcW w:w="467" w:type="dxa"/>
            <w:vMerge/>
          </w:tcPr>
          <w:p w14:paraId="5B716F15" w14:textId="77777777" w:rsidR="00560991" w:rsidRPr="00491306" w:rsidRDefault="00560991" w:rsidP="00560991">
            <w:pPr>
              <w:autoSpaceDE w:val="0"/>
              <w:autoSpaceDN w:val="0"/>
              <w:rPr>
                <w:rFonts w:ascii="宋体" w:hAnsi="宋体" w:hint="eastAsia"/>
              </w:rPr>
            </w:pPr>
          </w:p>
        </w:tc>
        <w:tc>
          <w:tcPr>
            <w:tcW w:w="718" w:type="dxa"/>
            <w:vAlign w:val="center"/>
          </w:tcPr>
          <w:p w14:paraId="29BF7191"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06</w:t>
            </w:r>
          </w:p>
        </w:tc>
        <w:tc>
          <w:tcPr>
            <w:tcW w:w="3243" w:type="dxa"/>
            <w:gridSpan w:val="3"/>
          </w:tcPr>
          <w:p w14:paraId="30748199" w14:textId="77777777" w:rsidR="00560991" w:rsidRPr="00491306" w:rsidRDefault="00560991" w:rsidP="00560991">
            <w:r w:rsidRPr="00491306">
              <w:t>0</w:t>
            </w:r>
          </w:p>
        </w:tc>
        <w:tc>
          <w:tcPr>
            <w:tcW w:w="720" w:type="dxa"/>
            <w:vAlign w:val="center"/>
          </w:tcPr>
          <w:p w14:paraId="009C8DB9"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22</w:t>
            </w:r>
          </w:p>
        </w:tc>
        <w:tc>
          <w:tcPr>
            <w:tcW w:w="3374" w:type="dxa"/>
            <w:gridSpan w:val="3"/>
          </w:tcPr>
          <w:p w14:paraId="10F59C18" w14:textId="77777777" w:rsidR="00560991" w:rsidRPr="00491306" w:rsidRDefault="00560991" w:rsidP="00560991">
            <w:r w:rsidRPr="00491306">
              <w:rPr>
                <w:rFonts w:ascii="宋体" w:hAnsi="宋体" w:hint="eastAsia"/>
                <w:szCs w:val="21"/>
              </w:rPr>
              <w:t>*</w:t>
            </w:r>
          </w:p>
        </w:tc>
      </w:tr>
      <w:tr w:rsidR="00560991" w:rsidRPr="00491306" w14:paraId="4F82D96D" w14:textId="77777777" w:rsidTr="00BB717E">
        <w:trPr>
          <w:trHeight w:val="244"/>
        </w:trPr>
        <w:tc>
          <w:tcPr>
            <w:tcW w:w="467" w:type="dxa"/>
            <w:vMerge/>
          </w:tcPr>
          <w:p w14:paraId="6761EFC5" w14:textId="77777777" w:rsidR="00560991" w:rsidRPr="00491306" w:rsidRDefault="00560991" w:rsidP="00560991">
            <w:pPr>
              <w:autoSpaceDE w:val="0"/>
              <w:autoSpaceDN w:val="0"/>
              <w:rPr>
                <w:rFonts w:ascii="宋体" w:hAnsi="宋体" w:hint="eastAsia"/>
              </w:rPr>
            </w:pPr>
          </w:p>
        </w:tc>
        <w:tc>
          <w:tcPr>
            <w:tcW w:w="718" w:type="dxa"/>
            <w:vAlign w:val="center"/>
          </w:tcPr>
          <w:p w14:paraId="3338524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07</w:t>
            </w:r>
          </w:p>
        </w:tc>
        <w:tc>
          <w:tcPr>
            <w:tcW w:w="3243" w:type="dxa"/>
            <w:gridSpan w:val="3"/>
          </w:tcPr>
          <w:p w14:paraId="12B83A7E" w14:textId="77777777" w:rsidR="00560991" w:rsidRPr="00FB00EC" w:rsidRDefault="00560991" w:rsidP="00560991">
            <w:pPr>
              <w:rPr>
                <w:color w:val="000000"/>
              </w:rPr>
            </w:pPr>
            <w:r w:rsidRPr="00FB00EC">
              <w:rPr>
                <w:color w:val="000000"/>
              </w:rPr>
              <w:t>1</w:t>
            </w:r>
          </w:p>
        </w:tc>
        <w:tc>
          <w:tcPr>
            <w:tcW w:w="720" w:type="dxa"/>
            <w:vAlign w:val="center"/>
          </w:tcPr>
          <w:p w14:paraId="40A8B41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23</w:t>
            </w:r>
          </w:p>
        </w:tc>
        <w:tc>
          <w:tcPr>
            <w:tcW w:w="3374" w:type="dxa"/>
            <w:gridSpan w:val="3"/>
            <w:vAlign w:val="center"/>
          </w:tcPr>
          <w:p w14:paraId="23109DCF"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1087731B" w14:textId="77777777" w:rsidTr="00BB717E">
        <w:trPr>
          <w:trHeight w:val="235"/>
        </w:trPr>
        <w:tc>
          <w:tcPr>
            <w:tcW w:w="467" w:type="dxa"/>
            <w:vMerge/>
          </w:tcPr>
          <w:p w14:paraId="69DC1285" w14:textId="77777777" w:rsidR="00560991" w:rsidRPr="00491306" w:rsidRDefault="00560991" w:rsidP="00560991">
            <w:pPr>
              <w:autoSpaceDE w:val="0"/>
              <w:autoSpaceDN w:val="0"/>
              <w:rPr>
                <w:rFonts w:ascii="宋体" w:hAnsi="宋体" w:hint="eastAsia"/>
              </w:rPr>
            </w:pPr>
          </w:p>
        </w:tc>
        <w:tc>
          <w:tcPr>
            <w:tcW w:w="718" w:type="dxa"/>
            <w:vAlign w:val="center"/>
          </w:tcPr>
          <w:p w14:paraId="3ABF760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08</w:t>
            </w:r>
          </w:p>
        </w:tc>
        <w:tc>
          <w:tcPr>
            <w:tcW w:w="3243" w:type="dxa"/>
            <w:gridSpan w:val="3"/>
          </w:tcPr>
          <w:p w14:paraId="5E207C41" w14:textId="77777777" w:rsidR="00560991" w:rsidRPr="00FB00EC" w:rsidRDefault="00560991" w:rsidP="00560991">
            <w:pPr>
              <w:rPr>
                <w:color w:val="000000"/>
              </w:rPr>
            </w:pPr>
            <w:r w:rsidRPr="00FB00EC">
              <w:rPr>
                <w:color w:val="000000"/>
              </w:rPr>
              <w:t>0</w:t>
            </w:r>
          </w:p>
        </w:tc>
        <w:tc>
          <w:tcPr>
            <w:tcW w:w="720" w:type="dxa"/>
            <w:vAlign w:val="center"/>
          </w:tcPr>
          <w:p w14:paraId="1F4BB7E9"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24</w:t>
            </w:r>
          </w:p>
        </w:tc>
        <w:tc>
          <w:tcPr>
            <w:tcW w:w="3374" w:type="dxa"/>
            <w:gridSpan w:val="3"/>
          </w:tcPr>
          <w:p w14:paraId="36DB2782" w14:textId="77777777" w:rsidR="00560991" w:rsidRPr="00491306" w:rsidRDefault="00560991" w:rsidP="00560991">
            <w:r w:rsidRPr="00491306">
              <w:rPr>
                <w:rFonts w:ascii="宋体" w:hAnsi="宋体" w:hint="eastAsia"/>
                <w:szCs w:val="21"/>
              </w:rPr>
              <w:t>*</w:t>
            </w:r>
          </w:p>
        </w:tc>
      </w:tr>
      <w:tr w:rsidR="00560991" w:rsidRPr="00491306" w14:paraId="48EB7F2F" w14:textId="77777777" w:rsidTr="00583096">
        <w:trPr>
          <w:trHeight w:val="225"/>
        </w:trPr>
        <w:tc>
          <w:tcPr>
            <w:tcW w:w="467" w:type="dxa"/>
            <w:vMerge/>
          </w:tcPr>
          <w:p w14:paraId="37579439" w14:textId="77777777" w:rsidR="00560991" w:rsidRPr="00491306" w:rsidRDefault="00560991" w:rsidP="00560991">
            <w:pPr>
              <w:autoSpaceDE w:val="0"/>
              <w:autoSpaceDN w:val="0"/>
              <w:rPr>
                <w:rFonts w:ascii="宋体" w:hAnsi="宋体" w:hint="eastAsia"/>
              </w:rPr>
            </w:pPr>
          </w:p>
        </w:tc>
        <w:tc>
          <w:tcPr>
            <w:tcW w:w="718" w:type="dxa"/>
            <w:vAlign w:val="center"/>
          </w:tcPr>
          <w:p w14:paraId="35DE182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09</w:t>
            </w:r>
          </w:p>
        </w:tc>
        <w:tc>
          <w:tcPr>
            <w:tcW w:w="3243" w:type="dxa"/>
            <w:gridSpan w:val="3"/>
          </w:tcPr>
          <w:p w14:paraId="2450D0DB" w14:textId="77777777" w:rsidR="00560991" w:rsidRPr="00491306" w:rsidRDefault="00560991" w:rsidP="00560991">
            <w:r w:rsidRPr="00491306">
              <w:rPr>
                <w:rFonts w:hint="eastAsia"/>
              </w:rPr>
              <w:t>预留</w:t>
            </w:r>
          </w:p>
        </w:tc>
        <w:tc>
          <w:tcPr>
            <w:tcW w:w="720" w:type="dxa"/>
            <w:vAlign w:val="center"/>
          </w:tcPr>
          <w:p w14:paraId="4B6928B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25</w:t>
            </w:r>
          </w:p>
        </w:tc>
        <w:tc>
          <w:tcPr>
            <w:tcW w:w="3374" w:type="dxa"/>
            <w:gridSpan w:val="3"/>
          </w:tcPr>
          <w:p w14:paraId="1C4CC9EE" w14:textId="77777777" w:rsidR="00560991" w:rsidRPr="00491306" w:rsidRDefault="00560991" w:rsidP="00560991">
            <w:r w:rsidRPr="00491306">
              <w:rPr>
                <w:rFonts w:ascii="宋体" w:hAnsi="宋体" w:hint="eastAsia"/>
                <w:szCs w:val="21"/>
              </w:rPr>
              <w:t>*</w:t>
            </w:r>
          </w:p>
        </w:tc>
      </w:tr>
      <w:tr w:rsidR="00560991" w:rsidRPr="00491306" w14:paraId="7371ABFC" w14:textId="77777777" w:rsidTr="00583096">
        <w:trPr>
          <w:trHeight w:val="215"/>
        </w:trPr>
        <w:tc>
          <w:tcPr>
            <w:tcW w:w="467" w:type="dxa"/>
            <w:vMerge/>
          </w:tcPr>
          <w:p w14:paraId="0D7B121B" w14:textId="77777777" w:rsidR="00560991" w:rsidRPr="00491306" w:rsidRDefault="00560991" w:rsidP="00560991">
            <w:pPr>
              <w:autoSpaceDE w:val="0"/>
              <w:autoSpaceDN w:val="0"/>
              <w:rPr>
                <w:rFonts w:ascii="宋体" w:hAnsi="宋体" w:hint="eastAsia"/>
              </w:rPr>
            </w:pPr>
          </w:p>
        </w:tc>
        <w:tc>
          <w:tcPr>
            <w:tcW w:w="718" w:type="dxa"/>
            <w:vAlign w:val="center"/>
          </w:tcPr>
          <w:p w14:paraId="45725C17"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10</w:t>
            </w:r>
          </w:p>
        </w:tc>
        <w:tc>
          <w:tcPr>
            <w:tcW w:w="3243" w:type="dxa"/>
            <w:gridSpan w:val="3"/>
          </w:tcPr>
          <w:p w14:paraId="4F43C6BB" w14:textId="77777777" w:rsidR="00560991" w:rsidRPr="00491306" w:rsidRDefault="00560991" w:rsidP="00560991">
            <w:r w:rsidRPr="00491306">
              <w:rPr>
                <w:rFonts w:hint="eastAsia"/>
              </w:rPr>
              <w:t>预留</w:t>
            </w:r>
          </w:p>
        </w:tc>
        <w:tc>
          <w:tcPr>
            <w:tcW w:w="720" w:type="dxa"/>
            <w:vAlign w:val="center"/>
          </w:tcPr>
          <w:p w14:paraId="762BCEB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26</w:t>
            </w:r>
          </w:p>
        </w:tc>
        <w:tc>
          <w:tcPr>
            <w:tcW w:w="3374" w:type="dxa"/>
            <w:gridSpan w:val="3"/>
            <w:vAlign w:val="center"/>
          </w:tcPr>
          <w:p w14:paraId="09A754ED"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0166A86B" w14:textId="77777777" w:rsidTr="00BB717E">
        <w:trPr>
          <w:trHeight w:val="294"/>
        </w:trPr>
        <w:tc>
          <w:tcPr>
            <w:tcW w:w="467" w:type="dxa"/>
            <w:vMerge/>
          </w:tcPr>
          <w:p w14:paraId="6ADFE2F9" w14:textId="77777777" w:rsidR="00560991" w:rsidRPr="00491306" w:rsidRDefault="00560991" w:rsidP="00560991">
            <w:pPr>
              <w:autoSpaceDE w:val="0"/>
              <w:autoSpaceDN w:val="0"/>
              <w:rPr>
                <w:rFonts w:ascii="宋体" w:hAnsi="宋体" w:hint="eastAsia"/>
              </w:rPr>
            </w:pPr>
          </w:p>
        </w:tc>
        <w:tc>
          <w:tcPr>
            <w:tcW w:w="718" w:type="dxa"/>
            <w:vAlign w:val="center"/>
          </w:tcPr>
          <w:p w14:paraId="2A13512F"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11</w:t>
            </w:r>
          </w:p>
        </w:tc>
        <w:tc>
          <w:tcPr>
            <w:tcW w:w="3243" w:type="dxa"/>
            <w:gridSpan w:val="3"/>
          </w:tcPr>
          <w:p w14:paraId="421E531D" w14:textId="77777777" w:rsidR="00560991" w:rsidRPr="00491306" w:rsidRDefault="00560991" w:rsidP="00560991">
            <w:r w:rsidRPr="00491306">
              <w:rPr>
                <w:rFonts w:hint="eastAsia"/>
              </w:rPr>
              <w:t>预留</w:t>
            </w:r>
          </w:p>
        </w:tc>
        <w:tc>
          <w:tcPr>
            <w:tcW w:w="720" w:type="dxa"/>
            <w:vAlign w:val="center"/>
          </w:tcPr>
          <w:p w14:paraId="20674D9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27</w:t>
            </w:r>
          </w:p>
        </w:tc>
        <w:tc>
          <w:tcPr>
            <w:tcW w:w="3374" w:type="dxa"/>
            <w:gridSpan w:val="3"/>
          </w:tcPr>
          <w:p w14:paraId="36193DDA" w14:textId="77777777" w:rsidR="00560991" w:rsidRPr="00491306" w:rsidRDefault="00560991" w:rsidP="00560991">
            <w:r w:rsidRPr="00491306">
              <w:rPr>
                <w:rFonts w:ascii="宋体" w:hAnsi="宋体" w:hint="eastAsia"/>
                <w:szCs w:val="21"/>
              </w:rPr>
              <w:t>*</w:t>
            </w:r>
          </w:p>
        </w:tc>
      </w:tr>
      <w:tr w:rsidR="00560991" w:rsidRPr="00491306" w14:paraId="1905AE38" w14:textId="77777777" w:rsidTr="00BB717E">
        <w:trPr>
          <w:trHeight w:val="47"/>
        </w:trPr>
        <w:tc>
          <w:tcPr>
            <w:tcW w:w="467" w:type="dxa"/>
            <w:vMerge/>
          </w:tcPr>
          <w:p w14:paraId="5A57CAA4" w14:textId="77777777" w:rsidR="00560991" w:rsidRPr="00491306" w:rsidRDefault="00560991" w:rsidP="00560991">
            <w:pPr>
              <w:autoSpaceDE w:val="0"/>
              <w:autoSpaceDN w:val="0"/>
              <w:rPr>
                <w:rFonts w:ascii="宋体" w:hAnsi="宋体" w:hint="eastAsia"/>
              </w:rPr>
            </w:pPr>
          </w:p>
        </w:tc>
        <w:tc>
          <w:tcPr>
            <w:tcW w:w="718" w:type="dxa"/>
            <w:vAlign w:val="center"/>
          </w:tcPr>
          <w:p w14:paraId="7505D124"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12</w:t>
            </w:r>
          </w:p>
        </w:tc>
        <w:tc>
          <w:tcPr>
            <w:tcW w:w="3243" w:type="dxa"/>
            <w:gridSpan w:val="3"/>
          </w:tcPr>
          <w:p w14:paraId="7B353607" w14:textId="77777777" w:rsidR="00560991" w:rsidRPr="00491306" w:rsidRDefault="00560991" w:rsidP="00560991">
            <w:r w:rsidRPr="00491306">
              <w:rPr>
                <w:rFonts w:ascii="宋体" w:hAnsi="宋体" w:cs="Arial" w:hint="eastAsia"/>
                <w:szCs w:val="21"/>
              </w:rPr>
              <w:t>预留</w:t>
            </w:r>
          </w:p>
        </w:tc>
        <w:tc>
          <w:tcPr>
            <w:tcW w:w="720" w:type="dxa"/>
            <w:vAlign w:val="center"/>
          </w:tcPr>
          <w:p w14:paraId="4366B6B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28</w:t>
            </w:r>
          </w:p>
        </w:tc>
        <w:tc>
          <w:tcPr>
            <w:tcW w:w="3374" w:type="dxa"/>
            <w:gridSpan w:val="3"/>
          </w:tcPr>
          <w:p w14:paraId="567D1E71" w14:textId="77777777" w:rsidR="00560991" w:rsidRPr="00491306" w:rsidRDefault="00560991" w:rsidP="00560991">
            <w:r w:rsidRPr="00491306">
              <w:rPr>
                <w:rFonts w:ascii="宋体" w:hAnsi="宋体" w:hint="eastAsia"/>
                <w:szCs w:val="21"/>
              </w:rPr>
              <w:t>*</w:t>
            </w:r>
          </w:p>
        </w:tc>
      </w:tr>
      <w:tr w:rsidR="00560991" w:rsidRPr="00491306" w14:paraId="74395ADC" w14:textId="77777777" w:rsidTr="00BB717E">
        <w:trPr>
          <w:trHeight w:val="60"/>
        </w:trPr>
        <w:tc>
          <w:tcPr>
            <w:tcW w:w="467" w:type="dxa"/>
            <w:vMerge/>
          </w:tcPr>
          <w:p w14:paraId="09F953AB" w14:textId="77777777" w:rsidR="00560991" w:rsidRPr="00491306" w:rsidRDefault="00560991" w:rsidP="00560991">
            <w:pPr>
              <w:autoSpaceDE w:val="0"/>
              <w:autoSpaceDN w:val="0"/>
              <w:rPr>
                <w:rFonts w:ascii="宋体" w:hAnsi="宋体" w:hint="eastAsia"/>
              </w:rPr>
            </w:pPr>
          </w:p>
        </w:tc>
        <w:tc>
          <w:tcPr>
            <w:tcW w:w="718" w:type="dxa"/>
            <w:vAlign w:val="center"/>
          </w:tcPr>
          <w:p w14:paraId="3D0B78E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13</w:t>
            </w:r>
          </w:p>
        </w:tc>
        <w:tc>
          <w:tcPr>
            <w:tcW w:w="3243" w:type="dxa"/>
            <w:gridSpan w:val="3"/>
            <w:shd w:val="clear" w:color="auto" w:fill="auto"/>
          </w:tcPr>
          <w:p w14:paraId="7C28F43A" w14:textId="77777777" w:rsidR="00560991" w:rsidRPr="00491306" w:rsidRDefault="00560991" w:rsidP="00560991">
            <w:r w:rsidRPr="00491306">
              <w:rPr>
                <w:rFonts w:ascii="宋体" w:hAnsi="宋体" w:cs="Arial" w:hint="eastAsia"/>
                <w:szCs w:val="21"/>
              </w:rPr>
              <w:t>预留</w:t>
            </w:r>
          </w:p>
        </w:tc>
        <w:tc>
          <w:tcPr>
            <w:tcW w:w="720" w:type="dxa"/>
            <w:vAlign w:val="center"/>
          </w:tcPr>
          <w:p w14:paraId="4A2E4084"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29</w:t>
            </w:r>
          </w:p>
        </w:tc>
        <w:tc>
          <w:tcPr>
            <w:tcW w:w="3374" w:type="dxa"/>
            <w:gridSpan w:val="3"/>
          </w:tcPr>
          <w:p w14:paraId="6B6DF413" w14:textId="77777777" w:rsidR="00560991" w:rsidRPr="00491306" w:rsidRDefault="00560991" w:rsidP="00560991">
            <w:r w:rsidRPr="00491306">
              <w:rPr>
                <w:rFonts w:hint="eastAsia"/>
              </w:rPr>
              <w:t>符</w:t>
            </w:r>
            <w:r>
              <w:rPr>
                <w:rFonts w:hint="eastAsia"/>
              </w:rPr>
              <w:t>号</w:t>
            </w:r>
            <w:r w:rsidRPr="00491306">
              <w:rPr>
                <w:rFonts w:hint="eastAsia"/>
              </w:rPr>
              <w:t>位：</w:t>
            </w:r>
            <w:r w:rsidRPr="00491306">
              <w:rPr>
                <w:rFonts w:hint="eastAsia"/>
              </w:rPr>
              <w:t>0</w:t>
            </w:r>
            <w:r w:rsidRPr="00491306">
              <w:rPr>
                <w:rFonts w:hint="eastAsia"/>
              </w:rPr>
              <w:t>为正，</w:t>
            </w:r>
            <w:r w:rsidRPr="00491306">
              <w:rPr>
                <w:rFonts w:hint="eastAsia"/>
              </w:rPr>
              <w:t>1</w:t>
            </w:r>
            <w:r w:rsidRPr="00491306">
              <w:rPr>
                <w:rFonts w:hint="eastAsia"/>
              </w:rPr>
              <w:t>为负</w:t>
            </w:r>
          </w:p>
        </w:tc>
      </w:tr>
      <w:tr w:rsidR="00560991" w:rsidRPr="00491306" w14:paraId="1D7F867B" w14:textId="77777777" w:rsidTr="00583096">
        <w:trPr>
          <w:trHeight w:val="302"/>
        </w:trPr>
        <w:tc>
          <w:tcPr>
            <w:tcW w:w="467" w:type="dxa"/>
            <w:vMerge/>
          </w:tcPr>
          <w:p w14:paraId="575FA1BB" w14:textId="77777777" w:rsidR="00560991" w:rsidRPr="00491306" w:rsidRDefault="00560991" w:rsidP="00560991">
            <w:pPr>
              <w:autoSpaceDE w:val="0"/>
              <w:autoSpaceDN w:val="0"/>
              <w:rPr>
                <w:rFonts w:ascii="宋体" w:hAnsi="宋体" w:hint="eastAsia"/>
              </w:rPr>
            </w:pPr>
          </w:p>
        </w:tc>
        <w:tc>
          <w:tcPr>
            <w:tcW w:w="718" w:type="dxa"/>
            <w:vAlign w:val="center"/>
          </w:tcPr>
          <w:p w14:paraId="0ACC6DD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14</w:t>
            </w:r>
          </w:p>
        </w:tc>
        <w:tc>
          <w:tcPr>
            <w:tcW w:w="3243" w:type="dxa"/>
            <w:gridSpan w:val="3"/>
            <w:shd w:val="clear" w:color="auto" w:fill="auto"/>
          </w:tcPr>
          <w:p w14:paraId="5F9F4C1D" w14:textId="77777777" w:rsidR="00560991" w:rsidRPr="00491306" w:rsidRDefault="00560991" w:rsidP="00560991">
            <w:r w:rsidRPr="00491306">
              <w:rPr>
                <w:rFonts w:hint="eastAsia"/>
              </w:rPr>
              <w:t>预留</w:t>
            </w:r>
          </w:p>
        </w:tc>
        <w:tc>
          <w:tcPr>
            <w:tcW w:w="720" w:type="dxa"/>
            <w:vAlign w:val="center"/>
          </w:tcPr>
          <w:p w14:paraId="7D37E167"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30</w:t>
            </w:r>
          </w:p>
        </w:tc>
        <w:tc>
          <w:tcPr>
            <w:tcW w:w="3374" w:type="dxa"/>
            <w:gridSpan w:val="3"/>
            <w:vAlign w:val="center"/>
          </w:tcPr>
          <w:p w14:paraId="63CF29B2"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LSB</w:t>
            </w:r>
          </w:p>
        </w:tc>
      </w:tr>
      <w:tr w:rsidR="00560991" w:rsidRPr="00491306" w14:paraId="4FD08F72" w14:textId="77777777" w:rsidTr="00583096">
        <w:trPr>
          <w:trHeight w:val="293"/>
        </w:trPr>
        <w:tc>
          <w:tcPr>
            <w:tcW w:w="467" w:type="dxa"/>
            <w:vMerge/>
          </w:tcPr>
          <w:p w14:paraId="4056D6FA" w14:textId="77777777" w:rsidR="00560991" w:rsidRPr="00491306" w:rsidRDefault="00560991" w:rsidP="00560991">
            <w:pPr>
              <w:autoSpaceDE w:val="0"/>
              <w:autoSpaceDN w:val="0"/>
              <w:rPr>
                <w:rFonts w:ascii="宋体" w:hAnsi="宋体" w:hint="eastAsia"/>
              </w:rPr>
            </w:pPr>
          </w:p>
        </w:tc>
        <w:tc>
          <w:tcPr>
            <w:tcW w:w="718" w:type="dxa"/>
            <w:vAlign w:val="center"/>
          </w:tcPr>
          <w:p w14:paraId="5E821AC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15</w:t>
            </w:r>
          </w:p>
        </w:tc>
        <w:tc>
          <w:tcPr>
            <w:tcW w:w="3243" w:type="dxa"/>
            <w:gridSpan w:val="3"/>
          </w:tcPr>
          <w:p w14:paraId="404AE61E" w14:textId="77777777" w:rsidR="00560991" w:rsidRPr="00491306" w:rsidRDefault="00560991" w:rsidP="00560991">
            <w:r w:rsidRPr="00491306">
              <w:rPr>
                <w:rFonts w:ascii="宋体" w:hAnsi="宋体" w:cs="Arial" w:hint="eastAsia"/>
                <w:szCs w:val="21"/>
              </w:rPr>
              <w:t>预留</w:t>
            </w:r>
          </w:p>
        </w:tc>
        <w:tc>
          <w:tcPr>
            <w:tcW w:w="720" w:type="dxa"/>
            <w:vAlign w:val="center"/>
          </w:tcPr>
          <w:p w14:paraId="146AD6DB"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31</w:t>
            </w:r>
          </w:p>
        </w:tc>
        <w:tc>
          <w:tcPr>
            <w:tcW w:w="3374" w:type="dxa"/>
            <w:gridSpan w:val="3"/>
            <w:vAlign w:val="center"/>
          </w:tcPr>
          <w:p w14:paraId="61C14DBF"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MSB</w:t>
            </w:r>
          </w:p>
        </w:tc>
      </w:tr>
      <w:tr w:rsidR="00560991" w:rsidRPr="00491306" w14:paraId="65BC0C25" w14:textId="77777777" w:rsidTr="00BB717E">
        <w:trPr>
          <w:trHeight w:val="269"/>
        </w:trPr>
        <w:tc>
          <w:tcPr>
            <w:tcW w:w="467" w:type="dxa"/>
            <w:vMerge/>
          </w:tcPr>
          <w:p w14:paraId="0F1BFA4F" w14:textId="77777777" w:rsidR="00560991" w:rsidRPr="00491306" w:rsidRDefault="00560991" w:rsidP="00560991">
            <w:pPr>
              <w:autoSpaceDE w:val="0"/>
              <w:autoSpaceDN w:val="0"/>
              <w:rPr>
                <w:rFonts w:ascii="宋体" w:hAnsi="宋体" w:hint="eastAsia"/>
              </w:rPr>
            </w:pPr>
          </w:p>
        </w:tc>
        <w:tc>
          <w:tcPr>
            <w:tcW w:w="718" w:type="dxa"/>
            <w:vAlign w:val="center"/>
          </w:tcPr>
          <w:p w14:paraId="3F5E5FC6"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16</w:t>
            </w:r>
          </w:p>
        </w:tc>
        <w:tc>
          <w:tcPr>
            <w:tcW w:w="3243" w:type="dxa"/>
            <w:gridSpan w:val="3"/>
          </w:tcPr>
          <w:p w14:paraId="228CF5D0" w14:textId="77777777" w:rsidR="00560991" w:rsidRPr="00491306" w:rsidRDefault="00560991" w:rsidP="00560991">
            <w:r w:rsidRPr="00491306">
              <w:rPr>
                <w:rFonts w:ascii="宋体" w:hAnsi="宋体" w:cs="Arial" w:hint="eastAsia"/>
                <w:szCs w:val="21"/>
              </w:rPr>
              <w:t>预留</w:t>
            </w:r>
          </w:p>
        </w:tc>
        <w:tc>
          <w:tcPr>
            <w:tcW w:w="720" w:type="dxa"/>
            <w:vAlign w:val="center"/>
          </w:tcPr>
          <w:p w14:paraId="14BEFFF6"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32</w:t>
            </w:r>
          </w:p>
        </w:tc>
        <w:tc>
          <w:tcPr>
            <w:tcW w:w="3374" w:type="dxa"/>
            <w:gridSpan w:val="3"/>
            <w:vAlign w:val="center"/>
          </w:tcPr>
          <w:p w14:paraId="7E6E3A35" w14:textId="77777777" w:rsidR="00560991" w:rsidRPr="00491306" w:rsidRDefault="00560991" w:rsidP="00560991">
            <w:pPr>
              <w:jc w:val="left"/>
              <w:rPr>
                <w:rFonts w:ascii="Arial" w:hAnsi="Arial" w:cs="Arial"/>
              </w:rPr>
            </w:pPr>
            <w:r w:rsidRPr="00491306">
              <w:rPr>
                <w:rFonts w:ascii="Arial" w:hAnsi="Arial" w:cs="Arial" w:hint="eastAsia"/>
              </w:rPr>
              <w:t>校验位：奇校验</w:t>
            </w:r>
          </w:p>
        </w:tc>
      </w:tr>
      <w:tr w:rsidR="00BB717E" w:rsidRPr="00491306" w14:paraId="798ADAF6" w14:textId="77777777" w:rsidTr="00BB717E">
        <w:trPr>
          <w:trHeight w:val="281"/>
        </w:trPr>
        <w:tc>
          <w:tcPr>
            <w:tcW w:w="467" w:type="dxa"/>
            <w:vAlign w:val="center"/>
          </w:tcPr>
          <w:p w14:paraId="7A2AE23F" w14:textId="77777777" w:rsidR="00BB717E" w:rsidRPr="00491306" w:rsidRDefault="00BB717E" w:rsidP="00BB717E">
            <w:pPr>
              <w:autoSpaceDE w:val="0"/>
              <w:autoSpaceDN w:val="0"/>
              <w:rPr>
                <w:rFonts w:ascii="宋体" w:hAnsi="宋体" w:hint="eastAsia"/>
              </w:rPr>
            </w:pPr>
            <w:r w:rsidRPr="00491306">
              <w:rPr>
                <w:rFonts w:ascii="宋体" w:hAnsi="宋体" w:hint="eastAsia"/>
              </w:rPr>
              <w:t>附注</w:t>
            </w:r>
          </w:p>
        </w:tc>
        <w:tc>
          <w:tcPr>
            <w:tcW w:w="8055" w:type="dxa"/>
            <w:gridSpan w:val="8"/>
          </w:tcPr>
          <w:p w14:paraId="5A367FEC" w14:textId="77777777" w:rsidR="00BB717E" w:rsidRPr="00491306" w:rsidRDefault="00BB717E" w:rsidP="00BB717E">
            <w:pPr>
              <w:rPr>
                <w:rFonts w:ascii="Arial" w:hAnsi="Arial" w:cs="Arial"/>
              </w:rPr>
            </w:pPr>
            <w:r w:rsidRPr="00491306">
              <w:rPr>
                <w:rFonts w:ascii="Arial" w:hAnsi="Arial" w:cs="Arial" w:hint="eastAsia"/>
              </w:rPr>
              <w:t>注：</w:t>
            </w:r>
          </w:p>
          <w:p w14:paraId="77D67672" w14:textId="77777777" w:rsidR="00BB717E" w:rsidRPr="00491306" w:rsidRDefault="00BB717E" w:rsidP="00BB717E">
            <w:pPr>
              <w:autoSpaceDE w:val="0"/>
              <w:autoSpaceDN w:val="0"/>
              <w:rPr>
                <w:rFonts w:ascii="宋体" w:hAnsi="宋体" w:hint="eastAsia"/>
              </w:rPr>
            </w:pPr>
            <w:r w:rsidRPr="00491306">
              <w:rPr>
                <w:rFonts w:ascii="Arial" w:hAnsi="Arial" w:cs="Arial" w:hint="eastAsia"/>
              </w:rPr>
              <w:t>状态位：</w:t>
            </w:r>
            <w:r w:rsidRPr="00491306">
              <w:rPr>
                <w:rFonts w:ascii="Arial" w:hAnsi="Arial" w:cs="Arial" w:hint="eastAsia"/>
              </w:rPr>
              <w:t>00</w:t>
            </w:r>
            <w:r w:rsidRPr="00491306">
              <w:rPr>
                <w:rFonts w:ascii="Arial" w:hAnsi="Arial" w:cs="Arial" w:hint="eastAsia"/>
              </w:rPr>
              <w:t>－故障，</w:t>
            </w:r>
            <w:r w:rsidRPr="00491306">
              <w:rPr>
                <w:rFonts w:ascii="Arial" w:hAnsi="Arial" w:cs="Arial" w:hint="eastAsia"/>
              </w:rPr>
              <w:t>01</w:t>
            </w:r>
            <w:r w:rsidRPr="00491306">
              <w:rPr>
                <w:rFonts w:ascii="Arial" w:hAnsi="Arial" w:cs="Arial" w:hint="eastAsia"/>
              </w:rPr>
              <w:t>－无效，</w:t>
            </w:r>
            <w:r w:rsidRPr="00491306">
              <w:rPr>
                <w:rFonts w:ascii="Arial" w:hAnsi="Arial" w:cs="Arial" w:hint="eastAsia"/>
              </w:rPr>
              <w:t>10</w:t>
            </w:r>
            <w:r w:rsidRPr="00491306">
              <w:rPr>
                <w:rFonts w:ascii="Arial" w:hAnsi="Arial" w:cs="Arial" w:hint="eastAsia"/>
              </w:rPr>
              <w:t>－测试，</w:t>
            </w:r>
            <w:r w:rsidRPr="00491306">
              <w:rPr>
                <w:rFonts w:ascii="Arial" w:hAnsi="Arial" w:cs="Arial" w:hint="eastAsia"/>
              </w:rPr>
              <w:t>11</w:t>
            </w:r>
            <w:r w:rsidRPr="00491306">
              <w:rPr>
                <w:rFonts w:ascii="Arial" w:hAnsi="Arial" w:cs="Arial" w:hint="eastAsia"/>
              </w:rPr>
              <w:t>－正常；</w:t>
            </w:r>
          </w:p>
        </w:tc>
      </w:tr>
    </w:tbl>
    <w:p w14:paraId="5EFF10C4" w14:textId="77777777" w:rsidR="00472D2F" w:rsidRPr="00BB717E" w:rsidRDefault="00C96EA7" w:rsidP="00DB4C38">
      <w:pPr>
        <w:adjustRightInd w:val="0"/>
        <w:snapToGrid w:val="0"/>
        <w:spacing w:line="500" w:lineRule="exact"/>
        <w:jc w:val="center"/>
        <w:rPr>
          <w:rFonts w:ascii="黑体" w:eastAsia="黑体" w:hAnsi="黑体" w:hint="eastAsia"/>
          <w:kern w:val="24"/>
          <w:szCs w:val="21"/>
        </w:rPr>
      </w:pPr>
      <w:r w:rsidRPr="00DD4BE3">
        <w:rPr>
          <w:rFonts w:ascii="黑体" w:eastAsia="黑体" w:hAnsi="黑体" w:hint="eastAsia"/>
          <w:kern w:val="24"/>
          <w:szCs w:val="21"/>
        </w:rPr>
        <w:t>表</w:t>
      </w:r>
      <w:r>
        <w:rPr>
          <w:rFonts w:ascii="黑体" w:eastAsia="黑体" w:hAnsi="黑体" w:hint="eastAsia"/>
          <w:kern w:val="24"/>
          <w:szCs w:val="21"/>
        </w:rPr>
        <w:t>3</w:t>
      </w:r>
      <w:r w:rsidRPr="00DD4BE3">
        <w:rPr>
          <w:rFonts w:ascii="黑体" w:eastAsia="黑体" w:hAnsi="黑体" w:hint="eastAsia"/>
          <w:kern w:val="24"/>
          <w:szCs w:val="21"/>
        </w:rPr>
        <w:t xml:space="preserve">  </w:t>
      </w:r>
      <w:r w:rsidR="006562EF">
        <w:rPr>
          <w:rFonts w:ascii="黑体" w:eastAsia="黑体" w:hAnsi="黑体" w:hint="eastAsia"/>
          <w:kern w:val="24"/>
          <w:szCs w:val="21"/>
        </w:rPr>
        <w:t>RDCU</w:t>
      </w:r>
      <w:r w:rsidRPr="00DD4BE3">
        <w:rPr>
          <w:rFonts w:ascii="黑体" w:eastAsia="黑体" w:hAnsi="黑体" w:hint="eastAsia"/>
          <w:kern w:val="24"/>
          <w:szCs w:val="21"/>
        </w:rPr>
        <w:t>到</w:t>
      </w:r>
      <w:r>
        <w:rPr>
          <w:rFonts w:ascii="黑体" w:eastAsia="黑体" w:hAnsi="黑体" w:hint="eastAsia"/>
          <w:kern w:val="24"/>
          <w:szCs w:val="21"/>
        </w:rPr>
        <w:t>转弯控制单元ARINC429</w:t>
      </w:r>
      <w:r w:rsidRPr="00DD4BE3">
        <w:rPr>
          <w:rFonts w:ascii="黑体" w:eastAsia="黑体" w:hAnsi="黑体" w:hint="eastAsia"/>
          <w:kern w:val="24"/>
          <w:szCs w:val="21"/>
        </w:rPr>
        <w:t>数据</w:t>
      </w:r>
      <w:r>
        <w:rPr>
          <w:rFonts w:ascii="黑体" w:eastAsia="黑体" w:hAnsi="黑体" w:hint="eastAsia"/>
          <w:kern w:val="24"/>
          <w:szCs w:val="21"/>
        </w:rPr>
        <w:t>类型</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BB717E" w:rsidRPr="00491306" w14:paraId="1E87134A" w14:textId="77777777" w:rsidTr="00BB717E">
        <w:trPr>
          <w:cantSplit/>
          <w:trHeight w:val="302"/>
          <w:tblHeader/>
        </w:trPr>
        <w:tc>
          <w:tcPr>
            <w:tcW w:w="1901" w:type="dxa"/>
            <w:gridSpan w:val="3"/>
            <w:vMerge w:val="restart"/>
            <w:vAlign w:val="center"/>
          </w:tcPr>
          <w:p w14:paraId="7A3323B7" w14:textId="77777777" w:rsidR="00BB717E" w:rsidRPr="00491306" w:rsidRDefault="00DB26A7" w:rsidP="00BB717E">
            <w:pPr>
              <w:autoSpaceDE w:val="0"/>
              <w:autoSpaceDN w:val="0"/>
              <w:rPr>
                <w:rFonts w:ascii="宋体" w:hAnsi="宋体" w:hint="eastAsia"/>
              </w:rPr>
            </w:pPr>
            <w:r>
              <w:rPr>
                <w:rFonts w:ascii="宋体" w:hAnsi="宋体" w:hint="eastAsia"/>
              </w:rPr>
              <w:t>前轮转弯系统</w:t>
            </w:r>
          </w:p>
        </w:tc>
        <w:tc>
          <w:tcPr>
            <w:tcW w:w="1251" w:type="dxa"/>
            <w:vAlign w:val="center"/>
          </w:tcPr>
          <w:p w14:paraId="16EE0EA1" w14:textId="77777777" w:rsidR="00BB717E" w:rsidRPr="00491306" w:rsidRDefault="00BB717E" w:rsidP="00BB717E">
            <w:pPr>
              <w:autoSpaceDE w:val="0"/>
              <w:autoSpaceDN w:val="0"/>
              <w:rPr>
                <w:rFonts w:ascii="宋体" w:hAnsi="宋体" w:hint="eastAsia"/>
              </w:rPr>
            </w:pPr>
            <w:r w:rsidRPr="00491306">
              <w:rPr>
                <w:rFonts w:ascii="宋体" w:hAnsi="宋体" w:hint="eastAsia"/>
              </w:rPr>
              <w:t>信号名称</w:t>
            </w:r>
          </w:p>
        </w:tc>
        <w:tc>
          <w:tcPr>
            <w:tcW w:w="3055" w:type="dxa"/>
            <w:gridSpan w:val="3"/>
          </w:tcPr>
          <w:p w14:paraId="45B406BD" w14:textId="77777777" w:rsidR="00BB717E" w:rsidRPr="00491306" w:rsidRDefault="002D40EB" w:rsidP="00BB717E">
            <w:pPr>
              <w:autoSpaceDE w:val="0"/>
              <w:autoSpaceDN w:val="0"/>
              <w:rPr>
                <w:rFonts w:ascii="宋体" w:hAnsi="宋体" w:hint="eastAsia"/>
              </w:rPr>
            </w:pPr>
            <w:r>
              <w:rPr>
                <w:rFonts w:ascii="宋体" w:hAnsi="宋体" w:hint="eastAsia"/>
              </w:rPr>
              <w:t>工作状态</w:t>
            </w:r>
          </w:p>
        </w:tc>
        <w:tc>
          <w:tcPr>
            <w:tcW w:w="850" w:type="dxa"/>
          </w:tcPr>
          <w:p w14:paraId="267348BE" w14:textId="77777777" w:rsidR="00BB717E" w:rsidRPr="00491306" w:rsidRDefault="00BB717E" w:rsidP="00BB717E">
            <w:pPr>
              <w:autoSpaceDE w:val="0"/>
              <w:autoSpaceDN w:val="0"/>
              <w:rPr>
                <w:rFonts w:ascii="宋体" w:hAnsi="宋体" w:hint="eastAsia"/>
              </w:rPr>
            </w:pPr>
            <w:r w:rsidRPr="00491306">
              <w:rPr>
                <w:rFonts w:ascii="宋体" w:hAnsi="宋体" w:hint="eastAsia"/>
              </w:rPr>
              <w:t>版本</w:t>
            </w:r>
          </w:p>
        </w:tc>
        <w:tc>
          <w:tcPr>
            <w:tcW w:w="1465" w:type="dxa"/>
          </w:tcPr>
          <w:p w14:paraId="2FBA70D3" w14:textId="77777777" w:rsidR="00BB717E" w:rsidRPr="00491306" w:rsidRDefault="00BB717E" w:rsidP="00BB717E">
            <w:pPr>
              <w:autoSpaceDE w:val="0"/>
              <w:autoSpaceDN w:val="0"/>
              <w:rPr>
                <w:rFonts w:ascii="宋体" w:hAnsi="宋体" w:hint="eastAsia"/>
              </w:rPr>
            </w:pPr>
          </w:p>
        </w:tc>
      </w:tr>
      <w:tr w:rsidR="00BB717E" w:rsidRPr="00491306" w14:paraId="38E8FA24" w14:textId="77777777" w:rsidTr="00BB717E">
        <w:trPr>
          <w:cantSplit/>
          <w:trHeight w:val="292"/>
          <w:tblHeader/>
        </w:trPr>
        <w:tc>
          <w:tcPr>
            <w:tcW w:w="1901" w:type="dxa"/>
            <w:gridSpan w:val="3"/>
            <w:vMerge/>
          </w:tcPr>
          <w:p w14:paraId="3EFBC00B" w14:textId="77777777" w:rsidR="00BB717E" w:rsidRPr="00491306" w:rsidRDefault="00BB717E" w:rsidP="00BB717E">
            <w:pPr>
              <w:autoSpaceDE w:val="0"/>
              <w:autoSpaceDN w:val="0"/>
              <w:rPr>
                <w:rFonts w:ascii="宋体" w:hAnsi="宋体" w:hint="eastAsia"/>
              </w:rPr>
            </w:pPr>
          </w:p>
        </w:tc>
        <w:tc>
          <w:tcPr>
            <w:tcW w:w="1251" w:type="dxa"/>
            <w:vAlign w:val="center"/>
          </w:tcPr>
          <w:p w14:paraId="5B034EBF"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规范号</w:t>
            </w:r>
          </w:p>
        </w:tc>
        <w:tc>
          <w:tcPr>
            <w:tcW w:w="5370" w:type="dxa"/>
            <w:gridSpan w:val="5"/>
          </w:tcPr>
          <w:p w14:paraId="28F0CCAE" w14:textId="77777777" w:rsidR="00BB717E" w:rsidRPr="00491306" w:rsidRDefault="00BB717E" w:rsidP="00BB717E">
            <w:pPr>
              <w:autoSpaceDE w:val="0"/>
              <w:autoSpaceDN w:val="0"/>
              <w:rPr>
                <w:rFonts w:ascii="宋体" w:hAnsi="宋体" w:hint="eastAsia"/>
              </w:rPr>
            </w:pPr>
            <w:r>
              <w:rPr>
                <w:rFonts w:ascii="宋体" w:hAnsi="宋体" w:hint="eastAsia"/>
              </w:rPr>
              <w:t>344</w:t>
            </w:r>
          </w:p>
        </w:tc>
      </w:tr>
      <w:tr w:rsidR="00BB717E" w:rsidRPr="00491306" w14:paraId="349BFB13" w14:textId="77777777" w:rsidTr="00BB717E">
        <w:trPr>
          <w:trHeight w:val="282"/>
        </w:trPr>
        <w:tc>
          <w:tcPr>
            <w:tcW w:w="467" w:type="dxa"/>
            <w:vMerge w:val="restart"/>
            <w:vAlign w:val="center"/>
          </w:tcPr>
          <w:p w14:paraId="5CD10321" w14:textId="77777777" w:rsidR="00BB717E" w:rsidRPr="00491306" w:rsidRDefault="00BB717E" w:rsidP="00BB717E">
            <w:pPr>
              <w:autoSpaceDE w:val="0"/>
              <w:autoSpaceDN w:val="0"/>
              <w:rPr>
                <w:rFonts w:ascii="宋体" w:hAnsi="宋体" w:hint="eastAsia"/>
              </w:rPr>
            </w:pPr>
            <w:r w:rsidRPr="00491306">
              <w:rPr>
                <w:rFonts w:ascii="宋体" w:hAnsi="宋体" w:hint="eastAsia"/>
              </w:rPr>
              <w:t>信</w:t>
            </w:r>
          </w:p>
          <w:p w14:paraId="5971F0D6" w14:textId="77777777" w:rsidR="00BB717E" w:rsidRPr="00491306" w:rsidRDefault="00BB717E" w:rsidP="00BB717E">
            <w:pPr>
              <w:autoSpaceDE w:val="0"/>
              <w:autoSpaceDN w:val="0"/>
              <w:rPr>
                <w:rFonts w:ascii="宋体" w:hAnsi="宋体" w:hint="eastAsia"/>
              </w:rPr>
            </w:pPr>
            <w:r w:rsidRPr="00491306">
              <w:rPr>
                <w:rFonts w:ascii="宋体" w:hAnsi="宋体" w:hint="eastAsia"/>
              </w:rPr>
              <w:t>号</w:t>
            </w:r>
          </w:p>
          <w:p w14:paraId="03313882" w14:textId="77777777" w:rsidR="00BB717E" w:rsidRPr="00491306" w:rsidRDefault="00BB717E" w:rsidP="00BB717E">
            <w:pPr>
              <w:autoSpaceDE w:val="0"/>
              <w:autoSpaceDN w:val="0"/>
              <w:rPr>
                <w:rFonts w:ascii="宋体" w:hAnsi="宋体" w:hint="eastAsia"/>
              </w:rPr>
            </w:pPr>
            <w:r w:rsidRPr="00491306">
              <w:rPr>
                <w:rFonts w:ascii="宋体" w:hAnsi="宋体" w:hint="eastAsia"/>
              </w:rPr>
              <w:t>内</w:t>
            </w:r>
          </w:p>
          <w:p w14:paraId="125182E2" w14:textId="77777777" w:rsidR="00BB717E" w:rsidRPr="00491306" w:rsidRDefault="00BB717E" w:rsidP="00BB717E">
            <w:pPr>
              <w:autoSpaceDE w:val="0"/>
              <w:autoSpaceDN w:val="0"/>
              <w:rPr>
                <w:rFonts w:ascii="宋体" w:hAnsi="宋体" w:hint="eastAsia"/>
              </w:rPr>
            </w:pPr>
            <w:r w:rsidRPr="00491306">
              <w:rPr>
                <w:rFonts w:ascii="宋体" w:hAnsi="宋体" w:hint="eastAsia"/>
              </w:rPr>
              <w:t>容</w:t>
            </w:r>
          </w:p>
        </w:tc>
        <w:tc>
          <w:tcPr>
            <w:tcW w:w="1434" w:type="dxa"/>
            <w:gridSpan w:val="2"/>
            <w:vAlign w:val="center"/>
          </w:tcPr>
          <w:p w14:paraId="5C16DFA9" w14:textId="77777777" w:rsidR="00BB717E" w:rsidRPr="00491306" w:rsidRDefault="00BB717E" w:rsidP="00BB717E">
            <w:pPr>
              <w:autoSpaceDE w:val="0"/>
              <w:autoSpaceDN w:val="0"/>
              <w:rPr>
                <w:rFonts w:ascii="宋体" w:hAnsi="宋体" w:hint="eastAsia"/>
              </w:rPr>
            </w:pPr>
            <w:r w:rsidRPr="00491306">
              <w:rPr>
                <w:rFonts w:ascii="宋体" w:hAnsi="宋体" w:hint="eastAsia"/>
              </w:rPr>
              <w:t>信号类型</w:t>
            </w:r>
          </w:p>
        </w:tc>
        <w:tc>
          <w:tcPr>
            <w:tcW w:w="6621" w:type="dxa"/>
            <w:gridSpan w:val="6"/>
          </w:tcPr>
          <w:p w14:paraId="748F32C7" w14:textId="77777777" w:rsidR="00BB717E" w:rsidRPr="00491306" w:rsidRDefault="00BB717E" w:rsidP="00BB717E">
            <w:pPr>
              <w:autoSpaceDE w:val="0"/>
              <w:autoSpaceDN w:val="0"/>
              <w:rPr>
                <w:rFonts w:ascii="宋体" w:hAnsi="宋体" w:hint="eastAsia"/>
              </w:rPr>
            </w:pPr>
            <w:r w:rsidRPr="00491306">
              <w:rPr>
                <w:rFonts w:ascii="宋体" w:hAnsi="宋体" w:hint="eastAsia"/>
              </w:rPr>
              <w:t>整型（32位）</w:t>
            </w:r>
          </w:p>
        </w:tc>
      </w:tr>
      <w:tr w:rsidR="00BB717E" w:rsidRPr="00491306" w14:paraId="0FB48F73" w14:textId="77777777" w:rsidTr="00BB717E">
        <w:trPr>
          <w:trHeight w:val="272"/>
        </w:trPr>
        <w:tc>
          <w:tcPr>
            <w:tcW w:w="467" w:type="dxa"/>
            <w:vMerge/>
          </w:tcPr>
          <w:p w14:paraId="5EFBC844"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7C3EB3AA"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源</w:t>
            </w:r>
          </w:p>
        </w:tc>
        <w:tc>
          <w:tcPr>
            <w:tcW w:w="6621" w:type="dxa"/>
            <w:gridSpan w:val="6"/>
          </w:tcPr>
          <w:p w14:paraId="0C7F6E3B" w14:textId="77777777" w:rsidR="00BB717E" w:rsidRPr="00491306" w:rsidRDefault="00545A79" w:rsidP="00BB717E">
            <w:pPr>
              <w:autoSpaceDE w:val="0"/>
              <w:autoSpaceDN w:val="0"/>
              <w:rPr>
                <w:rFonts w:ascii="宋体" w:hAnsi="宋体" w:hint="eastAsia"/>
              </w:rPr>
            </w:pPr>
            <w:r>
              <w:rPr>
                <w:rFonts w:ascii="宋体" w:hAnsi="宋体" w:hint="eastAsia"/>
              </w:rPr>
              <w:t>RDCU</w:t>
            </w:r>
          </w:p>
        </w:tc>
      </w:tr>
      <w:tr w:rsidR="00BB717E" w:rsidRPr="00491306" w14:paraId="02128182" w14:textId="77777777" w:rsidTr="00BB717E">
        <w:trPr>
          <w:trHeight w:val="262"/>
        </w:trPr>
        <w:tc>
          <w:tcPr>
            <w:tcW w:w="467" w:type="dxa"/>
            <w:vMerge/>
          </w:tcPr>
          <w:p w14:paraId="1CEFE33B"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39ED079B"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分    布</w:t>
            </w:r>
          </w:p>
        </w:tc>
        <w:tc>
          <w:tcPr>
            <w:tcW w:w="6621" w:type="dxa"/>
            <w:gridSpan w:val="6"/>
          </w:tcPr>
          <w:p w14:paraId="55498F7D" w14:textId="77777777" w:rsidR="00BB717E" w:rsidRPr="00491306" w:rsidRDefault="00BB717E" w:rsidP="00BB717E">
            <w:pPr>
              <w:autoSpaceDE w:val="0"/>
              <w:autoSpaceDN w:val="0"/>
              <w:rPr>
                <w:rFonts w:ascii="宋体" w:hAnsi="宋体" w:hint="eastAsia"/>
              </w:rPr>
            </w:pPr>
          </w:p>
        </w:tc>
      </w:tr>
      <w:tr w:rsidR="00BB717E" w:rsidRPr="00491306" w14:paraId="1D2E0C0A" w14:textId="77777777" w:rsidTr="00BB717E">
        <w:trPr>
          <w:trHeight w:val="231"/>
        </w:trPr>
        <w:tc>
          <w:tcPr>
            <w:tcW w:w="467" w:type="dxa"/>
            <w:vMerge/>
          </w:tcPr>
          <w:p w14:paraId="1AFF1C90"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47F78CF7"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单    位</w:t>
            </w:r>
          </w:p>
        </w:tc>
        <w:tc>
          <w:tcPr>
            <w:tcW w:w="6621" w:type="dxa"/>
            <w:gridSpan w:val="6"/>
          </w:tcPr>
          <w:p w14:paraId="7EE7C99A" w14:textId="77777777" w:rsidR="00BB717E" w:rsidRPr="00491306" w:rsidRDefault="00BB717E" w:rsidP="00BB717E">
            <w:pPr>
              <w:autoSpaceDE w:val="0"/>
              <w:autoSpaceDN w:val="0"/>
              <w:rPr>
                <w:rFonts w:ascii="宋体" w:hAnsi="宋体" w:hint="eastAsia"/>
              </w:rPr>
            </w:pPr>
          </w:p>
        </w:tc>
      </w:tr>
      <w:tr w:rsidR="00BB717E" w:rsidRPr="00491306" w14:paraId="3EE1E726" w14:textId="77777777" w:rsidTr="00BB717E">
        <w:trPr>
          <w:trHeight w:val="207"/>
        </w:trPr>
        <w:tc>
          <w:tcPr>
            <w:tcW w:w="467" w:type="dxa"/>
            <w:vMerge/>
          </w:tcPr>
          <w:p w14:paraId="0A908F1D"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66CEF6D7"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信号范围</w:t>
            </w:r>
          </w:p>
        </w:tc>
        <w:tc>
          <w:tcPr>
            <w:tcW w:w="6621" w:type="dxa"/>
            <w:gridSpan w:val="6"/>
          </w:tcPr>
          <w:p w14:paraId="2CE095DC" w14:textId="77777777" w:rsidR="00BB717E" w:rsidRPr="00491306" w:rsidRDefault="00BB717E" w:rsidP="00BB717E">
            <w:pPr>
              <w:autoSpaceDE w:val="0"/>
              <w:autoSpaceDN w:val="0"/>
              <w:rPr>
                <w:rFonts w:ascii="宋体" w:hAnsi="宋体" w:hint="eastAsia"/>
              </w:rPr>
            </w:pPr>
          </w:p>
        </w:tc>
      </w:tr>
      <w:tr w:rsidR="00BB717E" w:rsidRPr="00491306" w14:paraId="5DFB4E71" w14:textId="77777777" w:rsidTr="00BB717E">
        <w:trPr>
          <w:trHeight w:val="311"/>
        </w:trPr>
        <w:tc>
          <w:tcPr>
            <w:tcW w:w="467" w:type="dxa"/>
            <w:vMerge/>
          </w:tcPr>
          <w:p w14:paraId="7B6D688E"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2F5101EE"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分 辨 率</w:t>
            </w:r>
          </w:p>
        </w:tc>
        <w:tc>
          <w:tcPr>
            <w:tcW w:w="6621" w:type="dxa"/>
            <w:gridSpan w:val="6"/>
          </w:tcPr>
          <w:p w14:paraId="51C3C221" w14:textId="77777777" w:rsidR="00BB717E" w:rsidRPr="00491306" w:rsidRDefault="00BB717E" w:rsidP="00BB717E">
            <w:pPr>
              <w:autoSpaceDE w:val="0"/>
              <w:autoSpaceDN w:val="0"/>
              <w:rPr>
                <w:rFonts w:ascii="宋体" w:hAnsi="宋体" w:hint="eastAsia"/>
              </w:rPr>
            </w:pPr>
          </w:p>
        </w:tc>
      </w:tr>
      <w:tr w:rsidR="00BB717E" w:rsidRPr="00491306" w14:paraId="72515C35" w14:textId="77777777" w:rsidTr="00BB717E">
        <w:trPr>
          <w:trHeight w:val="201"/>
        </w:trPr>
        <w:tc>
          <w:tcPr>
            <w:tcW w:w="467" w:type="dxa"/>
            <w:vMerge/>
          </w:tcPr>
          <w:p w14:paraId="0CFD38D2" w14:textId="77777777" w:rsidR="00BB717E" w:rsidRPr="00491306" w:rsidRDefault="00BB717E" w:rsidP="00BB717E">
            <w:pPr>
              <w:autoSpaceDE w:val="0"/>
              <w:autoSpaceDN w:val="0"/>
              <w:rPr>
                <w:rFonts w:ascii="宋体" w:hAnsi="宋体" w:hint="eastAsia"/>
              </w:rPr>
            </w:pPr>
          </w:p>
        </w:tc>
        <w:tc>
          <w:tcPr>
            <w:tcW w:w="1434" w:type="dxa"/>
            <w:gridSpan w:val="2"/>
            <w:vAlign w:val="center"/>
          </w:tcPr>
          <w:p w14:paraId="697975C0"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精    度</w:t>
            </w:r>
          </w:p>
        </w:tc>
        <w:tc>
          <w:tcPr>
            <w:tcW w:w="6621" w:type="dxa"/>
            <w:gridSpan w:val="6"/>
          </w:tcPr>
          <w:p w14:paraId="73A7400E" w14:textId="77777777" w:rsidR="00BB717E" w:rsidRPr="00491306" w:rsidRDefault="00BB717E" w:rsidP="00BB717E">
            <w:pPr>
              <w:autoSpaceDE w:val="0"/>
              <w:autoSpaceDN w:val="0"/>
              <w:rPr>
                <w:rFonts w:ascii="宋体" w:hAnsi="宋体" w:hint="eastAsia"/>
              </w:rPr>
            </w:pPr>
          </w:p>
        </w:tc>
      </w:tr>
      <w:tr w:rsidR="006B0596" w:rsidRPr="00491306" w14:paraId="654AD3CC" w14:textId="77777777" w:rsidTr="00BB717E">
        <w:trPr>
          <w:trHeight w:val="201"/>
        </w:trPr>
        <w:tc>
          <w:tcPr>
            <w:tcW w:w="467" w:type="dxa"/>
            <w:vMerge/>
          </w:tcPr>
          <w:p w14:paraId="364B58A9"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03952B88" w14:textId="77777777" w:rsidR="006B0596" w:rsidRPr="00491306" w:rsidRDefault="006B0596" w:rsidP="006B0596">
            <w:pPr>
              <w:autoSpaceDE w:val="0"/>
              <w:autoSpaceDN w:val="0"/>
              <w:jc w:val="center"/>
              <w:rPr>
                <w:rFonts w:ascii="宋体" w:hAnsi="宋体" w:hint="eastAsia"/>
              </w:rPr>
            </w:pPr>
            <w:r>
              <w:rPr>
                <w:rFonts w:ascii="宋体" w:hAnsi="宋体" w:hint="eastAsia"/>
              </w:rPr>
              <w:t>码    制</w:t>
            </w:r>
          </w:p>
        </w:tc>
        <w:tc>
          <w:tcPr>
            <w:tcW w:w="6621" w:type="dxa"/>
            <w:gridSpan w:val="6"/>
          </w:tcPr>
          <w:p w14:paraId="0CB3B59C" w14:textId="77777777" w:rsidR="006B0596" w:rsidRPr="00491306" w:rsidRDefault="006B0596" w:rsidP="006B0596">
            <w:pPr>
              <w:autoSpaceDE w:val="0"/>
              <w:autoSpaceDN w:val="0"/>
              <w:rPr>
                <w:rFonts w:ascii="宋体" w:hAnsi="宋体" w:hint="eastAsia"/>
              </w:rPr>
            </w:pPr>
            <w:r>
              <w:rPr>
                <w:rFonts w:ascii="宋体" w:hAnsi="宋体" w:hint="eastAsia"/>
              </w:rPr>
              <w:t>BNR</w:t>
            </w:r>
          </w:p>
        </w:tc>
      </w:tr>
      <w:tr w:rsidR="006B0596" w:rsidRPr="00491306" w14:paraId="3E9F8F15" w14:textId="77777777" w:rsidTr="00BB717E">
        <w:trPr>
          <w:trHeight w:val="167"/>
        </w:trPr>
        <w:tc>
          <w:tcPr>
            <w:tcW w:w="467" w:type="dxa"/>
            <w:vMerge/>
          </w:tcPr>
          <w:p w14:paraId="02AC26CF"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215983AE" w14:textId="77777777" w:rsidR="006B0596" w:rsidRPr="00491306" w:rsidRDefault="006B0596" w:rsidP="006B0596">
            <w:pPr>
              <w:autoSpaceDE w:val="0"/>
              <w:autoSpaceDN w:val="0"/>
              <w:jc w:val="center"/>
              <w:rPr>
                <w:rFonts w:ascii="宋体" w:hAnsi="宋体" w:hint="eastAsia"/>
              </w:rPr>
            </w:pPr>
            <w:r>
              <w:rPr>
                <w:rFonts w:ascii="宋体" w:hAnsi="宋体" w:hint="eastAsia"/>
              </w:rPr>
              <w:t>发送</w:t>
            </w:r>
            <w:r w:rsidRPr="00491306">
              <w:rPr>
                <w:rFonts w:ascii="宋体" w:hAnsi="宋体" w:hint="eastAsia"/>
              </w:rPr>
              <w:t>速率</w:t>
            </w:r>
          </w:p>
        </w:tc>
        <w:tc>
          <w:tcPr>
            <w:tcW w:w="6621" w:type="dxa"/>
            <w:gridSpan w:val="6"/>
          </w:tcPr>
          <w:p w14:paraId="021D71B3" w14:textId="77777777" w:rsidR="006B0596" w:rsidRPr="00491306" w:rsidRDefault="006B0596" w:rsidP="006B0596">
            <w:pPr>
              <w:autoSpaceDE w:val="0"/>
              <w:autoSpaceDN w:val="0"/>
              <w:rPr>
                <w:rFonts w:ascii="宋体" w:hAnsi="宋体" w:hint="eastAsia"/>
              </w:rPr>
            </w:pPr>
            <w:r>
              <w:rPr>
                <w:rFonts w:ascii="宋体" w:hAnsi="宋体" w:hint="eastAsia"/>
              </w:rPr>
              <w:t>100kbps</w:t>
            </w:r>
          </w:p>
        </w:tc>
      </w:tr>
      <w:tr w:rsidR="00BB717E" w:rsidRPr="00491306" w14:paraId="74603D29" w14:textId="77777777" w:rsidTr="00BB717E">
        <w:trPr>
          <w:trHeight w:val="482"/>
        </w:trPr>
        <w:tc>
          <w:tcPr>
            <w:tcW w:w="467" w:type="dxa"/>
            <w:vMerge w:val="restart"/>
            <w:vAlign w:val="center"/>
          </w:tcPr>
          <w:p w14:paraId="0A40F52C" w14:textId="77777777" w:rsidR="00BB717E" w:rsidRPr="00491306" w:rsidRDefault="00BB717E" w:rsidP="00BB717E">
            <w:pPr>
              <w:autoSpaceDE w:val="0"/>
              <w:autoSpaceDN w:val="0"/>
              <w:rPr>
                <w:rFonts w:ascii="宋体" w:hAnsi="宋体" w:hint="eastAsia"/>
              </w:rPr>
            </w:pPr>
            <w:r w:rsidRPr="00491306">
              <w:rPr>
                <w:rFonts w:ascii="宋体" w:hAnsi="宋体" w:hint="eastAsia"/>
              </w:rPr>
              <w:t>数据格式</w:t>
            </w:r>
          </w:p>
        </w:tc>
        <w:tc>
          <w:tcPr>
            <w:tcW w:w="718" w:type="dxa"/>
            <w:vAlign w:val="center"/>
          </w:tcPr>
          <w:p w14:paraId="790A499C" w14:textId="77777777" w:rsidR="00BB717E" w:rsidRPr="00491306" w:rsidRDefault="00BB717E" w:rsidP="00BB717E">
            <w:pPr>
              <w:autoSpaceDE w:val="0"/>
              <w:autoSpaceDN w:val="0"/>
              <w:rPr>
                <w:rFonts w:ascii="宋体" w:hAnsi="宋体" w:hint="eastAsia"/>
              </w:rPr>
            </w:pPr>
            <w:r w:rsidRPr="00491306">
              <w:rPr>
                <w:rFonts w:ascii="宋体" w:hAnsi="宋体" w:hint="eastAsia"/>
              </w:rPr>
              <w:t>数位</w:t>
            </w:r>
          </w:p>
        </w:tc>
        <w:tc>
          <w:tcPr>
            <w:tcW w:w="3243" w:type="dxa"/>
            <w:gridSpan w:val="3"/>
            <w:vAlign w:val="center"/>
          </w:tcPr>
          <w:p w14:paraId="1AB6E175" w14:textId="77777777" w:rsidR="00BB717E" w:rsidRPr="00491306" w:rsidRDefault="00BB717E" w:rsidP="00BB717E">
            <w:pPr>
              <w:autoSpaceDE w:val="0"/>
              <w:autoSpaceDN w:val="0"/>
              <w:rPr>
                <w:rFonts w:ascii="宋体" w:hAnsi="宋体" w:hint="eastAsia"/>
              </w:rPr>
            </w:pPr>
            <w:r w:rsidRPr="00491306">
              <w:rPr>
                <w:rFonts w:ascii="宋体" w:hAnsi="宋体" w:hint="eastAsia"/>
              </w:rPr>
              <w:t>说     明</w:t>
            </w:r>
          </w:p>
        </w:tc>
        <w:tc>
          <w:tcPr>
            <w:tcW w:w="720" w:type="dxa"/>
            <w:vAlign w:val="center"/>
          </w:tcPr>
          <w:p w14:paraId="74F3FBAD" w14:textId="77777777" w:rsidR="00BB717E" w:rsidRPr="00491306" w:rsidRDefault="00BB717E" w:rsidP="00BB717E">
            <w:pPr>
              <w:autoSpaceDE w:val="0"/>
              <w:autoSpaceDN w:val="0"/>
              <w:rPr>
                <w:rFonts w:ascii="宋体" w:hAnsi="宋体" w:hint="eastAsia"/>
              </w:rPr>
            </w:pPr>
            <w:r w:rsidRPr="00491306">
              <w:rPr>
                <w:rFonts w:ascii="宋体" w:hAnsi="宋体" w:hint="eastAsia"/>
              </w:rPr>
              <w:t>数位</w:t>
            </w:r>
          </w:p>
        </w:tc>
        <w:tc>
          <w:tcPr>
            <w:tcW w:w="3374" w:type="dxa"/>
            <w:gridSpan w:val="3"/>
            <w:vAlign w:val="center"/>
          </w:tcPr>
          <w:p w14:paraId="4F0B0233" w14:textId="77777777" w:rsidR="00BB717E" w:rsidRPr="00491306" w:rsidRDefault="00BB717E" w:rsidP="00BB717E">
            <w:pPr>
              <w:autoSpaceDE w:val="0"/>
              <w:autoSpaceDN w:val="0"/>
              <w:rPr>
                <w:rFonts w:ascii="宋体" w:hAnsi="宋体" w:hint="eastAsia"/>
              </w:rPr>
            </w:pPr>
            <w:r w:rsidRPr="00491306">
              <w:rPr>
                <w:rFonts w:ascii="宋体" w:hAnsi="宋体" w:hint="eastAsia"/>
              </w:rPr>
              <w:t>说     明</w:t>
            </w:r>
          </w:p>
        </w:tc>
      </w:tr>
      <w:tr w:rsidR="002D40EB" w:rsidRPr="00491306" w14:paraId="3A4F81EB" w14:textId="77777777" w:rsidTr="009B28E6">
        <w:trPr>
          <w:trHeight w:val="149"/>
        </w:trPr>
        <w:tc>
          <w:tcPr>
            <w:tcW w:w="467" w:type="dxa"/>
            <w:vMerge/>
          </w:tcPr>
          <w:p w14:paraId="2B17378C" w14:textId="77777777" w:rsidR="002D40EB" w:rsidRPr="00491306" w:rsidRDefault="002D40EB" w:rsidP="002D40EB">
            <w:pPr>
              <w:autoSpaceDE w:val="0"/>
              <w:autoSpaceDN w:val="0"/>
              <w:rPr>
                <w:rFonts w:ascii="宋体" w:hAnsi="宋体" w:hint="eastAsia"/>
              </w:rPr>
            </w:pPr>
          </w:p>
        </w:tc>
        <w:tc>
          <w:tcPr>
            <w:tcW w:w="718" w:type="dxa"/>
            <w:vAlign w:val="center"/>
          </w:tcPr>
          <w:p w14:paraId="34BAADD5" w14:textId="77777777" w:rsidR="002D40EB" w:rsidRPr="00491306" w:rsidRDefault="002D40EB" w:rsidP="002D40EB">
            <w:pPr>
              <w:autoSpaceDE w:val="0"/>
              <w:autoSpaceDN w:val="0"/>
              <w:jc w:val="center"/>
              <w:rPr>
                <w:rFonts w:ascii="宋体" w:hAnsi="宋体" w:hint="eastAsia"/>
              </w:rPr>
            </w:pPr>
            <w:r w:rsidRPr="00491306">
              <w:rPr>
                <w:rFonts w:ascii="宋体" w:hAnsi="宋体" w:hint="eastAsia"/>
              </w:rPr>
              <w:t>01</w:t>
            </w:r>
          </w:p>
        </w:tc>
        <w:tc>
          <w:tcPr>
            <w:tcW w:w="3243" w:type="dxa"/>
            <w:gridSpan w:val="3"/>
          </w:tcPr>
          <w:p w14:paraId="78AB9227" w14:textId="77777777" w:rsidR="002D40EB" w:rsidRPr="00491306" w:rsidRDefault="002D40EB" w:rsidP="002D40EB">
            <w:r>
              <w:rPr>
                <w:rFonts w:hint="eastAsia"/>
              </w:rPr>
              <w:t>1</w:t>
            </w:r>
          </w:p>
        </w:tc>
        <w:tc>
          <w:tcPr>
            <w:tcW w:w="720" w:type="dxa"/>
            <w:vAlign w:val="center"/>
          </w:tcPr>
          <w:p w14:paraId="6912D0D6" w14:textId="77777777" w:rsidR="002D40EB" w:rsidRPr="00491306" w:rsidRDefault="002D40EB" w:rsidP="002D40EB">
            <w:pPr>
              <w:autoSpaceDE w:val="0"/>
              <w:autoSpaceDN w:val="0"/>
              <w:jc w:val="center"/>
              <w:rPr>
                <w:rFonts w:ascii="宋体" w:hAnsi="宋体" w:hint="eastAsia"/>
              </w:rPr>
            </w:pPr>
            <w:r w:rsidRPr="00491306">
              <w:rPr>
                <w:rFonts w:ascii="宋体" w:hAnsi="宋体" w:hint="eastAsia"/>
              </w:rPr>
              <w:t>17</w:t>
            </w:r>
          </w:p>
        </w:tc>
        <w:tc>
          <w:tcPr>
            <w:tcW w:w="3374" w:type="dxa"/>
            <w:gridSpan w:val="3"/>
            <w:vAlign w:val="center"/>
          </w:tcPr>
          <w:p w14:paraId="11E28686" w14:textId="77777777" w:rsidR="002D40EB" w:rsidRPr="00491306" w:rsidRDefault="002D40EB" w:rsidP="002D40EB">
            <w:pPr>
              <w:jc w:val="left"/>
              <w:rPr>
                <w:rFonts w:ascii="宋体" w:hAnsi="宋体" w:hint="eastAsia"/>
                <w:szCs w:val="21"/>
              </w:rPr>
            </w:pPr>
            <w:r w:rsidRPr="009B7A0A">
              <w:rPr>
                <w:rFonts w:hint="eastAsia"/>
              </w:rPr>
              <w:t>预留</w:t>
            </w:r>
          </w:p>
        </w:tc>
      </w:tr>
      <w:tr w:rsidR="00BB717E" w:rsidRPr="00491306" w14:paraId="2C17EA67" w14:textId="77777777" w:rsidTr="00BB717E">
        <w:trPr>
          <w:trHeight w:val="309"/>
        </w:trPr>
        <w:tc>
          <w:tcPr>
            <w:tcW w:w="467" w:type="dxa"/>
            <w:vMerge/>
          </w:tcPr>
          <w:p w14:paraId="1737F9E7" w14:textId="77777777" w:rsidR="00BB717E" w:rsidRPr="00491306" w:rsidRDefault="00BB717E" w:rsidP="00BB717E">
            <w:pPr>
              <w:autoSpaceDE w:val="0"/>
              <w:autoSpaceDN w:val="0"/>
              <w:rPr>
                <w:rFonts w:ascii="宋体" w:hAnsi="宋体" w:hint="eastAsia"/>
              </w:rPr>
            </w:pPr>
          </w:p>
        </w:tc>
        <w:tc>
          <w:tcPr>
            <w:tcW w:w="718" w:type="dxa"/>
            <w:vAlign w:val="center"/>
          </w:tcPr>
          <w:p w14:paraId="597ACB1D"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02</w:t>
            </w:r>
          </w:p>
        </w:tc>
        <w:tc>
          <w:tcPr>
            <w:tcW w:w="3243" w:type="dxa"/>
            <w:gridSpan w:val="3"/>
          </w:tcPr>
          <w:p w14:paraId="56CEFA37" w14:textId="77777777" w:rsidR="00BB717E" w:rsidRPr="00491306" w:rsidRDefault="00BB717E" w:rsidP="00BB717E">
            <w:r w:rsidRPr="00491306">
              <w:t>1</w:t>
            </w:r>
          </w:p>
        </w:tc>
        <w:tc>
          <w:tcPr>
            <w:tcW w:w="720" w:type="dxa"/>
            <w:vAlign w:val="center"/>
          </w:tcPr>
          <w:p w14:paraId="5D61F249"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18</w:t>
            </w:r>
          </w:p>
        </w:tc>
        <w:tc>
          <w:tcPr>
            <w:tcW w:w="3374" w:type="dxa"/>
            <w:gridSpan w:val="3"/>
          </w:tcPr>
          <w:p w14:paraId="1198C05A" w14:textId="77777777" w:rsidR="00BB717E" w:rsidRDefault="00BB717E" w:rsidP="00BB717E">
            <w:r w:rsidRPr="009B7A0A">
              <w:rPr>
                <w:rFonts w:hint="eastAsia"/>
              </w:rPr>
              <w:t>预留</w:t>
            </w:r>
          </w:p>
        </w:tc>
      </w:tr>
      <w:tr w:rsidR="00BB717E" w:rsidRPr="00491306" w14:paraId="4260C8E4" w14:textId="77777777" w:rsidTr="00BB717E">
        <w:trPr>
          <w:trHeight w:val="285"/>
        </w:trPr>
        <w:tc>
          <w:tcPr>
            <w:tcW w:w="467" w:type="dxa"/>
            <w:vMerge/>
          </w:tcPr>
          <w:p w14:paraId="2C88439E" w14:textId="77777777" w:rsidR="00BB717E" w:rsidRPr="00491306" w:rsidRDefault="00BB717E" w:rsidP="00BB717E">
            <w:pPr>
              <w:autoSpaceDE w:val="0"/>
              <w:autoSpaceDN w:val="0"/>
              <w:rPr>
                <w:rFonts w:ascii="宋体" w:hAnsi="宋体" w:hint="eastAsia"/>
              </w:rPr>
            </w:pPr>
          </w:p>
        </w:tc>
        <w:tc>
          <w:tcPr>
            <w:tcW w:w="718" w:type="dxa"/>
            <w:vAlign w:val="center"/>
          </w:tcPr>
          <w:p w14:paraId="0296C1D8"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03</w:t>
            </w:r>
          </w:p>
        </w:tc>
        <w:tc>
          <w:tcPr>
            <w:tcW w:w="3243" w:type="dxa"/>
            <w:gridSpan w:val="3"/>
          </w:tcPr>
          <w:p w14:paraId="6C972CD8" w14:textId="77777777" w:rsidR="00BB717E" w:rsidRPr="00491306" w:rsidRDefault="00BB717E" w:rsidP="00BB717E">
            <w:r>
              <w:rPr>
                <w:rFonts w:hint="eastAsia"/>
              </w:rPr>
              <w:t>1</w:t>
            </w:r>
          </w:p>
        </w:tc>
        <w:tc>
          <w:tcPr>
            <w:tcW w:w="720" w:type="dxa"/>
            <w:vAlign w:val="center"/>
          </w:tcPr>
          <w:p w14:paraId="7EA04F35"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19</w:t>
            </w:r>
          </w:p>
        </w:tc>
        <w:tc>
          <w:tcPr>
            <w:tcW w:w="3374" w:type="dxa"/>
            <w:gridSpan w:val="3"/>
          </w:tcPr>
          <w:p w14:paraId="670B9505" w14:textId="77777777" w:rsidR="00BB717E" w:rsidRDefault="00BB717E" w:rsidP="00BB717E">
            <w:r w:rsidRPr="009B7A0A">
              <w:rPr>
                <w:rFonts w:hint="eastAsia"/>
              </w:rPr>
              <w:t>预留</w:t>
            </w:r>
          </w:p>
        </w:tc>
      </w:tr>
      <w:tr w:rsidR="00BB717E" w:rsidRPr="00491306" w14:paraId="719C5FFF" w14:textId="77777777" w:rsidTr="00BB717E">
        <w:trPr>
          <w:trHeight w:val="275"/>
        </w:trPr>
        <w:tc>
          <w:tcPr>
            <w:tcW w:w="467" w:type="dxa"/>
            <w:vMerge/>
          </w:tcPr>
          <w:p w14:paraId="1607B822" w14:textId="77777777" w:rsidR="00BB717E" w:rsidRPr="00491306" w:rsidRDefault="00BB717E" w:rsidP="00BB717E">
            <w:pPr>
              <w:autoSpaceDE w:val="0"/>
              <w:autoSpaceDN w:val="0"/>
              <w:rPr>
                <w:rFonts w:ascii="宋体" w:hAnsi="宋体" w:hint="eastAsia"/>
              </w:rPr>
            </w:pPr>
          </w:p>
        </w:tc>
        <w:tc>
          <w:tcPr>
            <w:tcW w:w="718" w:type="dxa"/>
            <w:vAlign w:val="center"/>
          </w:tcPr>
          <w:p w14:paraId="412FBA02"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04</w:t>
            </w:r>
          </w:p>
        </w:tc>
        <w:tc>
          <w:tcPr>
            <w:tcW w:w="3243" w:type="dxa"/>
            <w:gridSpan w:val="3"/>
          </w:tcPr>
          <w:p w14:paraId="5EFFA768" w14:textId="77777777" w:rsidR="00BB717E" w:rsidRPr="00491306" w:rsidRDefault="00BB717E" w:rsidP="00BB717E">
            <w:r w:rsidRPr="00491306">
              <w:t>0</w:t>
            </w:r>
          </w:p>
        </w:tc>
        <w:tc>
          <w:tcPr>
            <w:tcW w:w="720" w:type="dxa"/>
            <w:vAlign w:val="center"/>
          </w:tcPr>
          <w:p w14:paraId="10C621F7"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20</w:t>
            </w:r>
          </w:p>
        </w:tc>
        <w:tc>
          <w:tcPr>
            <w:tcW w:w="3374" w:type="dxa"/>
            <w:gridSpan w:val="3"/>
          </w:tcPr>
          <w:p w14:paraId="1C11CAC3" w14:textId="77777777" w:rsidR="00BB717E" w:rsidRDefault="00BB717E" w:rsidP="00BB717E">
            <w:r w:rsidRPr="006C7466">
              <w:rPr>
                <w:rFonts w:hint="eastAsia"/>
              </w:rPr>
              <w:t>预留</w:t>
            </w:r>
          </w:p>
        </w:tc>
      </w:tr>
      <w:tr w:rsidR="00BB717E" w:rsidRPr="00491306" w14:paraId="04305159" w14:textId="77777777" w:rsidTr="00BB717E">
        <w:trPr>
          <w:trHeight w:val="265"/>
        </w:trPr>
        <w:tc>
          <w:tcPr>
            <w:tcW w:w="467" w:type="dxa"/>
            <w:vMerge/>
          </w:tcPr>
          <w:p w14:paraId="171BAC94" w14:textId="77777777" w:rsidR="00BB717E" w:rsidRPr="00491306" w:rsidRDefault="00BB717E" w:rsidP="00BB717E">
            <w:pPr>
              <w:autoSpaceDE w:val="0"/>
              <w:autoSpaceDN w:val="0"/>
              <w:rPr>
                <w:rFonts w:ascii="宋体" w:hAnsi="宋体" w:hint="eastAsia"/>
              </w:rPr>
            </w:pPr>
          </w:p>
        </w:tc>
        <w:tc>
          <w:tcPr>
            <w:tcW w:w="718" w:type="dxa"/>
            <w:vAlign w:val="center"/>
          </w:tcPr>
          <w:p w14:paraId="1BB875D2"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05</w:t>
            </w:r>
          </w:p>
        </w:tc>
        <w:tc>
          <w:tcPr>
            <w:tcW w:w="3243" w:type="dxa"/>
            <w:gridSpan w:val="3"/>
          </w:tcPr>
          <w:p w14:paraId="0E8CBAC8" w14:textId="77777777" w:rsidR="00BB717E" w:rsidRPr="00491306" w:rsidRDefault="00BB717E" w:rsidP="00BB717E">
            <w:r>
              <w:rPr>
                <w:rFonts w:hint="eastAsia"/>
              </w:rPr>
              <w:t>0</w:t>
            </w:r>
          </w:p>
        </w:tc>
        <w:tc>
          <w:tcPr>
            <w:tcW w:w="720" w:type="dxa"/>
            <w:vAlign w:val="center"/>
          </w:tcPr>
          <w:p w14:paraId="47E634B1"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21</w:t>
            </w:r>
          </w:p>
        </w:tc>
        <w:tc>
          <w:tcPr>
            <w:tcW w:w="3374" w:type="dxa"/>
            <w:gridSpan w:val="3"/>
          </w:tcPr>
          <w:p w14:paraId="65804051" w14:textId="77777777" w:rsidR="00BB717E" w:rsidRDefault="00BB717E" w:rsidP="00BB717E">
            <w:r w:rsidRPr="006C7466">
              <w:rPr>
                <w:rFonts w:hint="eastAsia"/>
              </w:rPr>
              <w:t>预留</w:t>
            </w:r>
          </w:p>
        </w:tc>
      </w:tr>
      <w:tr w:rsidR="00BB717E" w:rsidRPr="00491306" w14:paraId="245D6D48" w14:textId="77777777" w:rsidTr="00BB717E">
        <w:trPr>
          <w:trHeight w:val="255"/>
        </w:trPr>
        <w:tc>
          <w:tcPr>
            <w:tcW w:w="467" w:type="dxa"/>
            <w:vMerge/>
          </w:tcPr>
          <w:p w14:paraId="4CAD88B7" w14:textId="77777777" w:rsidR="00BB717E" w:rsidRPr="00491306" w:rsidRDefault="00BB717E" w:rsidP="00BB717E">
            <w:pPr>
              <w:autoSpaceDE w:val="0"/>
              <w:autoSpaceDN w:val="0"/>
              <w:rPr>
                <w:rFonts w:ascii="宋体" w:hAnsi="宋体" w:hint="eastAsia"/>
              </w:rPr>
            </w:pPr>
          </w:p>
        </w:tc>
        <w:tc>
          <w:tcPr>
            <w:tcW w:w="718" w:type="dxa"/>
            <w:vAlign w:val="center"/>
          </w:tcPr>
          <w:p w14:paraId="3862B5F7"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06</w:t>
            </w:r>
          </w:p>
        </w:tc>
        <w:tc>
          <w:tcPr>
            <w:tcW w:w="3243" w:type="dxa"/>
            <w:gridSpan w:val="3"/>
          </w:tcPr>
          <w:p w14:paraId="3DEB8445" w14:textId="77777777" w:rsidR="00BB717E" w:rsidRPr="00491306" w:rsidRDefault="00BB717E" w:rsidP="00BB717E">
            <w:r>
              <w:rPr>
                <w:rFonts w:hint="eastAsia"/>
              </w:rPr>
              <w:t>1</w:t>
            </w:r>
          </w:p>
        </w:tc>
        <w:tc>
          <w:tcPr>
            <w:tcW w:w="720" w:type="dxa"/>
            <w:vAlign w:val="center"/>
          </w:tcPr>
          <w:p w14:paraId="0F3E261C"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22</w:t>
            </w:r>
          </w:p>
        </w:tc>
        <w:tc>
          <w:tcPr>
            <w:tcW w:w="3374" w:type="dxa"/>
            <w:gridSpan w:val="3"/>
          </w:tcPr>
          <w:p w14:paraId="5E48A7E2" w14:textId="77777777" w:rsidR="00BB717E" w:rsidRDefault="00BB717E" w:rsidP="00BB717E">
            <w:r w:rsidRPr="006C7466">
              <w:rPr>
                <w:rFonts w:hint="eastAsia"/>
              </w:rPr>
              <w:t>预留</w:t>
            </w:r>
          </w:p>
        </w:tc>
      </w:tr>
      <w:tr w:rsidR="00BB717E" w:rsidRPr="00491306" w14:paraId="65BA1718" w14:textId="77777777" w:rsidTr="00BB717E">
        <w:trPr>
          <w:trHeight w:val="244"/>
        </w:trPr>
        <w:tc>
          <w:tcPr>
            <w:tcW w:w="467" w:type="dxa"/>
            <w:vMerge/>
          </w:tcPr>
          <w:p w14:paraId="2F363761" w14:textId="77777777" w:rsidR="00BB717E" w:rsidRPr="00491306" w:rsidRDefault="00BB717E" w:rsidP="00BB717E">
            <w:pPr>
              <w:autoSpaceDE w:val="0"/>
              <w:autoSpaceDN w:val="0"/>
              <w:rPr>
                <w:rFonts w:ascii="宋体" w:hAnsi="宋体" w:hint="eastAsia"/>
              </w:rPr>
            </w:pPr>
          </w:p>
        </w:tc>
        <w:tc>
          <w:tcPr>
            <w:tcW w:w="718" w:type="dxa"/>
            <w:vAlign w:val="center"/>
          </w:tcPr>
          <w:p w14:paraId="4DF73E02"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07</w:t>
            </w:r>
          </w:p>
        </w:tc>
        <w:tc>
          <w:tcPr>
            <w:tcW w:w="3243" w:type="dxa"/>
            <w:gridSpan w:val="3"/>
          </w:tcPr>
          <w:p w14:paraId="2112AE4B" w14:textId="77777777" w:rsidR="00BB717E" w:rsidRPr="00FB00EC" w:rsidRDefault="00BB717E" w:rsidP="00BB717E">
            <w:pPr>
              <w:rPr>
                <w:color w:val="000000"/>
              </w:rPr>
            </w:pPr>
            <w:r>
              <w:rPr>
                <w:rFonts w:hint="eastAsia"/>
                <w:color w:val="000000"/>
              </w:rPr>
              <w:t>0</w:t>
            </w:r>
          </w:p>
        </w:tc>
        <w:tc>
          <w:tcPr>
            <w:tcW w:w="720" w:type="dxa"/>
            <w:vAlign w:val="center"/>
          </w:tcPr>
          <w:p w14:paraId="64B5255F"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23</w:t>
            </w:r>
          </w:p>
        </w:tc>
        <w:tc>
          <w:tcPr>
            <w:tcW w:w="3374" w:type="dxa"/>
            <w:gridSpan w:val="3"/>
          </w:tcPr>
          <w:p w14:paraId="14679B36" w14:textId="77777777" w:rsidR="00BB717E" w:rsidRDefault="00BB717E" w:rsidP="00BB717E">
            <w:r w:rsidRPr="006C7466">
              <w:rPr>
                <w:rFonts w:hint="eastAsia"/>
              </w:rPr>
              <w:t>预留</w:t>
            </w:r>
          </w:p>
        </w:tc>
      </w:tr>
      <w:tr w:rsidR="00BB717E" w:rsidRPr="00491306" w14:paraId="436D0E69" w14:textId="77777777" w:rsidTr="00BB717E">
        <w:trPr>
          <w:trHeight w:val="235"/>
        </w:trPr>
        <w:tc>
          <w:tcPr>
            <w:tcW w:w="467" w:type="dxa"/>
            <w:vMerge/>
          </w:tcPr>
          <w:p w14:paraId="2F14E191" w14:textId="77777777" w:rsidR="00BB717E" w:rsidRPr="00491306" w:rsidRDefault="00BB717E" w:rsidP="00BB717E">
            <w:pPr>
              <w:autoSpaceDE w:val="0"/>
              <w:autoSpaceDN w:val="0"/>
              <w:rPr>
                <w:rFonts w:ascii="宋体" w:hAnsi="宋体" w:hint="eastAsia"/>
              </w:rPr>
            </w:pPr>
          </w:p>
        </w:tc>
        <w:tc>
          <w:tcPr>
            <w:tcW w:w="718" w:type="dxa"/>
            <w:vAlign w:val="center"/>
          </w:tcPr>
          <w:p w14:paraId="4F1E3617"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08</w:t>
            </w:r>
          </w:p>
        </w:tc>
        <w:tc>
          <w:tcPr>
            <w:tcW w:w="3243" w:type="dxa"/>
            <w:gridSpan w:val="3"/>
          </w:tcPr>
          <w:p w14:paraId="550DF5F5" w14:textId="77777777" w:rsidR="00BB717E" w:rsidRPr="00FB00EC" w:rsidRDefault="00BB717E" w:rsidP="00BB717E">
            <w:pPr>
              <w:rPr>
                <w:color w:val="000000"/>
              </w:rPr>
            </w:pPr>
            <w:r>
              <w:rPr>
                <w:rFonts w:hint="eastAsia"/>
                <w:color w:val="000000"/>
              </w:rPr>
              <w:t>0</w:t>
            </w:r>
          </w:p>
        </w:tc>
        <w:tc>
          <w:tcPr>
            <w:tcW w:w="720" w:type="dxa"/>
            <w:vAlign w:val="center"/>
          </w:tcPr>
          <w:p w14:paraId="13A19D89"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24</w:t>
            </w:r>
          </w:p>
        </w:tc>
        <w:tc>
          <w:tcPr>
            <w:tcW w:w="3374" w:type="dxa"/>
            <w:gridSpan w:val="3"/>
          </w:tcPr>
          <w:p w14:paraId="3A2548F7" w14:textId="77777777" w:rsidR="00BB717E" w:rsidRDefault="00BB717E" w:rsidP="00BB717E">
            <w:r w:rsidRPr="006C7466">
              <w:rPr>
                <w:rFonts w:hint="eastAsia"/>
              </w:rPr>
              <w:t>预留</w:t>
            </w:r>
          </w:p>
        </w:tc>
      </w:tr>
      <w:tr w:rsidR="00BB717E" w:rsidRPr="00491306" w14:paraId="4E69C5BB" w14:textId="77777777" w:rsidTr="00BB717E">
        <w:trPr>
          <w:trHeight w:val="225"/>
        </w:trPr>
        <w:tc>
          <w:tcPr>
            <w:tcW w:w="467" w:type="dxa"/>
            <w:vMerge/>
          </w:tcPr>
          <w:p w14:paraId="49CEB473" w14:textId="77777777" w:rsidR="00BB717E" w:rsidRPr="00491306" w:rsidRDefault="00BB717E" w:rsidP="00BB717E">
            <w:pPr>
              <w:autoSpaceDE w:val="0"/>
              <w:autoSpaceDN w:val="0"/>
              <w:rPr>
                <w:rFonts w:ascii="宋体" w:hAnsi="宋体" w:hint="eastAsia"/>
              </w:rPr>
            </w:pPr>
          </w:p>
        </w:tc>
        <w:tc>
          <w:tcPr>
            <w:tcW w:w="718" w:type="dxa"/>
            <w:vAlign w:val="center"/>
          </w:tcPr>
          <w:p w14:paraId="19ED859C"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09</w:t>
            </w:r>
          </w:p>
        </w:tc>
        <w:tc>
          <w:tcPr>
            <w:tcW w:w="3243" w:type="dxa"/>
            <w:gridSpan w:val="3"/>
          </w:tcPr>
          <w:p w14:paraId="482B5F61" w14:textId="77777777" w:rsidR="00BB717E" w:rsidRPr="00491306" w:rsidRDefault="00BB717E" w:rsidP="00BB717E">
            <w:r w:rsidRPr="00491306">
              <w:rPr>
                <w:rFonts w:hint="eastAsia"/>
              </w:rPr>
              <w:t>预留</w:t>
            </w:r>
          </w:p>
        </w:tc>
        <w:tc>
          <w:tcPr>
            <w:tcW w:w="720" w:type="dxa"/>
            <w:vAlign w:val="center"/>
          </w:tcPr>
          <w:p w14:paraId="42F6DE6F"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25</w:t>
            </w:r>
          </w:p>
        </w:tc>
        <w:tc>
          <w:tcPr>
            <w:tcW w:w="3374" w:type="dxa"/>
            <w:gridSpan w:val="3"/>
          </w:tcPr>
          <w:p w14:paraId="13C02C22" w14:textId="77777777" w:rsidR="00BB717E" w:rsidRDefault="00BB717E" w:rsidP="00BB717E">
            <w:r w:rsidRPr="006C7466">
              <w:rPr>
                <w:rFonts w:hint="eastAsia"/>
              </w:rPr>
              <w:t>预留</w:t>
            </w:r>
          </w:p>
        </w:tc>
      </w:tr>
      <w:tr w:rsidR="00BB717E" w:rsidRPr="00491306" w14:paraId="1162C7A1" w14:textId="77777777" w:rsidTr="00BB717E">
        <w:trPr>
          <w:trHeight w:val="215"/>
        </w:trPr>
        <w:tc>
          <w:tcPr>
            <w:tcW w:w="467" w:type="dxa"/>
            <w:vMerge/>
          </w:tcPr>
          <w:p w14:paraId="4AD3654F" w14:textId="77777777" w:rsidR="00BB717E" w:rsidRPr="00491306" w:rsidRDefault="00BB717E" w:rsidP="00BB717E">
            <w:pPr>
              <w:autoSpaceDE w:val="0"/>
              <w:autoSpaceDN w:val="0"/>
              <w:rPr>
                <w:rFonts w:ascii="宋体" w:hAnsi="宋体" w:hint="eastAsia"/>
              </w:rPr>
            </w:pPr>
          </w:p>
        </w:tc>
        <w:tc>
          <w:tcPr>
            <w:tcW w:w="718" w:type="dxa"/>
            <w:vAlign w:val="center"/>
          </w:tcPr>
          <w:p w14:paraId="2AE26164"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10</w:t>
            </w:r>
          </w:p>
        </w:tc>
        <w:tc>
          <w:tcPr>
            <w:tcW w:w="3243" w:type="dxa"/>
            <w:gridSpan w:val="3"/>
          </w:tcPr>
          <w:p w14:paraId="49BEFD10" w14:textId="77777777" w:rsidR="00BB717E" w:rsidRPr="00491306" w:rsidRDefault="00BB717E" w:rsidP="00BB717E">
            <w:r w:rsidRPr="00491306">
              <w:rPr>
                <w:rFonts w:hint="eastAsia"/>
              </w:rPr>
              <w:t>预留</w:t>
            </w:r>
          </w:p>
        </w:tc>
        <w:tc>
          <w:tcPr>
            <w:tcW w:w="720" w:type="dxa"/>
            <w:vAlign w:val="center"/>
          </w:tcPr>
          <w:p w14:paraId="3EFF3072"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26</w:t>
            </w:r>
          </w:p>
        </w:tc>
        <w:tc>
          <w:tcPr>
            <w:tcW w:w="3374" w:type="dxa"/>
            <w:gridSpan w:val="3"/>
          </w:tcPr>
          <w:p w14:paraId="5EF252E3" w14:textId="77777777" w:rsidR="00BB717E" w:rsidRDefault="00BB717E" w:rsidP="00BB717E">
            <w:r w:rsidRPr="006C7466">
              <w:rPr>
                <w:rFonts w:hint="eastAsia"/>
              </w:rPr>
              <w:t>预留</w:t>
            </w:r>
          </w:p>
        </w:tc>
      </w:tr>
      <w:tr w:rsidR="00BB717E" w:rsidRPr="00491306" w14:paraId="74296C34" w14:textId="77777777" w:rsidTr="00BB717E">
        <w:trPr>
          <w:trHeight w:val="294"/>
        </w:trPr>
        <w:tc>
          <w:tcPr>
            <w:tcW w:w="467" w:type="dxa"/>
            <w:vMerge/>
          </w:tcPr>
          <w:p w14:paraId="159113F4" w14:textId="77777777" w:rsidR="00BB717E" w:rsidRPr="00491306" w:rsidRDefault="00BB717E" w:rsidP="00BB717E">
            <w:pPr>
              <w:autoSpaceDE w:val="0"/>
              <w:autoSpaceDN w:val="0"/>
              <w:rPr>
                <w:rFonts w:ascii="宋体" w:hAnsi="宋体" w:hint="eastAsia"/>
              </w:rPr>
            </w:pPr>
          </w:p>
        </w:tc>
        <w:tc>
          <w:tcPr>
            <w:tcW w:w="718" w:type="dxa"/>
            <w:vAlign w:val="center"/>
          </w:tcPr>
          <w:p w14:paraId="79B72E69"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11</w:t>
            </w:r>
          </w:p>
        </w:tc>
        <w:tc>
          <w:tcPr>
            <w:tcW w:w="3243" w:type="dxa"/>
            <w:gridSpan w:val="3"/>
          </w:tcPr>
          <w:p w14:paraId="037C69E2" w14:textId="77777777" w:rsidR="00BB717E" w:rsidRPr="00491306" w:rsidRDefault="00BB717E" w:rsidP="00BB717E">
            <w:r w:rsidRPr="00491306">
              <w:rPr>
                <w:rFonts w:hint="eastAsia"/>
              </w:rPr>
              <w:t>预留</w:t>
            </w:r>
          </w:p>
        </w:tc>
        <w:tc>
          <w:tcPr>
            <w:tcW w:w="720" w:type="dxa"/>
            <w:vAlign w:val="center"/>
          </w:tcPr>
          <w:p w14:paraId="56F6C0C4"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27</w:t>
            </w:r>
          </w:p>
        </w:tc>
        <w:tc>
          <w:tcPr>
            <w:tcW w:w="3374" w:type="dxa"/>
            <w:gridSpan w:val="3"/>
          </w:tcPr>
          <w:p w14:paraId="534E0BD9" w14:textId="77777777" w:rsidR="00BB717E" w:rsidRDefault="00BB717E" w:rsidP="00BB717E">
            <w:r w:rsidRPr="006C7466">
              <w:rPr>
                <w:rFonts w:hint="eastAsia"/>
              </w:rPr>
              <w:t>预留</w:t>
            </w:r>
          </w:p>
        </w:tc>
      </w:tr>
      <w:tr w:rsidR="00BB717E" w:rsidRPr="00491306" w14:paraId="235ADC36" w14:textId="77777777" w:rsidTr="00BB717E">
        <w:trPr>
          <w:trHeight w:val="47"/>
        </w:trPr>
        <w:tc>
          <w:tcPr>
            <w:tcW w:w="467" w:type="dxa"/>
            <w:vMerge/>
          </w:tcPr>
          <w:p w14:paraId="74290810" w14:textId="77777777" w:rsidR="00BB717E" w:rsidRPr="00491306" w:rsidRDefault="00BB717E" w:rsidP="00BB717E">
            <w:pPr>
              <w:autoSpaceDE w:val="0"/>
              <w:autoSpaceDN w:val="0"/>
              <w:rPr>
                <w:rFonts w:ascii="宋体" w:hAnsi="宋体" w:hint="eastAsia"/>
              </w:rPr>
            </w:pPr>
          </w:p>
        </w:tc>
        <w:tc>
          <w:tcPr>
            <w:tcW w:w="718" w:type="dxa"/>
            <w:vAlign w:val="center"/>
          </w:tcPr>
          <w:p w14:paraId="652753B5"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12</w:t>
            </w:r>
          </w:p>
        </w:tc>
        <w:tc>
          <w:tcPr>
            <w:tcW w:w="3243" w:type="dxa"/>
            <w:gridSpan w:val="3"/>
          </w:tcPr>
          <w:p w14:paraId="30C3375F" w14:textId="77777777" w:rsidR="00BB717E" w:rsidRPr="00491306" w:rsidRDefault="00BB717E" w:rsidP="00BB717E">
            <w:r w:rsidRPr="00491306">
              <w:rPr>
                <w:rFonts w:ascii="宋体" w:hAnsi="宋体" w:cs="Arial" w:hint="eastAsia"/>
                <w:szCs w:val="21"/>
              </w:rPr>
              <w:t>预留</w:t>
            </w:r>
          </w:p>
        </w:tc>
        <w:tc>
          <w:tcPr>
            <w:tcW w:w="720" w:type="dxa"/>
            <w:vAlign w:val="center"/>
          </w:tcPr>
          <w:p w14:paraId="4C301193"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28</w:t>
            </w:r>
          </w:p>
        </w:tc>
        <w:tc>
          <w:tcPr>
            <w:tcW w:w="3374" w:type="dxa"/>
            <w:gridSpan w:val="3"/>
          </w:tcPr>
          <w:p w14:paraId="6B1F1AFA" w14:textId="77777777" w:rsidR="00BB717E" w:rsidRDefault="00BB717E" w:rsidP="00BB717E">
            <w:r w:rsidRPr="006C7466">
              <w:rPr>
                <w:rFonts w:hint="eastAsia"/>
              </w:rPr>
              <w:t>预留</w:t>
            </w:r>
          </w:p>
        </w:tc>
      </w:tr>
      <w:tr w:rsidR="00BB717E" w:rsidRPr="00491306" w14:paraId="24E2EFD4" w14:textId="77777777" w:rsidTr="00BB717E">
        <w:trPr>
          <w:trHeight w:val="60"/>
        </w:trPr>
        <w:tc>
          <w:tcPr>
            <w:tcW w:w="467" w:type="dxa"/>
            <w:vMerge/>
          </w:tcPr>
          <w:p w14:paraId="6FBED2F7" w14:textId="77777777" w:rsidR="00BB717E" w:rsidRPr="00491306" w:rsidRDefault="00BB717E" w:rsidP="00BB717E">
            <w:pPr>
              <w:autoSpaceDE w:val="0"/>
              <w:autoSpaceDN w:val="0"/>
              <w:rPr>
                <w:rFonts w:ascii="宋体" w:hAnsi="宋体" w:hint="eastAsia"/>
              </w:rPr>
            </w:pPr>
          </w:p>
        </w:tc>
        <w:tc>
          <w:tcPr>
            <w:tcW w:w="718" w:type="dxa"/>
            <w:vAlign w:val="center"/>
          </w:tcPr>
          <w:p w14:paraId="06B03549"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13</w:t>
            </w:r>
          </w:p>
        </w:tc>
        <w:tc>
          <w:tcPr>
            <w:tcW w:w="3243" w:type="dxa"/>
            <w:gridSpan w:val="3"/>
            <w:shd w:val="clear" w:color="auto" w:fill="auto"/>
          </w:tcPr>
          <w:p w14:paraId="30F8E632" w14:textId="77777777" w:rsidR="00BB717E" w:rsidRPr="00491306" w:rsidRDefault="00BB717E" w:rsidP="00BB717E">
            <w:r w:rsidRPr="00491306">
              <w:rPr>
                <w:rFonts w:ascii="宋体" w:hAnsi="宋体" w:cs="Arial" w:hint="eastAsia"/>
                <w:szCs w:val="21"/>
              </w:rPr>
              <w:t>预留</w:t>
            </w:r>
          </w:p>
        </w:tc>
        <w:tc>
          <w:tcPr>
            <w:tcW w:w="720" w:type="dxa"/>
            <w:vAlign w:val="center"/>
          </w:tcPr>
          <w:p w14:paraId="57A3DA3D" w14:textId="77777777" w:rsidR="00BB717E" w:rsidRPr="00491306" w:rsidRDefault="00BB717E" w:rsidP="00BB717E">
            <w:pPr>
              <w:autoSpaceDE w:val="0"/>
              <w:autoSpaceDN w:val="0"/>
              <w:jc w:val="center"/>
              <w:rPr>
                <w:rFonts w:ascii="宋体" w:hAnsi="宋体" w:hint="eastAsia"/>
              </w:rPr>
            </w:pPr>
            <w:r w:rsidRPr="00491306">
              <w:rPr>
                <w:rFonts w:ascii="宋体" w:hAnsi="宋体" w:hint="eastAsia"/>
              </w:rPr>
              <w:t>29</w:t>
            </w:r>
          </w:p>
        </w:tc>
        <w:tc>
          <w:tcPr>
            <w:tcW w:w="3374" w:type="dxa"/>
            <w:gridSpan w:val="3"/>
          </w:tcPr>
          <w:p w14:paraId="43F83A57" w14:textId="77777777" w:rsidR="00BB717E" w:rsidRPr="00491306" w:rsidRDefault="00BB717E" w:rsidP="002D40EB">
            <w:r w:rsidRPr="00491306">
              <w:rPr>
                <w:rFonts w:hint="eastAsia"/>
              </w:rPr>
              <w:t>符</w:t>
            </w:r>
            <w:r w:rsidR="002D40EB">
              <w:rPr>
                <w:rFonts w:hint="eastAsia"/>
              </w:rPr>
              <w:t>号</w:t>
            </w:r>
            <w:r w:rsidRPr="00491306">
              <w:rPr>
                <w:rFonts w:hint="eastAsia"/>
              </w:rPr>
              <w:t>位：</w:t>
            </w:r>
            <w:r w:rsidRPr="00491306">
              <w:rPr>
                <w:rFonts w:hint="eastAsia"/>
              </w:rPr>
              <w:t>0</w:t>
            </w:r>
            <w:r w:rsidRPr="00491306">
              <w:rPr>
                <w:rFonts w:hint="eastAsia"/>
              </w:rPr>
              <w:t>为正，</w:t>
            </w:r>
            <w:r w:rsidRPr="00491306">
              <w:rPr>
                <w:rFonts w:hint="eastAsia"/>
              </w:rPr>
              <w:t>1</w:t>
            </w:r>
            <w:r w:rsidRPr="00491306">
              <w:rPr>
                <w:rFonts w:hint="eastAsia"/>
              </w:rPr>
              <w:t>为负</w:t>
            </w:r>
          </w:p>
        </w:tc>
      </w:tr>
      <w:tr w:rsidR="00196340" w:rsidRPr="00491306" w14:paraId="7A8F54CA" w14:textId="77777777" w:rsidTr="00583096">
        <w:trPr>
          <w:trHeight w:val="302"/>
        </w:trPr>
        <w:tc>
          <w:tcPr>
            <w:tcW w:w="467" w:type="dxa"/>
            <w:vMerge/>
          </w:tcPr>
          <w:p w14:paraId="311751C9" w14:textId="77777777" w:rsidR="00196340" w:rsidRPr="00491306" w:rsidRDefault="00196340" w:rsidP="00196340">
            <w:pPr>
              <w:autoSpaceDE w:val="0"/>
              <w:autoSpaceDN w:val="0"/>
              <w:rPr>
                <w:rFonts w:ascii="宋体" w:hAnsi="宋体" w:hint="eastAsia"/>
              </w:rPr>
            </w:pPr>
          </w:p>
        </w:tc>
        <w:tc>
          <w:tcPr>
            <w:tcW w:w="718" w:type="dxa"/>
            <w:vAlign w:val="center"/>
          </w:tcPr>
          <w:p w14:paraId="66A96794" w14:textId="77777777" w:rsidR="00196340" w:rsidRPr="00491306" w:rsidRDefault="00196340" w:rsidP="00196340">
            <w:pPr>
              <w:autoSpaceDE w:val="0"/>
              <w:autoSpaceDN w:val="0"/>
              <w:jc w:val="center"/>
              <w:rPr>
                <w:rFonts w:ascii="宋体" w:hAnsi="宋体" w:hint="eastAsia"/>
              </w:rPr>
            </w:pPr>
            <w:r w:rsidRPr="00491306">
              <w:rPr>
                <w:rFonts w:ascii="宋体" w:hAnsi="宋体" w:hint="eastAsia"/>
              </w:rPr>
              <w:t>14</w:t>
            </w:r>
          </w:p>
        </w:tc>
        <w:tc>
          <w:tcPr>
            <w:tcW w:w="3243" w:type="dxa"/>
            <w:gridSpan w:val="3"/>
            <w:shd w:val="clear" w:color="auto" w:fill="auto"/>
          </w:tcPr>
          <w:p w14:paraId="0BF7979F" w14:textId="77777777" w:rsidR="00196340" w:rsidRPr="00491306" w:rsidRDefault="00196340" w:rsidP="00196340">
            <w:r>
              <w:rPr>
                <w:rFonts w:hint="eastAsia"/>
              </w:rPr>
              <w:t>前轮工作状态：</w:t>
            </w:r>
            <w:r>
              <w:rPr>
                <w:rFonts w:hint="eastAsia"/>
              </w:rPr>
              <w:t>LSB</w:t>
            </w:r>
          </w:p>
        </w:tc>
        <w:tc>
          <w:tcPr>
            <w:tcW w:w="720" w:type="dxa"/>
            <w:vAlign w:val="center"/>
          </w:tcPr>
          <w:p w14:paraId="34807618" w14:textId="77777777" w:rsidR="00196340" w:rsidRPr="00491306" w:rsidRDefault="00196340" w:rsidP="00196340">
            <w:pPr>
              <w:autoSpaceDE w:val="0"/>
              <w:autoSpaceDN w:val="0"/>
              <w:jc w:val="center"/>
              <w:rPr>
                <w:rFonts w:ascii="宋体" w:hAnsi="宋体" w:hint="eastAsia"/>
              </w:rPr>
            </w:pPr>
            <w:r w:rsidRPr="00491306">
              <w:rPr>
                <w:rFonts w:ascii="宋体" w:hAnsi="宋体" w:hint="eastAsia"/>
              </w:rPr>
              <w:t>30</w:t>
            </w:r>
          </w:p>
        </w:tc>
        <w:tc>
          <w:tcPr>
            <w:tcW w:w="3374" w:type="dxa"/>
            <w:gridSpan w:val="3"/>
            <w:vAlign w:val="center"/>
          </w:tcPr>
          <w:p w14:paraId="3F3F4D90" w14:textId="77777777" w:rsidR="00196340" w:rsidRPr="00491306" w:rsidRDefault="00196340" w:rsidP="00196340">
            <w:pPr>
              <w:jc w:val="left"/>
              <w:rPr>
                <w:rFonts w:ascii="Arial" w:hAnsi="Arial" w:cs="Arial"/>
              </w:rPr>
            </w:pPr>
            <w:r w:rsidRPr="00491306">
              <w:rPr>
                <w:rFonts w:ascii="Arial" w:hAnsi="Arial" w:cs="Arial" w:hint="eastAsia"/>
              </w:rPr>
              <w:t>状态位：</w:t>
            </w:r>
            <w:r w:rsidRPr="00491306">
              <w:rPr>
                <w:rFonts w:ascii="Arial" w:hAnsi="Arial" w:cs="Arial"/>
              </w:rPr>
              <w:t>LSB</w:t>
            </w:r>
          </w:p>
        </w:tc>
      </w:tr>
      <w:tr w:rsidR="00196340" w:rsidRPr="00491306" w14:paraId="0EAE9C75" w14:textId="77777777" w:rsidTr="00BB717E">
        <w:trPr>
          <w:trHeight w:val="293"/>
        </w:trPr>
        <w:tc>
          <w:tcPr>
            <w:tcW w:w="467" w:type="dxa"/>
            <w:vMerge/>
          </w:tcPr>
          <w:p w14:paraId="67B4D486" w14:textId="77777777" w:rsidR="00196340" w:rsidRPr="00491306" w:rsidRDefault="00196340" w:rsidP="00196340">
            <w:pPr>
              <w:autoSpaceDE w:val="0"/>
              <w:autoSpaceDN w:val="0"/>
              <w:rPr>
                <w:rFonts w:ascii="宋体" w:hAnsi="宋体" w:hint="eastAsia"/>
              </w:rPr>
            </w:pPr>
          </w:p>
        </w:tc>
        <w:tc>
          <w:tcPr>
            <w:tcW w:w="718" w:type="dxa"/>
            <w:vAlign w:val="center"/>
          </w:tcPr>
          <w:p w14:paraId="1F49FE5C" w14:textId="77777777" w:rsidR="00196340" w:rsidRPr="00491306" w:rsidRDefault="00196340" w:rsidP="00196340">
            <w:pPr>
              <w:autoSpaceDE w:val="0"/>
              <w:autoSpaceDN w:val="0"/>
              <w:jc w:val="center"/>
              <w:rPr>
                <w:rFonts w:ascii="宋体" w:hAnsi="宋体" w:hint="eastAsia"/>
              </w:rPr>
            </w:pPr>
            <w:r w:rsidRPr="00491306">
              <w:rPr>
                <w:rFonts w:ascii="宋体" w:hAnsi="宋体" w:hint="eastAsia"/>
              </w:rPr>
              <w:t>15</w:t>
            </w:r>
          </w:p>
        </w:tc>
        <w:tc>
          <w:tcPr>
            <w:tcW w:w="3243" w:type="dxa"/>
            <w:gridSpan w:val="3"/>
            <w:vAlign w:val="center"/>
          </w:tcPr>
          <w:p w14:paraId="74AFD58D" w14:textId="77777777" w:rsidR="00196340" w:rsidRPr="00491306" w:rsidRDefault="00196340" w:rsidP="00196340">
            <w:pPr>
              <w:jc w:val="left"/>
              <w:rPr>
                <w:rFonts w:ascii="宋体" w:hAnsi="宋体" w:hint="eastAsia"/>
                <w:szCs w:val="21"/>
              </w:rPr>
            </w:pPr>
            <w:r w:rsidRPr="00491306">
              <w:rPr>
                <w:rFonts w:ascii="宋体" w:hAnsi="宋体" w:hint="eastAsia"/>
                <w:szCs w:val="21"/>
              </w:rPr>
              <w:t>*</w:t>
            </w:r>
          </w:p>
        </w:tc>
        <w:tc>
          <w:tcPr>
            <w:tcW w:w="720" w:type="dxa"/>
            <w:vAlign w:val="center"/>
          </w:tcPr>
          <w:p w14:paraId="18A08307" w14:textId="77777777" w:rsidR="00196340" w:rsidRPr="00491306" w:rsidRDefault="00196340" w:rsidP="00196340">
            <w:pPr>
              <w:autoSpaceDE w:val="0"/>
              <w:autoSpaceDN w:val="0"/>
              <w:jc w:val="center"/>
              <w:rPr>
                <w:rFonts w:ascii="宋体" w:hAnsi="宋体" w:hint="eastAsia"/>
              </w:rPr>
            </w:pPr>
            <w:r w:rsidRPr="00491306">
              <w:rPr>
                <w:rFonts w:ascii="宋体" w:hAnsi="宋体" w:hint="eastAsia"/>
              </w:rPr>
              <w:t>31</w:t>
            </w:r>
          </w:p>
        </w:tc>
        <w:tc>
          <w:tcPr>
            <w:tcW w:w="3374" w:type="dxa"/>
            <w:gridSpan w:val="3"/>
            <w:vAlign w:val="center"/>
          </w:tcPr>
          <w:p w14:paraId="60CF604F" w14:textId="77777777" w:rsidR="00196340" w:rsidRPr="00491306" w:rsidRDefault="00196340" w:rsidP="00196340">
            <w:pPr>
              <w:jc w:val="left"/>
              <w:rPr>
                <w:rFonts w:ascii="Arial" w:hAnsi="Arial" w:cs="Arial"/>
              </w:rPr>
            </w:pPr>
            <w:r w:rsidRPr="00491306">
              <w:rPr>
                <w:rFonts w:ascii="Arial" w:hAnsi="Arial" w:cs="Arial" w:hint="eastAsia"/>
              </w:rPr>
              <w:t>状态位：</w:t>
            </w:r>
            <w:r w:rsidRPr="00491306">
              <w:rPr>
                <w:rFonts w:ascii="Arial" w:hAnsi="Arial" w:cs="Arial"/>
              </w:rPr>
              <w:t>MSB</w:t>
            </w:r>
          </w:p>
        </w:tc>
      </w:tr>
      <w:tr w:rsidR="00196340" w:rsidRPr="00491306" w14:paraId="71E49E47" w14:textId="77777777" w:rsidTr="00BB717E">
        <w:trPr>
          <w:trHeight w:val="269"/>
        </w:trPr>
        <w:tc>
          <w:tcPr>
            <w:tcW w:w="467" w:type="dxa"/>
            <w:vMerge/>
          </w:tcPr>
          <w:p w14:paraId="5BB4DB3E" w14:textId="77777777" w:rsidR="00196340" w:rsidRPr="00491306" w:rsidRDefault="00196340" w:rsidP="00196340">
            <w:pPr>
              <w:autoSpaceDE w:val="0"/>
              <w:autoSpaceDN w:val="0"/>
              <w:rPr>
                <w:rFonts w:ascii="宋体" w:hAnsi="宋体" w:hint="eastAsia"/>
              </w:rPr>
            </w:pPr>
          </w:p>
        </w:tc>
        <w:tc>
          <w:tcPr>
            <w:tcW w:w="718" w:type="dxa"/>
            <w:vAlign w:val="center"/>
          </w:tcPr>
          <w:p w14:paraId="444BAFD7" w14:textId="77777777" w:rsidR="00196340" w:rsidRPr="00491306" w:rsidRDefault="00196340" w:rsidP="00196340">
            <w:pPr>
              <w:autoSpaceDE w:val="0"/>
              <w:autoSpaceDN w:val="0"/>
              <w:jc w:val="center"/>
              <w:rPr>
                <w:rFonts w:ascii="宋体" w:hAnsi="宋体" w:hint="eastAsia"/>
              </w:rPr>
            </w:pPr>
            <w:r w:rsidRPr="00491306">
              <w:rPr>
                <w:rFonts w:ascii="宋体" w:hAnsi="宋体" w:hint="eastAsia"/>
              </w:rPr>
              <w:t>16</w:t>
            </w:r>
          </w:p>
        </w:tc>
        <w:tc>
          <w:tcPr>
            <w:tcW w:w="3243" w:type="dxa"/>
            <w:gridSpan w:val="3"/>
            <w:vAlign w:val="center"/>
          </w:tcPr>
          <w:p w14:paraId="26A5AE8A" w14:textId="77777777" w:rsidR="00196340" w:rsidRPr="00491306" w:rsidRDefault="00196340" w:rsidP="00196340">
            <w:pPr>
              <w:jc w:val="left"/>
              <w:rPr>
                <w:rFonts w:ascii="宋体" w:hAnsi="宋体" w:hint="eastAsia"/>
                <w:szCs w:val="21"/>
              </w:rPr>
            </w:pPr>
            <w:r>
              <w:rPr>
                <w:rFonts w:hint="eastAsia"/>
              </w:rPr>
              <w:t>前轮工作状态：</w:t>
            </w:r>
            <w:r w:rsidRPr="00491306">
              <w:rPr>
                <w:rFonts w:ascii="Arial" w:hAnsi="Arial" w:cs="Arial"/>
              </w:rPr>
              <w:t>MSB</w:t>
            </w:r>
          </w:p>
        </w:tc>
        <w:tc>
          <w:tcPr>
            <w:tcW w:w="720" w:type="dxa"/>
            <w:vAlign w:val="center"/>
          </w:tcPr>
          <w:p w14:paraId="3D259908" w14:textId="77777777" w:rsidR="00196340" w:rsidRPr="00491306" w:rsidRDefault="00196340" w:rsidP="00196340">
            <w:pPr>
              <w:autoSpaceDE w:val="0"/>
              <w:autoSpaceDN w:val="0"/>
              <w:jc w:val="center"/>
              <w:rPr>
                <w:rFonts w:ascii="宋体" w:hAnsi="宋体" w:hint="eastAsia"/>
              </w:rPr>
            </w:pPr>
            <w:r w:rsidRPr="00491306">
              <w:rPr>
                <w:rFonts w:ascii="宋体" w:hAnsi="宋体" w:hint="eastAsia"/>
              </w:rPr>
              <w:t>32</w:t>
            </w:r>
          </w:p>
        </w:tc>
        <w:tc>
          <w:tcPr>
            <w:tcW w:w="3374" w:type="dxa"/>
            <w:gridSpan w:val="3"/>
            <w:vAlign w:val="center"/>
          </w:tcPr>
          <w:p w14:paraId="666CAAE2" w14:textId="77777777" w:rsidR="00196340" w:rsidRPr="00491306" w:rsidRDefault="00196340" w:rsidP="00196340">
            <w:pPr>
              <w:jc w:val="left"/>
              <w:rPr>
                <w:rFonts w:ascii="Arial" w:hAnsi="Arial" w:cs="Arial"/>
              </w:rPr>
            </w:pPr>
            <w:r w:rsidRPr="00491306">
              <w:rPr>
                <w:rFonts w:ascii="Arial" w:hAnsi="Arial" w:cs="Arial" w:hint="eastAsia"/>
              </w:rPr>
              <w:t>校验位：奇校验</w:t>
            </w:r>
          </w:p>
        </w:tc>
      </w:tr>
      <w:tr w:rsidR="00196340" w:rsidRPr="00491306" w14:paraId="5744E6F1" w14:textId="77777777" w:rsidTr="00BB717E">
        <w:trPr>
          <w:trHeight w:val="281"/>
        </w:trPr>
        <w:tc>
          <w:tcPr>
            <w:tcW w:w="467" w:type="dxa"/>
            <w:vAlign w:val="center"/>
          </w:tcPr>
          <w:p w14:paraId="6A99057F" w14:textId="77777777" w:rsidR="00196340" w:rsidRPr="00491306" w:rsidRDefault="00196340" w:rsidP="00196340">
            <w:pPr>
              <w:autoSpaceDE w:val="0"/>
              <w:autoSpaceDN w:val="0"/>
              <w:rPr>
                <w:rFonts w:ascii="宋体" w:hAnsi="宋体" w:hint="eastAsia"/>
              </w:rPr>
            </w:pPr>
            <w:r w:rsidRPr="00491306">
              <w:rPr>
                <w:rFonts w:ascii="宋体" w:hAnsi="宋体" w:hint="eastAsia"/>
              </w:rPr>
              <w:t>附注</w:t>
            </w:r>
          </w:p>
        </w:tc>
        <w:tc>
          <w:tcPr>
            <w:tcW w:w="8055" w:type="dxa"/>
            <w:gridSpan w:val="8"/>
          </w:tcPr>
          <w:p w14:paraId="0B74D526" w14:textId="77777777" w:rsidR="00196340" w:rsidRDefault="00196340" w:rsidP="00196340">
            <w:pPr>
              <w:rPr>
                <w:rFonts w:ascii="Arial" w:hAnsi="Arial" w:cs="Arial"/>
              </w:rPr>
            </w:pPr>
            <w:r w:rsidRPr="00491306">
              <w:rPr>
                <w:rFonts w:ascii="Arial" w:hAnsi="Arial" w:cs="Arial" w:hint="eastAsia"/>
              </w:rPr>
              <w:t>注：</w:t>
            </w:r>
          </w:p>
          <w:p w14:paraId="1C21B786" w14:textId="77777777" w:rsidR="00196340" w:rsidRPr="00491306" w:rsidRDefault="00196340" w:rsidP="00196340">
            <w:pPr>
              <w:rPr>
                <w:rFonts w:ascii="Arial" w:hAnsi="Arial" w:cs="Arial"/>
              </w:rPr>
            </w:pPr>
            <w:r>
              <w:rPr>
                <w:rFonts w:hint="eastAsia"/>
              </w:rPr>
              <w:t>前轮工作状态：</w:t>
            </w:r>
            <w:r>
              <w:rPr>
                <w:rFonts w:hint="eastAsia"/>
              </w:rPr>
              <w:t>101-</w:t>
            </w:r>
            <w:r>
              <w:rPr>
                <w:rFonts w:hint="eastAsia"/>
              </w:rPr>
              <w:t>维护状态，</w:t>
            </w:r>
            <w:r>
              <w:rPr>
                <w:rFonts w:hint="eastAsia"/>
              </w:rPr>
              <w:t xml:space="preserve"> </w:t>
            </w:r>
            <w:r>
              <w:rPr>
                <w:rFonts w:hint="eastAsia"/>
              </w:rPr>
              <w:t>牵引状态：</w:t>
            </w:r>
            <w:r>
              <w:rPr>
                <w:rFonts w:hint="eastAsia"/>
              </w:rPr>
              <w:t>TBD</w:t>
            </w:r>
            <w:r>
              <w:rPr>
                <w:rFonts w:hint="eastAsia"/>
              </w:rPr>
              <w:t>；</w:t>
            </w:r>
          </w:p>
          <w:p w14:paraId="548A434E" w14:textId="77777777" w:rsidR="00196340" w:rsidRPr="00491306" w:rsidRDefault="00196340" w:rsidP="00196340">
            <w:pPr>
              <w:autoSpaceDE w:val="0"/>
              <w:autoSpaceDN w:val="0"/>
              <w:rPr>
                <w:rFonts w:ascii="宋体" w:hAnsi="宋体" w:hint="eastAsia"/>
              </w:rPr>
            </w:pPr>
            <w:r w:rsidRPr="00491306">
              <w:rPr>
                <w:rFonts w:ascii="Arial" w:hAnsi="Arial" w:cs="Arial" w:hint="eastAsia"/>
              </w:rPr>
              <w:t>状态位：</w:t>
            </w:r>
            <w:r w:rsidRPr="00491306">
              <w:rPr>
                <w:rFonts w:ascii="Arial" w:hAnsi="Arial" w:cs="Arial" w:hint="eastAsia"/>
              </w:rPr>
              <w:t>00</w:t>
            </w:r>
            <w:r w:rsidRPr="00491306">
              <w:rPr>
                <w:rFonts w:ascii="Arial" w:hAnsi="Arial" w:cs="Arial" w:hint="eastAsia"/>
              </w:rPr>
              <w:t>－故障，</w:t>
            </w:r>
            <w:r w:rsidRPr="00491306">
              <w:rPr>
                <w:rFonts w:ascii="Arial" w:hAnsi="Arial" w:cs="Arial" w:hint="eastAsia"/>
              </w:rPr>
              <w:t>01</w:t>
            </w:r>
            <w:r w:rsidRPr="00491306">
              <w:rPr>
                <w:rFonts w:ascii="Arial" w:hAnsi="Arial" w:cs="Arial" w:hint="eastAsia"/>
              </w:rPr>
              <w:t>－无效，</w:t>
            </w:r>
            <w:r w:rsidRPr="00491306">
              <w:rPr>
                <w:rFonts w:ascii="Arial" w:hAnsi="Arial" w:cs="Arial" w:hint="eastAsia"/>
              </w:rPr>
              <w:t>10</w:t>
            </w:r>
            <w:r w:rsidRPr="00491306">
              <w:rPr>
                <w:rFonts w:ascii="Arial" w:hAnsi="Arial" w:cs="Arial" w:hint="eastAsia"/>
              </w:rPr>
              <w:t>－测试，</w:t>
            </w:r>
            <w:r w:rsidRPr="00491306">
              <w:rPr>
                <w:rFonts w:ascii="Arial" w:hAnsi="Arial" w:cs="Arial" w:hint="eastAsia"/>
              </w:rPr>
              <w:t>11</w:t>
            </w:r>
            <w:r w:rsidRPr="00491306">
              <w:rPr>
                <w:rFonts w:ascii="Arial" w:hAnsi="Arial" w:cs="Arial" w:hint="eastAsia"/>
              </w:rPr>
              <w:t>－正常；</w:t>
            </w:r>
          </w:p>
        </w:tc>
      </w:tr>
    </w:tbl>
    <w:p w14:paraId="095CA311" w14:textId="77777777" w:rsidR="001B103A" w:rsidRPr="00BB717E" w:rsidRDefault="00C96EA7" w:rsidP="00DB4C38">
      <w:pPr>
        <w:adjustRightInd w:val="0"/>
        <w:snapToGrid w:val="0"/>
        <w:spacing w:line="500" w:lineRule="exact"/>
        <w:jc w:val="center"/>
        <w:rPr>
          <w:rFonts w:ascii="黑体" w:eastAsia="黑体" w:hAnsi="黑体" w:hint="eastAsia"/>
          <w:kern w:val="24"/>
          <w:szCs w:val="21"/>
        </w:rPr>
      </w:pPr>
      <w:r w:rsidRPr="00DD4BE3">
        <w:rPr>
          <w:rFonts w:ascii="黑体" w:eastAsia="黑体" w:hAnsi="黑体" w:hint="eastAsia"/>
          <w:kern w:val="24"/>
          <w:szCs w:val="21"/>
        </w:rPr>
        <w:t>表</w:t>
      </w:r>
      <w:r>
        <w:rPr>
          <w:rFonts w:ascii="黑体" w:eastAsia="黑体" w:hAnsi="黑体" w:hint="eastAsia"/>
          <w:kern w:val="24"/>
          <w:szCs w:val="21"/>
        </w:rPr>
        <w:t>4</w:t>
      </w:r>
      <w:r w:rsidRPr="00DD4BE3">
        <w:rPr>
          <w:rFonts w:ascii="黑体" w:eastAsia="黑体" w:hAnsi="黑体" w:hint="eastAsia"/>
          <w:kern w:val="24"/>
          <w:szCs w:val="21"/>
        </w:rPr>
        <w:t xml:space="preserve">  </w:t>
      </w:r>
      <w:r w:rsidR="006562EF">
        <w:rPr>
          <w:rFonts w:ascii="黑体" w:eastAsia="黑体" w:hAnsi="黑体" w:hint="eastAsia"/>
          <w:kern w:val="24"/>
          <w:szCs w:val="21"/>
        </w:rPr>
        <w:t>RDCU</w:t>
      </w:r>
      <w:r w:rsidRPr="00DD4BE3">
        <w:rPr>
          <w:rFonts w:ascii="黑体" w:eastAsia="黑体" w:hAnsi="黑体" w:hint="eastAsia"/>
          <w:kern w:val="24"/>
          <w:szCs w:val="21"/>
        </w:rPr>
        <w:t>到</w:t>
      </w:r>
      <w:r>
        <w:rPr>
          <w:rFonts w:ascii="黑体" w:eastAsia="黑体" w:hAnsi="黑体" w:hint="eastAsia"/>
          <w:kern w:val="24"/>
          <w:szCs w:val="21"/>
        </w:rPr>
        <w:t>转弯控制单元ARINC429</w:t>
      </w:r>
      <w:r w:rsidRPr="00DD4BE3">
        <w:rPr>
          <w:rFonts w:ascii="黑体" w:eastAsia="黑体" w:hAnsi="黑体" w:hint="eastAsia"/>
          <w:kern w:val="24"/>
          <w:szCs w:val="21"/>
        </w:rPr>
        <w:t>数据</w:t>
      </w:r>
      <w:r>
        <w:rPr>
          <w:rFonts w:ascii="黑体" w:eastAsia="黑体" w:hAnsi="黑体" w:hint="eastAsia"/>
          <w:kern w:val="24"/>
          <w:szCs w:val="21"/>
        </w:rPr>
        <w:t>类型</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20290B" w:rsidRPr="00491306" w14:paraId="234A8C54" w14:textId="77777777" w:rsidTr="009B28E6">
        <w:trPr>
          <w:cantSplit/>
          <w:trHeight w:val="302"/>
          <w:tblHeader/>
        </w:trPr>
        <w:tc>
          <w:tcPr>
            <w:tcW w:w="1901" w:type="dxa"/>
            <w:gridSpan w:val="3"/>
            <w:vMerge w:val="restart"/>
            <w:vAlign w:val="center"/>
          </w:tcPr>
          <w:p w14:paraId="41E86BCA" w14:textId="77777777" w:rsidR="0020290B" w:rsidRPr="00491306" w:rsidRDefault="00DB26A7" w:rsidP="009B28E6">
            <w:pPr>
              <w:autoSpaceDE w:val="0"/>
              <w:autoSpaceDN w:val="0"/>
              <w:rPr>
                <w:rFonts w:ascii="宋体" w:hAnsi="宋体" w:hint="eastAsia"/>
              </w:rPr>
            </w:pPr>
            <w:r>
              <w:rPr>
                <w:rFonts w:ascii="宋体" w:hAnsi="宋体" w:hint="eastAsia"/>
              </w:rPr>
              <w:t>前轮转弯系统</w:t>
            </w:r>
          </w:p>
        </w:tc>
        <w:tc>
          <w:tcPr>
            <w:tcW w:w="1251" w:type="dxa"/>
            <w:vAlign w:val="center"/>
          </w:tcPr>
          <w:p w14:paraId="0C7BE918" w14:textId="77777777" w:rsidR="0020290B" w:rsidRPr="00491306" w:rsidRDefault="0020290B" w:rsidP="009B28E6">
            <w:pPr>
              <w:autoSpaceDE w:val="0"/>
              <w:autoSpaceDN w:val="0"/>
              <w:rPr>
                <w:rFonts w:ascii="宋体" w:hAnsi="宋体" w:hint="eastAsia"/>
              </w:rPr>
            </w:pPr>
            <w:r w:rsidRPr="00491306">
              <w:rPr>
                <w:rFonts w:ascii="宋体" w:hAnsi="宋体" w:hint="eastAsia"/>
              </w:rPr>
              <w:t>信号名称</w:t>
            </w:r>
          </w:p>
        </w:tc>
        <w:tc>
          <w:tcPr>
            <w:tcW w:w="3055" w:type="dxa"/>
            <w:gridSpan w:val="3"/>
          </w:tcPr>
          <w:p w14:paraId="08AA06DA" w14:textId="77777777" w:rsidR="0020290B" w:rsidRPr="00491306" w:rsidRDefault="00BD5A0E" w:rsidP="009B28E6">
            <w:pPr>
              <w:autoSpaceDE w:val="0"/>
              <w:autoSpaceDN w:val="0"/>
              <w:rPr>
                <w:rFonts w:ascii="宋体" w:hAnsi="宋体" w:hint="eastAsia"/>
              </w:rPr>
            </w:pPr>
            <w:r>
              <w:rPr>
                <w:rFonts w:ascii="宋体" w:hAnsi="宋体" w:hint="eastAsia"/>
              </w:rPr>
              <w:t>控制信号</w:t>
            </w:r>
          </w:p>
        </w:tc>
        <w:tc>
          <w:tcPr>
            <w:tcW w:w="850" w:type="dxa"/>
          </w:tcPr>
          <w:p w14:paraId="7DD59775" w14:textId="77777777" w:rsidR="0020290B" w:rsidRPr="00491306" w:rsidRDefault="0020290B" w:rsidP="009B28E6">
            <w:pPr>
              <w:autoSpaceDE w:val="0"/>
              <w:autoSpaceDN w:val="0"/>
              <w:rPr>
                <w:rFonts w:ascii="宋体" w:hAnsi="宋体" w:hint="eastAsia"/>
              </w:rPr>
            </w:pPr>
            <w:r w:rsidRPr="00491306">
              <w:rPr>
                <w:rFonts w:ascii="宋体" w:hAnsi="宋体" w:hint="eastAsia"/>
              </w:rPr>
              <w:t>版本</w:t>
            </w:r>
          </w:p>
        </w:tc>
        <w:tc>
          <w:tcPr>
            <w:tcW w:w="1465" w:type="dxa"/>
          </w:tcPr>
          <w:p w14:paraId="0620618A" w14:textId="77777777" w:rsidR="0020290B" w:rsidRPr="00491306" w:rsidRDefault="0020290B" w:rsidP="009B28E6">
            <w:pPr>
              <w:autoSpaceDE w:val="0"/>
              <w:autoSpaceDN w:val="0"/>
              <w:rPr>
                <w:rFonts w:ascii="宋体" w:hAnsi="宋体" w:hint="eastAsia"/>
              </w:rPr>
            </w:pPr>
          </w:p>
        </w:tc>
      </w:tr>
      <w:tr w:rsidR="0020290B" w:rsidRPr="00491306" w14:paraId="664629E4" w14:textId="77777777" w:rsidTr="009B28E6">
        <w:trPr>
          <w:cantSplit/>
          <w:trHeight w:val="292"/>
          <w:tblHeader/>
        </w:trPr>
        <w:tc>
          <w:tcPr>
            <w:tcW w:w="1901" w:type="dxa"/>
            <w:gridSpan w:val="3"/>
            <w:vMerge/>
          </w:tcPr>
          <w:p w14:paraId="7DF637E5" w14:textId="77777777" w:rsidR="0020290B" w:rsidRPr="00491306" w:rsidRDefault="0020290B" w:rsidP="009B28E6">
            <w:pPr>
              <w:autoSpaceDE w:val="0"/>
              <w:autoSpaceDN w:val="0"/>
              <w:rPr>
                <w:rFonts w:ascii="宋体" w:hAnsi="宋体" w:hint="eastAsia"/>
              </w:rPr>
            </w:pPr>
          </w:p>
        </w:tc>
        <w:tc>
          <w:tcPr>
            <w:tcW w:w="1251" w:type="dxa"/>
            <w:vAlign w:val="center"/>
          </w:tcPr>
          <w:p w14:paraId="69CB5409"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规范号</w:t>
            </w:r>
          </w:p>
        </w:tc>
        <w:tc>
          <w:tcPr>
            <w:tcW w:w="5370" w:type="dxa"/>
            <w:gridSpan w:val="5"/>
          </w:tcPr>
          <w:p w14:paraId="3863C33F" w14:textId="77777777" w:rsidR="0020290B" w:rsidRPr="00491306" w:rsidRDefault="0020290B" w:rsidP="0020290B">
            <w:pPr>
              <w:autoSpaceDE w:val="0"/>
              <w:autoSpaceDN w:val="0"/>
              <w:rPr>
                <w:rFonts w:ascii="宋体" w:hAnsi="宋体" w:hint="eastAsia"/>
              </w:rPr>
            </w:pPr>
            <w:r>
              <w:rPr>
                <w:rFonts w:ascii="宋体" w:hAnsi="宋体" w:hint="eastAsia"/>
              </w:rPr>
              <w:t>354</w:t>
            </w:r>
          </w:p>
        </w:tc>
      </w:tr>
      <w:tr w:rsidR="0020290B" w:rsidRPr="00491306" w14:paraId="7EC5F847" w14:textId="77777777" w:rsidTr="009B28E6">
        <w:trPr>
          <w:trHeight w:val="282"/>
        </w:trPr>
        <w:tc>
          <w:tcPr>
            <w:tcW w:w="467" w:type="dxa"/>
            <w:vMerge w:val="restart"/>
            <w:vAlign w:val="center"/>
          </w:tcPr>
          <w:p w14:paraId="2CC20026" w14:textId="77777777" w:rsidR="0020290B" w:rsidRPr="00491306" w:rsidRDefault="0020290B" w:rsidP="009B28E6">
            <w:pPr>
              <w:autoSpaceDE w:val="0"/>
              <w:autoSpaceDN w:val="0"/>
              <w:rPr>
                <w:rFonts w:ascii="宋体" w:hAnsi="宋体" w:hint="eastAsia"/>
              </w:rPr>
            </w:pPr>
            <w:r w:rsidRPr="00491306">
              <w:rPr>
                <w:rFonts w:ascii="宋体" w:hAnsi="宋体" w:hint="eastAsia"/>
              </w:rPr>
              <w:t>信</w:t>
            </w:r>
          </w:p>
          <w:p w14:paraId="298C6FFF" w14:textId="77777777" w:rsidR="0020290B" w:rsidRPr="00491306" w:rsidRDefault="0020290B" w:rsidP="009B28E6">
            <w:pPr>
              <w:autoSpaceDE w:val="0"/>
              <w:autoSpaceDN w:val="0"/>
              <w:rPr>
                <w:rFonts w:ascii="宋体" w:hAnsi="宋体" w:hint="eastAsia"/>
              </w:rPr>
            </w:pPr>
            <w:r w:rsidRPr="00491306">
              <w:rPr>
                <w:rFonts w:ascii="宋体" w:hAnsi="宋体" w:hint="eastAsia"/>
              </w:rPr>
              <w:t>号</w:t>
            </w:r>
          </w:p>
          <w:p w14:paraId="0BB15A57" w14:textId="77777777" w:rsidR="0020290B" w:rsidRPr="00491306" w:rsidRDefault="0020290B" w:rsidP="009B28E6">
            <w:pPr>
              <w:autoSpaceDE w:val="0"/>
              <w:autoSpaceDN w:val="0"/>
              <w:rPr>
                <w:rFonts w:ascii="宋体" w:hAnsi="宋体" w:hint="eastAsia"/>
              </w:rPr>
            </w:pPr>
            <w:r w:rsidRPr="00491306">
              <w:rPr>
                <w:rFonts w:ascii="宋体" w:hAnsi="宋体" w:hint="eastAsia"/>
              </w:rPr>
              <w:t>内</w:t>
            </w:r>
          </w:p>
          <w:p w14:paraId="2DE360C5" w14:textId="77777777" w:rsidR="0020290B" w:rsidRPr="00491306" w:rsidRDefault="0020290B" w:rsidP="009B28E6">
            <w:pPr>
              <w:autoSpaceDE w:val="0"/>
              <w:autoSpaceDN w:val="0"/>
              <w:rPr>
                <w:rFonts w:ascii="宋体" w:hAnsi="宋体" w:hint="eastAsia"/>
              </w:rPr>
            </w:pPr>
            <w:r w:rsidRPr="00491306">
              <w:rPr>
                <w:rFonts w:ascii="宋体" w:hAnsi="宋体" w:hint="eastAsia"/>
              </w:rPr>
              <w:t>容</w:t>
            </w:r>
          </w:p>
        </w:tc>
        <w:tc>
          <w:tcPr>
            <w:tcW w:w="1434" w:type="dxa"/>
            <w:gridSpan w:val="2"/>
            <w:vAlign w:val="center"/>
          </w:tcPr>
          <w:p w14:paraId="07044301" w14:textId="77777777" w:rsidR="0020290B" w:rsidRPr="00491306" w:rsidRDefault="0020290B" w:rsidP="009B28E6">
            <w:pPr>
              <w:autoSpaceDE w:val="0"/>
              <w:autoSpaceDN w:val="0"/>
              <w:rPr>
                <w:rFonts w:ascii="宋体" w:hAnsi="宋体" w:hint="eastAsia"/>
              </w:rPr>
            </w:pPr>
            <w:r w:rsidRPr="00491306">
              <w:rPr>
                <w:rFonts w:ascii="宋体" w:hAnsi="宋体" w:hint="eastAsia"/>
              </w:rPr>
              <w:t>信号类型</w:t>
            </w:r>
          </w:p>
        </w:tc>
        <w:tc>
          <w:tcPr>
            <w:tcW w:w="6621" w:type="dxa"/>
            <w:gridSpan w:val="6"/>
          </w:tcPr>
          <w:p w14:paraId="498B443F" w14:textId="77777777" w:rsidR="0020290B" w:rsidRPr="00491306" w:rsidRDefault="0020290B" w:rsidP="009B28E6">
            <w:pPr>
              <w:autoSpaceDE w:val="0"/>
              <w:autoSpaceDN w:val="0"/>
              <w:rPr>
                <w:rFonts w:ascii="宋体" w:hAnsi="宋体" w:hint="eastAsia"/>
              </w:rPr>
            </w:pPr>
            <w:r w:rsidRPr="00491306">
              <w:rPr>
                <w:rFonts w:ascii="宋体" w:hAnsi="宋体" w:hint="eastAsia"/>
              </w:rPr>
              <w:t>整型（32位）</w:t>
            </w:r>
          </w:p>
        </w:tc>
      </w:tr>
      <w:tr w:rsidR="0020290B" w:rsidRPr="00491306" w14:paraId="33ADC0D1" w14:textId="77777777" w:rsidTr="009B28E6">
        <w:trPr>
          <w:trHeight w:val="272"/>
        </w:trPr>
        <w:tc>
          <w:tcPr>
            <w:tcW w:w="467" w:type="dxa"/>
            <w:vMerge/>
          </w:tcPr>
          <w:p w14:paraId="0BD2C25E"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2F774C51"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源</w:t>
            </w:r>
          </w:p>
        </w:tc>
        <w:tc>
          <w:tcPr>
            <w:tcW w:w="6621" w:type="dxa"/>
            <w:gridSpan w:val="6"/>
          </w:tcPr>
          <w:p w14:paraId="0EB793CC" w14:textId="77777777" w:rsidR="0020290B" w:rsidRPr="00491306" w:rsidRDefault="00545A79" w:rsidP="009B28E6">
            <w:pPr>
              <w:autoSpaceDE w:val="0"/>
              <w:autoSpaceDN w:val="0"/>
              <w:rPr>
                <w:rFonts w:ascii="宋体" w:hAnsi="宋体" w:hint="eastAsia"/>
              </w:rPr>
            </w:pPr>
            <w:r>
              <w:rPr>
                <w:rFonts w:ascii="宋体" w:hAnsi="宋体" w:hint="eastAsia"/>
              </w:rPr>
              <w:t>RDCU</w:t>
            </w:r>
          </w:p>
        </w:tc>
      </w:tr>
      <w:tr w:rsidR="0020290B" w:rsidRPr="00491306" w14:paraId="1CF1B4CA" w14:textId="77777777" w:rsidTr="009B28E6">
        <w:trPr>
          <w:trHeight w:val="262"/>
        </w:trPr>
        <w:tc>
          <w:tcPr>
            <w:tcW w:w="467" w:type="dxa"/>
            <w:vMerge/>
          </w:tcPr>
          <w:p w14:paraId="2BCAE53F"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21C97B21"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分    布</w:t>
            </w:r>
          </w:p>
        </w:tc>
        <w:tc>
          <w:tcPr>
            <w:tcW w:w="6621" w:type="dxa"/>
            <w:gridSpan w:val="6"/>
          </w:tcPr>
          <w:p w14:paraId="49856147" w14:textId="77777777" w:rsidR="0020290B" w:rsidRPr="00491306" w:rsidRDefault="0020290B" w:rsidP="009B28E6">
            <w:pPr>
              <w:autoSpaceDE w:val="0"/>
              <w:autoSpaceDN w:val="0"/>
              <w:rPr>
                <w:rFonts w:ascii="宋体" w:hAnsi="宋体" w:hint="eastAsia"/>
              </w:rPr>
            </w:pPr>
          </w:p>
        </w:tc>
      </w:tr>
      <w:tr w:rsidR="0020290B" w:rsidRPr="00491306" w14:paraId="54061C0B" w14:textId="77777777" w:rsidTr="009B28E6">
        <w:trPr>
          <w:trHeight w:val="231"/>
        </w:trPr>
        <w:tc>
          <w:tcPr>
            <w:tcW w:w="467" w:type="dxa"/>
            <w:vMerge/>
          </w:tcPr>
          <w:p w14:paraId="7FB1749B"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55D36C99"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单    位</w:t>
            </w:r>
          </w:p>
        </w:tc>
        <w:tc>
          <w:tcPr>
            <w:tcW w:w="6621" w:type="dxa"/>
            <w:gridSpan w:val="6"/>
          </w:tcPr>
          <w:p w14:paraId="2AFA0106" w14:textId="77777777" w:rsidR="0020290B" w:rsidRPr="00491306" w:rsidRDefault="0020290B" w:rsidP="009B28E6">
            <w:pPr>
              <w:autoSpaceDE w:val="0"/>
              <w:autoSpaceDN w:val="0"/>
              <w:rPr>
                <w:rFonts w:ascii="宋体" w:hAnsi="宋体" w:hint="eastAsia"/>
              </w:rPr>
            </w:pPr>
          </w:p>
        </w:tc>
      </w:tr>
      <w:tr w:rsidR="0020290B" w:rsidRPr="00491306" w14:paraId="73F4130E" w14:textId="77777777" w:rsidTr="009B28E6">
        <w:trPr>
          <w:trHeight w:val="207"/>
        </w:trPr>
        <w:tc>
          <w:tcPr>
            <w:tcW w:w="467" w:type="dxa"/>
            <w:vMerge/>
          </w:tcPr>
          <w:p w14:paraId="096EBC2C"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7835A638"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信号范围</w:t>
            </w:r>
          </w:p>
        </w:tc>
        <w:tc>
          <w:tcPr>
            <w:tcW w:w="6621" w:type="dxa"/>
            <w:gridSpan w:val="6"/>
          </w:tcPr>
          <w:p w14:paraId="3D36A210" w14:textId="77777777" w:rsidR="0020290B" w:rsidRPr="00491306" w:rsidRDefault="0020290B" w:rsidP="009B28E6">
            <w:pPr>
              <w:autoSpaceDE w:val="0"/>
              <w:autoSpaceDN w:val="0"/>
              <w:rPr>
                <w:rFonts w:ascii="宋体" w:hAnsi="宋体" w:hint="eastAsia"/>
              </w:rPr>
            </w:pPr>
          </w:p>
        </w:tc>
      </w:tr>
      <w:tr w:rsidR="0020290B" w:rsidRPr="00491306" w14:paraId="46951C38" w14:textId="77777777" w:rsidTr="009B28E6">
        <w:trPr>
          <w:trHeight w:val="311"/>
        </w:trPr>
        <w:tc>
          <w:tcPr>
            <w:tcW w:w="467" w:type="dxa"/>
            <w:vMerge/>
          </w:tcPr>
          <w:p w14:paraId="758BF8B8"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15D195C5"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分 辨 率</w:t>
            </w:r>
          </w:p>
        </w:tc>
        <w:tc>
          <w:tcPr>
            <w:tcW w:w="6621" w:type="dxa"/>
            <w:gridSpan w:val="6"/>
          </w:tcPr>
          <w:p w14:paraId="246B61D6" w14:textId="77777777" w:rsidR="0020290B" w:rsidRPr="00491306" w:rsidRDefault="0020290B" w:rsidP="009B28E6">
            <w:pPr>
              <w:autoSpaceDE w:val="0"/>
              <w:autoSpaceDN w:val="0"/>
              <w:rPr>
                <w:rFonts w:ascii="宋体" w:hAnsi="宋体" w:hint="eastAsia"/>
              </w:rPr>
            </w:pPr>
          </w:p>
        </w:tc>
      </w:tr>
      <w:tr w:rsidR="0020290B" w:rsidRPr="00491306" w14:paraId="52E39388" w14:textId="77777777" w:rsidTr="009B28E6">
        <w:trPr>
          <w:trHeight w:val="201"/>
        </w:trPr>
        <w:tc>
          <w:tcPr>
            <w:tcW w:w="467" w:type="dxa"/>
            <w:vMerge/>
          </w:tcPr>
          <w:p w14:paraId="61686323"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7CB02AE6"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精    度</w:t>
            </w:r>
          </w:p>
        </w:tc>
        <w:tc>
          <w:tcPr>
            <w:tcW w:w="6621" w:type="dxa"/>
            <w:gridSpan w:val="6"/>
          </w:tcPr>
          <w:p w14:paraId="0D6ABD0F" w14:textId="77777777" w:rsidR="0020290B" w:rsidRPr="00491306" w:rsidRDefault="0020290B" w:rsidP="009B28E6">
            <w:pPr>
              <w:autoSpaceDE w:val="0"/>
              <w:autoSpaceDN w:val="0"/>
              <w:rPr>
                <w:rFonts w:ascii="宋体" w:hAnsi="宋体" w:hint="eastAsia"/>
              </w:rPr>
            </w:pPr>
          </w:p>
        </w:tc>
      </w:tr>
      <w:tr w:rsidR="006B0596" w:rsidRPr="00491306" w14:paraId="25A79CBB" w14:textId="77777777" w:rsidTr="009B28E6">
        <w:trPr>
          <w:trHeight w:val="201"/>
        </w:trPr>
        <w:tc>
          <w:tcPr>
            <w:tcW w:w="467" w:type="dxa"/>
            <w:vMerge/>
          </w:tcPr>
          <w:p w14:paraId="7F9FB340"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2CAC9F34" w14:textId="77777777" w:rsidR="006B0596" w:rsidRPr="00491306" w:rsidRDefault="006B0596" w:rsidP="006B0596">
            <w:pPr>
              <w:autoSpaceDE w:val="0"/>
              <w:autoSpaceDN w:val="0"/>
              <w:jc w:val="center"/>
              <w:rPr>
                <w:rFonts w:ascii="宋体" w:hAnsi="宋体" w:hint="eastAsia"/>
              </w:rPr>
            </w:pPr>
            <w:r>
              <w:rPr>
                <w:rFonts w:ascii="宋体" w:hAnsi="宋体" w:hint="eastAsia"/>
              </w:rPr>
              <w:t>码    制</w:t>
            </w:r>
          </w:p>
        </w:tc>
        <w:tc>
          <w:tcPr>
            <w:tcW w:w="6621" w:type="dxa"/>
            <w:gridSpan w:val="6"/>
          </w:tcPr>
          <w:p w14:paraId="75645897" w14:textId="77777777" w:rsidR="006B0596" w:rsidRPr="00491306" w:rsidRDefault="006B0596" w:rsidP="006B0596">
            <w:pPr>
              <w:autoSpaceDE w:val="0"/>
              <w:autoSpaceDN w:val="0"/>
              <w:rPr>
                <w:rFonts w:ascii="宋体" w:hAnsi="宋体" w:hint="eastAsia"/>
              </w:rPr>
            </w:pPr>
            <w:r>
              <w:rPr>
                <w:rFonts w:ascii="宋体" w:hAnsi="宋体" w:hint="eastAsia"/>
              </w:rPr>
              <w:t>BNR</w:t>
            </w:r>
          </w:p>
        </w:tc>
      </w:tr>
      <w:tr w:rsidR="006B0596" w:rsidRPr="00491306" w14:paraId="22E68607" w14:textId="77777777" w:rsidTr="009B28E6">
        <w:trPr>
          <w:trHeight w:val="167"/>
        </w:trPr>
        <w:tc>
          <w:tcPr>
            <w:tcW w:w="467" w:type="dxa"/>
            <w:vMerge/>
          </w:tcPr>
          <w:p w14:paraId="2A347FC9"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3B17114B" w14:textId="77777777" w:rsidR="006B0596" w:rsidRPr="00491306" w:rsidRDefault="006B0596" w:rsidP="006B0596">
            <w:pPr>
              <w:autoSpaceDE w:val="0"/>
              <w:autoSpaceDN w:val="0"/>
              <w:jc w:val="center"/>
              <w:rPr>
                <w:rFonts w:ascii="宋体" w:hAnsi="宋体" w:hint="eastAsia"/>
              </w:rPr>
            </w:pPr>
            <w:r>
              <w:rPr>
                <w:rFonts w:ascii="宋体" w:hAnsi="宋体" w:hint="eastAsia"/>
              </w:rPr>
              <w:t>发送</w:t>
            </w:r>
            <w:r w:rsidRPr="00491306">
              <w:rPr>
                <w:rFonts w:ascii="宋体" w:hAnsi="宋体" w:hint="eastAsia"/>
              </w:rPr>
              <w:t>速率</w:t>
            </w:r>
          </w:p>
        </w:tc>
        <w:tc>
          <w:tcPr>
            <w:tcW w:w="6621" w:type="dxa"/>
            <w:gridSpan w:val="6"/>
          </w:tcPr>
          <w:p w14:paraId="7EFF4AD3" w14:textId="77777777" w:rsidR="006B0596" w:rsidRPr="00491306" w:rsidRDefault="006B0596" w:rsidP="006B0596">
            <w:pPr>
              <w:autoSpaceDE w:val="0"/>
              <w:autoSpaceDN w:val="0"/>
              <w:rPr>
                <w:rFonts w:ascii="宋体" w:hAnsi="宋体" w:hint="eastAsia"/>
              </w:rPr>
            </w:pPr>
            <w:r>
              <w:rPr>
                <w:rFonts w:ascii="宋体" w:hAnsi="宋体" w:hint="eastAsia"/>
              </w:rPr>
              <w:t>100kbps</w:t>
            </w:r>
          </w:p>
        </w:tc>
      </w:tr>
      <w:tr w:rsidR="0020290B" w:rsidRPr="00491306" w14:paraId="1EA04672" w14:textId="77777777" w:rsidTr="009B28E6">
        <w:trPr>
          <w:trHeight w:val="482"/>
        </w:trPr>
        <w:tc>
          <w:tcPr>
            <w:tcW w:w="467" w:type="dxa"/>
            <w:vMerge w:val="restart"/>
            <w:vAlign w:val="center"/>
          </w:tcPr>
          <w:p w14:paraId="00B07A50" w14:textId="77777777" w:rsidR="0020290B" w:rsidRPr="00491306" w:rsidRDefault="0020290B" w:rsidP="009B28E6">
            <w:pPr>
              <w:autoSpaceDE w:val="0"/>
              <w:autoSpaceDN w:val="0"/>
              <w:rPr>
                <w:rFonts w:ascii="宋体" w:hAnsi="宋体" w:hint="eastAsia"/>
              </w:rPr>
            </w:pPr>
            <w:r w:rsidRPr="00491306">
              <w:rPr>
                <w:rFonts w:ascii="宋体" w:hAnsi="宋体" w:hint="eastAsia"/>
              </w:rPr>
              <w:t>数据格式</w:t>
            </w:r>
          </w:p>
        </w:tc>
        <w:tc>
          <w:tcPr>
            <w:tcW w:w="718" w:type="dxa"/>
            <w:vAlign w:val="center"/>
          </w:tcPr>
          <w:p w14:paraId="0D50F248" w14:textId="77777777" w:rsidR="0020290B" w:rsidRPr="00491306" w:rsidRDefault="0020290B" w:rsidP="009B28E6">
            <w:pPr>
              <w:autoSpaceDE w:val="0"/>
              <w:autoSpaceDN w:val="0"/>
              <w:rPr>
                <w:rFonts w:ascii="宋体" w:hAnsi="宋体" w:hint="eastAsia"/>
              </w:rPr>
            </w:pPr>
            <w:r w:rsidRPr="00491306">
              <w:rPr>
                <w:rFonts w:ascii="宋体" w:hAnsi="宋体" w:hint="eastAsia"/>
              </w:rPr>
              <w:t>数位</w:t>
            </w:r>
          </w:p>
        </w:tc>
        <w:tc>
          <w:tcPr>
            <w:tcW w:w="3243" w:type="dxa"/>
            <w:gridSpan w:val="3"/>
            <w:vAlign w:val="center"/>
          </w:tcPr>
          <w:p w14:paraId="756B75DE" w14:textId="77777777" w:rsidR="0020290B" w:rsidRPr="00491306" w:rsidRDefault="0020290B" w:rsidP="009B28E6">
            <w:pPr>
              <w:autoSpaceDE w:val="0"/>
              <w:autoSpaceDN w:val="0"/>
              <w:rPr>
                <w:rFonts w:ascii="宋体" w:hAnsi="宋体" w:hint="eastAsia"/>
              </w:rPr>
            </w:pPr>
            <w:r w:rsidRPr="00491306">
              <w:rPr>
                <w:rFonts w:ascii="宋体" w:hAnsi="宋体" w:hint="eastAsia"/>
              </w:rPr>
              <w:t>说     明</w:t>
            </w:r>
          </w:p>
        </w:tc>
        <w:tc>
          <w:tcPr>
            <w:tcW w:w="720" w:type="dxa"/>
            <w:vAlign w:val="center"/>
          </w:tcPr>
          <w:p w14:paraId="3695B674" w14:textId="77777777" w:rsidR="0020290B" w:rsidRPr="00491306" w:rsidRDefault="0020290B" w:rsidP="009B28E6">
            <w:pPr>
              <w:autoSpaceDE w:val="0"/>
              <w:autoSpaceDN w:val="0"/>
              <w:rPr>
                <w:rFonts w:ascii="宋体" w:hAnsi="宋体" w:hint="eastAsia"/>
              </w:rPr>
            </w:pPr>
            <w:r w:rsidRPr="00491306">
              <w:rPr>
                <w:rFonts w:ascii="宋体" w:hAnsi="宋体" w:hint="eastAsia"/>
              </w:rPr>
              <w:t>数位</w:t>
            </w:r>
          </w:p>
        </w:tc>
        <w:tc>
          <w:tcPr>
            <w:tcW w:w="3374" w:type="dxa"/>
            <w:gridSpan w:val="3"/>
            <w:vAlign w:val="center"/>
          </w:tcPr>
          <w:p w14:paraId="2885587C" w14:textId="77777777" w:rsidR="0020290B" w:rsidRPr="00491306" w:rsidRDefault="0020290B" w:rsidP="009B28E6">
            <w:pPr>
              <w:autoSpaceDE w:val="0"/>
              <w:autoSpaceDN w:val="0"/>
              <w:rPr>
                <w:rFonts w:ascii="宋体" w:hAnsi="宋体" w:hint="eastAsia"/>
              </w:rPr>
            </w:pPr>
            <w:r w:rsidRPr="00491306">
              <w:rPr>
                <w:rFonts w:ascii="宋体" w:hAnsi="宋体" w:hint="eastAsia"/>
              </w:rPr>
              <w:t>说     明</w:t>
            </w:r>
          </w:p>
        </w:tc>
      </w:tr>
      <w:tr w:rsidR="0020290B" w:rsidRPr="00491306" w14:paraId="1531EB6D" w14:textId="77777777" w:rsidTr="009B28E6">
        <w:trPr>
          <w:trHeight w:val="149"/>
        </w:trPr>
        <w:tc>
          <w:tcPr>
            <w:tcW w:w="467" w:type="dxa"/>
            <w:vMerge/>
          </w:tcPr>
          <w:p w14:paraId="05BB3C23" w14:textId="77777777" w:rsidR="0020290B" w:rsidRPr="00491306" w:rsidRDefault="0020290B" w:rsidP="009B28E6">
            <w:pPr>
              <w:autoSpaceDE w:val="0"/>
              <w:autoSpaceDN w:val="0"/>
              <w:rPr>
                <w:rFonts w:ascii="宋体" w:hAnsi="宋体" w:hint="eastAsia"/>
              </w:rPr>
            </w:pPr>
          </w:p>
        </w:tc>
        <w:tc>
          <w:tcPr>
            <w:tcW w:w="718" w:type="dxa"/>
            <w:vAlign w:val="center"/>
          </w:tcPr>
          <w:p w14:paraId="7AFED172"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01</w:t>
            </w:r>
          </w:p>
        </w:tc>
        <w:tc>
          <w:tcPr>
            <w:tcW w:w="3243" w:type="dxa"/>
            <w:gridSpan w:val="3"/>
          </w:tcPr>
          <w:p w14:paraId="1CB5EE3D" w14:textId="77777777" w:rsidR="0020290B" w:rsidRPr="00491306" w:rsidRDefault="0020290B" w:rsidP="009B28E6">
            <w:r>
              <w:rPr>
                <w:rFonts w:hint="eastAsia"/>
              </w:rPr>
              <w:t>1</w:t>
            </w:r>
          </w:p>
        </w:tc>
        <w:tc>
          <w:tcPr>
            <w:tcW w:w="720" w:type="dxa"/>
            <w:vAlign w:val="center"/>
          </w:tcPr>
          <w:p w14:paraId="0A815C53"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17</w:t>
            </w:r>
          </w:p>
        </w:tc>
        <w:tc>
          <w:tcPr>
            <w:tcW w:w="3374" w:type="dxa"/>
            <w:gridSpan w:val="3"/>
            <w:vAlign w:val="center"/>
          </w:tcPr>
          <w:p w14:paraId="1FBF9E8B" w14:textId="77777777" w:rsidR="0020290B" w:rsidRPr="00491306" w:rsidRDefault="0020290B" w:rsidP="009B28E6">
            <w:pPr>
              <w:jc w:val="left"/>
              <w:rPr>
                <w:rFonts w:ascii="宋体" w:hAnsi="宋体" w:hint="eastAsia"/>
                <w:szCs w:val="21"/>
              </w:rPr>
            </w:pPr>
            <w:r>
              <w:rPr>
                <w:rFonts w:hint="eastAsia"/>
              </w:rPr>
              <w:t>飞机轮载信号：</w:t>
            </w:r>
            <w:r w:rsidRPr="00491306">
              <w:rPr>
                <w:rFonts w:ascii="Arial" w:hAnsi="Arial" w:cs="Arial"/>
              </w:rPr>
              <w:t>MSB</w:t>
            </w:r>
          </w:p>
        </w:tc>
      </w:tr>
      <w:tr w:rsidR="0020290B" w:rsidRPr="00491306" w14:paraId="04A91050" w14:textId="77777777" w:rsidTr="009B28E6">
        <w:trPr>
          <w:trHeight w:val="309"/>
        </w:trPr>
        <w:tc>
          <w:tcPr>
            <w:tcW w:w="467" w:type="dxa"/>
            <w:vMerge/>
          </w:tcPr>
          <w:p w14:paraId="37217F87" w14:textId="77777777" w:rsidR="0020290B" w:rsidRPr="00491306" w:rsidRDefault="0020290B" w:rsidP="009B28E6">
            <w:pPr>
              <w:autoSpaceDE w:val="0"/>
              <w:autoSpaceDN w:val="0"/>
              <w:rPr>
                <w:rFonts w:ascii="宋体" w:hAnsi="宋体" w:hint="eastAsia"/>
              </w:rPr>
            </w:pPr>
          </w:p>
        </w:tc>
        <w:tc>
          <w:tcPr>
            <w:tcW w:w="718" w:type="dxa"/>
            <w:vAlign w:val="center"/>
          </w:tcPr>
          <w:p w14:paraId="1B262A19"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02</w:t>
            </w:r>
          </w:p>
        </w:tc>
        <w:tc>
          <w:tcPr>
            <w:tcW w:w="3243" w:type="dxa"/>
            <w:gridSpan w:val="3"/>
          </w:tcPr>
          <w:p w14:paraId="2229C292" w14:textId="77777777" w:rsidR="0020290B" w:rsidRPr="00491306" w:rsidRDefault="0020290B" w:rsidP="009B28E6">
            <w:r w:rsidRPr="00491306">
              <w:t>1</w:t>
            </w:r>
          </w:p>
        </w:tc>
        <w:tc>
          <w:tcPr>
            <w:tcW w:w="720" w:type="dxa"/>
            <w:vAlign w:val="center"/>
          </w:tcPr>
          <w:p w14:paraId="371A2B70"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18</w:t>
            </w:r>
          </w:p>
        </w:tc>
        <w:tc>
          <w:tcPr>
            <w:tcW w:w="3374" w:type="dxa"/>
            <w:gridSpan w:val="3"/>
          </w:tcPr>
          <w:p w14:paraId="02013DB6" w14:textId="77777777" w:rsidR="0020290B" w:rsidRDefault="0020290B" w:rsidP="009B28E6">
            <w:r w:rsidRPr="009B7A0A">
              <w:rPr>
                <w:rFonts w:hint="eastAsia"/>
              </w:rPr>
              <w:t>预留</w:t>
            </w:r>
          </w:p>
        </w:tc>
      </w:tr>
      <w:tr w:rsidR="0020290B" w:rsidRPr="00491306" w14:paraId="767550AF" w14:textId="77777777" w:rsidTr="009B28E6">
        <w:trPr>
          <w:trHeight w:val="285"/>
        </w:trPr>
        <w:tc>
          <w:tcPr>
            <w:tcW w:w="467" w:type="dxa"/>
            <w:vMerge/>
          </w:tcPr>
          <w:p w14:paraId="64E39272" w14:textId="77777777" w:rsidR="0020290B" w:rsidRPr="00491306" w:rsidRDefault="0020290B" w:rsidP="009B28E6">
            <w:pPr>
              <w:autoSpaceDE w:val="0"/>
              <w:autoSpaceDN w:val="0"/>
              <w:rPr>
                <w:rFonts w:ascii="宋体" w:hAnsi="宋体" w:hint="eastAsia"/>
              </w:rPr>
            </w:pPr>
          </w:p>
        </w:tc>
        <w:tc>
          <w:tcPr>
            <w:tcW w:w="718" w:type="dxa"/>
            <w:vAlign w:val="center"/>
          </w:tcPr>
          <w:p w14:paraId="097617E5"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03</w:t>
            </w:r>
          </w:p>
        </w:tc>
        <w:tc>
          <w:tcPr>
            <w:tcW w:w="3243" w:type="dxa"/>
            <w:gridSpan w:val="3"/>
          </w:tcPr>
          <w:p w14:paraId="127F5362" w14:textId="77777777" w:rsidR="0020290B" w:rsidRPr="00491306" w:rsidRDefault="0020290B" w:rsidP="009B28E6">
            <w:r>
              <w:rPr>
                <w:rFonts w:hint="eastAsia"/>
              </w:rPr>
              <w:t>1</w:t>
            </w:r>
          </w:p>
        </w:tc>
        <w:tc>
          <w:tcPr>
            <w:tcW w:w="720" w:type="dxa"/>
            <w:vAlign w:val="center"/>
          </w:tcPr>
          <w:p w14:paraId="39AE8A01"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19</w:t>
            </w:r>
          </w:p>
        </w:tc>
        <w:tc>
          <w:tcPr>
            <w:tcW w:w="3374" w:type="dxa"/>
            <w:gridSpan w:val="3"/>
          </w:tcPr>
          <w:p w14:paraId="77F11310" w14:textId="77777777" w:rsidR="0020290B" w:rsidRDefault="0020290B" w:rsidP="009B28E6">
            <w:r w:rsidRPr="009B7A0A">
              <w:rPr>
                <w:rFonts w:hint="eastAsia"/>
              </w:rPr>
              <w:t>预留</w:t>
            </w:r>
          </w:p>
        </w:tc>
      </w:tr>
      <w:tr w:rsidR="0020290B" w:rsidRPr="00491306" w14:paraId="54886C93" w14:textId="77777777" w:rsidTr="009B28E6">
        <w:trPr>
          <w:trHeight w:val="275"/>
        </w:trPr>
        <w:tc>
          <w:tcPr>
            <w:tcW w:w="467" w:type="dxa"/>
            <w:vMerge/>
          </w:tcPr>
          <w:p w14:paraId="0DA53DCB" w14:textId="77777777" w:rsidR="0020290B" w:rsidRPr="00491306" w:rsidRDefault="0020290B" w:rsidP="009B28E6">
            <w:pPr>
              <w:autoSpaceDE w:val="0"/>
              <w:autoSpaceDN w:val="0"/>
              <w:rPr>
                <w:rFonts w:ascii="宋体" w:hAnsi="宋体" w:hint="eastAsia"/>
              </w:rPr>
            </w:pPr>
          </w:p>
        </w:tc>
        <w:tc>
          <w:tcPr>
            <w:tcW w:w="718" w:type="dxa"/>
            <w:vAlign w:val="center"/>
          </w:tcPr>
          <w:p w14:paraId="17403DBC"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04</w:t>
            </w:r>
          </w:p>
        </w:tc>
        <w:tc>
          <w:tcPr>
            <w:tcW w:w="3243" w:type="dxa"/>
            <w:gridSpan w:val="3"/>
          </w:tcPr>
          <w:p w14:paraId="168D167D" w14:textId="77777777" w:rsidR="0020290B" w:rsidRPr="00491306" w:rsidRDefault="0020290B" w:rsidP="009B28E6">
            <w:r w:rsidRPr="00491306">
              <w:t>0</w:t>
            </w:r>
          </w:p>
        </w:tc>
        <w:tc>
          <w:tcPr>
            <w:tcW w:w="720" w:type="dxa"/>
            <w:vAlign w:val="center"/>
          </w:tcPr>
          <w:p w14:paraId="3DA46DEF"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20</w:t>
            </w:r>
          </w:p>
        </w:tc>
        <w:tc>
          <w:tcPr>
            <w:tcW w:w="3374" w:type="dxa"/>
            <w:gridSpan w:val="3"/>
          </w:tcPr>
          <w:p w14:paraId="681A5053" w14:textId="77777777" w:rsidR="0020290B" w:rsidRDefault="0020290B" w:rsidP="009B28E6">
            <w:r w:rsidRPr="006C7466">
              <w:rPr>
                <w:rFonts w:hint="eastAsia"/>
              </w:rPr>
              <w:t>预留</w:t>
            </w:r>
          </w:p>
        </w:tc>
      </w:tr>
      <w:tr w:rsidR="0020290B" w:rsidRPr="00491306" w14:paraId="1B525882" w14:textId="77777777" w:rsidTr="009B28E6">
        <w:trPr>
          <w:trHeight w:val="265"/>
        </w:trPr>
        <w:tc>
          <w:tcPr>
            <w:tcW w:w="467" w:type="dxa"/>
            <w:vMerge/>
          </w:tcPr>
          <w:p w14:paraId="10BA16E0" w14:textId="77777777" w:rsidR="0020290B" w:rsidRPr="00491306" w:rsidRDefault="0020290B" w:rsidP="009B28E6">
            <w:pPr>
              <w:autoSpaceDE w:val="0"/>
              <w:autoSpaceDN w:val="0"/>
              <w:rPr>
                <w:rFonts w:ascii="宋体" w:hAnsi="宋体" w:hint="eastAsia"/>
              </w:rPr>
            </w:pPr>
          </w:p>
        </w:tc>
        <w:tc>
          <w:tcPr>
            <w:tcW w:w="718" w:type="dxa"/>
            <w:vAlign w:val="center"/>
          </w:tcPr>
          <w:p w14:paraId="4E0C5030"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05</w:t>
            </w:r>
          </w:p>
        </w:tc>
        <w:tc>
          <w:tcPr>
            <w:tcW w:w="3243" w:type="dxa"/>
            <w:gridSpan w:val="3"/>
          </w:tcPr>
          <w:p w14:paraId="496D1FD9" w14:textId="77777777" w:rsidR="0020290B" w:rsidRPr="00491306" w:rsidRDefault="0020290B" w:rsidP="009B28E6">
            <w:r>
              <w:rPr>
                <w:rFonts w:hint="eastAsia"/>
              </w:rPr>
              <w:t>1</w:t>
            </w:r>
          </w:p>
        </w:tc>
        <w:tc>
          <w:tcPr>
            <w:tcW w:w="720" w:type="dxa"/>
            <w:vAlign w:val="center"/>
          </w:tcPr>
          <w:p w14:paraId="7A6B9C93"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21</w:t>
            </w:r>
          </w:p>
        </w:tc>
        <w:tc>
          <w:tcPr>
            <w:tcW w:w="3374" w:type="dxa"/>
            <w:gridSpan w:val="3"/>
          </w:tcPr>
          <w:p w14:paraId="0D629DF4" w14:textId="77777777" w:rsidR="0020290B" w:rsidRDefault="0020290B" w:rsidP="009B28E6">
            <w:r w:rsidRPr="006C7466">
              <w:rPr>
                <w:rFonts w:hint="eastAsia"/>
              </w:rPr>
              <w:t>预留</w:t>
            </w:r>
          </w:p>
        </w:tc>
      </w:tr>
      <w:tr w:rsidR="0020290B" w:rsidRPr="00491306" w14:paraId="426D07CE" w14:textId="77777777" w:rsidTr="009B28E6">
        <w:trPr>
          <w:trHeight w:val="255"/>
        </w:trPr>
        <w:tc>
          <w:tcPr>
            <w:tcW w:w="467" w:type="dxa"/>
            <w:vMerge/>
          </w:tcPr>
          <w:p w14:paraId="411A35EA" w14:textId="77777777" w:rsidR="0020290B" w:rsidRPr="00491306" w:rsidRDefault="0020290B" w:rsidP="009B28E6">
            <w:pPr>
              <w:autoSpaceDE w:val="0"/>
              <w:autoSpaceDN w:val="0"/>
              <w:rPr>
                <w:rFonts w:ascii="宋体" w:hAnsi="宋体" w:hint="eastAsia"/>
              </w:rPr>
            </w:pPr>
          </w:p>
        </w:tc>
        <w:tc>
          <w:tcPr>
            <w:tcW w:w="718" w:type="dxa"/>
            <w:vAlign w:val="center"/>
          </w:tcPr>
          <w:p w14:paraId="25931ED0"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06</w:t>
            </w:r>
          </w:p>
        </w:tc>
        <w:tc>
          <w:tcPr>
            <w:tcW w:w="3243" w:type="dxa"/>
            <w:gridSpan w:val="3"/>
          </w:tcPr>
          <w:p w14:paraId="1811CC02" w14:textId="77777777" w:rsidR="0020290B" w:rsidRPr="00491306" w:rsidRDefault="0020290B" w:rsidP="009B28E6">
            <w:r>
              <w:rPr>
                <w:rFonts w:hint="eastAsia"/>
              </w:rPr>
              <w:t>1</w:t>
            </w:r>
          </w:p>
        </w:tc>
        <w:tc>
          <w:tcPr>
            <w:tcW w:w="720" w:type="dxa"/>
            <w:vAlign w:val="center"/>
          </w:tcPr>
          <w:p w14:paraId="7DCC3646"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22</w:t>
            </w:r>
          </w:p>
        </w:tc>
        <w:tc>
          <w:tcPr>
            <w:tcW w:w="3374" w:type="dxa"/>
            <w:gridSpan w:val="3"/>
          </w:tcPr>
          <w:p w14:paraId="1E4B1B8F" w14:textId="77777777" w:rsidR="0020290B" w:rsidRDefault="0020290B" w:rsidP="009B28E6">
            <w:r w:rsidRPr="006C7466">
              <w:rPr>
                <w:rFonts w:hint="eastAsia"/>
              </w:rPr>
              <w:t>预留</w:t>
            </w:r>
          </w:p>
        </w:tc>
      </w:tr>
      <w:tr w:rsidR="0020290B" w:rsidRPr="00491306" w14:paraId="75069348" w14:textId="77777777" w:rsidTr="009B28E6">
        <w:trPr>
          <w:trHeight w:val="244"/>
        </w:trPr>
        <w:tc>
          <w:tcPr>
            <w:tcW w:w="467" w:type="dxa"/>
            <w:vMerge/>
          </w:tcPr>
          <w:p w14:paraId="6BD12EEB" w14:textId="77777777" w:rsidR="0020290B" w:rsidRPr="00491306" w:rsidRDefault="0020290B" w:rsidP="009B28E6">
            <w:pPr>
              <w:autoSpaceDE w:val="0"/>
              <w:autoSpaceDN w:val="0"/>
              <w:rPr>
                <w:rFonts w:ascii="宋体" w:hAnsi="宋体" w:hint="eastAsia"/>
              </w:rPr>
            </w:pPr>
          </w:p>
        </w:tc>
        <w:tc>
          <w:tcPr>
            <w:tcW w:w="718" w:type="dxa"/>
            <w:vAlign w:val="center"/>
          </w:tcPr>
          <w:p w14:paraId="5301D958"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07</w:t>
            </w:r>
          </w:p>
        </w:tc>
        <w:tc>
          <w:tcPr>
            <w:tcW w:w="3243" w:type="dxa"/>
            <w:gridSpan w:val="3"/>
          </w:tcPr>
          <w:p w14:paraId="08FBD512" w14:textId="77777777" w:rsidR="0020290B" w:rsidRPr="00FB00EC" w:rsidRDefault="0020290B" w:rsidP="009B28E6">
            <w:pPr>
              <w:rPr>
                <w:color w:val="000000"/>
              </w:rPr>
            </w:pPr>
            <w:r>
              <w:rPr>
                <w:rFonts w:hint="eastAsia"/>
                <w:color w:val="000000"/>
              </w:rPr>
              <w:t>0</w:t>
            </w:r>
          </w:p>
        </w:tc>
        <w:tc>
          <w:tcPr>
            <w:tcW w:w="720" w:type="dxa"/>
            <w:vAlign w:val="center"/>
          </w:tcPr>
          <w:p w14:paraId="4029CDAF"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23</w:t>
            </w:r>
          </w:p>
        </w:tc>
        <w:tc>
          <w:tcPr>
            <w:tcW w:w="3374" w:type="dxa"/>
            <w:gridSpan w:val="3"/>
          </w:tcPr>
          <w:p w14:paraId="1EC48A9E" w14:textId="77777777" w:rsidR="0020290B" w:rsidRDefault="0020290B" w:rsidP="009B28E6">
            <w:r w:rsidRPr="006C7466">
              <w:rPr>
                <w:rFonts w:hint="eastAsia"/>
              </w:rPr>
              <w:t>预留</w:t>
            </w:r>
          </w:p>
        </w:tc>
      </w:tr>
      <w:tr w:rsidR="0020290B" w:rsidRPr="00491306" w14:paraId="338D0951" w14:textId="77777777" w:rsidTr="009B28E6">
        <w:trPr>
          <w:trHeight w:val="235"/>
        </w:trPr>
        <w:tc>
          <w:tcPr>
            <w:tcW w:w="467" w:type="dxa"/>
            <w:vMerge/>
          </w:tcPr>
          <w:p w14:paraId="184D20BA" w14:textId="77777777" w:rsidR="0020290B" w:rsidRPr="00491306" w:rsidRDefault="0020290B" w:rsidP="009B28E6">
            <w:pPr>
              <w:autoSpaceDE w:val="0"/>
              <w:autoSpaceDN w:val="0"/>
              <w:rPr>
                <w:rFonts w:ascii="宋体" w:hAnsi="宋体" w:hint="eastAsia"/>
              </w:rPr>
            </w:pPr>
          </w:p>
        </w:tc>
        <w:tc>
          <w:tcPr>
            <w:tcW w:w="718" w:type="dxa"/>
            <w:vAlign w:val="center"/>
          </w:tcPr>
          <w:p w14:paraId="61ED44E1"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08</w:t>
            </w:r>
          </w:p>
        </w:tc>
        <w:tc>
          <w:tcPr>
            <w:tcW w:w="3243" w:type="dxa"/>
            <w:gridSpan w:val="3"/>
          </w:tcPr>
          <w:p w14:paraId="66784640" w14:textId="77777777" w:rsidR="0020290B" w:rsidRPr="00FB00EC" w:rsidRDefault="0020290B" w:rsidP="009B28E6">
            <w:pPr>
              <w:rPr>
                <w:color w:val="000000"/>
              </w:rPr>
            </w:pPr>
            <w:r>
              <w:rPr>
                <w:rFonts w:hint="eastAsia"/>
                <w:color w:val="000000"/>
              </w:rPr>
              <w:t>0</w:t>
            </w:r>
          </w:p>
        </w:tc>
        <w:tc>
          <w:tcPr>
            <w:tcW w:w="720" w:type="dxa"/>
            <w:vAlign w:val="center"/>
          </w:tcPr>
          <w:p w14:paraId="2F2BEF46"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24</w:t>
            </w:r>
          </w:p>
        </w:tc>
        <w:tc>
          <w:tcPr>
            <w:tcW w:w="3374" w:type="dxa"/>
            <w:gridSpan w:val="3"/>
          </w:tcPr>
          <w:p w14:paraId="43872B18" w14:textId="77777777" w:rsidR="0020290B" w:rsidRDefault="0020290B" w:rsidP="009B28E6">
            <w:r w:rsidRPr="006C7466">
              <w:rPr>
                <w:rFonts w:hint="eastAsia"/>
              </w:rPr>
              <w:t>预留</w:t>
            </w:r>
          </w:p>
        </w:tc>
      </w:tr>
      <w:tr w:rsidR="0020290B" w:rsidRPr="00491306" w14:paraId="5FCB3200" w14:textId="77777777" w:rsidTr="009B28E6">
        <w:trPr>
          <w:trHeight w:val="225"/>
        </w:trPr>
        <w:tc>
          <w:tcPr>
            <w:tcW w:w="467" w:type="dxa"/>
            <w:vMerge/>
          </w:tcPr>
          <w:p w14:paraId="44AB3AD9" w14:textId="77777777" w:rsidR="0020290B" w:rsidRPr="00491306" w:rsidRDefault="0020290B" w:rsidP="009B28E6">
            <w:pPr>
              <w:autoSpaceDE w:val="0"/>
              <w:autoSpaceDN w:val="0"/>
              <w:rPr>
                <w:rFonts w:ascii="宋体" w:hAnsi="宋体" w:hint="eastAsia"/>
              </w:rPr>
            </w:pPr>
          </w:p>
        </w:tc>
        <w:tc>
          <w:tcPr>
            <w:tcW w:w="718" w:type="dxa"/>
            <w:vAlign w:val="center"/>
          </w:tcPr>
          <w:p w14:paraId="77FD692D"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09</w:t>
            </w:r>
          </w:p>
        </w:tc>
        <w:tc>
          <w:tcPr>
            <w:tcW w:w="3243" w:type="dxa"/>
            <w:gridSpan w:val="3"/>
          </w:tcPr>
          <w:p w14:paraId="4FB8D517" w14:textId="77777777" w:rsidR="0020290B" w:rsidRPr="00491306" w:rsidRDefault="0020290B" w:rsidP="009B28E6">
            <w:r w:rsidRPr="00491306">
              <w:rPr>
                <w:rFonts w:hint="eastAsia"/>
              </w:rPr>
              <w:t>预留</w:t>
            </w:r>
          </w:p>
        </w:tc>
        <w:tc>
          <w:tcPr>
            <w:tcW w:w="720" w:type="dxa"/>
            <w:vAlign w:val="center"/>
          </w:tcPr>
          <w:p w14:paraId="00D3A302"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25</w:t>
            </w:r>
          </w:p>
        </w:tc>
        <w:tc>
          <w:tcPr>
            <w:tcW w:w="3374" w:type="dxa"/>
            <w:gridSpan w:val="3"/>
          </w:tcPr>
          <w:p w14:paraId="52213A6C" w14:textId="77777777" w:rsidR="0020290B" w:rsidRDefault="0020290B" w:rsidP="009B28E6">
            <w:r w:rsidRPr="006C7466">
              <w:rPr>
                <w:rFonts w:hint="eastAsia"/>
              </w:rPr>
              <w:t>预留</w:t>
            </w:r>
          </w:p>
        </w:tc>
      </w:tr>
      <w:tr w:rsidR="0020290B" w:rsidRPr="00491306" w14:paraId="257888CB" w14:textId="77777777" w:rsidTr="009B28E6">
        <w:trPr>
          <w:trHeight w:val="215"/>
        </w:trPr>
        <w:tc>
          <w:tcPr>
            <w:tcW w:w="467" w:type="dxa"/>
            <w:vMerge/>
          </w:tcPr>
          <w:p w14:paraId="114A1D78" w14:textId="77777777" w:rsidR="0020290B" w:rsidRPr="00491306" w:rsidRDefault="0020290B" w:rsidP="009B28E6">
            <w:pPr>
              <w:autoSpaceDE w:val="0"/>
              <w:autoSpaceDN w:val="0"/>
              <w:rPr>
                <w:rFonts w:ascii="宋体" w:hAnsi="宋体" w:hint="eastAsia"/>
              </w:rPr>
            </w:pPr>
          </w:p>
        </w:tc>
        <w:tc>
          <w:tcPr>
            <w:tcW w:w="718" w:type="dxa"/>
            <w:vAlign w:val="center"/>
          </w:tcPr>
          <w:p w14:paraId="6359348C"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10</w:t>
            </w:r>
          </w:p>
        </w:tc>
        <w:tc>
          <w:tcPr>
            <w:tcW w:w="3243" w:type="dxa"/>
            <w:gridSpan w:val="3"/>
          </w:tcPr>
          <w:p w14:paraId="7041C249" w14:textId="77777777" w:rsidR="0020290B" w:rsidRPr="00491306" w:rsidRDefault="0020290B" w:rsidP="009B28E6">
            <w:r w:rsidRPr="00491306">
              <w:rPr>
                <w:rFonts w:hint="eastAsia"/>
              </w:rPr>
              <w:t>预留</w:t>
            </w:r>
          </w:p>
        </w:tc>
        <w:tc>
          <w:tcPr>
            <w:tcW w:w="720" w:type="dxa"/>
            <w:vAlign w:val="center"/>
          </w:tcPr>
          <w:p w14:paraId="25C76C26"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26</w:t>
            </w:r>
          </w:p>
        </w:tc>
        <w:tc>
          <w:tcPr>
            <w:tcW w:w="3374" w:type="dxa"/>
            <w:gridSpan w:val="3"/>
          </w:tcPr>
          <w:p w14:paraId="6E8CAA92" w14:textId="77777777" w:rsidR="0020290B" w:rsidRDefault="0020290B" w:rsidP="009B28E6">
            <w:r w:rsidRPr="006C7466">
              <w:rPr>
                <w:rFonts w:hint="eastAsia"/>
              </w:rPr>
              <w:t>预留</w:t>
            </w:r>
          </w:p>
        </w:tc>
      </w:tr>
      <w:tr w:rsidR="0020290B" w:rsidRPr="00491306" w14:paraId="69A2E8AA" w14:textId="77777777" w:rsidTr="009B28E6">
        <w:trPr>
          <w:trHeight w:val="294"/>
        </w:trPr>
        <w:tc>
          <w:tcPr>
            <w:tcW w:w="467" w:type="dxa"/>
            <w:vMerge/>
          </w:tcPr>
          <w:p w14:paraId="1C24A100" w14:textId="77777777" w:rsidR="0020290B" w:rsidRPr="00491306" w:rsidRDefault="0020290B" w:rsidP="009B28E6">
            <w:pPr>
              <w:autoSpaceDE w:val="0"/>
              <w:autoSpaceDN w:val="0"/>
              <w:rPr>
                <w:rFonts w:ascii="宋体" w:hAnsi="宋体" w:hint="eastAsia"/>
              </w:rPr>
            </w:pPr>
          </w:p>
        </w:tc>
        <w:tc>
          <w:tcPr>
            <w:tcW w:w="718" w:type="dxa"/>
            <w:vAlign w:val="center"/>
          </w:tcPr>
          <w:p w14:paraId="44413AE4"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11</w:t>
            </w:r>
          </w:p>
        </w:tc>
        <w:tc>
          <w:tcPr>
            <w:tcW w:w="3243" w:type="dxa"/>
            <w:gridSpan w:val="3"/>
          </w:tcPr>
          <w:p w14:paraId="157D1805" w14:textId="77777777" w:rsidR="0020290B" w:rsidRPr="00491306" w:rsidRDefault="0020290B" w:rsidP="009B28E6">
            <w:r w:rsidRPr="00491306">
              <w:rPr>
                <w:rFonts w:hint="eastAsia"/>
              </w:rPr>
              <w:t>预留</w:t>
            </w:r>
          </w:p>
        </w:tc>
        <w:tc>
          <w:tcPr>
            <w:tcW w:w="720" w:type="dxa"/>
            <w:vAlign w:val="center"/>
          </w:tcPr>
          <w:p w14:paraId="7B0F2D76"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27</w:t>
            </w:r>
          </w:p>
        </w:tc>
        <w:tc>
          <w:tcPr>
            <w:tcW w:w="3374" w:type="dxa"/>
            <w:gridSpan w:val="3"/>
          </w:tcPr>
          <w:p w14:paraId="10500A2C" w14:textId="77777777" w:rsidR="0020290B" w:rsidRDefault="0020290B" w:rsidP="009B28E6">
            <w:r w:rsidRPr="006C7466">
              <w:rPr>
                <w:rFonts w:hint="eastAsia"/>
              </w:rPr>
              <w:t>预留</w:t>
            </w:r>
          </w:p>
        </w:tc>
      </w:tr>
      <w:tr w:rsidR="0020290B" w:rsidRPr="00491306" w14:paraId="7ECA0EE1" w14:textId="77777777" w:rsidTr="009B28E6">
        <w:trPr>
          <w:trHeight w:val="47"/>
        </w:trPr>
        <w:tc>
          <w:tcPr>
            <w:tcW w:w="467" w:type="dxa"/>
            <w:vMerge/>
          </w:tcPr>
          <w:p w14:paraId="29C4A1D1" w14:textId="77777777" w:rsidR="0020290B" w:rsidRPr="00491306" w:rsidRDefault="0020290B" w:rsidP="009B28E6">
            <w:pPr>
              <w:autoSpaceDE w:val="0"/>
              <w:autoSpaceDN w:val="0"/>
              <w:rPr>
                <w:rFonts w:ascii="宋体" w:hAnsi="宋体" w:hint="eastAsia"/>
              </w:rPr>
            </w:pPr>
          </w:p>
        </w:tc>
        <w:tc>
          <w:tcPr>
            <w:tcW w:w="718" w:type="dxa"/>
            <w:vAlign w:val="center"/>
          </w:tcPr>
          <w:p w14:paraId="7780A384"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12</w:t>
            </w:r>
          </w:p>
        </w:tc>
        <w:tc>
          <w:tcPr>
            <w:tcW w:w="3243" w:type="dxa"/>
            <w:gridSpan w:val="3"/>
          </w:tcPr>
          <w:p w14:paraId="1D0E01EE" w14:textId="77777777" w:rsidR="0020290B" w:rsidRPr="00491306" w:rsidRDefault="0020290B" w:rsidP="009B28E6">
            <w:r w:rsidRPr="00491306">
              <w:rPr>
                <w:rFonts w:ascii="宋体" w:hAnsi="宋体" w:cs="Arial" w:hint="eastAsia"/>
                <w:szCs w:val="21"/>
              </w:rPr>
              <w:t>预留</w:t>
            </w:r>
          </w:p>
        </w:tc>
        <w:tc>
          <w:tcPr>
            <w:tcW w:w="720" w:type="dxa"/>
            <w:vAlign w:val="center"/>
          </w:tcPr>
          <w:p w14:paraId="3D6CCE6B"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28</w:t>
            </w:r>
          </w:p>
        </w:tc>
        <w:tc>
          <w:tcPr>
            <w:tcW w:w="3374" w:type="dxa"/>
            <w:gridSpan w:val="3"/>
          </w:tcPr>
          <w:p w14:paraId="1237B93D" w14:textId="77777777" w:rsidR="0020290B" w:rsidRDefault="0020290B" w:rsidP="009B28E6">
            <w:r w:rsidRPr="006C7466">
              <w:rPr>
                <w:rFonts w:hint="eastAsia"/>
              </w:rPr>
              <w:t>预留</w:t>
            </w:r>
          </w:p>
        </w:tc>
      </w:tr>
      <w:tr w:rsidR="0020290B" w:rsidRPr="00491306" w14:paraId="18F038CD" w14:textId="77777777" w:rsidTr="009B28E6">
        <w:trPr>
          <w:trHeight w:val="60"/>
        </w:trPr>
        <w:tc>
          <w:tcPr>
            <w:tcW w:w="467" w:type="dxa"/>
            <w:vMerge/>
          </w:tcPr>
          <w:p w14:paraId="28A9D702" w14:textId="77777777" w:rsidR="0020290B" w:rsidRPr="00491306" w:rsidRDefault="0020290B" w:rsidP="009B28E6">
            <w:pPr>
              <w:autoSpaceDE w:val="0"/>
              <w:autoSpaceDN w:val="0"/>
              <w:rPr>
                <w:rFonts w:ascii="宋体" w:hAnsi="宋体" w:hint="eastAsia"/>
              </w:rPr>
            </w:pPr>
          </w:p>
        </w:tc>
        <w:tc>
          <w:tcPr>
            <w:tcW w:w="718" w:type="dxa"/>
            <w:vAlign w:val="center"/>
          </w:tcPr>
          <w:p w14:paraId="16AA3894"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13</w:t>
            </w:r>
          </w:p>
        </w:tc>
        <w:tc>
          <w:tcPr>
            <w:tcW w:w="3243" w:type="dxa"/>
            <w:gridSpan w:val="3"/>
            <w:shd w:val="clear" w:color="auto" w:fill="auto"/>
          </w:tcPr>
          <w:p w14:paraId="1B4938DF" w14:textId="77777777" w:rsidR="0020290B" w:rsidRPr="00491306" w:rsidRDefault="0020290B" w:rsidP="009B28E6">
            <w:r w:rsidRPr="00491306">
              <w:rPr>
                <w:rFonts w:ascii="宋体" w:hAnsi="宋体" w:cs="Arial" w:hint="eastAsia"/>
                <w:szCs w:val="21"/>
              </w:rPr>
              <w:t>预留</w:t>
            </w:r>
          </w:p>
        </w:tc>
        <w:tc>
          <w:tcPr>
            <w:tcW w:w="720" w:type="dxa"/>
            <w:vAlign w:val="center"/>
          </w:tcPr>
          <w:p w14:paraId="631771D7"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29</w:t>
            </w:r>
          </w:p>
        </w:tc>
        <w:tc>
          <w:tcPr>
            <w:tcW w:w="3374" w:type="dxa"/>
            <w:gridSpan w:val="3"/>
          </w:tcPr>
          <w:p w14:paraId="1577331A" w14:textId="77777777" w:rsidR="0020290B" w:rsidRPr="00491306" w:rsidRDefault="0020290B" w:rsidP="009B28E6">
            <w:r w:rsidRPr="00491306">
              <w:rPr>
                <w:rFonts w:hint="eastAsia"/>
              </w:rPr>
              <w:t>符</w:t>
            </w:r>
            <w:r>
              <w:rPr>
                <w:rFonts w:hint="eastAsia"/>
              </w:rPr>
              <w:t>号</w:t>
            </w:r>
            <w:r w:rsidRPr="00491306">
              <w:rPr>
                <w:rFonts w:hint="eastAsia"/>
              </w:rPr>
              <w:t>位：</w:t>
            </w:r>
            <w:r w:rsidRPr="00491306">
              <w:rPr>
                <w:rFonts w:hint="eastAsia"/>
              </w:rPr>
              <w:t>0</w:t>
            </w:r>
            <w:r w:rsidRPr="00491306">
              <w:rPr>
                <w:rFonts w:hint="eastAsia"/>
              </w:rPr>
              <w:t>为正，</w:t>
            </w:r>
            <w:r w:rsidRPr="00491306">
              <w:rPr>
                <w:rFonts w:hint="eastAsia"/>
              </w:rPr>
              <w:t>1</w:t>
            </w:r>
            <w:r w:rsidRPr="00491306">
              <w:rPr>
                <w:rFonts w:hint="eastAsia"/>
              </w:rPr>
              <w:t>为负</w:t>
            </w:r>
          </w:p>
        </w:tc>
      </w:tr>
      <w:tr w:rsidR="0020290B" w:rsidRPr="00491306" w14:paraId="79BB1992" w14:textId="77777777" w:rsidTr="009B28E6">
        <w:trPr>
          <w:trHeight w:val="302"/>
        </w:trPr>
        <w:tc>
          <w:tcPr>
            <w:tcW w:w="467" w:type="dxa"/>
            <w:vMerge/>
          </w:tcPr>
          <w:p w14:paraId="52BFC778" w14:textId="77777777" w:rsidR="0020290B" w:rsidRPr="00491306" w:rsidRDefault="0020290B" w:rsidP="009B28E6">
            <w:pPr>
              <w:autoSpaceDE w:val="0"/>
              <w:autoSpaceDN w:val="0"/>
              <w:rPr>
                <w:rFonts w:ascii="宋体" w:hAnsi="宋体" w:hint="eastAsia"/>
              </w:rPr>
            </w:pPr>
          </w:p>
        </w:tc>
        <w:tc>
          <w:tcPr>
            <w:tcW w:w="718" w:type="dxa"/>
            <w:vAlign w:val="center"/>
          </w:tcPr>
          <w:p w14:paraId="22542CDF"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14</w:t>
            </w:r>
          </w:p>
        </w:tc>
        <w:tc>
          <w:tcPr>
            <w:tcW w:w="3243" w:type="dxa"/>
            <w:gridSpan w:val="3"/>
            <w:shd w:val="clear" w:color="auto" w:fill="auto"/>
            <w:vAlign w:val="center"/>
          </w:tcPr>
          <w:p w14:paraId="124A3E88" w14:textId="77777777" w:rsidR="0020290B" w:rsidRPr="00491306" w:rsidRDefault="0020290B" w:rsidP="009B28E6">
            <w:pPr>
              <w:jc w:val="left"/>
              <w:rPr>
                <w:rFonts w:ascii="宋体" w:hAnsi="宋体" w:hint="eastAsia"/>
                <w:szCs w:val="21"/>
              </w:rPr>
            </w:pPr>
            <w:r>
              <w:rPr>
                <w:rFonts w:hint="eastAsia"/>
              </w:rPr>
              <w:t>转弯断开开关：</w:t>
            </w:r>
            <w:r>
              <w:rPr>
                <w:rFonts w:hint="eastAsia"/>
              </w:rPr>
              <w:t>LSB</w:t>
            </w:r>
          </w:p>
        </w:tc>
        <w:tc>
          <w:tcPr>
            <w:tcW w:w="720" w:type="dxa"/>
            <w:vAlign w:val="center"/>
          </w:tcPr>
          <w:p w14:paraId="454DA0E0"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30</w:t>
            </w:r>
          </w:p>
        </w:tc>
        <w:tc>
          <w:tcPr>
            <w:tcW w:w="3374" w:type="dxa"/>
            <w:gridSpan w:val="3"/>
            <w:vAlign w:val="center"/>
          </w:tcPr>
          <w:p w14:paraId="4E21976D" w14:textId="77777777" w:rsidR="0020290B" w:rsidRPr="00491306" w:rsidRDefault="0020290B" w:rsidP="009B28E6">
            <w:pPr>
              <w:jc w:val="left"/>
              <w:rPr>
                <w:rFonts w:ascii="Arial" w:hAnsi="Arial" w:cs="Arial"/>
              </w:rPr>
            </w:pPr>
            <w:r w:rsidRPr="00491306">
              <w:rPr>
                <w:rFonts w:ascii="Arial" w:hAnsi="Arial" w:cs="Arial" w:hint="eastAsia"/>
              </w:rPr>
              <w:t>状态位：</w:t>
            </w:r>
            <w:r w:rsidRPr="00491306">
              <w:rPr>
                <w:rFonts w:ascii="Arial" w:hAnsi="Arial" w:cs="Arial"/>
              </w:rPr>
              <w:t>LSB</w:t>
            </w:r>
          </w:p>
        </w:tc>
      </w:tr>
      <w:tr w:rsidR="0020290B" w:rsidRPr="00491306" w14:paraId="2EAE802B" w14:textId="77777777" w:rsidTr="009B28E6">
        <w:trPr>
          <w:trHeight w:val="293"/>
        </w:trPr>
        <w:tc>
          <w:tcPr>
            <w:tcW w:w="467" w:type="dxa"/>
            <w:vMerge/>
          </w:tcPr>
          <w:p w14:paraId="19D0E23D" w14:textId="77777777" w:rsidR="0020290B" w:rsidRPr="00491306" w:rsidRDefault="0020290B" w:rsidP="009B28E6">
            <w:pPr>
              <w:autoSpaceDE w:val="0"/>
              <w:autoSpaceDN w:val="0"/>
              <w:rPr>
                <w:rFonts w:ascii="宋体" w:hAnsi="宋体" w:hint="eastAsia"/>
              </w:rPr>
            </w:pPr>
          </w:p>
        </w:tc>
        <w:tc>
          <w:tcPr>
            <w:tcW w:w="718" w:type="dxa"/>
            <w:vAlign w:val="center"/>
          </w:tcPr>
          <w:p w14:paraId="7D83FCB9"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15</w:t>
            </w:r>
          </w:p>
        </w:tc>
        <w:tc>
          <w:tcPr>
            <w:tcW w:w="3243" w:type="dxa"/>
            <w:gridSpan w:val="3"/>
            <w:vAlign w:val="center"/>
          </w:tcPr>
          <w:p w14:paraId="4B8338BF" w14:textId="77777777" w:rsidR="0020290B" w:rsidRPr="00491306" w:rsidRDefault="0020290B" w:rsidP="0020290B">
            <w:pPr>
              <w:jc w:val="left"/>
              <w:rPr>
                <w:rFonts w:ascii="宋体" w:hAnsi="宋体" w:hint="eastAsia"/>
                <w:szCs w:val="21"/>
              </w:rPr>
            </w:pPr>
            <w:r>
              <w:rPr>
                <w:rFonts w:hint="eastAsia"/>
              </w:rPr>
              <w:t>转弯断开开关：</w:t>
            </w:r>
            <w:r>
              <w:rPr>
                <w:rFonts w:hint="eastAsia"/>
              </w:rPr>
              <w:t>MSB</w:t>
            </w:r>
          </w:p>
        </w:tc>
        <w:tc>
          <w:tcPr>
            <w:tcW w:w="720" w:type="dxa"/>
            <w:vAlign w:val="center"/>
          </w:tcPr>
          <w:p w14:paraId="0424D4D4"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31</w:t>
            </w:r>
          </w:p>
        </w:tc>
        <w:tc>
          <w:tcPr>
            <w:tcW w:w="3374" w:type="dxa"/>
            <w:gridSpan w:val="3"/>
            <w:vAlign w:val="center"/>
          </w:tcPr>
          <w:p w14:paraId="1405698A" w14:textId="77777777" w:rsidR="0020290B" w:rsidRPr="00491306" w:rsidRDefault="0020290B" w:rsidP="009B28E6">
            <w:pPr>
              <w:jc w:val="left"/>
              <w:rPr>
                <w:rFonts w:ascii="Arial" w:hAnsi="Arial" w:cs="Arial"/>
              </w:rPr>
            </w:pPr>
            <w:r w:rsidRPr="00491306">
              <w:rPr>
                <w:rFonts w:ascii="Arial" w:hAnsi="Arial" w:cs="Arial" w:hint="eastAsia"/>
              </w:rPr>
              <w:t>状态位：</w:t>
            </w:r>
            <w:r w:rsidRPr="00491306">
              <w:rPr>
                <w:rFonts w:ascii="Arial" w:hAnsi="Arial" w:cs="Arial"/>
              </w:rPr>
              <w:t>MSB</w:t>
            </w:r>
          </w:p>
        </w:tc>
      </w:tr>
      <w:tr w:rsidR="0020290B" w:rsidRPr="00491306" w14:paraId="719CB079" w14:textId="77777777" w:rsidTr="009B28E6">
        <w:trPr>
          <w:trHeight w:val="269"/>
        </w:trPr>
        <w:tc>
          <w:tcPr>
            <w:tcW w:w="467" w:type="dxa"/>
            <w:vMerge/>
          </w:tcPr>
          <w:p w14:paraId="7777AB76" w14:textId="77777777" w:rsidR="0020290B" w:rsidRPr="00491306" w:rsidRDefault="0020290B" w:rsidP="009B28E6">
            <w:pPr>
              <w:autoSpaceDE w:val="0"/>
              <w:autoSpaceDN w:val="0"/>
              <w:rPr>
                <w:rFonts w:ascii="宋体" w:hAnsi="宋体" w:hint="eastAsia"/>
              </w:rPr>
            </w:pPr>
          </w:p>
        </w:tc>
        <w:tc>
          <w:tcPr>
            <w:tcW w:w="718" w:type="dxa"/>
            <w:vAlign w:val="center"/>
          </w:tcPr>
          <w:p w14:paraId="44F9D6C3"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16</w:t>
            </w:r>
          </w:p>
        </w:tc>
        <w:tc>
          <w:tcPr>
            <w:tcW w:w="3243" w:type="dxa"/>
            <w:gridSpan w:val="3"/>
            <w:vAlign w:val="center"/>
          </w:tcPr>
          <w:p w14:paraId="3FB0CB49" w14:textId="77777777" w:rsidR="0020290B" w:rsidRPr="00491306" w:rsidRDefault="0020290B" w:rsidP="0020290B">
            <w:pPr>
              <w:jc w:val="left"/>
              <w:rPr>
                <w:rFonts w:ascii="宋体" w:hAnsi="宋体" w:hint="eastAsia"/>
                <w:szCs w:val="21"/>
              </w:rPr>
            </w:pPr>
            <w:r>
              <w:rPr>
                <w:rFonts w:hint="eastAsia"/>
              </w:rPr>
              <w:t>飞机轮载信号：</w:t>
            </w:r>
            <w:r>
              <w:rPr>
                <w:rFonts w:ascii="Arial" w:hAnsi="Arial" w:cs="Arial" w:hint="eastAsia"/>
              </w:rPr>
              <w:t>L</w:t>
            </w:r>
            <w:r w:rsidRPr="00491306">
              <w:rPr>
                <w:rFonts w:ascii="Arial" w:hAnsi="Arial" w:cs="Arial"/>
              </w:rPr>
              <w:t>SB</w:t>
            </w:r>
          </w:p>
        </w:tc>
        <w:tc>
          <w:tcPr>
            <w:tcW w:w="720" w:type="dxa"/>
            <w:vAlign w:val="center"/>
          </w:tcPr>
          <w:p w14:paraId="7C737E31"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32</w:t>
            </w:r>
          </w:p>
        </w:tc>
        <w:tc>
          <w:tcPr>
            <w:tcW w:w="3374" w:type="dxa"/>
            <w:gridSpan w:val="3"/>
            <w:vAlign w:val="center"/>
          </w:tcPr>
          <w:p w14:paraId="75BD135C" w14:textId="77777777" w:rsidR="0020290B" w:rsidRPr="00491306" w:rsidRDefault="0020290B" w:rsidP="009B28E6">
            <w:pPr>
              <w:jc w:val="left"/>
              <w:rPr>
                <w:rFonts w:ascii="Arial" w:hAnsi="Arial" w:cs="Arial"/>
              </w:rPr>
            </w:pPr>
            <w:r w:rsidRPr="00491306">
              <w:rPr>
                <w:rFonts w:ascii="Arial" w:hAnsi="Arial" w:cs="Arial" w:hint="eastAsia"/>
              </w:rPr>
              <w:t>校验位：奇校验</w:t>
            </w:r>
          </w:p>
        </w:tc>
      </w:tr>
      <w:tr w:rsidR="0020290B" w:rsidRPr="00491306" w14:paraId="2FA2C1B6" w14:textId="77777777" w:rsidTr="009B28E6">
        <w:trPr>
          <w:trHeight w:val="281"/>
        </w:trPr>
        <w:tc>
          <w:tcPr>
            <w:tcW w:w="467" w:type="dxa"/>
            <w:vAlign w:val="center"/>
          </w:tcPr>
          <w:p w14:paraId="232AFC22" w14:textId="77777777" w:rsidR="0020290B" w:rsidRPr="00491306" w:rsidRDefault="0020290B" w:rsidP="009B28E6">
            <w:pPr>
              <w:autoSpaceDE w:val="0"/>
              <w:autoSpaceDN w:val="0"/>
              <w:rPr>
                <w:rFonts w:ascii="宋体" w:hAnsi="宋体" w:hint="eastAsia"/>
              </w:rPr>
            </w:pPr>
            <w:r w:rsidRPr="00491306">
              <w:rPr>
                <w:rFonts w:ascii="宋体" w:hAnsi="宋体" w:hint="eastAsia"/>
              </w:rPr>
              <w:t>附注</w:t>
            </w:r>
          </w:p>
        </w:tc>
        <w:tc>
          <w:tcPr>
            <w:tcW w:w="8055" w:type="dxa"/>
            <w:gridSpan w:val="8"/>
          </w:tcPr>
          <w:p w14:paraId="431766AA" w14:textId="77777777" w:rsidR="0020290B" w:rsidRDefault="0020290B" w:rsidP="009B28E6">
            <w:pPr>
              <w:rPr>
                <w:rFonts w:ascii="Arial" w:hAnsi="Arial" w:cs="Arial"/>
              </w:rPr>
            </w:pPr>
            <w:r w:rsidRPr="00491306">
              <w:rPr>
                <w:rFonts w:ascii="Arial" w:hAnsi="Arial" w:cs="Arial" w:hint="eastAsia"/>
              </w:rPr>
              <w:t>注：</w:t>
            </w:r>
          </w:p>
          <w:p w14:paraId="73CA5814" w14:textId="77777777" w:rsidR="0020290B" w:rsidRDefault="0020290B" w:rsidP="009B28E6">
            <w:r>
              <w:rPr>
                <w:rFonts w:hint="eastAsia"/>
              </w:rPr>
              <w:t>转弯断开开关：</w:t>
            </w:r>
            <w:r>
              <w:rPr>
                <w:rFonts w:hint="eastAsia"/>
              </w:rPr>
              <w:t>01-</w:t>
            </w:r>
            <w:r>
              <w:rPr>
                <w:rFonts w:hint="eastAsia"/>
              </w:rPr>
              <w:t>断开，</w:t>
            </w:r>
            <w:r>
              <w:rPr>
                <w:rFonts w:hint="eastAsia"/>
              </w:rPr>
              <w:t>10-</w:t>
            </w:r>
            <w:r>
              <w:rPr>
                <w:rFonts w:hint="eastAsia"/>
              </w:rPr>
              <w:t>转弯；</w:t>
            </w:r>
          </w:p>
          <w:p w14:paraId="34A1ECAE" w14:textId="77777777" w:rsidR="0020290B" w:rsidRPr="00491306" w:rsidRDefault="0020290B" w:rsidP="009B28E6">
            <w:pPr>
              <w:rPr>
                <w:rFonts w:ascii="Arial" w:hAnsi="Arial" w:cs="Arial"/>
              </w:rPr>
            </w:pPr>
            <w:r>
              <w:rPr>
                <w:rFonts w:hint="eastAsia"/>
              </w:rPr>
              <w:t>飞机轮载信号：</w:t>
            </w:r>
            <w:r>
              <w:rPr>
                <w:rFonts w:hint="eastAsia"/>
              </w:rPr>
              <w:t>01-</w:t>
            </w:r>
            <w:r>
              <w:rPr>
                <w:rFonts w:hint="eastAsia"/>
              </w:rPr>
              <w:t>空中，</w:t>
            </w:r>
            <w:r>
              <w:rPr>
                <w:rFonts w:hint="eastAsia"/>
              </w:rPr>
              <w:t>10-</w:t>
            </w:r>
            <w:r>
              <w:rPr>
                <w:rFonts w:hint="eastAsia"/>
              </w:rPr>
              <w:t>地面；</w:t>
            </w:r>
          </w:p>
          <w:p w14:paraId="43019AF7" w14:textId="77777777" w:rsidR="0020290B" w:rsidRPr="00491306" w:rsidRDefault="0020290B" w:rsidP="009B28E6">
            <w:pPr>
              <w:autoSpaceDE w:val="0"/>
              <w:autoSpaceDN w:val="0"/>
              <w:rPr>
                <w:rFonts w:ascii="宋体" w:hAnsi="宋体" w:hint="eastAsia"/>
              </w:rPr>
            </w:pPr>
            <w:r w:rsidRPr="00491306">
              <w:rPr>
                <w:rFonts w:ascii="Arial" w:hAnsi="Arial" w:cs="Arial" w:hint="eastAsia"/>
              </w:rPr>
              <w:t>状态位：</w:t>
            </w:r>
            <w:r w:rsidRPr="00491306">
              <w:rPr>
                <w:rFonts w:ascii="Arial" w:hAnsi="Arial" w:cs="Arial" w:hint="eastAsia"/>
              </w:rPr>
              <w:t>00</w:t>
            </w:r>
            <w:r w:rsidRPr="00491306">
              <w:rPr>
                <w:rFonts w:ascii="Arial" w:hAnsi="Arial" w:cs="Arial" w:hint="eastAsia"/>
              </w:rPr>
              <w:t>－故障，</w:t>
            </w:r>
            <w:r w:rsidRPr="00491306">
              <w:rPr>
                <w:rFonts w:ascii="Arial" w:hAnsi="Arial" w:cs="Arial" w:hint="eastAsia"/>
              </w:rPr>
              <w:t>01</w:t>
            </w:r>
            <w:r w:rsidRPr="00491306">
              <w:rPr>
                <w:rFonts w:ascii="Arial" w:hAnsi="Arial" w:cs="Arial" w:hint="eastAsia"/>
              </w:rPr>
              <w:t>－无效，</w:t>
            </w:r>
            <w:r w:rsidRPr="00491306">
              <w:rPr>
                <w:rFonts w:ascii="Arial" w:hAnsi="Arial" w:cs="Arial" w:hint="eastAsia"/>
              </w:rPr>
              <w:t>10</w:t>
            </w:r>
            <w:r w:rsidRPr="00491306">
              <w:rPr>
                <w:rFonts w:ascii="Arial" w:hAnsi="Arial" w:cs="Arial" w:hint="eastAsia"/>
              </w:rPr>
              <w:t>－测试，</w:t>
            </w:r>
            <w:r w:rsidRPr="00491306">
              <w:rPr>
                <w:rFonts w:ascii="Arial" w:hAnsi="Arial" w:cs="Arial" w:hint="eastAsia"/>
              </w:rPr>
              <w:t>11</w:t>
            </w:r>
            <w:r w:rsidRPr="00491306">
              <w:rPr>
                <w:rFonts w:ascii="Arial" w:hAnsi="Arial" w:cs="Arial" w:hint="eastAsia"/>
              </w:rPr>
              <w:t>－正常；</w:t>
            </w:r>
          </w:p>
        </w:tc>
      </w:tr>
    </w:tbl>
    <w:p w14:paraId="11EE1DA4" w14:textId="77777777" w:rsidR="001B103A" w:rsidRDefault="001B103A" w:rsidP="00DB4C38">
      <w:pPr>
        <w:adjustRightInd w:val="0"/>
        <w:snapToGrid w:val="0"/>
        <w:spacing w:line="500" w:lineRule="exact"/>
        <w:jc w:val="center"/>
        <w:rPr>
          <w:rFonts w:ascii="黑体" w:eastAsia="黑体" w:hAnsi="黑体" w:hint="eastAsia"/>
          <w:kern w:val="24"/>
          <w:szCs w:val="21"/>
        </w:rPr>
      </w:pPr>
    </w:p>
    <w:p w14:paraId="76F3CABB" w14:textId="77777777" w:rsidR="006B0596" w:rsidRDefault="006B0596" w:rsidP="00DB4C38">
      <w:pPr>
        <w:adjustRightInd w:val="0"/>
        <w:snapToGrid w:val="0"/>
        <w:spacing w:line="500" w:lineRule="exact"/>
        <w:jc w:val="center"/>
        <w:rPr>
          <w:rFonts w:ascii="黑体" w:eastAsia="黑体" w:hAnsi="黑体" w:hint="eastAsia"/>
          <w:kern w:val="24"/>
          <w:szCs w:val="21"/>
        </w:rPr>
      </w:pPr>
    </w:p>
    <w:p w14:paraId="01B563F2" w14:textId="77777777" w:rsidR="006B0596" w:rsidRDefault="006B0596" w:rsidP="00DB4C38">
      <w:pPr>
        <w:adjustRightInd w:val="0"/>
        <w:snapToGrid w:val="0"/>
        <w:spacing w:line="500" w:lineRule="exact"/>
        <w:jc w:val="center"/>
        <w:rPr>
          <w:rFonts w:ascii="黑体" w:eastAsia="黑体" w:hAnsi="黑体" w:hint="eastAsia"/>
          <w:kern w:val="24"/>
          <w:szCs w:val="21"/>
        </w:rPr>
      </w:pPr>
    </w:p>
    <w:p w14:paraId="26C7DFB5" w14:textId="77777777" w:rsidR="006B0596" w:rsidRPr="0020290B" w:rsidRDefault="006B0596" w:rsidP="00DB4C38">
      <w:pPr>
        <w:adjustRightInd w:val="0"/>
        <w:snapToGrid w:val="0"/>
        <w:spacing w:line="500" w:lineRule="exact"/>
        <w:jc w:val="center"/>
        <w:rPr>
          <w:rFonts w:ascii="黑体" w:eastAsia="黑体" w:hAnsi="黑体" w:hint="eastAsia"/>
          <w:kern w:val="24"/>
          <w:szCs w:val="21"/>
        </w:rPr>
      </w:pPr>
    </w:p>
    <w:p w14:paraId="5CDDDD59" w14:textId="77777777" w:rsidR="00DB4C38" w:rsidRPr="006E45CE" w:rsidRDefault="00314C92" w:rsidP="00DB4C38">
      <w:pPr>
        <w:spacing w:line="500" w:lineRule="exact"/>
        <w:ind w:left="420"/>
        <w:rPr>
          <w:sz w:val="24"/>
        </w:rPr>
      </w:pPr>
      <w:r>
        <w:rPr>
          <w:rFonts w:hAnsi="宋体"/>
          <w:sz w:val="24"/>
        </w:rPr>
        <w:t>转弯控制单元</w:t>
      </w:r>
      <w:r w:rsidR="00DB4C38" w:rsidRPr="006E45CE">
        <w:rPr>
          <w:rFonts w:hAnsi="宋体"/>
          <w:sz w:val="24"/>
        </w:rPr>
        <w:t>到</w:t>
      </w:r>
      <w:r w:rsidR="006562EF">
        <w:rPr>
          <w:rFonts w:hAnsi="宋体" w:hint="eastAsia"/>
          <w:sz w:val="24"/>
        </w:rPr>
        <w:t>RDCU</w:t>
      </w:r>
      <w:r w:rsidR="00DB4C38" w:rsidRPr="006E45CE">
        <w:rPr>
          <w:rFonts w:hAnsi="宋体"/>
          <w:sz w:val="24"/>
        </w:rPr>
        <w:t>数据通讯协议</w:t>
      </w:r>
      <w:r w:rsidR="00C96EA7">
        <w:rPr>
          <w:rFonts w:hint="eastAsia"/>
          <w:sz w:val="24"/>
        </w:rPr>
        <w:t>下</w:t>
      </w:r>
      <w:r w:rsidR="00DB4C38" w:rsidRPr="006E45CE">
        <w:rPr>
          <w:sz w:val="24"/>
        </w:rPr>
        <w:t>：</w:t>
      </w:r>
    </w:p>
    <w:p w14:paraId="468191D3" w14:textId="77777777" w:rsidR="00DB4C38" w:rsidRPr="00A25ED0" w:rsidRDefault="00DB4C38" w:rsidP="00DB4C38">
      <w:pPr>
        <w:spacing w:line="500" w:lineRule="exact"/>
        <w:ind w:left="420"/>
        <w:jc w:val="center"/>
        <w:rPr>
          <w:rFonts w:ascii="黑体" w:eastAsia="黑体" w:hAnsi="黑体" w:hint="eastAsia"/>
          <w:kern w:val="24"/>
          <w:szCs w:val="21"/>
        </w:rPr>
      </w:pPr>
      <w:r w:rsidRPr="00A25ED0">
        <w:rPr>
          <w:rFonts w:ascii="黑体" w:eastAsia="黑体" w:hAnsi="黑体" w:hint="eastAsia"/>
          <w:kern w:val="24"/>
          <w:szCs w:val="21"/>
        </w:rPr>
        <w:t>表</w:t>
      </w:r>
      <w:r w:rsidR="00C96EA7">
        <w:rPr>
          <w:rFonts w:ascii="黑体" w:eastAsia="黑体" w:hAnsi="黑体" w:hint="eastAsia"/>
          <w:kern w:val="24"/>
          <w:szCs w:val="21"/>
        </w:rPr>
        <w:t>5</w:t>
      </w:r>
      <w:r w:rsidRPr="00A25ED0">
        <w:rPr>
          <w:rFonts w:ascii="黑体" w:eastAsia="黑体" w:hAnsi="黑体" w:hint="eastAsia"/>
          <w:kern w:val="24"/>
          <w:szCs w:val="21"/>
        </w:rPr>
        <w:t xml:space="preserve"> </w:t>
      </w:r>
      <w:r w:rsidR="00314C92">
        <w:rPr>
          <w:rFonts w:ascii="黑体" w:eastAsia="黑体" w:hAnsi="黑体" w:hint="eastAsia"/>
          <w:kern w:val="24"/>
          <w:szCs w:val="21"/>
        </w:rPr>
        <w:t>转弯控制单元</w:t>
      </w:r>
      <w:r w:rsidRPr="00A25ED0">
        <w:rPr>
          <w:rFonts w:ascii="黑体" w:eastAsia="黑体" w:hAnsi="黑体" w:hint="eastAsia"/>
          <w:kern w:val="24"/>
          <w:szCs w:val="21"/>
        </w:rPr>
        <w:t>到</w:t>
      </w:r>
      <w:r w:rsidR="006562EF">
        <w:rPr>
          <w:rFonts w:ascii="黑体" w:eastAsia="黑体" w:hAnsi="黑体" w:hint="eastAsia"/>
          <w:kern w:val="24"/>
          <w:szCs w:val="21"/>
        </w:rPr>
        <w:t>RDCU</w:t>
      </w:r>
      <w:r w:rsidRPr="00A25ED0">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20290B" w:rsidRPr="00491306" w14:paraId="790B30C3" w14:textId="77777777" w:rsidTr="009B28E6">
        <w:trPr>
          <w:cantSplit/>
          <w:trHeight w:val="302"/>
          <w:tblHeader/>
        </w:trPr>
        <w:tc>
          <w:tcPr>
            <w:tcW w:w="1901" w:type="dxa"/>
            <w:gridSpan w:val="3"/>
            <w:vMerge w:val="restart"/>
            <w:vAlign w:val="center"/>
          </w:tcPr>
          <w:p w14:paraId="73C4141B" w14:textId="77777777" w:rsidR="0020290B" w:rsidRPr="00491306" w:rsidRDefault="00DB26A7" w:rsidP="009B28E6">
            <w:pPr>
              <w:autoSpaceDE w:val="0"/>
              <w:autoSpaceDN w:val="0"/>
              <w:rPr>
                <w:rFonts w:ascii="宋体" w:hAnsi="宋体" w:hint="eastAsia"/>
              </w:rPr>
            </w:pPr>
            <w:r>
              <w:rPr>
                <w:rFonts w:ascii="宋体" w:hAnsi="宋体" w:hint="eastAsia"/>
              </w:rPr>
              <w:t>前轮转弯系统</w:t>
            </w:r>
          </w:p>
        </w:tc>
        <w:tc>
          <w:tcPr>
            <w:tcW w:w="1251" w:type="dxa"/>
            <w:vAlign w:val="center"/>
          </w:tcPr>
          <w:p w14:paraId="44444273" w14:textId="77777777" w:rsidR="0020290B" w:rsidRPr="00491306" w:rsidRDefault="0020290B" w:rsidP="009B28E6">
            <w:pPr>
              <w:autoSpaceDE w:val="0"/>
              <w:autoSpaceDN w:val="0"/>
              <w:rPr>
                <w:rFonts w:ascii="宋体" w:hAnsi="宋体" w:hint="eastAsia"/>
              </w:rPr>
            </w:pPr>
            <w:r w:rsidRPr="00491306">
              <w:rPr>
                <w:rFonts w:ascii="宋体" w:hAnsi="宋体" w:hint="eastAsia"/>
              </w:rPr>
              <w:t>信号名称</w:t>
            </w:r>
          </w:p>
        </w:tc>
        <w:tc>
          <w:tcPr>
            <w:tcW w:w="3055" w:type="dxa"/>
            <w:gridSpan w:val="3"/>
          </w:tcPr>
          <w:p w14:paraId="09B60C53" w14:textId="77777777" w:rsidR="0020290B" w:rsidRPr="00491306" w:rsidRDefault="00BD5A0E" w:rsidP="009B28E6">
            <w:pPr>
              <w:autoSpaceDE w:val="0"/>
              <w:autoSpaceDN w:val="0"/>
              <w:rPr>
                <w:rFonts w:ascii="宋体" w:hAnsi="宋体" w:hint="eastAsia"/>
              </w:rPr>
            </w:pPr>
            <w:r>
              <w:rPr>
                <w:rFonts w:ascii="宋体" w:hAnsi="宋体" w:hint="eastAsia"/>
              </w:rPr>
              <w:t>转弯角度反馈</w:t>
            </w:r>
          </w:p>
        </w:tc>
        <w:tc>
          <w:tcPr>
            <w:tcW w:w="850" w:type="dxa"/>
          </w:tcPr>
          <w:p w14:paraId="280377C3" w14:textId="77777777" w:rsidR="0020290B" w:rsidRPr="00491306" w:rsidRDefault="0020290B" w:rsidP="009B28E6">
            <w:pPr>
              <w:autoSpaceDE w:val="0"/>
              <w:autoSpaceDN w:val="0"/>
              <w:rPr>
                <w:rFonts w:ascii="宋体" w:hAnsi="宋体" w:hint="eastAsia"/>
              </w:rPr>
            </w:pPr>
            <w:r w:rsidRPr="00491306">
              <w:rPr>
                <w:rFonts w:ascii="宋体" w:hAnsi="宋体" w:hint="eastAsia"/>
              </w:rPr>
              <w:t>版本</w:t>
            </w:r>
          </w:p>
        </w:tc>
        <w:tc>
          <w:tcPr>
            <w:tcW w:w="1465" w:type="dxa"/>
          </w:tcPr>
          <w:p w14:paraId="281642BE" w14:textId="77777777" w:rsidR="0020290B" w:rsidRPr="00491306" w:rsidRDefault="0020290B" w:rsidP="009B28E6">
            <w:pPr>
              <w:autoSpaceDE w:val="0"/>
              <w:autoSpaceDN w:val="0"/>
              <w:rPr>
                <w:rFonts w:ascii="宋体" w:hAnsi="宋体" w:hint="eastAsia"/>
              </w:rPr>
            </w:pPr>
          </w:p>
        </w:tc>
      </w:tr>
      <w:tr w:rsidR="0020290B" w:rsidRPr="00491306" w14:paraId="7945E8A3" w14:textId="77777777" w:rsidTr="009B28E6">
        <w:trPr>
          <w:cantSplit/>
          <w:trHeight w:val="292"/>
          <w:tblHeader/>
        </w:trPr>
        <w:tc>
          <w:tcPr>
            <w:tcW w:w="1901" w:type="dxa"/>
            <w:gridSpan w:val="3"/>
            <w:vMerge/>
          </w:tcPr>
          <w:p w14:paraId="3D5A9C74" w14:textId="77777777" w:rsidR="0020290B" w:rsidRPr="00491306" w:rsidRDefault="0020290B" w:rsidP="009B28E6">
            <w:pPr>
              <w:autoSpaceDE w:val="0"/>
              <w:autoSpaceDN w:val="0"/>
              <w:rPr>
                <w:rFonts w:ascii="宋体" w:hAnsi="宋体" w:hint="eastAsia"/>
              </w:rPr>
            </w:pPr>
          </w:p>
        </w:tc>
        <w:tc>
          <w:tcPr>
            <w:tcW w:w="1251" w:type="dxa"/>
            <w:vAlign w:val="center"/>
          </w:tcPr>
          <w:p w14:paraId="5830F278"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规范号</w:t>
            </w:r>
          </w:p>
        </w:tc>
        <w:tc>
          <w:tcPr>
            <w:tcW w:w="5370" w:type="dxa"/>
            <w:gridSpan w:val="5"/>
          </w:tcPr>
          <w:p w14:paraId="68D2C7BF" w14:textId="77777777" w:rsidR="0020290B" w:rsidRPr="00491306" w:rsidRDefault="0020290B" w:rsidP="0020290B">
            <w:pPr>
              <w:autoSpaceDE w:val="0"/>
              <w:autoSpaceDN w:val="0"/>
              <w:rPr>
                <w:rFonts w:ascii="宋体" w:hAnsi="宋体" w:hint="eastAsia"/>
              </w:rPr>
            </w:pPr>
            <w:r>
              <w:rPr>
                <w:rFonts w:ascii="宋体" w:hAnsi="宋体" w:hint="eastAsia"/>
              </w:rPr>
              <w:t>111</w:t>
            </w:r>
          </w:p>
        </w:tc>
      </w:tr>
      <w:tr w:rsidR="0020290B" w:rsidRPr="00491306" w14:paraId="2FD87F17" w14:textId="77777777" w:rsidTr="009B28E6">
        <w:trPr>
          <w:trHeight w:val="282"/>
        </w:trPr>
        <w:tc>
          <w:tcPr>
            <w:tcW w:w="467" w:type="dxa"/>
            <w:vMerge w:val="restart"/>
            <w:vAlign w:val="center"/>
          </w:tcPr>
          <w:p w14:paraId="09FAB7E5" w14:textId="77777777" w:rsidR="0020290B" w:rsidRPr="00491306" w:rsidRDefault="0020290B" w:rsidP="009B28E6">
            <w:pPr>
              <w:autoSpaceDE w:val="0"/>
              <w:autoSpaceDN w:val="0"/>
              <w:rPr>
                <w:rFonts w:ascii="宋体" w:hAnsi="宋体" w:hint="eastAsia"/>
              </w:rPr>
            </w:pPr>
            <w:r w:rsidRPr="00491306">
              <w:rPr>
                <w:rFonts w:ascii="宋体" w:hAnsi="宋体" w:hint="eastAsia"/>
              </w:rPr>
              <w:t>信</w:t>
            </w:r>
          </w:p>
          <w:p w14:paraId="726D7746" w14:textId="77777777" w:rsidR="0020290B" w:rsidRPr="00491306" w:rsidRDefault="0020290B" w:rsidP="009B28E6">
            <w:pPr>
              <w:autoSpaceDE w:val="0"/>
              <w:autoSpaceDN w:val="0"/>
              <w:rPr>
                <w:rFonts w:ascii="宋体" w:hAnsi="宋体" w:hint="eastAsia"/>
              </w:rPr>
            </w:pPr>
            <w:r w:rsidRPr="00491306">
              <w:rPr>
                <w:rFonts w:ascii="宋体" w:hAnsi="宋体" w:hint="eastAsia"/>
              </w:rPr>
              <w:t>号</w:t>
            </w:r>
          </w:p>
          <w:p w14:paraId="6C85A346" w14:textId="77777777" w:rsidR="0020290B" w:rsidRPr="00491306" w:rsidRDefault="0020290B" w:rsidP="009B28E6">
            <w:pPr>
              <w:autoSpaceDE w:val="0"/>
              <w:autoSpaceDN w:val="0"/>
              <w:rPr>
                <w:rFonts w:ascii="宋体" w:hAnsi="宋体" w:hint="eastAsia"/>
              </w:rPr>
            </w:pPr>
            <w:r w:rsidRPr="00491306">
              <w:rPr>
                <w:rFonts w:ascii="宋体" w:hAnsi="宋体" w:hint="eastAsia"/>
              </w:rPr>
              <w:t>内</w:t>
            </w:r>
          </w:p>
          <w:p w14:paraId="5DD5B588" w14:textId="77777777" w:rsidR="0020290B" w:rsidRPr="00491306" w:rsidRDefault="0020290B" w:rsidP="009B28E6">
            <w:pPr>
              <w:autoSpaceDE w:val="0"/>
              <w:autoSpaceDN w:val="0"/>
              <w:rPr>
                <w:rFonts w:ascii="宋体" w:hAnsi="宋体" w:hint="eastAsia"/>
              </w:rPr>
            </w:pPr>
            <w:r w:rsidRPr="00491306">
              <w:rPr>
                <w:rFonts w:ascii="宋体" w:hAnsi="宋体" w:hint="eastAsia"/>
              </w:rPr>
              <w:t>容</w:t>
            </w:r>
          </w:p>
        </w:tc>
        <w:tc>
          <w:tcPr>
            <w:tcW w:w="1434" w:type="dxa"/>
            <w:gridSpan w:val="2"/>
            <w:vAlign w:val="center"/>
          </w:tcPr>
          <w:p w14:paraId="6AA1FB0B" w14:textId="77777777" w:rsidR="0020290B" w:rsidRPr="00491306" w:rsidRDefault="0020290B" w:rsidP="009B28E6">
            <w:pPr>
              <w:autoSpaceDE w:val="0"/>
              <w:autoSpaceDN w:val="0"/>
              <w:rPr>
                <w:rFonts w:ascii="宋体" w:hAnsi="宋体" w:hint="eastAsia"/>
              </w:rPr>
            </w:pPr>
            <w:r w:rsidRPr="00491306">
              <w:rPr>
                <w:rFonts w:ascii="宋体" w:hAnsi="宋体" w:hint="eastAsia"/>
              </w:rPr>
              <w:t>信号类型</w:t>
            </w:r>
          </w:p>
        </w:tc>
        <w:tc>
          <w:tcPr>
            <w:tcW w:w="6621" w:type="dxa"/>
            <w:gridSpan w:val="6"/>
          </w:tcPr>
          <w:p w14:paraId="6328D0A0" w14:textId="77777777" w:rsidR="0020290B" w:rsidRPr="00491306" w:rsidRDefault="0020290B" w:rsidP="009B28E6">
            <w:pPr>
              <w:autoSpaceDE w:val="0"/>
              <w:autoSpaceDN w:val="0"/>
              <w:rPr>
                <w:rFonts w:ascii="宋体" w:hAnsi="宋体" w:hint="eastAsia"/>
              </w:rPr>
            </w:pPr>
            <w:r w:rsidRPr="00491306">
              <w:rPr>
                <w:rFonts w:ascii="宋体" w:hAnsi="宋体" w:hint="eastAsia"/>
              </w:rPr>
              <w:t>整型（32位）</w:t>
            </w:r>
          </w:p>
        </w:tc>
      </w:tr>
      <w:tr w:rsidR="0020290B" w:rsidRPr="00491306" w14:paraId="4206D7EE" w14:textId="77777777" w:rsidTr="009B28E6">
        <w:trPr>
          <w:trHeight w:val="272"/>
        </w:trPr>
        <w:tc>
          <w:tcPr>
            <w:tcW w:w="467" w:type="dxa"/>
            <w:vMerge/>
          </w:tcPr>
          <w:p w14:paraId="1F905D97"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0063213B"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源</w:t>
            </w:r>
          </w:p>
        </w:tc>
        <w:tc>
          <w:tcPr>
            <w:tcW w:w="6621" w:type="dxa"/>
            <w:gridSpan w:val="6"/>
          </w:tcPr>
          <w:p w14:paraId="75FE90D3" w14:textId="77777777" w:rsidR="0020290B" w:rsidRPr="00491306" w:rsidRDefault="0020290B" w:rsidP="009B28E6">
            <w:pPr>
              <w:autoSpaceDE w:val="0"/>
              <w:autoSpaceDN w:val="0"/>
              <w:rPr>
                <w:rFonts w:ascii="宋体" w:hAnsi="宋体" w:hint="eastAsia"/>
              </w:rPr>
            </w:pPr>
            <w:r>
              <w:rPr>
                <w:rFonts w:ascii="宋体" w:hAnsi="宋体" w:hint="eastAsia"/>
              </w:rPr>
              <w:t>转弯控制单元</w:t>
            </w:r>
          </w:p>
        </w:tc>
      </w:tr>
      <w:tr w:rsidR="0020290B" w:rsidRPr="00491306" w14:paraId="333E74CA" w14:textId="77777777" w:rsidTr="009B28E6">
        <w:trPr>
          <w:trHeight w:val="262"/>
        </w:trPr>
        <w:tc>
          <w:tcPr>
            <w:tcW w:w="467" w:type="dxa"/>
            <w:vMerge/>
          </w:tcPr>
          <w:p w14:paraId="1B968F45"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7A02FA51"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分    布</w:t>
            </w:r>
          </w:p>
        </w:tc>
        <w:tc>
          <w:tcPr>
            <w:tcW w:w="6621" w:type="dxa"/>
            <w:gridSpan w:val="6"/>
          </w:tcPr>
          <w:p w14:paraId="5F49F4BA" w14:textId="77777777" w:rsidR="0020290B" w:rsidRPr="00491306" w:rsidRDefault="0020290B" w:rsidP="009B28E6">
            <w:pPr>
              <w:autoSpaceDE w:val="0"/>
              <w:autoSpaceDN w:val="0"/>
              <w:rPr>
                <w:rFonts w:ascii="宋体" w:hAnsi="宋体" w:hint="eastAsia"/>
              </w:rPr>
            </w:pPr>
          </w:p>
        </w:tc>
      </w:tr>
      <w:tr w:rsidR="0020290B" w:rsidRPr="00491306" w14:paraId="5B7D2B6B" w14:textId="77777777" w:rsidTr="009B28E6">
        <w:trPr>
          <w:trHeight w:val="231"/>
        </w:trPr>
        <w:tc>
          <w:tcPr>
            <w:tcW w:w="467" w:type="dxa"/>
            <w:vMerge/>
          </w:tcPr>
          <w:p w14:paraId="7E132E77"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40EA7734"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单    位</w:t>
            </w:r>
          </w:p>
        </w:tc>
        <w:tc>
          <w:tcPr>
            <w:tcW w:w="6621" w:type="dxa"/>
            <w:gridSpan w:val="6"/>
          </w:tcPr>
          <w:p w14:paraId="7DEBD5FC" w14:textId="77777777" w:rsidR="0020290B" w:rsidRPr="00491306" w:rsidRDefault="0020290B" w:rsidP="009B28E6">
            <w:pPr>
              <w:autoSpaceDE w:val="0"/>
              <w:autoSpaceDN w:val="0"/>
              <w:rPr>
                <w:rFonts w:ascii="宋体" w:hAnsi="宋体" w:hint="eastAsia"/>
              </w:rPr>
            </w:pPr>
            <w:r>
              <w:rPr>
                <w:rFonts w:ascii="Arial" w:hAnsi="Arial" w:cs="Arial" w:hint="eastAsia"/>
              </w:rPr>
              <w:t>°</w:t>
            </w:r>
            <w:r>
              <w:rPr>
                <w:rFonts w:ascii="Arial" w:hAnsi="Arial" w:cs="Arial" w:hint="eastAsia"/>
              </w:rPr>
              <w:t>/s</w:t>
            </w:r>
          </w:p>
        </w:tc>
      </w:tr>
      <w:tr w:rsidR="0020290B" w:rsidRPr="00491306" w14:paraId="71392F07" w14:textId="77777777" w:rsidTr="009B28E6">
        <w:trPr>
          <w:trHeight w:val="207"/>
        </w:trPr>
        <w:tc>
          <w:tcPr>
            <w:tcW w:w="467" w:type="dxa"/>
            <w:vMerge/>
          </w:tcPr>
          <w:p w14:paraId="6BF77FE9"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10F2F7E5"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信号范围</w:t>
            </w:r>
          </w:p>
        </w:tc>
        <w:tc>
          <w:tcPr>
            <w:tcW w:w="6621" w:type="dxa"/>
            <w:gridSpan w:val="6"/>
          </w:tcPr>
          <w:p w14:paraId="541CD58C" w14:textId="77777777" w:rsidR="0020290B" w:rsidRPr="00491306" w:rsidRDefault="0020290B" w:rsidP="009B28E6">
            <w:pPr>
              <w:autoSpaceDE w:val="0"/>
              <w:autoSpaceDN w:val="0"/>
              <w:rPr>
                <w:rFonts w:ascii="宋体" w:hAnsi="宋体" w:hint="eastAsia"/>
              </w:rPr>
            </w:pPr>
            <w:r>
              <w:rPr>
                <w:rFonts w:hint="eastAsia"/>
              </w:rPr>
              <w:t>±</w:t>
            </w:r>
            <w:r>
              <w:rPr>
                <w:rFonts w:hint="eastAsia"/>
              </w:rPr>
              <w:t>45</w:t>
            </w:r>
            <w:r>
              <w:rPr>
                <w:rFonts w:hint="eastAsia"/>
              </w:rPr>
              <w:t>°（此处为协议书舵机工作行程，确认是否改为前轮端行程）</w:t>
            </w:r>
          </w:p>
        </w:tc>
      </w:tr>
      <w:tr w:rsidR="0020290B" w:rsidRPr="00491306" w14:paraId="0CDFB4E3" w14:textId="77777777" w:rsidTr="009B28E6">
        <w:trPr>
          <w:trHeight w:val="311"/>
        </w:trPr>
        <w:tc>
          <w:tcPr>
            <w:tcW w:w="467" w:type="dxa"/>
            <w:vMerge/>
          </w:tcPr>
          <w:p w14:paraId="39CE1136"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31770D39"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分 辨 率</w:t>
            </w:r>
          </w:p>
        </w:tc>
        <w:tc>
          <w:tcPr>
            <w:tcW w:w="6621" w:type="dxa"/>
            <w:gridSpan w:val="6"/>
          </w:tcPr>
          <w:p w14:paraId="3F431DEC" w14:textId="77777777" w:rsidR="0020290B" w:rsidRPr="00491306" w:rsidRDefault="0020290B" w:rsidP="009B28E6">
            <w:pPr>
              <w:autoSpaceDE w:val="0"/>
              <w:autoSpaceDN w:val="0"/>
              <w:rPr>
                <w:rFonts w:ascii="宋体" w:hAnsi="宋体" w:hint="eastAsia"/>
              </w:rPr>
            </w:pPr>
            <w:r w:rsidRPr="00491306">
              <w:rPr>
                <w:rFonts w:ascii="宋体" w:hAnsi="宋体" w:hint="eastAsia"/>
              </w:rPr>
              <w:t>0.</w:t>
            </w:r>
            <w:r>
              <w:rPr>
                <w:rFonts w:ascii="宋体" w:hAnsi="宋体" w:hint="eastAsia"/>
              </w:rPr>
              <w:t>010986</w:t>
            </w:r>
            <w:r w:rsidRPr="00491306">
              <w:rPr>
                <w:rFonts w:ascii="宋体" w:hAnsi="宋体" w:hint="eastAsia"/>
              </w:rPr>
              <w:t xml:space="preserve"> /bit</w:t>
            </w:r>
          </w:p>
        </w:tc>
      </w:tr>
      <w:tr w:rsidR="0020290B" w:rsidRPr="00491306" w14:paraId="435B4E18" w14:textId="77777777" w:rsidTr="009B28E6">
        <w:trPr>
          <w:trHeight w:val="201"/>
        </w:trPr>
        <w:tc>
          <w:tcPr>
            <w:tcW w:w="467" w:type="dxa"/>
            <w:vMerge/>
          </w:tcPr>
          <w:p w14:paraId="7D2B2D3F"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7C73C058"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精    度</w:t>
            </w:r>
          </w:p>
        </w:tc>
        <w:tc>
          <w:tcPr>
            <w:tcW w:w="6621" w:type="dxa"/>
            <w:gridSpan w:val="6"/>
          </w:tcPr>
          <w:p w14:paraId="7FA6F6E9" w14:textId="77777777" w:rsidR="0020290B" w:rsidRPr="00491306" w:rsidRDefault="0020290B" w:rsidP="009B28E6">
            <w:pPr>
              <w:autoSpaceDE w:val="0"/>
              <w:autoSpaceDN w:val="0"/>
              <w:rPr>
                <w:rFonts w:ascii="宋体" w:hAnsi="宋体" w:hint="eastAsia"/>
              </w:rPr>
            </w:pPr>
          </w:p>
        </w:tc>
      </w:tr>
      <w:tr w:rsidR="006B0596" w:rsidRPr="00491306" w14:paraId="0B114AE5" w14:textId="77777777" w:rsidTr="009B28E6">
        <w:trPr>
          <w:trHeight w:val="201"/>
        </w:trPr>
        <w:tc>
          <w:tcPr>
            <w:tcW w:w="467" w:type="dxa"/>
            <w:vMerge/>
          </w:tcPr>
          <w:p w14:paraId="20CFB587"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5B73C878" w14:textId="77777777" w:rsidR="006B0596" w:rsidRPr="00491306" w:rsidRDefault="006B0596" w:rsidP="006B0596">
            <w:pPr>
              <w:autoSpaceDE w:val="0"/>
              <w:autoSpaceDN w:val="0"/>
              <w:jc w:val="center"/>
              <w:rPr>
                <w:rFonts w:ascii="宋体" w:hAnsi="宋体" w:hint="eastAsia"/>
              </w:rPr>
            </w:pPr>
            <w:r>
              <w:rPr>
                <w:rFonts w:ascii="宋体" w:hAnsi="宋体" w:hint="eastAsia"/>
              </w:rPr>
              <w:t>码    制</w:t>
            </w:r>
          </w:p>
        </w:tc>
        <w:tc>
          <w:tcPr>
            <w:tcW w:w="6621" w:type="dxa"/>
            <w:gridSpan w:val="6"/>
          </w:tcPr>
          <w:p w14:paraId="03DE87ED" w14:textId="77777777" w:rsidR="006B0596" w:rsidRPr="00491306" w:rsidRDefault="006B0596" w:rsidP="006B0596">
            <w:pPr>
              <w:autoSpaceDE w:val="0"/>
              <w:autoSpaceDN w:val="0"/>
              <w:rPr>
                <w:rFonts w:ascii="宋体" w:hAnsi="宋体" w:hint="eastAsia"/>
              </w:rPr>
            </w:pPr>
            <w:r>
              <w:rPr>
                <w:rFonts w:ascii="宋体" w:hAnsi="宋体" w:hint="eastAsia"/>
              </w:rPr>
              <w:t>BNR</w:t>
            </w:r>
          </w:p>
        </w:tc>
      </w:tr>
      <w:tr w:rsidR="006B0596" w:rsidRPr="00491306" w14:paraId="5ED22FAB" w14:textId="77777777" w:rsidTr="009B28E6">
        <w:trPr>
          <w:trHeight w:val="167"/>
        </w:trPr>
        <w:tc>
          <w:tcPr>
            <w:tcW w:w="467" w:type="dxa"/>
            <w:vMerge/>
          </w:tcPr>
          <w:p w14:paraId="3172E4B8"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1FBD4328" w14:textId="77777777" w:rsidR="006B0596" w:rsidRPr="00491306" w:rsidRDefault="006B0596" w:rsidP="006B0596">
            <w:pPr>
              <w:autoSpaceDE w:val="0"/>
              <w:autoSpaceDN w:val="0"/>
              <w:jc w:val="center"/>
              <w:rPr>
                <w:rFonts w:ascii="宋体" w:hAnsi="宋体" w:hint="eastAsia"/>
              </w:rPr>
            </w:pPr>
            <w:r>
              <w:rPr>
                <w:rFonts w:ascii="宋体" w:hAnsi="宋体" w:hint="eastAsia"/>
              </w:rPr>
              <w:t>发送</w:t>
            </w:r>
            <w:r w:rsidRPr="00491306">
              <w:rPr>
                <w:rFonts w:ascii="宋体" w:hAnsi="宋体" w:hint="eastAsia"/>
              </w:rPr>
              <w:t>速率</w:t>
            </w:r>
          </w:p>
        </w:tc>
        <w:tc>
          <w:tcPr>
            <w:tcW w:w="6621" w:type="dxa"/>
            <w:gridSpan w:val="6"/>
          </w:tcPr>
          <w:p w14:paraId="3AC626FB" w14:textId="77777777" w:rsidR="006B0596" w:rsidRPr="00491306" w:rsidRDefault="006B0596" w:rsidP="006B0596">
            <w:pPr>
              <w:autoSpaceDE w:val="0"/>
              <w:autoSpaceDN w:val="0"/>
              <w:rPr>
                <w:rFonts w:ascii="宋体" w:hAnsi="宋体" w:hint="eastAsia"/>
              </w:rPr>
            </w:pPr>
            <w:r>
              <w:rPr>
                <w:rFonts w:ascii="宋体" w:hAnsi="宋体" w:hint="eastAsia"/>
              </w:rPr>
              <w:t>100kbps</w:t>
            </w:r>
          </w:p>
        </w:tc>
      </w:tr>
      <w:tr w:rsidR="0020290B" w:rsidRPr="00491306" w14:paraId="647A79A0" w14:textId="77777777" w:rsidTr="009B28E6">
        <w:trPr>
          <w:trHeight w:val="482"/>
        </w:trPr>
        <w:tc>
          <w:tcPr>
            <w:tcW w:w="467" w:type="dxa"/>
            <w:vMerge w:val="restart"/>
            <w:vAlign w:val="center"/>
          </w:tcPr>
          <w:p w14:paraId="407B8DB6" w14:textId="77777777" w:rsidR="0020290B" w:rsidRPr="00491306" w:rsidRDefault="0020290B" w:rsidP="009B28E6">
            <w:pPr>
              <w:autoSpaceDE w:val="0"/>
              <w:autoSpaceDN w:val="0"/>
              <w:rPr>
                <w:rFonts w:ascii="宋体" w:hAnsi="宋体" w:hint="eastAsia"/>
              </w:rPr>
            </w:pPr>
            <w:r w:rsidRPr="00491306">
              <w:rPr>
                <w:rFonts w:ascii="宋体" w:hAnsi="宋体" w:hint="eastAsia"/>
              </w:rPr>
              <w:t>数据格式</w:t>
            </w:r>
          </w:p>
        </w:tc>
        <w:tc>
          <w:tcPr>
            <w:tcW w:w="718" w:type="dxa"/>
            <w:vAlign w:val="center"/>
          </w:tcPr>
          <w:p w14:paraId="5EF849BF" w14:textId="77777777" w:rsidR="0020290B" w:rsidRPr="00491306" w:rsidRDefault="0020290B" w:rsidP="009B28E6">
            <w:pPr>
              <w:autoSpaceDE w:val="0"/>
              <w:autoSpaceDN w:val="0"/>
              <w:rPr>
                <w:rFonts w:ascii="宋体" w:hAnsi="宋体" w:hint="eastAsia"/>
              </w:rPr>
            </w:pPr>
            <w:r w:rsidRPr="00491306">
              <w:rPr>
                <w:rFonts w:ascii="宋体" w:hAnsi="宋体" w:hint="eastAsia"/>
              </w:rPr>
              <w:t>数位</w:t>
            </w:r>
          </w:p>
        </w:tc>
        <w:tc>
          <w:tcPr>
            <w:tcW w:w="3243" w:type="dxa"/>
            <w:gridSpan w:val="3"/>
            <w:vAlign w:val="center"/>
          </w:tcPr>
          <w:p w14:paraId="7631FAED" w14:textId="77777777" w:rsidR="0020290B" w:rsidRPr="00491306" w:rsidRDefault="0020290B" w:rsidP="009B28E6">
            <w:pPr>
              <w:autoSpaceDE w:val="0"/>
              <w:autoSpaceDN w:val="0"/>
              <w:rPr>
                <w:rFonts w:ascii="宋体" w:hAnsi="宋体" w:hint="eastAsia"/>
              </w:rPr>
            </w:pPr>
            <w:r w:rsidRPr="00491306">
              <w:rPr>
                <w:rFonts w:ascii="宋体" w:hAnsi="宋体" w:hint="eastAsia"/>
              </w:rPr>
              <w:t>说     明</w:t>
            </w:r>
          </w:p>
        </w:tc>
        <w:tc>
          <w:tcPr>
            <w:tcW w:w="720" w:type="dxa"/>
            <w:vAlign w:val="center"/>
          </w:tcPr>
          <w:p w14:paraId="76744E6E" w14:textId="77777777" w:rsidR="0020290B" w:rsidRPr="00491306" w:rsidRDefault="0020290B" w:rsidP="009B28E6">
            <w:pPr>
              <w:autoSpaceDE w:val="0"/>
              <w:autoSpaceDN w:val="0"/>
              <w:rPr>
                <w:rFonts w:ascii="宋体" w:hAnsi="宋体" w:hint="eastAsia"/>
              </w:rPr>
            </w:pPr>
            <w:r w:rsidRPr="00491306">
              <w:rPr>
                <w:rFonts w:ascii="宋体" w:hAnsi="宋体" w:hint="eastAsia"/>
              </w:rPr>
              <w:t>数位</w:t>
            </w:r>
          </w:p>
        </w:tc>
        <w:tc>
          <w:tcPr>
            <w:tcW w:w="3374" w:type="dxa"/>
            <w:gridSpan w:val="3"/>
            <w:vAlign w:val="center"/>
          </w:tcPr>
          <w:p w14:paraId="66F1C75F" w14:textId="77777777" w:rsidR="0020290B" w:rsidRPr="00491306" w:rsidRDefault="0020290B" w:rsidP="009B28E6">
            <w:pPr>
              <w:autoSpaceDE w:val="0"/>
              <w:autoSpaceDN w:val="0"/>
              <w:rPr>
                <w:rFonts w:ascii="宋体" w:hAnsi="宋体" w:hint="eastAsia"/>
              </w:rPr>
            </w:pPr>
            <w:r w:rsidRPr="00491306">
              <w:rPr>
                <w:rFonts w:ascii="宋体" w:hAnsi="宋体" w:hint="eastAsia"/>
              </w:rPr>
              <w:t>说     明</w:t>
            </w:r>
          </w:p>
        </w:tc>
      </w:tr>
      <w:tr w:rsidR="00560991" w:rsidRPr="00491306" w14:paraId="7CE4DC13" w14:textId="77777777" w:rsidTr="009B28E6">
        <w:trPr>
          <w:trHeight w:val="149"/>
        </w:trPr>
        <w:tc>
          <w:tcPr>
            <w:tcW w:w="467" w:type="dxa"/>
            <w:vMerge/>
          </w:tcPr>
          <w:p w14:paraId="4998E177" w14:textId="77777777" w:rsidR="00560991" w:rsidRPr="00491306" w:rsidRDefault="00560991" w:rsidP="00560991">
            <w:pPr>
              <w:autoSpaceDE w:val="0"/>
              <w:autoSpaceDN w:val="0"/>
              <w:rPr>
                <w:rFonts w:ascii="宋体" w:hAnsi="宋体" w:hint="eastAsia"/>
              </w:rPr>
            </w:pPr>
          </w:p>
        </w:tc>
        <w:tc>
          <w:tcPr>
            <w:tcW w:w="718" w:type="dxa"/>
            <w:vAlign w:val="center"/>
          </w:tcPr>
          <w:p w14:paraId="090E731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01</w:t>
            </w:r>
          </w:p>
        </w:tc>
        <w:tc>
          <w:tcPr>
            <w:tcW w:w="3243" w:type="dxa"/>
            <w:gridSpan w:val="3"/>
          </w:tcPr>
          <w:p w14:paraId="0A62F40F" w14:textId="77777777" w:rsidR="00560991" w:rsidRPr="00491306" w:rsidRDefault="00560991" w:rsidP="00560991">
            <w:r w:rsidRPr="00491306">
              <w:t>0</w:t>
            </w:r>
          </w:p>
        </w:tc>
        <w:tc>
          <w:tcPr>
            <w:tcW w:w="720" w:type="dxa"/>
            <w:vAlign w:val="center"/>
          </w:tcPr>
          <w:p w14:paraId="113992BB"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17</w:t>
            </w:r>
          </w:p>
        </w:tc>
        <w:tc>
          <w:tcPr>
            <w:tcW w:w="3374" w:type="dxa"/>
            <w:gridSpan w:val="3"/>
            <w:vAlign w:val="center"/>
          </w:tcPr>
          <w:p w14:paraId="68BEDB02" w14:textId="77777777" w:rsidR="00560991" w:rsidRPr="00491306" w:rsidRDefault="00560991" w:rsidP="00560991">
            <w:pPr>
              <w:jc w:val="left"/>
              <w:rPr>
                <w:rFonts w:ascii="宋体" w:hAnsi="宋体" w:hint="eastAsia"/>
                <w:szCs w:val="21"/>
              </w:rPr>
            </w:pPr>
            <w:r w:rsidRPr="00491306">
              <w:rPr>
                <w:rFonts w:hint="eastAsia"/>
              </w:rPr>
              <w:t>LSB</w:t>
            </w:r>
          </w:p>
        </w:tc>
      </w:tr>
      <w:tr w:rsidR="00560991" w:rsidRPr="00491306" w14:paraId="23401D0B" w14:textId="77777777" w:rsidTr="009B28E6">
        <w:trPr>
          <w:trHeight w:val="309"/>
        </w:trPr>
        <w:tc>
          <w:tcPr>
            <w:tcW w:w="467" w:type="dxa"/>
            <w:vMerge/>
          </w:tcPr>
          <w:p w14:paraId="72DBCADF" w14:textId="77777777" w:rsidR="00560991" w:rsidRPr="00491306" w:rsidRDefault="00560991" w:rsidP="00560991">
            <w:pPr>
              <w:autoSpaceDE w:val="0"/>
              <w:autoSpaceDN w:val="0"/>
              <w:rPr>
                <w:rFonts w:ascii="宋体" w:hAnsi="宋体" w:hint="eastAsia"/>
              </w:rPr>
            </w:pPr>
          </w:p>
        </w:tc>
        <w:tc>
          <w:tcPr>
            <w:tcW w:w="718" w:type="dxa"/>
            <w:vAlign w:val="center"/>
          </w:tcPr>
          <w:p w14:paraId="7502C485"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02</w:t>
            </w:r>
          </w:p>
        </w:tc>
        <w:tc>
          <w:tcPr>
            <w:tcW w:w="3243" w:type="dxa"/>
            <w:gridSpan w:val="3"/>
          </w:tcPr>
          <w:p w14:paraId="063A17BC" w14:textId="77777777" w:rsidR="00560991" w:rsidRPr="00491306" w:rsidRDefault="00560991" w:rsidP="00560991">
            <w:r w:rsidRPr="00491306">
              <w:t>1</w:t>
            </w:r>
          </w:p>
        </w:tc>
        <w:tc>
          <w:tcPr>
            <w:tcW w:w="720" w:type="dxa"/>
            <w:vAlign w:val="center"/>
          </w:tcPr>
          <w:p w14:paraId="7DAD2CAF"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18</w:t>
            </w:r>
          </w:p>
        </w:tc>
        <w:tc>
          <w:tcPr>
            <w:tcW w:w="3374" w:type="dxa"/>
            <w:gridSpan w:val="3"/>
          </w:tcPr>
          <w:p w14:paraId="779827E9" w14:textId="77777777" w:rsidR="00560991" w:rsidRPr="00491306" w:rsidRDefault="00560991" w:rsidP="00560991">
            <w:r w:rsidRPr="00491306">
              <w:rPr>
                <w:rFonts w:ascii="宋体" w:hAnsi="宋体" w:hint="eastAsia"/>
                <w:szCs w:val="21"/>
              </w:rPr>
              <w:t>*</w:t>
            </w:r>
          </w:p>
        </w:tc>
      </w:tr>
      <w:tr w:rsidR="00560991" w:rsidRPr="00491306" w14:paraId="6B5F2C51" w14:textId="77777777" w:rsidTr="009B28E6">
        <w:trPr>
          <w:trHeight w:val="285"/>
        </w:trPr>
        <w:tc>
          <w:tcPr>
            <w:tcW w:w="467" w:type="dxa"/>
            <w:vMerge/>
          </w:tcPr>
          <w:p w14:paraId="6DA6EB29" w14:textId="77777777" w:rsidR="00560991" w:rsidRPr="00491306" w:rsidRDefault="00560991" w:rsidP="00560991">
            <w:pPr>
              <w:autoSpaceDE w:val="0"/>
              <w:autoSpaceDN w:val="0"/>
              <w:rPr>
                <w:rFonts w:ascii="宋体" w:hAnsi="宋体" w:hint="eastAsia"/>
              </w:rPr>
            </w:pPr>
          </w:p>
        </w:tc>
        <w:tc>
          <w:tcPr>
            <w:tcW w:w="718" w:type="dxa"/>
            <w:vAlign w:val="center"/>
          </w:tcPr>
          <w:p w14:paraId="37987EA1"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03</w:t>
            </w:r>
          </w:p>
        </w:tc>
        <w:tc>
          <w:tcPr>
            <w:tcW w:w="3243" w:type="dxa"/>
            <w:gridSpan w:val="3"/>
          </w:tcPr>
          <w:p w14:paraId="703EAE58" w14:textId="77777777" w:rsidR="00560991" w:rsidRPr="00491306" w:rsidRDefault="00560991" w:rsidP="00560991">
            <w:r w:rsidRPr="00491306">
              <w:t>0</w:t>
            </w:r>
          </w:p>
        </w:tc>
        <w:tc>
          <w:tcPr>
            <w:tcW w:w="720" w:type="dxa"/>
            <w:vAlign w:val="center"/>
          </w:tcPr>
          <w:p w14:paraId="2FB3473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19</w:t>
            </w:r>
          </w:p>
        </w:tc>
        <w:tc>
          <w:tcPr>
            <w:tcW w:w="3374" w:type="dxa"/>
            <w:gridSpan w:val="3"/>
            <w:vAlign w:val="center"/>
          </w:tcPr>
          <w:p w14:paraId="0BC04D39"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74409CCE" w14:textId="77777777" w:rsidTr="009B28E6">
        <w:trPr>
          <w:trHeight w:val="275"/>
        </w:trPr>
        <w:tc>
          <w:tcPr>
            <w:tcW w:w="467" w:type="dxa"/>
            <w:vMerge/>
          </w:tcPr>
          <w:p w14:paraId="3D340A80" w14:textId="77777777" w:rsidR="00560991" w:rsidRPr="00491306" w:rsidRDefault="00560991" w:rsidP="00560991">
            <w:pPr>
              <w:autoSpaceDE w:val="0"/>
              <w:autoSpaceDN w:val="0"/>
              <w:rPr>
                <w:rFonts w:ascii="宋体" w:hAnsi="宋体" w:hint="eastAsia"/>
              </w:rPr>
            </w:pPr>
          </w:p>
        </w:tc>
        <w:tc>
          <w:tcPr>
            <w:tcW w:w="718" w:type="dxa"/>
            <w:vAlign w:val="center"/>
          </w:tcPr>
          <w:p w14:paraId="108399B5"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04</w:t>
            </w:r>
          </w:p>
        </w:tc>
        <w:tc>
          <w:tcPr>
            <w:tcW w:w="3243" w:type="dxa"/>
            <w:gridSpan w:val="3"/>
          </w:tcPr>
          <w:p w14:paraId="23AC79FD" w14:textId="77777777" w:rsidR="00560991" w:rsidRPr="00491306" w:rsidRDefault="00560991" w:rsidP="00560991">
            <w:r w:rsidRPr="00491306">
              <w:t>0</w:t>
            </w:r>
          </w:p>
        </w:tc>
        <w:tc>
          <w:tcPr>
            <w:tcW w:w="720" w:type="dxa"/>
            <w:vAlign w:val="center"/>
          </w:tcPr>
          <w:p w14:paraId="2AD0B275"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20</w:t>
            </w:r>
          </w:p>
        </w:tc>
        <w:tc>
          <w:tcPr>
            <w:tcW w:w="3374" w:type="dxa"/>
            <w:gridSpan w:val="3"/>
          </w:tcPr>
          <w:p w14:paraId="235AFA4A" w14:textId="77777777" w:rsidR="00560991" w:rsidRPr="00491306" w:rsidRDefault="00560991" w:rsidP="00560991">
            <w:r w:rsidRPr="00491306">
              <w:rPr>
                <w:rFonts w:ascii="宋体" w:hAnsi="宋体" w:hint="eastAsia"/>
                <w:szCs w:val="21"/>
              </w:rPr>
              <w:t>*</w:t>
            </w:r>
          </w:p>
        </w:tc>
      </w:tr>
      <w:tr w:rsidR="00560991" w:rsidRPr="00491306" w14:paraId="76C1DE5B" w14:textId="77777777" w:rsidTr="009B28E6">
        <w:trPr>
          <w:trHeight w:val="265"/>
        </w:trPr>
        <w:tc>
          <w:tcPr>
            <w:tcW w:w="467" w:type="dxa"/>
            <w:vMerge/>
          </w:tcPr>
          <w:p w14:paraId="6DCC8651" w14:textId="77777777" w:rsidR="00560991" w:rsidRPr="00491306" w:rsidRDefault="00560991" w:rsidP="00560991">
            <w:pPr>
              <w:autoSpaceDE w:val="0"/>
              <w:autoSpaceDN w:val="0"/>
              <w:rPr>
                <w:rFonts w:ascii="宋体" w:hAnsi="宋体" w:hint="eastAsia"/>
              </w:rPr>
            </w:pPr>
          </w:p>
        </w:tc>
        <w:tc>
          <w:tcPr>
            <w:tcW w:w="718" w:type="dxa"/>
            <w:vAlign w:val="center"/>
          </w:tcPr>
          <w:p w14:paraId="5A49B87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05</w:t>
            </w:r>
          </w:p>
        </w:tc>
        <w:tc>
          <w:tcPr>
            <w:tcW w:w="3243" w:type="dxa"/>
            <w:gridSpan w:val="3"/>
          </w:tcPr>
          <w:p w14:paraId="59360AB0" w14:textId="77777777" w:rsidR="00560991" w:rsidRPr="00491306" w:rsidRDefault="00560991" w:rsidP="00560991">
            <w:r>
              <w:rPr>
                <w:rFonts w:hint="eastAsia"/>
              </w:rPr>
              <w:t>1</w:t>
            </w:r>
          </w:p>
        </w:tc>
        <w:tc>
          <w:tcPr>
            <w:tcW w:w="720" w:type="dxa"/>
            <w:vAlign w:val="center"/>
          </w:tcPr>
          <w:p w14:paraId="0944E5E5"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21</w:t>
            </w:r>
          </w:p>
        </w:tc>
        <w:tc>
          <w:tcPr>
            <w:tcW w:w="3374" w:type="dxa"/>
            <w:gridSpan w:val="3"/>
            <w:vAlign w:val="center"/>
          </w:tcPr>
          <w:p w14:paraId="33344182"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3C95EAA7" w14:textId="77777777" w:rsidTr="009B28E6">
        <w:trPr>
          <w:trHeight w:val="255"/>
        </w:trPr>
        <w:tc>
          <w:tcPr>
            <w:tcW w:w="467" w:type="dxa"/>
            <w:vMerge/>
          </w:tcPr>
          <w:p w14:paraId="067C49DD" w14:textId="77777777" w:rsidR="00560991" w:rsidRPr="00491306" w:rsidRDefault="00560991" w:rsidP="00560991">
            <w:pPr>
              <w:autoSpaceDE w:val="0"/>
              <w:autoSpaceDN w:val="0"/>
              <w:rPr>
                <w:rFonts w:ascii="宋体" w:hAnsi="宋体" w:hint="eastAsia"/>
              </w:rPr>
            </w:pPr>
          </w:p>
        </w:tc>
        <w:tc>
          <w:tcPr>
            <w:tcW w:w="718" w:type="dxa"/>
            <w:vAlign w:val="center"/>
          </w:tcPr>
          <w:p w14:paraId="692A600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06</w:t>
            </w:r>
          </w:p>
        </w:tc>
        <w:tc>
          <w:tcPr>
            <w:tcW w:w="3243" w:type="dxa"/>
            <w:gridSpan w:val="3"/>
          </w:tcPr>
          <w:p w14:paraId="19B3B87A" w14:textId="77777777" w:rsidR="00560991" w:rsidRPr="00491306" w:rsidRDefault="00560991" w:rsidP="00560991">
            <w:r w:rsidRPr="00491306">
              <w:t>0</w:t>
            </w:r>
          </w:p>
        </w:tc>
        <w:tc>
          <w:tcPr>
            <w:tcW w:w="720" w:type="dxa"/>
            <w:vAlign w:val="center"/>
          </w:tcPr>
          <w:p w14:paraId="1EB8ED6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22</w:t>
            </w:r>
          </w:p>
        </w:tc>
        <w:tc>
          <w:tcPr>
            <w:tcW w:w="3374" w:type="dxa"/>
            <w:gridSpan w:val="3"/>
          </w:tcPr>
          <w:p w14:paraId="37791E8D" w14:textId="77777777" w:rsidR="00560991" w:rsidRPr="00491306" w:rsidRDefault="00560991" w:rsidP="00560991">
            <w:r w:rsidRPr="00491306">
              <w:rPr>
                <w:rFonts w:ascii="宋体" w:hAnsi="宋体" w:hint="eastAsia"/>
                <w:szCs w:val="21"/>
              </w:rPr>
              <w:t>*</w:t>
            </w:r>
          </w:p>
        </w:tc>
      </w:tr>
      <w:tr w:rsidR="00560991" w:rsidRPr="00491306" w14:paraId="15032D96" w14:textId="77777777" w:rsidTr="009B28E6">
        <w:trPr>
          <w:trHeight w:val="244"/>
        </w:trPr>
        <w:tc>
          <w:tcPr>
            <w:tcW w:w="467" w:type="dxa"/>
            <w:vMerge/>
          </w:tcPr>
          <w:p w14:paraId="5E57E3EE" w14:textId="77777777" w:rsidR="00560991" w:rsidRPr="00491306" w:rsidRDefault="00560991" w:rsidP="00560991">
            <w:pPr>
              <w:autoSpaceDE w:val="0"/>
              <w:autoSpaceDN w:val="0"/>
              <w:rPr>
                <w:rFonts w:ascii="宋体" w:hAnsi="宋体" w:hint="eastAsia"/>
              </w:rPr>
            </w:pPr>
          </w:p>
        </w:tc>
        <w:tc>
          <w:tcPr>
            <w:tcW w:w="718" w:type="dxa"/>
            <w:vAlign w:val="center"/>
          </w:tcPr>
          <w:p w14:paraId="6CD0047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07</w:t>
            </w:r>
          </w:p>
        </w:tc>
        <w:tc>
          <w:tcPr>
            <w:tcW w:w="3243" w:type="dxa"/>
            <w:gridSpan w:val="3"/>
          </w:tcPr>
          <w:p w14:paraId="03473ADF" w14:textId="77777777" w:rsidR="00560991" w:rsidRPr="00FB00EC" w:rsidRDefault="00560991" w:rsidP="00560991">
            <w:pPr>
              <w:rPr>
                <w:color w:val="000000"/>
              </w:rPr>
            </w:pPr>
            <w:r>
              <w:rPr>
                <w:rFonts w:hint="eastAsia"/>
                <w:color w:val="000000"/>
              </w:rPr>
              <w:t>0</w:t>
            </w:r>
          </w:p>
        </w:tc>
        <w:tc>
          <w:tcPr>
            <w:tcW w:w="720" w:type="dxa"/>
            <w:vAlign w:val="center"/>
          </w:tcPr>
          <w:p w14:paraId="5EAA2BF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23</w:t>
            </w:r>
          </w:p>
        </w:tc>
        <w:tc>
          <w:tcPr>
            <w:tcW w:w="3374" w:type="dxa"/>
            <w:gridSpan w:val="3"/>
            <w:vAlign w:val="center"/>
          </w:tcPr>
          <w:p w14:paraId="416684D8"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728E4E95" w14:textId="77777777" w:rsidTr="009B28E6">
        <w:trPr>
          <w:trHeight w:val="235"/>
        </w:trPr>
        <w:tc>
          <w:tcPr>
            <w:tcW w:w="467" w:type="dxa"/>
            <w:vMerge/>
          </w:tcPr>
          <w:p w14:paraId="35F8822C" w14:textId="77777777" w:rsidR="00560991" w:rsidRPr="00491306" w:rsidRDefault="00560991" w:rsidP="00560991">
            <w:pPr>
              <w:autoSpaceDE w:val="0"/>
              <w:autoSpaceDN w:val="0"/>
              <w:rPr>
                <w:rFonts w:ascii="宋体" w:hAnsi="宋体" w:hint="eastAsia"/>
              </w:rPr>
            </w:pPr>
          </w:p>
        </w:tc>
        <w:tc>
          <w:tcPr>
            <w:tcW w:w="718" w:type="dxa"/>
            <w:vAlign w:val="center"/>
          </w:tcPr>
          <w:p w14:paraId="19A6B20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08</w:t>
            </w:r>
          </w:p>
        </w:tc>
        <w:tc>
          <w:tcPr>
            <w:tcW w:w="3243" w:type="dxa"/>
            <w:gridSpan w:val="3"/>
          </w:tcPr>
          <w:p w14:paraId="2B092497" w14:textId="77777777" w:rsidR="00560991" w:rsidRPr="00FB00EC" w:rsidRDefault="00560991" w:rsidP="00560991">
            <w:pPr>
              <w:rPr>
                <w:color w:val="000000"/>
              </w:rPr>
            </w:pPr>
            <w:r>
              <w:rPr>
                <w:rFonts w:hint="eastAsia"/>
                <w:color w:val="000000"/>
              </w:rPr>
              <w:t>1</w:t>
            </w:r>
          </w:p>
        </w:tc>
        <w:tc>
          <w:tcPr>
            <w:tcW w:w="720" w:type="dxa"/>
            <w:vAlign w:val="center"/>
          </w:tcPr>
          <w:p w14:paraId="18CD9178"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24</w:t>
            </w:r>
          </w:p>
        </w:tc>
        <w:tc>
          <w:tcPr>
            <w:tcW w:w="3374" w:type="dxa"/>
            <w:gridSpan w:val="3"/>
          </w:tcPr>
          <w:p w14:paraId="21526F8E" w14:textId="77777777" w:rsidR="00560991" w:rsidRPr="00491306" w:rsidRDefault="00560991" w:rsidP="00560991">
            <w:r w:rsidRPr="00491306">
              <w:rPr>
                <w:rFonts w:ascii="宋体" w:hAnsi="宋体" w:hint="eastAsia"/>
                <w:szCs w:val="21"/>
              </w:rPr>
              <w:t>*</w:t>
            </w:r>
          </w:p>
        </w:tc>
      </w:tr>
      <w:tr w:rsidR="00560991" w:rsidRPr="00491306" w14:paraId="2DAAA021" w14:textId="77777777" w:rsidTr="00583096">
        <w:trPr>
          <w:trHeight w:val="225"/>
        </w:trPr>
        <w:tc>
          <w:tcPr>
            <w:tcW w:w="467" w:type="dxa"/>
            <w:vMerge/>
          </w:tcPr>
          <w:p w14:paraId="5869AC94" w14:textId="77777777" w:rsidR="00560991" w:rsidRPr="00491306" w:rsidRDefault="00560991" w:rsidP="00560991">
            <w:pPr>
              <w:autoSpaceDE w:val="0"/>
              <w:autoSpaceDN w:val="0"/>
              <w:rPr>
                <w:rFonts w:ascii="宋体" w:hAnsi="宋体" w:hint="eastAsia"/>
              </w:rPr>
            </w:pPr>
          </w:p>
        </w:tc>
        <w:tc>
          <w:tcPr>
            <w:tcW w:w="718" w:type="dxa"/>
            <w:vAlign w:val="center"/>
          </w:tcPr>
          <w:p w14:paraId="690E8CB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09</w:t>
            </w:r>
          </w:p>
        </w:tc>
        <w:tc>
          <w:tcPr>
            <w:tcW w:w="3243" w:type="dxa"/>
            <w:gridSpan w:val="3"/>
          </w:tcPr>
          <w:p w14:paraId="6E3A5333" w14:textId="77777777" w:rsidR="00560991" w:rsidRPr="00491306" w:rsidRDefault="00560991" w:rsidP="00560991">
            <w:r w:rsidRPr="00491306">
              <w:rPr>
                <w:rFonts w:hint="eastAsia"/>
              </w:rPr>
              <w:t>预留</w:t>
            </w:r>
          </w:p>
        </w:tc>
        <w:tc>
          <w:tcPr>
            <w:tcW w:w="720" w:type="dxa"/>
            <w:vAlign w:val="center"/>
          </w:tcPr>
          <w:p w14:paraId="4E96C73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25</w:t>
            </w:r>
          </w:p>
        </w:tc>
        <w:tc>
          <w:tcPr>
            <w:tcW w:w="3374" w:type="dxa"/>
            <w:gridSpan w:val="3"/>
          </w:tcPr>
          <w:p w14:paraId="09661E72" w14:textId="77777777" w:rsidR="00560991" w:rsidRPr="00491306" w:rsidRDefault="00560991" w:rsidP="00560991">
            <w:r w:rsidRPr="00491306">
              <w:rPr>
                <w:rFonts w:ascii="宋体" w:hAnsi="宋体" w:hint="eastAsia"/>
                <w:szCs w:val="21"/>
              </w:rPr>
              <w:t>*</w:t>
            </w:r>
          </w:p>
        </w:tc>
      </w:tr>
      <w:tr w:rsidR="00560991" w:rsidRPr="00491306" w14:paraId="25137E16" w14:textId="77777777" w:rsidTr="00583096">
        <w:trPr>
          <w:trHeight w:val="215"/>
        </w:trPr>
        <w:tc>
          <w:tcPr>
            <w:tcW w:w="467" w:type="dxa"/>
            <w:vMerge/>
          </w:tcPr>
          <w:p w14:paraId="05CDEBFB" w14:textId="77777777" w:rsidR="00560991" w:rsidRPr="00491306" w:rsidRDefault="00560991" w:rsidP="00560991">
            <w:pPr>
              <w:autoSpaceDE w:val="0"/>
              <w:autoSpaceDN w:val="0"/>
              <w:rPr>
                <w:rFonts w:ascii="宋体" w:hAnsi="宋体" w:hint="eastAsia"/>
              </w:rPr>
            </w:pPr>
          </w:p>
        </w:tc>
        <w:tc>
          <w:tcPr>
            <w:tcW w:w="718" w:type="dxa"/>
            <w:vAlign w:val="center"/>
          </w:tcPr>
          <w:p w14:paraId="47E2B56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10</w:t>
            </w:r>
          </w:p>
        </w:tc>
        <w:tc>
          <w:tcPr>
            <w:tcW w:w="3243" w:type="dxa"/>
            <w:gridSpan w:val="3"/>
          </w:tcPr>
          <w:p w14:paraId="5F570E1B" w14:textId="77777777" w:rsidR="00560991" w:rsidRPr="00491306" w:rsidRDefault="00560991" w:rsidP="00560991">
            <w:r w:rsidRPr="00491306">
              <w:rPr>
                <w:rFonts w:hint="eastAsia"/>
              </w:rPr>
              <w:t>预留</w:t>
            </w:r>
          </w:p>
        </w:tc>
        <w:tc>
          <w:tcPr>
            <w:tcW w:w="720" w:type="dxa"/>
            <w:vAlign w:val="center"/>
          </w:tcPr>
          <w:p w14:paraId="29C51726"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26</w:t>
            </w:r>
          </w:p>
        </w:tc>
        <w:tc>
          <w:tcPr>
            <w:tcW w:w="3374" w:type="dxa"/>
            <w:gridSpan w:val="3"/>
            <w:vAlign w:val="center"/>
          </w:tcPr>
          <w:p w14:paraId="0915D185"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71BD2807" w14:textId="77777777" w:rsidTr="009B28E6">
        <w:trPr>
          <w:trHeight w:val="294"/>
        </w:trPr>
        <w:tc>
          <w:tcPr>
            <w:tcW w:w="467" w:type="dxa"/>
            <w:vMerge/>
          </w:tcPr>
          <w:p w14:paraId="77D8D041" w14:textId="77777777" w:rsidR="00560991" w:rsidRPr="00491306" w:rsidRDefault="00560991" w:rsidP="00560991">
            <w:pPr>
              <w:autoSpaceDE w:val="0"/>
              <w:autoSpaceDN w:val="0"/>
              <w:rPr>
                <w:rFonts w:ascii="宋体" w:hAnsi="宋体" w:hint="eastAsia"/>
              </w:rPr>
            </w:pPr>
          </w:p>
        </w:tc>
        <w:tc>
          <w:tcPr>
            <w:tcW w:w="718" w:type="dxa"/>
            <w:vAlign w:val="center"/>
          </w:tcPr>
          <w:p w14:paraId="53BA4BA4"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11</w:t>
            </w:r>
          </w:p>
        </w:tc>
        <w:tc>
          <w:tcPr>
            <w:tcW w:w="3243" w:type="dxa"/>
            <w:gridSpan w:val="3"/>
          </w:tcPr>
          <w:p w14:paraId="2CF4C080" w14:textId="77777777" w:rsidR="00560991" w:rsidRPr="00491306" w:rsidRDefault="00560991" w:rsidP="00560991">
            <w:r w:rsidRPr="00491306">
              <w:rPr>
                <w:rFonts w:hint="eastAsia"/>
              </w:rPr>
              <w:t>预留</w:t>
            </w:r>
          </w:p>
        </w:tc>
        <w:tc>
          <w:tcPr>
            <w:tcW w:w="720" w:type="dxa"/>
            <w:vAlign w:val="center"/>
          </w:tcPr>
          <w:p w14:paraId="4489B3E2"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27</w:t>
            </w:r>
          </w:p>
        </w:tc>
        <w:tc>
          <w:tcPr>
            <w:tcW w:w="3374" w:type="dxa"/>
            <w:gridSpan w:val="3"/>
          </w:tcPr>
          <w:p w14:paraId="71C6C695" w14:textId="77777777" w:rsidR="00560991" w:rsidRPr="00491306" w:rsidRDefault="00560991" w:rsidP="00560991">
            <w:r w:rsidRPr="00491306">
              <w:rPr>
                <w:rFonts w:ascii="宋体" w:hAnsi="宋体" w:hint="eastAsia"/>
                <w:szCs w:val="21"/>
              </w:rPr>
              <w:t>*</w:t>
            </w:r>
          </w:p>
        </w:tc>
      </w:tr>
      <w:tr w:rsidR="00560991" w:rsidRPr="00491306" w14:paraId="6C9F3CF8" w14:textId="77777777" w:rsidTr="009B28E6">
        <w:trPr>
          <w:trHeight w:val="47"/>
        </w:trPr>
        <w:tc>
          <w:tcPr>
            <w:tcW w:w="467" w:type="dxa"/>
            <w:vMerge/>
          </w:tcPr>
          <w:p w14:paraId="00B595F3" w14:textId="77777777" w:rsidR="00560991" w:rsidRPr="00491306" w:rsidRDefault="00560991" w:rsidP="00560991">
            <w:pPr>
              <w:autoSpaceDE w:val="0"/>
              <w:autoSpaceDN w:val="0"/>
              <w:rPr>
                <w:rFonts w:ascii="宋体" w:hAnsi="宋体" w:hint="eastAsia"/>
              </w:rPr>
            </w:pPr>
          </w:p>
        </w:tc>
        <w:tc>
          <w:tcPr>
            <w:tcW w:w="718" w:type="dxa"/>
            <w:vAlign w:val="center"/>
          </w:tcPr>
          <w:p w14:paraId="5146331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12</w:t>
            </w:r>
          </w:p>
        </w:tc>
        <w:tc>
          <w:tcPr>
            <w:tcW w:w="3243" w:type="dxa"/>
            <w:gridSpan w:val="3"/>
          </w:tcPr>
          <w:p w14:paraId="0D21D7F7" w14:textId="77777777" w:rsidR="00560991" w:rsidRPr="00491306" w:rsidRDefault="00560991" w:rsidP="00560991">
            <w:r w:rsidRPr="00491306">
              <w:rPr>
                <w:rFonts w:ascii="宋体" w:hAnsi="宋体" w:cs="Arial" w:hint="eastAsia"/>
                <w:szCs w:val="21"/>
              </w:rPr>
              <w:t>预留</w:t>
            </w:r>
          </w:p>
        </w:tc>
        <w:tc>
          <w:tcPr>
            <w:tcW w:w="720" w:type="dxa"/>
            <w:vAlign w:val="center"/>
          </w:tcPr>
          <w:p w14:paraId="6666D3E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28</w:t>
            </w:r>
          </w:p>
        </w:tc>
        <w:tc>
          <w:tcPr>
            <w:tcW w:w="3374" w:type="dxa"/>
            <w:gridSpan w:val="3"/>
          </w:tcPr>
          <w:p w14:paraId="11DD29F4" w14:textId="77777777" w:rsidR="00560991" w:rsidRPr="00491306" w:rsidRDefault="00560991" w:rsidP="00560991">
            <w:r w:rsidRPr="00491306">
              <w:rPr>
                <w:rFonts w:ascii="宋体" w:hAnsi="宋体" w:hint="eastAsia"/>
                <w:szCs w:val="21"/>
              </w:rPr>
              <w:t>*</w:t>
            </w:r>
          </w:p>
        </w:tc>
      </w:tr>
      <w:tr w:rsidR="00560991" w:rsidRPr="00491306" w14:paraId="4C78437A" w14:textId="77777777" w:rsidTr="009B28E6">
        <w:trPr>
          <w:trHeight w:val="60"/>
        </w:trPr>
        <w:tc>
          <w:tcPr>
            <w:tcW w:w="467" w:type="dxa"/>
            <w:vMerge/>
          </w:tcPr>
          <w:p w14:paraId="33F2F34D" w14:textId="77777777" w:rsidR="00560991" w:rsidRPr="00491306" w:rsidRDefault="00560991" w:rsidP="00560991">
            <w:pPr>
              <w:autoSpaceDE w:val="0"/>
              <w:autoSpaceDN w:val="0"/>
              <w:rPr>
                <w:rFonts w:ascii="宋体" w:hAnsi="宋体" w:hint="eastAsia"/>
              </w:rPr>
            </w:pPr>
          </w:p>
        </w:tc>
        <w:tc>
          <w:tcPr>
            <w:tcW w:w="718" w:type="dxa"/>
            <w:vAlign w:val="center"/>
          </w:tcPr>
          <w:p w14:paraId="0A6C9888"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13</w:t>
            </w:r>
          </w:p>
        </w:tc>
        <w:tc>
          <w:tcPr>
            <w:tcW w:w="3243" w:type="dxa"/>
            <w:gridSpan w:val="3"/>
            <w:shd w:val="clear" w:color="auto" w:fill="auto"/>
          </w:tcPr>
          <w:p w14:paraId="03245ECB" w14:textId="77777777" w:rsidR="00560991" w:rsidRPr="00491306" w:rsidRDefault="00560991" w:rsidP="00560991">
            <w:r w:rsidRPr="00491306">
              <w:rPr>
                <w:rFonts w:ascii="宋体" w:hAnsi="宋体" w:cs="Arial" w:hint="eastAsia"/>
                <w:szCs w:val="21"/>
              </w:rPr>
              <w:t>预留</w:t>
            </w:r>
          </w:p>
        </w:tc>
        <w:tc>
          <w:tcPr>
            <w:tcW w:w="720" w:type="dxa"/>
            <w:vAlign w:val="center"/>
          </w:tcPr>
          <w:p w14:paraId="25554CD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29</w:t>
            </w:r>
          </w:p>
        </w:tc>
        <w:tc>
          <w:tcPr>
            <w:tcW w:w="3374" w:type="dxa"/>
            <w:gridSpan w:val="3"/>
          </w:tcPr>
          <w:p w14:paraId="5472A030" w14:textId="77777777" w:rsidR="00560991" w:rsidRPr="00491306" w:rsidRDefault="00560991" w:rsidP="00560991">
            <w:r w:rsidRPr="00491306">
              <w:rPr>
                <w:rFonts w:hint="eastAsia"/>
              </w:rPr>
              <w:t>符</w:t>
            </w:r>
            <w:r>
              <w:rPr>
                <w:rFonts w:hint="eastAsia"/>
              </w:rPr>
              <w:t>号</w:t>
            </w:r>
            <w:r w:rsidRPr="00491306">
              <w:rPr>
                <w:rFonts w:hint="eastAsia"/>
              </w:rPr>
              <w:t>位：</w:t>
            </w:r>
            <w:r w:rsidRPr="00491306">
              <w:rPr>
                <w:rFonts w:hint="eastAsia"/>
              </w:rPr>
              <w:t>0</w:t>
            </w:r>
            <w:r w:rsidRPr="00491306">
              <w:rPr>
                <w:rFonts w:hint="eastAsia"/>
              </w:rPr>
              <w:t>为正，</w:t>
            </w:r>
            <w:r w:rsidRPr="00491306">
              <w:rPr>
                <w:rFonts w:hint="eastAsia"/>
              </w:rPr>
              <w:t>1</w:t>
            </w:r>
            <w:r w:rsidRPr="00491306">
              <w:rPr>
                <w:rFonts w:hint="eastAsia"/>
              </w:rPr>
              <w:t>为负</w:t>
            </w:r>
          </w:p>
        </w:tc>
      </w:tr>
      <w:tr w:rsidR="00560991" w:rsidRPr="00491306" w14:paraId="21CA6425" w14:textId="77777777" w:rsidTr="00583096">
        <w:trPr>
          <w:trHeight w:val="302"/>
        </w:trPr>
        <w:tc>
          <w:tcPr>
            <w:tcW w:w="467" w:type="dxa"/>
            <w:vMerge/>
          </w:tcPr>
          <w:p w14:paraId="3CC18AB1" w14:textId="77777777" w:rsidR="00560991" w:rsidRPr="00491306" w:rsidRDefault="00560991" w:rsidP="00560991">
            <w:pPr>
              <w:autoSpaceDE w:val="0"/>
              <w:autoSpaceDN w:val="0"/>
              <w:rPr>
                <w:rFonts w:ascii="宋体" w:hAnsi="宋体" w:hint="eastAsia"/>
              </w:rPr>
            </w:pPr>
          </w:p>
        </w:tc>
        <w:tc>
          <w:tcPr>
            <w:tcW w:w="718" w:type="dxa"/>
            <w:vAlign w:val="center"/>
          </w:tcPr>
          <w:p w14:paraId="67F28D4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14</w:t>
            </w:r>
          </w:p>
        </w:tc>
        <w:tc>
          <w:tcPr>
            <w:tcW w:w="3243" w:type="dxa"/>
            <w:gridSpan w:val="3"/>
            <w:shd w:val="clear" w:color="auto" w:fill="auto"/>
          </w:tcPr>
          <w:p w14:paraId="5F23BD7B" w14:textId="77777777" w:rsidR="00560991" w:rsidRPr="00491306" w:rsidRDefault="00560991" w:rsidP="00560991">
            <w:r w:rsidRPr="00491306">
              <w:rPr>
                <w:rFonts w:hint="eastAsia"/>
              </w:rPr>
              <w:t>预留</w:t>
            </w:r>
          </w:p>
        </w:tc>
        <w:tc>
          <w:tcPr>
            <w:tcW w:w="720" w:type="dxa"/>
            <w:vAlign w:val="center"/>
          </w:tcPr>
          <w:p w14:paraId="7928F0D8"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30</w:t>
            </w:r>
          </w:p>
        </w:tc>
        <w:tc>
          <w:tcPr>
            <w:tcW w:w="3374" w:type="dxa"/>
            <w:gridSpan w:val="3"/>
            <w:vAlign w:val="center"/>
          </w:tcPr>
          <w:p w14:paraId="32AC9484"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LSB</w:t>
            </w:r>
          </w:p>
        </w:tc>
      </w:tr>
      <w:tr w:rsidR="00560991" w:rsidRPr="00491306" w14:paraId="0146B5E1" w14:textId="77777777" w:rsidTr="00583096">
        <w:trPr>
          <w:trHeight w:val="293"/>
        </w:trPr>
        <w:tc>
          <w:tcPr>
            <w:tcW w:w="467" w:type="dxa"/>
            <w:vMerge/>
          </w:tcPr>
          <w:p w14:paraId="6C70B143" w14:textId="77777777" w:rsidR="00560991" w:rsidRPr="00491306" w:rsidRDefault="00560991" w:rsidP="00560991">
            <w:pPr>
              <w:autoSpaceDE w:val="0"/>
              <w:autoSpaceDN w:val="0"/>
              <w:rPr>
                <w:rFonts w:ascii="宋体" w:hAnsi="宋体" w:hint="eastAsia"/>
              </w:rPr>
            </w:pPr>
          </w:p>
        </w:tc>
        <w:tc>
          <w:tcPr>
            <w:tcW w:w="718" w:type="dxa"/>
            <w:vAlign w:val="center"/>
          </w:tcPr>
          <w:p w14:paraId="3A4D3EAB"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15</w:t>
            </w:r>
          </w:p>
        </w:tc>
        <w:tc>
          <w:tcPr>
            <w:tcW w:w="3243" w:type="dxa"/>
            <w:gridSpan w:val="3"/>
          </w:tcPr>
          <w:p w14:paraId="4069EC2E" w14:textId="77777777" w:rsidR="00560991" w:rsidRPr="00491306" w:rsidRDefault="00560991" w:rsidP="00560991">
            <w:r w:rsidRPr="00491306">
              <w:rPr>
                <w:rFonts w:ascii="宋体" w:hAnsi="宋体" w:cs="Arial" w:hint="eastAsia"/>
                <w:szCs w:val="21"/>
              </w:rPr>
              <w:t>预留</w:t>
            </w:r>
          </w:p>
        </w:tc>
        <w:tc>
          <w:tcPr>
            <w:tcW w:w="720" w:type="dxa"/>
            <w:vAlign w:val="center"/>
          </w:tcPr>
          <w:p w14:paraId="3A96742F"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31</w:t>
            </w:r>
          </w:p>
        </w:tc>
        <w:tc>
          <w:tcPr>
            <w:tcW w:w="3374" w:type="dxa"/>
            <w:gridSpan w:val="3"/>
            <w:vAlign w:val="center"/>
          </w:tcPr>
          <w:p w14:paraId="38F3EFE3"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MSB</w:t>
            </w:r>
          </w:p>
        </w:tc>
      </w:tr>
      <w:tr w:rsidR="00560991" w:rsidRPr="00491306" w14:paraId="0F839973" w14:textId="77777777" w:rsidTr="009B28E6">
        <w:trPr>
          <w:trHeight w:val="269"/>
        </w:trPr>
        <w:tc>
          <w:tcPr>
            <w:tcW w:w="467" w:type="dxa"/>
            <w:vMerge/>
          </w:tcPr>
          <w:p w14:paraId="10BC271F" w14:textId="77777777" w:rsidR="00560991" w:rsidRPr="00491306" w:rsidRDefault="00560991" w:rsidP="00560991">
            <w:pPr>
              <w:autoSpaceDE w:val="0"/>
              <w:autoSpaceDN w:val="0"/>
              <w:rPr>
                <w:rFonts w:ascii="宋体" w:hAnsi="宋体" w:hint="eastAsia"/>
              </w:rPr>
            </w:pPr>
          </w:p>
        </w:tc>
        <w:tc>
          <w:tcPr>
            <w:tcW w:w="718" w:type="dxa"/>
            <w:vAlign w:val="center"/>
          </w:tcPr>
          <w:p w14:paraId="1D35947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16</w:t>
            </w:r>
          </w:p>
        </w:tc>
        <w:tc>
          <w:tcPr>
            <w:tcW w:w="3243" w:type="dxa"/>
            <w:gridSpan w:val="3"/>
          </w:tcPr>
          <w:p w14:paraId="2B8CC9FF" w14:textId="77777777" w:rsidR="00560991" w:rsidRPr="00491306" w:rsidRDefault="00560991" w:rsidP="00560991">
            <w:r w:rsidRPr="00491306">
              <w:rPr>
                <w:rFonts w:ascii="宋体" w:hAnsi="宋体" w:cs="Arial" w:hint="eastAsia"/>
                <w:szCs w:val="21"/>
              </w:rPr>
              <w:t>预留</w:t>
            </w:r>
          </w:p>
        </w:tc>
        <w:tc>
          <w:tcPr>
            <w:tcW w:w="720" w:type="dxa"/>
            <w:vAlign w:val="center"/>
          </w:tcPr>
          <w:p w14:paraId="532DFF09"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32</w:t>
            </w:r>
          </w:p>
        </w:tc>
        <w:tc>
          <w:tcPr>
            <w:tcW w:w="3374" w:type="dxa"/>
            <w:gridSpan w:val="3"/>
            <w:vAlign w:val="center"/>
          </w:tcPr>
          <w:p w14:paraId="269DD1BA" w14:textId="77777777" w:rsidR="00560991" w:rsidRPr="00491306" w:rsidRDefault="00560991" w:rsidP="00560991">
            <w:pPr>
              <w:jc w:val="left"/>
              <w:rPr>
                <w:rFonts w:ascii="Arial" w:hAnsi="Arial" w:cs="Arial"/>
              </w:rPr>
            </w:pPr>
            <w:r w:rsidRPr="00491306">
              <w:rPr>
                <w:rFonts w:ascii="Arial" w:hAnsi="Arial" w:cs="Arial" w:hint="eastAsia"/>
              </w:rPr>
              <w:t>校验位：奇校验</w:t>
            </w:r>
          </w:p>
        </w:tc>
      </w:tr>
      <w:tr w:rsidR="0020290B" w:rsidRPr="00491306" w14:paraId="21B1DE96" w14:textId="77777777" w:rsidTr="009B28E6">
        <w:trPr>
          <w:trHeight w:val="281"/>
        </w:trPr>
        <w:tc>
          <w:tcPr>
            <w:tcW w:w="467" w:type="dxa"/>
            <w:vAlign w:val="center"/>
          </w:tcPr>
          <w:p w14:paraId="46A29231" w14:textId="77777777" w:rsidR="0020290B" w:rsidRPr="00491306" w:rsidRDefault="0020290B" w:rsidP="009B28E6">
            <w:pPr>
              <w:autoSpaceDE w:val="0"/>
              <w:autoSpaceDN w:val="0"/>
              <w:rPr>
                <w:rFonts w:ascii="宋体" w:hAnsi="宋体" w:hint="eastAsia"/>
              </w:rPr>
            </w:pPr>
            <w:r w:rsidRPr="00491306">
              <w:rPr>
                <w:rFonts w:ascii="宋体" w:hAnsi="宋体" w:hint="eastAsia"/>
              </w:rPr>
              <w:t>附注</w:t>
            </w:r>
          </w:p>
        </w:tc>
        <w:tc>
          <w:tcPr>
            <w:tcW w:w="8055" w:type="dxa"/>
            <w:gridSpan w:val="8"/>
          </w:tcPr>
          <w:p w14:paraId="65CF2B3B" w14:textId="77777777" w:rsidR="0020290B" w:rsidRPr="00491306" w:rsidRDefault="0020290B" w:rsidP="009B28E6">
            <w:pPr>
              <w:rPr>
                <w:rFonts w:ascii="Arial" w:hAnsi="Arial" w:cs="Arial"/>
              </w:rPr>
            </w:pPr>
            <w:r w:rsidRPr="00491306">
              <w:rPr>
                <w:rFonts w:ascii="Arial" w:hAnsi="Arial" w:cs="Arial" w:hint="eastAsia"/>
              </w:rPr>
              <w:t>注：</w:t>
            </w:r>
          </w:p>
          <w:p w14:paraId="57BA5092" w14:textId="77777777" w:rsidR="0020290B" w:rsidRPr="00491306" w:rsidRDefault="0020290B" w:rsidP="009B28E6">
            <w:pPr>
              <w:autoSpaceDE w:val="0"/>
              <w:autoSpaceDN w:val="0"/>
              <w:rPr>
                <w:rFonts w:ascii="宋体" w:hAnsi="宋体" w:hint="eastAsia"/>
              </w:rPr>
            </w:pPr>
            <w:r w:rsidRPr="00491306">
              <w:rPr>
                <w:rFonts w:ascii="Arial" w:hAnsi="Arial" w:cs="Arial" w:hint="eastAsia"/>
              </w:rPr>
              <w:t>状态位：</w:t>
            </w:r>
            <w:r w:rsidRPr="00491306">
              <w:rPr>
                <w:rFonts w:ascii="Arial" w:hAnsi="Arial" w:cs="Arial" w:hint="eastAsia"/>
              </w:rPr>
              <w:t>00</w:t>
            </w:r>
            <w:r w:rsidRPr="00491306">
              <w:rPr>
                <w:rFonts w:ascii="Arial" w:hAnsi="Arial" w:cs="Arial" w:hint="eastAsia"/>
              </w:rPr>
              <w:t>－故障，</w:t>
            </w:r>
            <w:r w:rsidRPr="00491306">
              <w:rPr>
                <w:rFonts w:ascii="Arial" w:hAnsi="Arial" w:cs="Arial" w:hint="eastAsia"/>
              </w:rPr>
              <w:t>01</w:t>
            </w:r>
            <w:r w:rsidRPr="00491306">
              <w:rPr>
                <w:rFonts w:ascii="Arial" w:hAnsi="Arial" w:cs="Arial" w:hint="eastAsia"/>
              </w:rPr>
              <w:t>－无效，</w:t>
            </w:r>
            <w:r w:rsidRPr="00491306">
              <w:rPr>
                <w:rFonts w:ascii="Arial" w:hAnsi="Arial" w:cs="Arial" w:hint="eastAsia"/>
              </w:rPr>
              <w:t>10</w:t>
            </w:r>
            <w:r w:rsidRPr="00491306">
              <w:rPr>
                <w:rFonts w:ascii="Arial" w:hAnsi="Arial" w:cs="Arial" w:hint="eastAsia"/>
              </w:rPr>
              <w:t>－测试，</w:t>
            </w:r>
            <w:r w:rsidRPr="00491306">
              <w:rPr>
                <w:rFonts w:ascii="Arial" w:hAnsi="Arial" w:cs="Arial" w:hint="eastAsia"/>
              </w:rPr>
              <w:t>11</w:t>
            </w:r>
            <w:r w:rsidRPr="00491306">
              <w:rPr>
                <w:rFonts w:ascii="Arial" w:hAnsi="Arial" w:cs="Arial" w:hint="eastAsia"/>
              </w:rPr>
              <w:t>－正常；</w:t>
            </w:r>
          </w:p>
        </w:tc>
      </w:tr>
    </w:tbl>
    <w:p w14:paraId="3FB4E966" w14:textId="77777777" w:rsidR="0020290B" w:rsidRDefault="00C96EA7" w:rsidP="0020290B">
      <w:pPr>
        <w:adjustRightInd w:val="0"/>
        <w:snapToGrid w:val="0"/>
        <w:spacing w:line="500" w:lineRule="exact"/>
        <w:jc w:val="center"/>
        <w:rPr>
          <w:rFonts w:ascii="黑体" w:eastAsia="黑体" w:hAnsi="黑体" w:hint="eastAsia"/>
          <w:kern w:val="24"/>
          <w:szCs w:val="21"/>
        </w:rPr>
      </w:pPr>
      <w:r w:rsidRPr="00A25ED0">
        <w:rPr>
          <w:rFonts w:ascii="黑体" w:eastAsia="黑体" w:hAnsi="黑体" w:hint="eastAsia"/>
          <w:kern w:val="24"/>
          <w:szCs w:val="21"/>
        </w:rPr>
        <w:t>表</w:t>
      </w:r>
      <w:r>
        <w:rPr>
          <w:rFonts w:ascii="黑体" w:eastAsia="黑体" w:hAnsi="黑体" w:hint="eastAsia"/>
          <w:kern w:val="24"/>
          <w:szCs w:val="21"/>
        </w:rPr>
        <w:t>6转弯控制单元</w:t>
      </w:r>
      <w:r w:rsidRPr="00A25ED0">
        <w:rPr>
          <w:rFonts w:ascii="黑体" w:eastAsia="黑体" w:hAnsi="黑体" w:hint="eastAsia"/>
          <w:kern w:val="24"/>
          <w:szCs w:val="21"/>
        </w:rPr>
        <w:t>到</w:t>
      </w:r>
      <w:r w:rsidR="006562EF">
        <w:rPr>
          <w:rFonts w:ascii="黑体" w:eastAsia="黑体" w:hAnsi="黑体" w:hint="eastAsia"/>
          <w:kern w:val="24"/>
          <w:szCs w:val="21"/>
        </w:rPr>
        <w:t>RDCU</w:t>
      </w:r>
      <w:r w:rsidRPr="00A25ED0">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20290B" w:rsidRPr="00491306" w14:paraId="11BBE7A4" w14:textId="77777777" w:rsidTr="009B28E6">
        <w:trPr>
          <w:cantSplit/>
          <w:trHeight w:val="302"/>
          <w:tblHeader/>
        </w:trPr>
        <w:tc>
          <w:tcPr>
            <w:tcW w:w="1901" w:type="dxa"/>
            <w:gridSpan w:val="3"/>
            <w:vMerge w:val="restart"/>
            <w:vAlign w:val="center"/>
          </w:tcPr>
          <w:p w14:paraId="1A6ABDC8" w14:textId="77777777" w:rsidR="0020290B" w:rsidRPr="00491306" w:rsidRDefault="00DB26A7" w:rsidP="009B28E6">
            <w:pPr>
              <w:autoSpaceDE w:val="0"/>
              <w:autoSpaceDN w:val="0"/>
              <w:rPr>
                <w:rFonts w:ascii="宋体" w:hAnsi="宋体" w:hint="eastAsia"/>
              </w:rPr>
            </w:pPr>
            <w:r>
              <w:rPr>
                <w:rFonts w:ascii="宋体" w:hAnsi="宋体" w:hint="eastAsia"/>
              </w:rPr>
              <w:t>前轮转弯系统</w:t>
            </w:r>
          </w:p>
        </w:tc>
        <w:tc>
          <w:tcPr>
            <w:tcW w:w="1251" w:type="dxa"/>
            <w:vAlign w:val="center"/>
          </w:tcPr>
          <w:p w14:paraId="0BFF5F53" w14:textId="77777777" w:rsidR="0020290B" w:rsidRPr="00491306" w:rsidRDefault="0020290B" w:rsidP="009B28E6">
            <w:pPr>
              <w:autoSpaceDE w:val="0"/>
              <w:autoSpaceDN w:val="0"/>
              <w:rPr>
                <w:rFonts w:ascii="宋体" w:hAnsi="宋体" w:hint="eastAsia"/>
              </w:rPr>
            </w:pPr>
            <w:r w:rsidRPr="00491306">
              <w:rPr>
                <w:rFonts w:ascii="宋体" w:hAnsi="宋体" w:hint="eastAsia"/>
              </w:rPr>
              <w:t>信号名称</w:t>
            </w:r>
          </w:p>
        </w:tc>
        <w:tc>
          <w:tcPr>
            <w:tcW w:w="3055" w:type="dxa"/>
            <w:gridSpan w:val="3"/>
          </w:tcPr>
          <w:p w14:paraId="5EF8B96F" w14:textId="77777777" w:rsidR="0020290B" w:rsidRPr="00491306" w:rsidRDefault="00BD5A0E" w:rsidP="009B28E6">
            <w:pPr>
              <w:autoSpaceDE w:val="0"/>
              <w:autoSpaceDN w:val="0"/>
              <w:rPr>
                <w:rFonts w:ascii="宋体" w:hAnsi="宋体" w:hint="eastAsia"/>
              </w:rPr>
            </w:pPr>
            <w:r>
              <w:rPr>
                <w:rFonts w:ascii="宋体" w:hAnsi="宋体" w:hint="eastAsia"/>
              </w:rPr>
              <w:t>左手轮位置反馈</w:t>
            </w:r>
          </w:p>
        </w:tc>
        <w:tc>
          <w:tcPr>
            <w:tcW w:w="850" w:type="dxa"/>
          </w:tcPr>
          <w:p w14:paraId="06EEBFB4" w14:textId="77777777" w:rsidR="0020290B" w:rsidRPr="00491306" w:rsidRDefault="0020290B" w:rsidP="009B28E6">
            <w:pPr>
              <w:autoSpaceDE w:val="0"/>
              <w:autoSpaceDN w:val="0"/>
              <w:rPr>
                <w:rFonts w:ascii="宋体" w:hAnsi="宋体" w:hint="eastAsia"/>
              </w:rPr>
            </w:pPr>
            <w:r w:rsidRPr="00491306">
              <w:rPr>
                <w:rFonts w:ascii="宋体" w:hAnsi="宋体" w:hint="eastAsia"/>
              </w:rPr>
              <w:t>版本</w:t>
            </w:r>
          </w:p>
        </w:tc>
        <w:tc>
          <w:tcPr>
            <w:tcW w:w="1465" w:type="dxa"/>
          </w:tcPr>
          <w:p w14:paraId="103D10D8" w14:textId="77777777" w:rsidR="0020290B" w:rsidRPr="00491306" w:rsidRDefault="0020290B" w:rsidP="009B28E6">
            <w:pPr>
              <w:autoSpaceDE w:val="0"/>
              <w:autoSpaceDN w:val="0"/>
              <w:rPr>
                <w:rFonts w:ascii="宋体" w:hAnsi="宋体" w:hint="eastAsia"/>
              </w:rPr>
            </w:pPr>
          </w:p>
        </w:tc>
      </w:tr>
      <w:tr w:rsidR="0020290B" w:rsidRPr="00491306" w14:paraId="11A2F330" w14:textId="77777777" w:rsidTr="009B28E6">
        <w:trPr>
          <w:cantSplit/>
          <w:trHeight w:val="292"/>
          <w:tblHeader/>
        </w:trPr>
        <w:tc>
          <w:tcPr>
            <w:tcW w:w="1901" w:type="dxa"/>
            <w:gridSpan w:val="3"/>
            <w:vMerge/>
          </w:tcPr>
          <w:p w14:paraId="70B248C1" w14:textId="77777777" w:rsidR="0020290B" w:rsidRPr="00491306" w:rsidRDefault="0020290B" w:rsidP="009B28E6">
            <w:pPr>
              <w:autoSpaceDE w:val="0"/>
              <w:autoSpaceDN w:val="0"/>
              <w:rPr>
                <w:rFonts w:ascii="宋体" w:hAnsi="宋体" w:hint="eastAsia"/>
              </w:rPr>
            </w:pPr>
          </w:p>
        </w:tc>
        <w:tc>
          <w:tcPr>
            <w:tcW w:w="1251" w:type="dxa"/>
            <w:vAlign w:val="center"/>
          </w:tcPr>
          <w:p w14:paraId="029E0D93"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规范号</w:t>
            </w:r>
          </w:p>
        </w:tc>
        <w:tc>
          <w:tcPr>
            <w:tcW w:w="5370" w:type="dxa"/>
            <w:gridSpan w:val="5"/>
          </w:tcPr>
          <w:p w14:paraId="047B84D1" w14:textId="12421FCF" w:rsidR="0020290B" w:rsidRPr="00491306" w:rsidRDefault="0020290B" w:rsidP="009B28E6">
            <w:pPr>
              <w:autoSpaceDE w:val="0"/>
              <w:autoSpaceDN w:val="0"/>
              <w:rPr>
                <w:rFonts w:ascii="宋体" w:hAnsi="宋体" w:hint="eastAsia"/>
              </w:rPr>
            </w:pPr>
            <w:r>
              <w:rPr>
                <w:rFonts w:ascii="宋体" w:hAnsi="宋体" w:hint="eastAsia"/>
              </w:rPr>
              <w:t>12</w:t>
            </w:r>
            <w:ins w:id="1" w:author="绎维 熊" w:date="2025-05-23T11:37:00Z" w16du:dateUtc="2025-05-23T03:37:00Z">
              <w:r w:rsidR="00FC1034">
                <w:rPr>
                  <w:rFonts w:ascii="宋体" w:hAnsi="宋体" w:hint="eastAsia"/>
                </w:rPr>
                <w:t>7</w:t>
              </w:r>
            </w:ins>
            <w:del w:id="2" w:author="绎维 熊" w:date="2025-05-23T11:37:00Z" w16du:dateUtc="2025-05-23T03:37:00Z">
              <w:r w:rsidDel="00FC1034">
                <w:rPr>
                  <w:rFonts w:ascii="宋体" w:hAnsi="宋体" w:hint="eastAsia"/>
                </w:rPr>
                <w:delText>2</w:delText>
              </w:r>
            </w:del>
          </w:p>
        </w:tc>
      </w:tr>
      <w:tr w:rsidR="0020290B" w:rsidRPr="00491306" w14:paraId="28E32341" w14:textId="77777777" w:rsidTr="009B28E6">
        <w:trPr>
          <w:trHeight w:val="282"/>
        </w:trPr>
        <w:tc>
          <w:tcPr>
            <w:tcW w:w="467" w:type="dxa"/>
            <w:vMerge w:val="restart"/>
            <w:vAlign w:val="center"/>
          </w:tcPr>
          <w:p w14:paraId="335837D2" w14:textId="77777777" w:rsidR="0020290B" w:rsidRPr="00491306" w:rsidRDefault="0020290B" w:rsidP="009B28E6">
            <w:pPr>
              <w:autoSpaceDE w:val="0"/>
              <w:autoSpaceDN w:val="0"/>
              <w:rPr>
                <w:rFonts w:ascii="宋体" w:hAnsi="宋体" w:hint="eastAsia"/>
              </w:rPr>
            </w:pPr>
            <w:r w:rsidRPr="00491306">
              <w:rPr>
                <w:rFonts w:ascii="宋体" w:hAnsi="宋体" w:hint="eastAsia"/>
              </w:rPr>
              <w:t>信</w:t>
            </w:r>
          </w:p>
          <w:p w14:paraId="5A623124" w14:textId="77777777" w:rsidR="0020290B" w:rsidRPr="00491306" w:rsidRDefault="0020290B" w:rsidP="009B28E6">
            <w:pPr>
              <w:autoSpaceDE w:val="0"/>
              <w:autoSpaceDN w:val="0"/>
              <w:rPr>
                <w:rFonts w:ascii="宋体" w:hAnsi="宋体" w:hint="eastAsia"/>
              </w:rPr>
            </w:pPr>
            <w:r w:rsidRPr="00491306">
              <w:rPr>
                <w:rFonts w:ascii="宋体" w:hAnsi="宋体" w:hint="eastAsia"/>
              </w:rPr>
              <w:t>号</w:t>
            </w:r>
          </w:p>
          <w:p w14:paraId="04041CF8" w14:textId="77777777" w:rsidR="0020290B" w:rsidRPr="00491306" w:rsidRDefault="0020290B" w:rsidP="009B28E6">
            <w:pPr>
              <w:autoSpaceDE w:val="0"/>
              <w:autoSpaceDN w:val="0"/>
              <w:rPr>
                <w:rFonts w:ascii="宋体" w:hAnsi="宋体" w:hint="eastAsia"/>
              </w:rPr>
            </w:pPr>
            <w:r w:rsidRPr="00491306">
              <w:rPr>
                <w:rFonts w:ascii="宋体" w:hAnsi="宋体" w:hint="eastAsia"/>
              </w:rPr>
              <w:t>内</w:t>
            </w:r>
          </w:p>
          <w:p w14:paraId="2CD7FAA9" w14:textId="77777777" w:rsidR="0020290B" w:rsidRPr="00491306" w:rsidRDefault="0020290B" w:rsidP="009B28E6">
            <w:pPr>
              <w:autoSpaceDE w:val="0"/>
              <w:autoSpaceDN w:val="0"/>
              <w:rPr>
                <w:rFonts w:ascii="宋体" w:hAnsi="宋体" w:hint="eastAsia"/>
              </w:rPr>
            </w:pPr>
            <w:r w:rsidRPr="00491306">
              <w:rPr>
                <w:rFonts w:ascii="宋体" w:hAnsi="宋体" w:hint="eastAsia"/>
              </w:rPr>
              <w:t>容</w:t>
            </w:r>
          </w:p>
        </w:tc>
        <w:tc>
          <w:tcPr>
            <w:tcW w:w="1434" w:type="dxa"/>
            <w:gridSpan w:val="2"/>
            <w:vAlign w:val="center"/>
          </w:tcPr>
          <w:p w14:paraId="74B7F172" w14:textId="77777777" w:rsidR="0020290B" w:rsidRPr="00491306" w:rsidRDefault="0020290B" w:rsidP="009B28E6">
            <w:pPr>
              <w:autoSpaceDE w:val="0"/>
              <w:autoSpaceDN w:val="0"/>
              <w:rPr>
                <w:rFonts w:ascii="宋体" w:hAnsi="宋体" w:hint="eastAsia"/>
              </w:rPr>
            </w:pPr>
            <w:r w:rsidRPr="00491306">
              <w:rPr>
                <w:rFonts w:ascii="宋体" w:hAnsi="宋体" w:hint="eastAsia"/>
              </w:rPr>
              <w:t>信号类型</w:t>
            </w:r>
          </w:p>
        </w:tc>
        <w:tc>
          <w:tcPr>
            <w:tcW w:w="6621" w:type="dxa"/>
            <w:gridSpan w:val="6"/>
          </w:tcPr>
          <w:p w14:paraId="4FB68A44" w14:textId="77777777" w:rsidR="0020290B" w:rsidRPr="00491306" w:rsidRDefault="0020290B" w:rsidP="009B28E6">
            <w:pPr>
              <w:autoSpaceDE w:val="0"/>
              <w:autoSpaceDN w:val="0"/>
              <w:rPr>
                <w:rFonts w:ascii="宋体" w:hAnsi="宋体" w:hint="eastAsia"/>
              </w:rPr>
            </w:pPr>
            <w:r w:rsidRPr="00491306">
              <w:rPr>
                <w:rFonts w:ascii="宋体" w:hAnsi="宋体" w:hint="eastAsia"/>
              </w:rPr>
              <w:t>整型（32位）</w:t>
            </w:r>
          </w:p>
        </w:tc>
      </w:tr>
      <w:tr w:rsidR="0020290B" w:rsidRPr="00491306" w14:paraId="11AF476D" w14:textId="77777777" w:rsidTr="009B28E6">
        <w:trPr>
          <w:trHeight w:val="272"/>
        </w:trPr>
        <w:tc>
          <w:tcPr>
            <w:tcW w:w="467" w:type="dxa"/>
            <w:vMerge/>
          </w:tcPr>
          <w:p w14:paraId="2CCC3235"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30AEDA92"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源</w:t>
            </w:r>
          </w:p>
        </w:tc>
        <w:tc>
          <w:tcPr>
            <w:tcW w:w="6621" w:type="dxa"/>
            <w:gridSpan w:val="6"/>
          </w:tcPr>
          <w:p w14:paraId="3F03D92C" w14:textId="77777777" w:rsidR="0020290B" w:rsidRPr="00491306" w:rsidRDefault="0020290B" w:rsidP="009B28E6">
            <w:pPr>
              <w:autoSpaceDE w:val="0"/>
              <w:autoSpaceDN w:val="0"/>
              <w:rPr>
                <w:rFonts w:ascii="宋体" w:hAnsi="宋体" w:hint="eastAsia"/>
              </w:rPr>
            </w:pPr>
            <w:r>
              <w:rPr>
                <w:rFonts w:ascii="宋体" w:hAnsi="宋体" w:hint="eastAsia"/>
              </w:rPr>
              <w:t>转弯控制单元</w:t>
            </w:r>
          </w:p>
        </w:tc>
      </w:tr>
      <w:tr w:rsidR="0020290B" w:rsidRPr="00491306" w14:paraId="56D2C0E9" w14:textId="77777777" w:rsidTr="009B28E6">
        <w:trPr>
          <w:trHeight w:val="262"/>
        </w:trPr>
        <w:tc>
          <w:tcPr>
            <w:tcW w:w="467" w:type="dxa"/>
            <w:vMerge/>
          </w:tcPr>
          <w:p w14:paraId="0C53DD4B"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085D3EAC"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分    布</w:t>
            </w:r>
          </w:p>
        </w:tc>
        <w:tc>
          <w:tcPr>
            <w:tcW w:w="6621" w:type="dxa"/>
            <w:gridSpan w:val="6"/>
          </w:tcPr>
          <w:p w14:paraId="7C39F757" w14:textId="77777777" w:rsidR="0020290B" w:rsidRPr="00491306" w:rsidRDefault="0020290B" w:rsidP="009B28E6">
            <w:pPr>
              <w:autoSpaceDE w:val="0"/>
              <w:autoSpaceDN w:val="0"/>
              <w:rPr>
                <w:rFonts w:ascii="宋体" w:hAnsi="宋体" w:hint="eastAsia"/>
              </w:rPr>
            </w:pPr>
          </w:p>
        </w:tc>
      </w:tr>
      <w:tr w:rsidR="0020290B" w:rsidRPr="00491306" w14:paraId="639C9573" w14:textId="77777777" w:rsidTr="009B28E6">
        <w:trPr>
          <w:trHeight w:val="231"/>
        </w:trPr>
        <w:tc>
          <w:tcPr>
            <w:tcW w:w="467" w:type="dxa"/>
            <w:vMerge/>
          </w:tcPr>
          <w:p w14:paraId="6E3F91AB"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17C443F6"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单    位</w:t>
            </w:r>
          </w:p>
        </w:tc>
        <w:tc>
          <w:tcPr>
            <w:tcW w:w="6621" w:type="dxa"/>
            <w:gridSpan w:val="6"/>
          </w:tcPr>
          <w:p w14:paraId="5F6FEB23" w14:textId="77777777" w:rsidR="0020290B" w:rsidRPr="00491306" w:rsidRDefault="0020290B" w:rsidP="009B28E6">
            <w:pPr>
              <w:autoSpaceDE w:val="0"/>
              <w:autoSpaceDN w:val="0"/>
              <w:rPr>
                <w:rFonts w:ascii="宋体" w:hAnsi="宋体" w:hint="eastAsia"/>
              </w:rPr>
            </w:pPr>
            <w:r>
              <w:rPr>
                <w:rFonts w:hint="eastAsia"/>
                <w:szCs w:val="22"/>
              </w:rPr>
              <w:t>m/s</w:t>
            </w:r>
          </w:p>
        </w:tc>
      </w:tr>
      <w:tr w:rsidR="0020290B" w:rsidRPr="00491306" w14:paraId="449BB7DB" w14:textId="77777777" w:rsidTr="009B28E6">
        <w:trPr>
          <w:trHeight w:val="207"/>
        </w:trPr>
        <w:tc>
          <w:tcPr>
            <w:tcW w:w="467" w:type="dxa"/>
            <w:vMerge/>
          </w:tcPr>
          <w:p w14:paraId="091E40A9"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68A34BBD"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信号范围</w:t>
            </w:r>
          </w:p>
        </w:tc>
        <w:tc>
          <w:tcPr>
            <w:tcW w:w="6621" w:type="dxa"/>
            <w:gridSpan w:val="6"/>
          </w:tcPr>
          <w:p w14:paraId="5B9D8247" w14:textId="77777777" w:rsidR="0020290B" w:rsidRPr="00491306" w:rsidRDefault="00BD5A0E" w:rsidP="009B28E6">
            <w:pPr>
              <w:autoSpaceDE w:val="0"/>
              <w:autoSpaceDN w:val="0"/>
              <w:rPr>
                <w:rFonts w:ascii="宋体" w:hAnsi="宋体" w:hint="eastAsia"/>
              </w:rPr>
            </w:pPr>
            <w:r>
              <w:rPr>
                <w:rFonts w:hint="eastAsia"/>
              </w:rPr>
              <w:t>±</w:t>
            </w:r>
            <w:r>
              <w:rPr>
                <w:rFonts w:hint="eastAsia"/>
              </w:rPr>
              <w:t>90</w:t>
            </w:r>
            <w:r>
              <w:rPr>
                <w:rFonts w:hint="eastAsia"/>
              </w:rPr>
              <w:t>°</w:t>
            </w:r>
          </w:p>
        </w:tc>
      </w:tr>
      <w:tr w:rsidR="0020290B" w:rsidRPr="00491306" w14:paraId="5379EE10" w14:textId="77777777" w:rsidTr="009B28E6">
        <w:trPr>
          <w:trHeight w:val="311"/>
        </w:trPr>
        <w:tc>
          <w:tcPr>
            <w:tcW w:w="467" w:type="dxa"/>
            <w:vMerge/>
          </w:tcPr>
          <w:p w14:paraId="24E93323"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215B92BE"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分 辨 率</w:t>
            </w:r>
          </w:p>
        </w:tc>
        <w:tc>
          <w:tcPr>
            <w:tcW w:w="6621" w:type="dxa"/>
            <w:gridSpan w:val="6"/>
          </w:tcPr>
          <w:p w14:paraId="5119525F" w14:textId="77777777" w:rsidR="0020290B" w:rsidRPr="00491306" w:rsidRDefault="0020290B" w:rsidP="00BD5A0E">
            <w:pPr>
              <w:autoSpaceDE w:val="0"/>
              <w:autoSpaceDN w:val="0"/>
              <w:rPr>
                <w:rFonts w:ascii="宋体" w:hAnsi="宋体" w:hint="eastAsia"/>
              </w:rPr>
            </w:pPr>
            <w:r w:rsidRPr="00491306">
              <w:rPr>
                <w:rFonts w:ascii="宋体" w:hAnsi="宋体" w:hint="eastAsia"/>
              </w:rPr>
              <w:t>0.</w:t>
            </w:r>
            <w:r w:rsidR="00BD5A0E">
              <w:rPr>
                <w:rFonts w:ascii="宋体" w:hAnsi="宋体" w:hint="eastAsia"/>
              </w:rPr>
              <w:t>02197</w:t>
            </w:r>
            <w:r w:rsidRPr="00491306">
              <w:rPr>
                <w:rFonts w:ascii="宋体" w:hAnsi="宋体" w:hint="eastAsia"/>
              </w:rPr>
              <w:t xml:space="preserve"> /bit</w:t>
            </w:r>
          </w:p>
        </w:tc>
      </w:tr>
      <w:tr w:rsidR="0020290B" w:rsidRPr="00491306" w14:paraId="3552A2B4" w14:textId="77777777" w:rsidTr="009B28E6">
        <w:trPr>
          <w:trHeight w:val="201"/>
        </w:trPr>
        <w:tc>
          <w:tcPr>
            <w:tcW w:w="467" w:type="dxa"/>
            <w:vMerge/>
          </w:tcPr>
          <w:p w14:paraId="07AEB6B4"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54A3D787"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精    度</w:t>
            </w:r>
          </w:p>
        </w:tc>
        <w:tc>
          <w:tcPr>
            <w:tcW w:w="6621" w:type="dxa"/>
            <w:gridSpan w:val="6"/>
          </w:tcPr>
          <w:p w14:paraId="2C904277" w14:textId="77777777" w:rsidR="0020290B" w:rsidRPr="00491306" w:rsidRDefault="0020290B" w:rsidP="009B28E6">
            <w:pPr>
              <w:autoSpaceDE w:val="0"/>
              <w:autoSpaceDN w:val="0"/>
              <w:rPr>
                <w:rFonts w:ascii="宋体" w:hAnsi="宋体" w:hint="eastAsia"/>
              </w:rPr>
            </w:pPr>
          </w:p>
        </w:tc>
      </w:tr>
      <w:tr w:rsidR="006B0596" w:rsidRPr="00491306" w14:paraId="12AF1208" w14:textId="77777777" w:rsidTr="009B28E6">
        <w:trPr>
          <w:trHeight w:val="201"/>
        </w:trPr>
        <w:tc>
          <w:tcPr>
            <w:tcW w:w="467" w:type="dxa"/>
            <w:vMerge/>
          </w:tcPr>
          <w:p w14:paraId="3E389434"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1B9A6D4E" w14:textId="77777777" w:rsidR="006B0596" w:rsidRPr="00491306" w:rsidRDefault="006B0596" w:rsidP="006B0596">
            <w:pPr>
              <w:autoSpaceDE w:val="0"/>
              <w:autoSpaceDN w:val="0"/>
              <w:jc w:val="center"/>
              <w:rPr>
                <w:rFonts w:ascii="宋体" w:hAnsi="宋体" w:hint="eastAsia"/>
              </w:rPr>
            </w:pPr>
            <w:r>
              <w:rPr>
                <w:rFonts w:ascii="宋体" w:hAnsi="宋体" w:hint="eastAsia"/>
              </w:rPr>
              <w:t>码    制</w:t>
            </w:r>
          </w:p>
        </w:tc>
        <w:tc>
          <w:tcPr>
            <w:tcW w:w="6621" w:type="dxa"/>
            <w:gridSpan w:val="6"/>
          </w:tcPr>
          <w:p w14:paraId="0E5FF7B8" w14:textId="77777777" w:rsidR="006B0596" w:rsidRPr="00491306" w:rsidRDefault="006B0596" w:rsidP="006B0596">
            <w:pPr>
              <w:autoSpaceDE w:val="0"/>
              <w:autoSpaceDN w:val="0"/>
              <w:rPr>
                <w:rFonts w:ascii="宋体" w:hAnsi="宋体" w:hint="eastAsia"/>
              </w:rPr>
            </w:pPr>
            <w:r>
              <w:rPr>
                <w:rFonts w:ascii="宋体" w:hAnsi="宋体" w:hint="eastAsia"/>
              </w:rPr>
              <w:t>BNR</w:t>
            </w:r>
          </w:p>
        </w:tc>
      </w:tr>
      <w:tr w:rsidR="006B0596" w:rsidRPr="00491306" w14:paraId="1417FBEF" w14:textId="77777777" w:rsidTr="009B28E6">
        <w:trPr>
          <w:trHeight w:val="167"/>
        </w:trPr>
        <w:tc>
          <w:tcPr>
            <w:tcW w:w="467" w:type="dxa"/>
            <w:vMerge/>
          </w:tcPr>
          <w:p w14:paraId="61537B9F"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5ABA5DE0" w14:textId="77777777" w:rsidR="006B0596" w:rsidRPr="00491306" w:rsidRDefault="006B0596" w:rsidP="006B0596">
            <w:pPr>
              <w:autoSpaceDE w:val="0"/>
              <w:autoSpaceDN w:val="0"/>
              <w:jc w:val="center"/>
              <w:rPr>
                <w:rFonts w:ascii="宋体" w:hAnsi="宋体" w:hint="eastAsia"/>
              </w:rPr>
            </w:pPr>
            <w:r>
              <w:rPr>
                <w:rFonts w:ascii="宋体" w:hAnsi="宋体" w:hint="eastAsia"/>
              </w:rPr>
              <w:t>发送</w:t>
            </w:r>
            <w:r w:rsidRPr="00491306">
              <w:rPr>
                <w:rFonts w:ascii="宋体" w:hAnsi="宋体" w:hint="eastAsia"/>
              </w:rPr>
              <w:t>速率</w:t>
            </w:r>
          </w:p>
        </w:tc>
        <w:tc>
          <w:tcPr>
            <w:tcW w:w="6621" w:type="dxa"/>
            <w:gridSpan w:val="6"/>
          </w:tcPr>
          <w:p w14:paraId="3AB02F6B" w14:textId="77777777" w:rsidR="006B0596" w:rsidRPr="00491306" w:rsidRDefault="006B0596" w:rsidP="006B0596">
            <w:pPr>
              <w:autoSpaceDE w:val="0"/>
              <w:autoSpaceDN w:val="0"/>
              <w:rPr>
                <w:rFonts w:ascii="宋体" w:hAnsi="宋体" w:hint="eastAsia"/>
              </w:rPr>
            </w:pPr>
            <w:r>
              <w:rPr>
                <w:rFonts w:ascii="宋体" w:hAnsi="宋体" w:hint="eastAsia"/>
              </w:rPr>
              <w:t>100kbps</w:t>
            </w:r>
          </w:p>
        </w:tc>
      </w:tr>
      <w:tr w:rsidR="0020290B" w:rsidRPr="00491306" w14:paraId="1F5C9DE2" w14:textId="77777777" w:rsidTr="009B28E6">
        <w:trPr>
          <w:trHeight w:val="482"/>
        </w:trPr>
        <w:tc>
          <w:tcPr>
            <w:tcW w:w="467" w:type="dxa"/>
            <w:vMerge w:val="restart"/>
            <w:vAlign w:val="center"/>
          </w:tcPr>
          <w:p w14:paraId="7728AE0D" w14:textId="77777777" w:rsidR="0020290B" w:rsidRPr="00491306" w:rsidRDefault="0020290B" w:rsidP="009B28E6">
            <w:pPr>
              <w:autoSpaceDE w:val="0"/>
              <w:autoSpaceDN w:val="0"/>
              <w:rPr>
                <w:rFonts w:ascii="宋体" w:hAnsi="宋体" w:hint="eastAsia"/>
              </w:rPr>
            </w:pPr>
            <w:r w:rsidRPr="00491306">
              <w:rPr>
                <w:rFonts w:ascii="宋体" w:hAnsi="宋体" w:hint="eastAsia"/>
              </w:rPr>
              <w:t>数据格式</w:t>
            </w:r>
          </w:p>
        </w:tc>
        <w:tc>
          <w:tcPr>
            <w:tcW w:w="718" w:type="dxa"/>
            <w:vAlign w:val="center"/>
          </w:tcPr>
          <w:p w14:paraId="6EAA2BB2" w14:textId="77777777" w:rsidR="0020290B" w:rsidRPr="00491306" w:rsidRDefault="0020290B" w:rsidP="009B28E6">
            <w:pPr>
              <w:autoSpaceDE w:val="0"/>
              <w:autoSpaceDN w:val="0"/>
              <w:rPr>
                <w:rFonts w:ascii="宋体" w:hAnsi="宋体" w:hint="eastAsia"/>
              </w:rPr>
            </w:pPr>
            <w:r w:rsidRPr="00491306">
              <w:rPr>
                <w:rFonts w:ascii="宋体" w:hAnsi="宋体" w:hint="eastAsia"/>
              </w:rPr>
              <w:t>数位</w:t>
            </w:r>
          </w:p>
        </w:tc>
        <w:tc>
          <w:tcPr>
            <w:tcW w:w="3243" w:type="dxa"/>
            <w:gridSpan w:val="3"/>
            <w:vAlign w:val="center"/>
          </w:tcPr>
          <w:p w14:paraId="115B38FD" w14:textId="77777777" w:rsidR="0020290B" w:rsidRPr="00491306" w:rsidRDefault="0020290B" w:rsidP="009B28E6">
            <w:pPr>
              <w:autoSpaceDE w:val="0"/>
              <w:autoSpaceDN w:val="0"/>
              <w:rPr>
                <w:rFonts w:ascii="宋体" w:hAnsi="宋体" w:hint="eastAsia"/>
              </w:rPr>
            </w:pPr>
            <w:r w:rsidRPr="00491306">
              <w:rPr>
                <w:rFonts w:ascii="宋体" w:hAnsi="宋体" w:hint="eastAsia"/>
              </w:rPr>
              <w:t>说     明</w:t>
            </w:r>
          </w:p>
        </w:tc>
        <w:tc>
          <w:tcPr>
            <w:tcW w:w="720" w:type="dxa"/>
            <w:vAlign w:val="center"/>
          </w:tcPr>
          <w:p w14:paraId="73A5F5FC" w14:textId="77777777" w:rsidR="0020290B" w:rsidRPr="00491306" w:rsidRDefault="0020290B" w:rsidP="009B28E6">
            <w:pPr>
              <w:autoSpaceDE w:val="0"/>
              <w:autoSpaceDN w:val="0"/>
              <w:rPr>
                <w:rFonts w:ascii="宋体" w:hAnsi="宋体" w:hint="eastAsia"/>
              </w:rPr>
            </w:pPr>
            <w:r w:rsidRPr="00491306">
              <w:rPr>
                <w:rFonts w:ascii="宋体" w:hAnsi="宋体" w:hint="eastAsia"/>
              </w:rPr>
              <w:t>数位</w:t>
            </w:r>
          </w:p>
        </w:tc>
        <w:tc>
          <w:tcPr>
            <w:tcW w:w="3374" w:type="dxa"/>
            <w:gridSpan w:val="3"/>
            <w:vAlign w:val="center"/>
          </w:tcPr>
          <w:p w14:paraId="40DAA79A" w14:textId="77777777" w:rsidR="0020290B" w:rsidRPr="00491306" w:rsidRDefault="0020290B" w:rsidP="009B28E6">
            <w:pPr>
              <w:autoSpaceDE w:val="0"/>
              <w:autoSpaceDN w:val="0"/>
              <w:rPr>
                <w:rFonts w:ascii="宋体" w:hAnsi="宋体" w:hint="eastAsia"/>
              </w:rPr>
            </w:pPr>
            <w:r w:rsidRPr="00491306">
              <w:rPr>
                <w:rFonts w:ascii="宋体" w:hAnsi="宋体" w:hint="eastAsia"/>
              </w:rPr>
              <w:t>说     明</w:t>
            </w:r>
          </w:p>
        </w:tc>
      </w:tr>
      <w:tr w:rsidR="00560991" w:rsidRPr="00491306" w14:paraId="35F14E61" w14:textId="77777777" w:rsidTr="009B28E6">
        <w:trPr>
          <w:trHeight w:val="149"/>
        </w:trPr>
        <w:tc>
          <w:tcPr>
            <w:tcW w:w="467" w:type="dxa"/>
            <w:vMerge/>
          </w:tcPr>
          <w:p w14:paraId="3F219FE6" w14:textId="77777777" w:rsidR="00560991" w:rsidRPr="00491306" w:rsidRDefault="00560991" w:rsidP="00560991">
            <w:pPr>
              <w:autoSpaceDE w:val="0"/>
              <w:autoSpaceDN w:val="0"/>
              <w:rPr>
                <w:rFonts w:ascii="宋体" w:hAnsi="宋体" w:hint="eastAsia"/>
              </w:rPr>
            </w:pPr>
          </w:p>
        </w:tc>
        <w:tc>
          <w:tcPr>
            <w:tcW w:w="718" w:type="dxa"/>
            <w:vAlign w:val="center"/>
          </w:tcPr>
          <w:p w14:paraId="08000842"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01</w:t>
            </w:r>
          </w:p>
        </w:tc>
        <w:tc>
          <w:tcPr>
            <w:tcW w:w="3243" w:type="dxa"/>
            <w:gridSpan w:val="3"/>
          </w:tcPr>
          <w:p w14:paraId="04498D51" w14:textId="77777777" w:rsidR="00560991" w:rsidRPr="00491306" w:rsidRDefault="00560991" w:rsidP="00560991">
            <w:r w:rsidRPr="00491306">
              <w:t>0</w:t>
            </w:r>
          </w:p>
        </w:tc>
        <w:tc>
          <w:tcPr>
            <w:tcW w:w="720" w:type="dxa"/>
            <w:vAlign w:val="center"/>
          </w:tcPr>
          <w:p w14:paraId="14BF1EE4"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17</w:t>
            </w:r>
          </w:p>
        </w:tc>
        <w:tc>
          <w:tcPr>
            <w:tcW w:w="3374" w:type="dxa"/>
            <w:gridSpan w:val="3"/>
            <w:vAlign w:val="center"/>
          </w:tcPr>
          <w:p w14:paraId="0310C8BB" w14:textId="77777777" w:rsidR="00560991" w:rsidRPr="00491306" w:rsidRDefault="00560991" w:rsidP="00560991">
            <w:pPr>
              <w:jc w:val="left"/>
              <w:rPr>
                <w:rFonts w:ascii="宋体" w:hAnsi="宋体" w:hint="eastAsia"/>
                <w:szCs w:val="21"/>
              </w:rPr>
            </w:pPr>
            <w:r w:rsidRPr="00491306">
              <w:rPr>
                <w:rFonts w:hint="eastAsia"/>
              </w:rPr>
              <w:t>LSB</w:t>
            </w:r>
          </w:p>
        </w:tc>
      </w:tr>
      <w:tr w:rsidR="00560991" w:rsidRPr="00491306" w14:paraId="2B637A8D" w14:textId="77777777" w:rsidTr="009B28E6">
        <w:trPr>
          <w:trHeight w:val="309"/>
        </w:trPr>
        <w:tc>
          <w:tcPr>
            <w:tcW w:w="467" w:type="dxa"/>
            <w:vMerge/>
          </w:tcPr>
          <w:p w14:paraId="0558ABAC" w14:textId="77777777" w:rsidR="00560991" w:rsidRPr="00491306" w:rsidRDefault="00560991" w:rsidP="00560991">
            <w:pPr>
              <w:autoSpaceDE w:val="0"/>
              <w:autoSpaceDN w:val="0"/>
              <w:rPr>
                <w:rFonts w:ascii="宋体" w:hAnsi="宋体" w:hint="eastAsia"/>
              </w:rPr>
            </w:pPr>
          </w:p>
        </w:tc>
        <w:tc>
          <w:tcPr>
            <w:tcW w:w="718" w:type="dxa"/>
            <w:vAlign w:val="center"/>
          </w:tcPr>
          <w:p w14:paraId="35BE9417"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02</w:t>
            </w:r>
          </w:p>
        </w:tc>
        <w:tc>
          <w:tcPr>
            <w:tcW w:w="3243" w:type="dxa"/>
            <w:gridSpan w:val="3"/>
          </w:tcPr>
          <w:p w14:paraId="6B440F71" w14:textId="77777777" w:rsidR="00560991" w:rsidRPr="00491306" w:rsidRDefault="00560991" w:rsidP="00560991">
            <w:r w:rsidRPr="00491306">
              <w:t>1</w:t>
            </w:r>
          </w:p>
        </w:tc>
        <w:tc>
          <w:tcPr>
            <w:tcW w:w="720" w:type="dxa"/>
            <w:vAlign w:val="center"/>
          </w:tcPr>
          <w:p w14:paraId="2D116121"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18</w:t>
            </w:r>
          </w:p>
        </w:tc>
        <w:tc>
          <w:tcPr>
            <w:tcW w:w="3374" w:type="dxa"/>
            <w:gridSpan w:val="3"/>
          </w:tcPr>
          <w:p w14:paraId="0EC80B3A" w14:textId="77777777" w:rsidR="00560991" w:rsidRPr="00491306" w:rsidRDefault="00560991" w:rsidP="00560991">
            <w:r w:rsidRPr="00491306">
              <w:rPr>
                <w:rFonts w:ascii="宋体" w:hAnsi="宋体" w:hint="eastAsia"/>
                <w:szCs w:val="21"/>
              </w:rPr>
              <w:t>*</w:t>
            </w:r>
          </w:p>
        </w:tc>
      </w:tr>
      <w:tr w:rsidR="00560991" w:rsidRPr="00491306" w14:paraId="0B07F057" w14:textId="77777777" w:rsidTr="009B28E6">
        <w:trPr>
          <w:trHeight w:val="285"/>
        </w:trPr>
        <w:tc>
          <w:tcPr>
            <w:tcW w:w="467" w:type="dxa"/>
            <w:vMerge/>
          </w:tcPr>
          <w:p w14:paraId="22613BD5" w14:textId="77777777" w:rsidR="00560991" w:rsidRPr="00491306" w:rsidRDefault="00560991" w:rsidP="00560991">
            <w:pPr>
              <w:autoSpaceDE w:val="0"/>
              <w:autoSpaceDN w:val="0"/>
              <w:rPr>
                <w:rFonts w:ascii="宋体" w:hAnsi="宋体" w:hint="eastAsia"/>
              </w:rPr>
            </w:pPr>
          </w:p>
        </w:tc>
        <w:tc>
          <w:tcPr>
            <w:tcW w:w="718" w:type="dxa"/>
            <w:vAlign w:val="center"/>
          </w:tcPr>
          <w:p w14:paraId="07410E3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03</w:t>
            </w:r>
          </w:p>
        </w:tc>
        <w:tc>
          <w:tcPr>
            <w:tcW w:w="3243" w:type="dxa"/>
            <w:gridSpan w:val="3"/>
          </w:tcPr>
          <w:p w14:paraId="65CBBB95" w14:textId="77777777" w:rsidR="00560991" w:rsidRPr="00491306" w:rsidRDefault="00560991" w:rsidP="00560991">
            <w:r w:rsidRPr="00491306">
              <w:t>0</w:t>
            </w:r>
          </w:p>
        </w:tc>
        <w:tc>
          <w:tcPr>
            <w:tcW w:w="720" w:type="dxa"/>
            <w:vAlign w:val="center"/>
          </w:tcPr>
          <w:p w14:paraId="53E82E47"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19</w:t>
            </w:r>
          </w:p>
        </w:tc>
        <w:tc>
          <w:tcPr>
            <w:tcW w:w="3374" w:type="dxa"/>
            <w:gridSpan w:val="3"/>
            <w:vAlign w:val="center"/>
          </w:tcPr>
          <w:p w14:paraId="0D4429E5"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218197B2" w14:textId="77777777" w:rsidTr="009B28E6">
        <w:trPr>
          <w:trHeight w:val="275"/>
        </w:trPr>
        <w:tc>
          <w:tcPr>
            <w:tcW w:w="467" w:type="dxa"/>
            <w:vMerge/>
          </w:tcPr>
          <w:p w14:paraId="4A9BEB48" w14:textId="77777777" w:rsidR="00560991" w:rsidRPr="00491306" w:rsidRDefault="00560991" w:rsidP="00560991">
            <w:pPr>
              <w:autoSpaceDE w:val="0"/>
              <w:autoSpaceDN w:val="0"/>
              <w:rPr>
                <w:rFonts w:ascii="宋体" w:hAnsi="宋体" w:hint="eastAsia"/>
              </w:rPr>
            </w:pPr>
          </w:p>
        </w:tc>
        <w:tc>
          <w:tcPr>
            <w:tcW w:w="718" w:type="dxa"/>
            <w:vAlign w:val="center"/>
          </w:tcPr>
          <w:p w14:paraId="5A9E1367"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04</w:t>
            </w:r>
          </w:p>
        </w:tc>
        <w:tc>
          <w:tcPr>
            <w:tcW w:w="3243" w:type="dxa"/>
            <w:gridSpan w:val="3"/>
          </w:tcPr>
          <w:p w14:paraId="7D5B45FC" w14:textId="77777777" w:rsidR="00560991" w:rsidRPr="00491306" w:rsidRDefault="00560991" w:rsidP="00560991">
            <w:r>
              <w:rPr>
                <w:rFonts w:hint="eastAsia"/>
              </w:rPr>
              <w:t>1</w:t>
            </w:r>
          </w:p>
        </w:tc>
        <w:tc>
          <w:tcPr>
            <w:tcW w:w="720" w:type="dxa"/>
            <w:vAlign w:val="center"/>
          </w:tcPr>
          <w:p w14:paraId="3198C025"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20</w:t>
            </w:r>
          </w:p>
        </w:tc>
        <w:tc>
          <w:tcPr>
            <w:tcW w:w="3374" w:type="dxa"/>
            <w:gridSpan w:val="3"/>
          </w:tcPr>
          <w:p w14:paraId="4C101EFC" w14:textId="77777777" w:rsidR="00560991" w:rsidRPr="00491306" w:rsidRDefault="00560991" w:rsidP="00560991">
            <w:r w:rsidRPr="00491306">
              <w:rPr>
                <w:rFonts w:ascii="宋体" w:hAnsi="宋体" w:hint="eastAsia"/>
                <w:szCs w:val="21"/>
              </w:rPr>
              <w:t>*</w:t>
            </w:r>
          </w:p>
        </w:tc>
      </w:tr>
      <w:tr w:rsidR="00560991" w:rsidRPr="00491306" w14:paraId="0BE620AB" w14:textId="77777777" w:rsidTr="009B28E6">
        <w:trPr>
          <w:trHeight w:val="265"/>
        </w:trPr>
        <w:tc>
          <w:tcPr>
            <w:tcW w:w="467" w:type="dxa"/>
            <w:vMerge/>
          </w:tcPr>
          <w:p w14:paraId="03A53B98" w14:textId="77777777" w:rsidR="00560991" w:rsidRPr="00491306" w:rsidRDefault="00560991" w:rsidP="00560991">
            <w:pPr>
              <w:autoSpaceDE w:val="0"/>
              <w:autoSpaceDN w:val="0"/>
              <w:rPr>
                <w:rFonts w:ascii="宋体" w:hAnsi="宋体" w:hint="eastAsia"/>
              </w:rPr>
            </w:pPr>
          </w:p>
        </w:tc>
        <w:tc>
          <w:tcPr>
            <w:tcW w:w="718" w:type="dxa"/>
            <w:vAlign w:val="center"/>
          </w:tcPr>
          <w:p w14:paraId="74EBE4F9"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05</w:t>
            </w:r>
          </w:p>
        </w:tc>
        <w:tc>
          <w:tcPr>
            <w:tcW w:w="3243" w:type="dxa"/>
            <w:gridSpan w:val="3"/>
          </w:tcPr>
          <w:p w14:paraId="18BC0B7C" w14:textId="77777777" w:rsidR="00560991" w:rsidRPr="00491306" w:rsidRDefault="00560991" w:rsidP="00560991">
            <w:r>
              <w:rPr>
                <w:rFonts w:hint="eastAsia"/>
              </w:rPr>
              <w:t>0</w:t>
            </w:r>
          </w:p>
        </w:tc>
        <w:tc>
          <w:tcPr>
            <w:tcW w:w="720" w:type="dxa"/>
            <w:vAlign w:val="center"/>
          </w:tcPr>
          <w:p w14:paraId="01116499"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21</w:t>
            </w:r>
          </w:p>
        </w:tc>
        <w:tc>
          <w:tcPr>
            <w:tcW w:w="3374" w:type="dxa"/>
            <w:gridSpan w:val="3"/>
            <w:vAlign w:val="center"/>
          </w:tcPr>
          <w:p w14:paraId="134CFF2D"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64D20272" w14:textId="77777777" w:rsidTr="009B28E6">
        <w:trPr>
          <w:trHeight w:val="255"/>
        </w:trPr>
        <w:tc>
          <w:tcPr>
            <w:tcW w:w="467" w:type="dxa"/>
            <w:vMerge/>
          </w:tcPr>
          <w:p w14:paraId="167FEB65" w14:textId="77777777" w:rsidR="00560991" w:rsidRPr="00491306" w:rsidRDefault="00560991" w:rsidP="00560991">
            <w:pPr>
              <w:autoSpaceDE w:val="0"/>
              <w:autoSpaceDN w:val="0"/>
              <w:rPr>
                <w:rFonts w:ascii="宋体" w:hAnsi="宋体" w:hint="eastAsia"/>
              </w:rPr>
            </w:pPr>
          </w:p>
        </w:tc>
        <w:tc>
          <w:tcPr>
            <w:tcW w:w="718" w:type="dxa"/>
            <w:vAlign w:val="center"/>
          </w:tcPr>
          <w:p w14:paraId="4476446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06</w:t>
            </w:r>
          </w:p>
        </w:tc>
        <w:tc>
          <w:tcPr>
            <w:tcW w:w="3243" w:type="dxa"/>
            <w:gridSpan w:val="3"/>
          </w:tcPr>
          <w:p w14:paraId="082B79FB" w14:textId="77777777" w:rsidR="00560991" w:rsidRPr="00491306" w:rsidRDefault="00560991" w:rsidP="00560991">
            <w:r w:rsidRPr="00491306">
              <w:t>0</w:t>
            </w:r>
          </w:p>
        </w:tc>
        <w:tc>
          <w:tcPr>
            <w:tcW w:w="720" w:type="dxa"/>
            <w:vAlign w:val="center"/>
          </w:tcPr>
          <w:p w14:paraId="06F3375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22</w:t>
            </w:r>
          </w:p>
        </w:tc>
        <w:tc>
          <w:tcPr>
            <w:tcW w:w="3374" w:type="dxa"/>
            <w:gridSpan w:val="3"/>
          </w:tcPr>
          <w:p w14:paraId="3B9F2EC5" w14:textId="77777777" w:rsidR="00560991" w:rsidRPr="00491306" w:rsidRDefault="00560991" w:rsidP="00560991">
            <w:r w:rsidRPr="00491306">
              <w:rPr>
                <w:rFonts w:ascii="宋体" w:hAnsi="宋体" w:hint="eastAsia"/>
                <w:szCs w:val="21"/>
              </w:rPr>
              <w:t>*</w:t>
            </w:r>
          </w:p>
        </w:tc>
      </w:tr>
      <w:tr w:rsidR="00560991" w:rsidRPr="00491306" w14:paraId="1141B854" w14:textId="77777777" w:rsidTr="009B28E6">
        <w:trPr>
          <w:trHeight w:val="244"/>
        </w:trPr>
        <w:tc>
          <w:tcPr>
            <w:tcW w:w="467" w:type="dxa"/>
            <w:vMerge/>
          </w:tcPr>
          <w:p w14:paraId="67B4C92C" w14:textId="77777777" w:rsidR="00560991" w:rsidRPr="00491306" w:rsidRDefault="00560991" w:rsidP="00560991">
            <w:pPr>
              <w:autoSpaceDE w:val="0"/>
              <w:autoSpaceDN w:val="0"/>
              <w:rPr>
                <w:rFonts w:ascii="宋体" w:hAnsi="宋体" w:hint="eastAsia"/>
              </w:rPr>
            </w:pPr>
          </w:p>
        </w:tc>
        <w:tc>
          <w:tcPr>
            <w:tcW w:w="718" w:type="dxa"/>
            <w:vAlign w:val="center"/>
          </w:tcPr>
          <w:p w14:paraId="1D967D32"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07</w:t>
            </w:r>
          </w:p>
        </w:tc>
        <w:tc>
          <w:tcPr>
            <w:tcW w:w="3243" w:type="dxa"/>
            <w:gridSpan w:val="3"/>
          </w:tcPr>
          <w:p w14:paraId="314DA355" w14:textId="77777777" w:rsidR="00560991" w:rsidRPr="00FB00EC" w:rsidRDefault="00560991" w:rsidP="00560991">
            <w:pPr>
              <w:rPr>
                <w:color w:val="000000"/>
              </w:rPr>
            </w:pPr>
            <w:r w:rsidRPr="00FB00EC">
              <w:rPr>
                <w:color w:val="000000"/>
              </w:rPr>
              <w:t>1</w:t>
            </w:r>
          </w:p>
        </w:tc>
        <w:tc>
          <w:tcPr>
            <w:tcW w:w="720" w:type="dxa"/>
            <w:vAlign w:val="center"/>
          </w:tcPr>
          <w:p w14:paraId="0A7FC84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23</w:t>
            </w:r>
          </w:p>
        </w:tc>
        <w:tc>
          <w:tcPr>
            <w:tcW w:w="3374" w:type="dxa"/>
            <w:gridSpan w:val="3"/>
            <w:vAlign w:val="center"/>
          </w:tcPr>
          <w:p w14:paraId="633206F4"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3878DDFA" w14:textId="77777777" w:rsidTr="009B28E6">
        <w:trPr>
          <w:trHeight w:val="235"/>
        </w:trPr>
        <w:tc>
          <w:tcPr>
            <w:tcW w:w="467" w:type="dxa"/>
            <w:vMerge/>
          </w:tcPr>
          <w:p w14:paraId="21492165" w14:textId="77777777" w:rsidR="00560991" w:rsidRPr="00491306" w:rsidRDefault="00560991" w:rsidP="00560991">
            <w:pPr>
              <w:autoSpaceDE w:val="0"/>
              <w:autoSpaceDN w:val="0"/>
              <w:rPr>
                <w:rFonts w:ascii="宋体" w:hAnsi="宋体" w:hint="eastAsia"/>
              </w:rPr>
            </w:pPr>
          </w:p>
        </w:tc>
        <w:tc>
          <w:tcPr>
            <w:tcW w:w="718" w:type="dxa"/>
            <w:vAlign w:val="center"/>
          </w:tcPr>
          <w:p w14:paraId="0D92DFF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08</w:t>
            </w:r>
          </w:p>
        </w:tc>
        <w:tc>
          <w:tcPr>
            <w:tcW w:w="3243" w:type="dxa"/>
            <w:gridSpan w:val="3"/>
          </w:tcPr>
          <w:p w14:paraId="56A7742D" w14:textId="77777777" w:rsidR="00560991" w:rsidRPr="00FB00EC" w:rsidRDefault="00560991" w:rsidP="00560991">
            <w:pPr>
              <w:rPr>
                <w:color w:val="000000"/>
              </w:rPr>
            </w:pPr>
            <w:r w:rsidRPr="00FB00EC">
              <w:rPr>
                <w:color w:val="000000"/>
              </w:rPr>
              <w:t>0</w:t>
            </w:r>
          </w:p>
        </w:tc>
        <w:tc>
          <w:tcPr>
            <w:tcW w:w="720" w:type="dxa"/>
            <w:vAlign w:val="center"/>
          </w:tcPr>
          <w:p w14:paraId="7120D3F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24</w:t>
            </w:r>
          </w:p>
        </w:tc>
        <w:tc>
          <w:tcPr>
            <w:tcW w:w="3374" w:type="dxa"/>
            <w:gridSpan w:val="3"/>
          </w:tcPr>
          <w:p w14:paraId="136F861E" w14:textId="77777777" w:rsidR="00560991" w:rsidRPr="00491306" w:rsidRDefault="00560991" w:rsidP="00560991">
            <w:r w:rsidRPr="00491306">
              <w:rPr>
                <w:rFonts w:ascii="宋体" w:hAnsi="宋体" w:hint="eastAsia"/>
                <w:szCs w:val="21"/>
              </w:rPr>
              <w:t>*</w:t>
            </w:r>
          </w:p>
        </w:tc>
      </w:tr>
      <w:tr w:rsidR="00560991" w:rsidRPr="00491306" w14:paraId="1536ECAE" w14:textId="77777777" w:rsidTr="00583096">
        <w:trPr>
          <w:trHeight w:val="225"/>
        </w:trPr>
        <w:tc>
          <w:tcPr>
            <w:tcW w:w="467" w:type="dxa"/>
            <w:vMerge/>
          </w:tcPr>
          <w:p w14:paraId="0FE898B0" w14:textId="77777777" w:rsidR="00560991" w:rsidRPr="00491306" w:rsidRDefault="00560991" w:rsidP="00560991">
            <w:pPr>
              <w:autoSpaceDE w:val="0"/>
              <w:autoSpaceDN w:val="0"/>
              <w:rPr>
                <w:rFonts w:ascii="宋体" w:hAnsi="宋体" w:hint="eastAsia"/>
              </w:rPr>
            </w:pPr>
          </w:p>
        </w:tc>
        <w:tc>
          <w:tcPr>
            <w:tcW w:w="718" w:type="dxa"/>
            <w:vAlign w:val="center"/>
          </w:tcPr>
          <w:p w14:paraId="69365BBF"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09</w:t>
            </w:r>
          </w:p>
        </w:tc>
        <w:tc>
          <w:tcPr>
            <w:tcW w:w="3243" w:type="dxa"/>
            <w:gridSpan w:val="3"/>
          </w:tcPr>
          <w:p w14:paraId="656A96FC" w14:textId="77777777" w:rsidR="00560991" w:rsidRPr="00491306" w:rsidRDefault="00560991" w:rsidP="00560991">
            <w:r w:rsidRPr="00491306">
              <w:rPr>
                <w:rFonts w:hint="eastAsia"/>
              </w:rPr>
              <w:t>预留</w:t>
            </w:r>
          </w:p>
        </w:tc>
        <w:tc>
          <w:tcPr>
            <w:tcW w:w="720" w:type="dxa"/>
            <w:vAlign w:val="center"/>
          </w:tcPr>
          <w:p w14:paraId="452F3144"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25</w:t>
            </w:r>
          </w:p>
        </w:tc>
        <w:tc>
          <w:tcPr>
            <w:tcW w:w="3374" w:type="dxa"/>
            <w:gridSpan w:val="3"/>
          </w:tcPr>
          <w:p w14:paraId="3E81D0E0" w14:textId="77777777" w:rsidR="00560991" w:rsidRPr="00491306" w:rsidRDefault="00560991" w:rsidP="00560991">
            <w:r w:rsidRPr="00491306">
              <w:rPr>
                <w:rFonts w:ascii="宋体" w:hAnsi="宋体" w:hint="eastAsia"/>
                <w:szCs w:val="21"/>
              </w:rPr>
              <w:t>*</w:t>
            </w:r>
          </w:p>
        </w:tc>
      </w:tr>
      <w:tr w:rsidR="00560991" w:rsidRPr="00491306" w14:paraId="7F73F2DA" w14:textId="77777777" w:rsidTr="00583096">
        <w:trPr>
          <w:trHeight w:val="215"/>
        </w:trPr>
        <w:tc>
          <w:tcPr>
            <w:tcW w:w="467" w:type="dxa"/>
            <w:vMerge/>
          </w:tcPr>
          <w:p w14:paraId="772297BD" w14:textId="77777777" w:rsidR="00560991" w:rsidRPr="00491306" w:rsidRDefault="00560991" w:rsidP="00560991">
            <w:pPr>
              <w:autoSpaceDE w:val="0"/>
              <w:autoSpaceDN w:val="0"/>
              <w:rPr>
                <w:rFonts w:ascii="宋体" w:hAnsi="宋体" w:hint="eastAsia"/>
              </w:rPr>
            </w:pPr>
          </w:p>
        </w:tc>
        <w:tc>
          <w:tcPr>
            <w:tcW w:w="718" w:type="dxa"/>
            <w:vAlign w:val="center"/>
          </w:tcPr>
          <w:p w14:paraId="05242746"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10</w:t>
            </w:r>
          </w:p>
        </w:tc>
        <w:tc>
          <w:tcPr>
            <w:tcW w:w="3243" w:type="dxa"/>
            <w:gridSpan w:val="3"/>
          </w:tcPr>
          <w:p w14:paraId="57035469" w14:textId="77777777" w:rsidR="00560991" w:rsidRPr="00491306" w:rsidRDefault="00560991" w:rsidP="00560991">
            <w:r w:rsidRPr="00491306">
              <w:rPr>
                <w:rFonts w:hint="eastAsia"/>
              </w:rPr>
              <w:t>预留</w:t>
            </w:r>
          </w:p>
        </w:tc>
        <w:tc>
          <w:tcPr>
            <w:tcW w:w="720" w:type="dxa"/>
            <w:vAlign w:val="center"/>
          </w:tcPr>
          <w:p w14:paraId="35CA31E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26</w:t>
            </w:r>
          </w:p>
        </w:tc>
        <w:tc>
          <w:tcPr>
            <w:tcW w:w="3374" w:type="dxa"/>
            <w:gridSpan w:val="3"/>
            <w:vAlign w:val="center"/>
          </w:tcPr>
          <w:p w14:paraId="28E8A0F7"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13A0A071" w14:textId="77777777" w:rsidTr="009B28E6">
        <w:trPr>
          <w:trHeight w:val="294"/>
        </w:trPr>
        <w:tc>
          <w:tcPr>
            <w:tcW w:w="467" w:type="dxa"/>
            <w:vMerge/>
          </w:tcPr>
          <w:p w14:paraId="1E388E35" w14:textId="77777777" w:rsidR="00560991" w:rsidRPr="00491306" w:rsidRDefault="00560991" w:rsidP="00560991">
            <w:pPr>
              <w:autoSpaceDE w:val="0"/>
              <w:autoSpaceDN w:val="0"/>
              <w:rPr>
                <w:rFonts w:ascii="宋体" w:hAnsi="宋体" w:hint="eastAsia"/>
              </w:rPr>
            </w:pPr>
          </w:p>
        </w:tc>
        <w:tc>
          <w:tcPr>
            <w:tcW w:w="718" w:type="dxa"/>
            <w:vAlign w:val="center"/>
          </w:tcPr>
          <w:p w14:paraId="7AB44837"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11</w:t>
            </w:r>
          </w:p>
        </w:tc>
        <w:tc>
          <w:tcPr>
            <w:tcW w:w="3243" w:type="dxa"/>
            <w:gridSpan w:val="3"/>
          </w:tcPr>
          <w:p w14:paraId="71435253" w14:textId="77777777" w:rsidR="00560991" w:rsidRPr="00491306" w:rsidRDefault="00560991" w:rsidP="00560991">
            <w:r w:rsidRPr="00491306">
              <w:rPr>
                <w:rFonts w:hint="eastAsia"/>
              </w:rPr>
              <w:t>预留</w:t>
            </w:r>
          </w:p>
        </w:tc>
        <w:tc>
          <w:tcPr>
            <w:tcW w:w="720" w:type="dxa"/>
            <w:vAlign w:val="center"/>
          </w:tcPr>
          <w:p w14:paraId="3EBA2D2B"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27</w:t>
            </w:r>
          </w:p>
        </w:tc>
        <w:tc>
          <w:tcPr>
            <w:tcW w:w="3374" w:type="dxa"/>
            <w:gridSpan w:val="3"/>
          </w:tcPr>
          <w:p w14:paraId="07639D92" w14:textId="77777777" w:rsidR="00560991" w:rsidRPr="00491306" w:rsidRDefault="00560991" w:rsidP="00560991">
            <w:r w:rsidRPr="00491306">
              <w:rPr>
                <w:rFonts w:ascii="宋体" w:hAnsi="宋体" w:hint="eastAsia"/>
                <w:szCs w:val="21"/>
              </w:rPr>
              <w:t>*</w:t>
            </w:r>
          </w:p>
        </w:tc>
      </w:tr>
      <w:tr w:rsidR="00560991" w:rsidRPr="00491306" w14:paraId="5C3AF029" w14:textId="77777777" w:rsidTr="009B28E6">
        <w:trPr>
          <w:trHeight w:val="47"/>
        </w:trPr>
        <w:tc>
          <w:tcPr>
            <w:tcW w:w="467" w:type="dxa"/>
            <w:vMerge/>
          </w:tcPr>
          <w:p w14:paraId="1437BD96" w14:textId="77777777" w:rsidR="00560991" w:rsidRPr="00491306" w:rsidRDefault="00560991" w:rsidP="00560991">
            <w:pPr>
              <w:autoSpaceDE w:val="0"/>
              <w:autoSpaceDN w:val="0"/>
              <w:rPr>
                <w:rFonts w:ascii="宋体" w:hAnsi="宋体" w:hint="eastAsia"/>
              </w:rPr>
            </w:pPr>
          </w:p>
        </w:tc>
        <w:tc>
          <w:tcPr>
            <w:tcW w:w="718" w:type="dxa"/>
            <w:vAlign w:val="center"/>
          </w:tcPr>
          <w:p w14:paraId="3970CF4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12</w:t>
            </w:r>
          </w:p>
        </w:tc>
        <w:tc>
          <w:tcPr>
            <w:tcW w:w="3243" w:type="dxa"/>
            <w:gridSpan w:val="3"/>
          </w:tcPr>
          <w:p w14:paraId="37CBA716" w14:textId="77777777" w:rsidR="00560991" w:rsidRPr="00491306" w:rsidRDefault="00560991" w:rsidP="00560991">
            <w:r w:rsidRPr="00491306">
              <w:rPr>
                <w:rFonts w:ascii="宋体" w:hAnsi="宋体" w:cs="Arial" w:hint="eastAsia"/>
                <w:szCs w:val="21"/>
              </w:rPr>
              <w:t>预留</w:t>
            </w:r>
          </w:p>
        </w:tc>
        <w:tc>
          <w:tcPr>
            <w:tcW w:w="720" w:type="dxa"/>
            <w:vAlign w:val="center"/>
          </w:tcPr>
          <w:p w14:paraId="1AD5D2DB"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28</w:t>
            </w:r>
          </w:p>
        </w:tc>
        <w:tc>
          <w:tcPr>
            <w:tcW w:w="3374" w:type="dxa"/>
            <w:gridSpan w:val="3"/>
          </w:tcPr>
          <w:p w14:paraId="1806E990" w14:textId="77777777" w:rsidR="00560991" w:rsidRPr="00491306" w:rsidRDefault="00560991" w:rsidP="00560991">
            <w:r w:rsidRPr="00491306">
              <w:rPr>
                <w:rFonts w:ascii="宋体" w:hAnsi="宋体" w:hint="eastAsia"/>
                <w:szCs w:val="21"/>
              </w:rPr>
              <w:t>*</w:t>
            </w:r>
          </w:p>
        </w:tc>
      </w:tr>
      <w:tr w:rsidR="00560991" w:rsidRPr="00491306" w14:paraId="2D900EED" w14:textId="77777777" w:rsidTr="009B28E6">
        <w:trPr>
          <w:trHeight w:val="60"/>
        </w:trPr>
        <w:tc>
          <w:tcPr>
            <w:tcW w:w="467" w:type="dxa"/>
            <w:vMerge/>
          </w:tcPr>
          <w:p w14:paraId="5C1C2D3C" w14:textId="77777777" w:rsidR="00560991" w:rsidRPr="00491306" w:rsidRDefault="00560991" w:rsidP="00560991">
            <w:pPr>
              <w:autoSpaceDE w:val="0"/>
              <w:autoSpaceDN w:val="0"/>
              <w:rPr>
                <w:rFonts w:ascii="宋体" w:hAnsi="宋体" w:hint="eastAsia"/>
              </w:rPr>
            </w:pPr>
          </w:p>
        </w:tc>
        <w:tc>
          <w:tcPr>
            <w:tcW w:w="718" w:type="dxa"/>
            <w:vAlign w:val="center"/>
          </w:tcPr>
          <w:p w14:paraId="4000368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13</w:t>
            </w:r>
          </w:p>
        </w:tc>
        <w:tc>
          <w:tcPr>
            <w:tcW w:w="3243" w:type="dxa"/>
            <w:gridSpan w:val="3"/>
            <w:shd w:val="clear" w:color="auto" w:fill="auto"/>
          </w:tcPr>
          <w:p w14:paraId="6339C4AB" w14:textId="77777777" w:rsidR="00560991" w:rsidRPr="00491306" w:rsidRDefault="00560991" w:rsidP="00560991">
            <w:r w:rsidRPr="00491306">
              <w:rPr>
                <w:rFonts w:ascii="宋体" w:hAnsi="宋体" w:cs="Arial" w:hint="eastAsia"/>
                <w:szCs w:val="21"/>
              </w:rPr>
              <w:t>预留</w:t>
            </w:r>
          </w:p>
        </w:tc>
        <w:tc>
          <w:tcPr>
            <w:tcW w:w="720" w:type="dxa"/>
            <w:vAlign w:val="center"/>
          </w:tcPr>
          <w:p w14:paraId="3A3AC138"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29</w:t>
            </w:r>
          </w:p>
        </w:tc>
        <w:tc>
          <w:tcPr>
            <w:tcW w:w="3374" w:type="dxa"/>
            <w:gridSpan w:val="3"/>
          </w:tcPr>
          <w:p w14:paraId="7B1346CD" w14:textId="77777777" w:rsidR="00560991" w:rsidRPr="00491306" w:rsidRDefault="00560991" w:rsidP="00560991">
            <w:r w:rsidRPr="00491306">
              <w:rPr>
                <w:rFonts w:hint="eastAsia"/>
              </w:rPr>
              <w:t>符</w:t>
            </w:r>
            <w:r>
              <w:rPr>
                <w:rFonts w:hint="eastAsia"/>
              </w:rPr>
              <w:t>号</w:t>
            </w:r>
            <w:r w:rsidRPr="00491306">
              <w:rPr>
                <w:rFonts w:hint="eastAsia"/>
              </w:rPr>
              <w:t>位：</w:t>
            </w:r>
            <w:r w:rsidRPr="00491306">
              <w:rPr>
                <w:rFonts w:hint="eastAsia"/>
              </w:rPr>
              <w:t>0</w:t>
            </w:r>
            <w:r w:rsidRPr="00491306">
              <w:rPr>
                <w:rFonts w:hint="eastAsia"/>
              </w:rPr>
              <w:t>为正，</w:t>
            </w:r>
            <w:r w:rsidRPr="00491306">
              <w:rPr>
                <w:rFonts w:hint="eastAsia"/>
              </w:rPr>
              <w:t>1</w:t>
            </w:r>
            <w:r w:rsidRPr="00491306">
              <w:rPr>
                <w:rFonts w:hint="eastAsia"/>
              </w:rPr>
              <w:t>为负</w:t>
            </w:r>
          </w:p>
        </w:tc>
      </w:tr>
      <w:tr w:rsidR="00560991" w:rsidRPr="00491306" w14:paraId="5A4EF3FD" w14:textId="77777777" w:rsidTr="009B28E6">
        <w:trPr>
          <w:trHeight w:val="302"/>
        </w:trPr>
        <w:tc>
          <w:tcPr>
            <w:tcW w:w="467" w:type="dxa"/>
            <w:vMerge/>
          </w:tcPr>
          <w:p w14:paraId="0A9955AB" w14:textId="77777777" w:rsidR="00560991" w:rsidRPr="00491306" w:rsidRDefault="00560991" w:rsidP="00560991">
            <w:pPr>
              <w:autoSpaceDE w:val="0"/>
              <w:autoSpaceDN w:val="0"/>
              <w:rPr>
                <w:rFonts w:ascii="宋体" w:hAnsi="宋体" w:hint="eastAsia"/>
              </w:rPr>
            </w:pPr>
          </w:p>
        </w:tc>
        <w:tc>
          <w:tcPr>
            <w:tcW w:w="718" w:type="dxa"/>
            <w:vAlign w:val="center"/>
          </w:tcPr>
          <w:p w14:paraId="3778441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14</w:t>
            </w:r>
          </w:p>
        </w:tc>
        <w:tc>
          <w:tcPr>
            <w:tcW w:w="3243" w:type="dxa"/>
            <w:gridSpan w:val="3"/>
            <w:shd w:val="clear" w:color="auto" w:fill="auto"/>
            <w:vAlign w:val="center"/>
          </w:tcPr>
          <w:p w14:paraId="1BD9A87C" w14:textId="77777777" w:rsidR="00560991" w:rsidRPr="00491306" w:rsidRDefault="00560991" w:rsidP="00560991">
            <w:pPr>
              <w:jc w:val="left"/>
              <w:rPr>
                <w:rFonts w:ascii="宋体" w:hAnsi="宋体" w:hint="eastAsia"/>
                <w:szCs w:val="21"/>
              </w:rPr>
            </w:pPr>
            <w:r w:rsidRPr="00491306">
              <w:rPr>
                <w:rFonts w:hint="eastAsia"/>
              </w:rPr>
              <w:t>LSB</w:t>
            </w:r>
          </w:p>
        </w:tc>
        <w:tc>
          <w:tcPr>
            <w:tcW w:w="720" w:type="dxa"/>
            <w:vAlign w:val="center"/>
          </w:tcPr>
          <w:p w14:paraId="08216D6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30</w:t>
            </w:r>
          </w:p>
        </w:tc>
        <w:tc>
          <w:tcPr>
            <w:tcW w:w="3374" w:type="dxa"/>
            <w:gridSpan w:val="3"/>
            <w:vAlign w:val="center"/>
          </w:tcPr>
          <w:p w14:paraId="056DA491"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LSB</w:t>
            </w:r>
          </w:p>
        </w:tc>
      </w:tr>
      <w:tr w:rsidR="00560991" w:rsidRPr="00491306" w14:paraId="0340D09B" w14:textId="77777777" w:rsidTr="009B28E6">
        <w:trPr>
          <w:trHeight w:val="293"/>
        </w:trPr>
        <w:tc>
          <w:tcPr>
            <w:tcW w:w="467" w:type="dxa"/>
            <w:vMerge/>
          </w:tcPr>
          <w:p w14:paraId="21F31C49" w14:textId="77777777" w:rsidR="00560991" w:rsidRPr="00491306" w:rsidRDefault="00560991" w:rsidP="00560991">
            <w:pPr>
              <w:autoSpaceDE w:val="0"/>
              <w:autoSpaceDN w:val="0"/>
              <w:rPr>
                <w:rFonts w:ascii="宋体" w:hAnsi="宋体" w:hint="eastAsia"/>
              </w:rPr>
            </w:pPr>
          </w:p>
        </w:tc>
        <w:tc>
          <w:tcPr>
            <w:tcW w:w="718" w:type="dxa"/>
            <w:vAlign w:val="center"/>
          </w:tcPr>
          <w:p w14:paraId="0690DB2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15</w:t>
            </w:r>
          </w:p>
        </w:tc>
        <w:tc>
          <w:tcPr>
            <w:tcW w:w="3243" w:type="dxa"/>
            <w:gridSpan w:val="3"/>
            <w:vAlign w:val="center"/>
          </w:tcPr>
          <w:p w14:paraId="7E348809"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c>
          <w:tcPr>
            <w:tcW w:w="720" w:type="dxa"/>
            <w:vAlign w:val="center"/>
          </w:tcPr>
          <w:p w14:paraId="4053C0CC"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31</w:t>
            </w:r>
          </w:p>
        </w:tc>
        <w:tc>
          <w:tcPr>
            <w:tcW w:w="3374" w:type="dxa"/>
            <w:gridSpan w:val="3"/>
            <w:vAlign w:val="center"/>
          </w:tcPr>
          <w:p w14:paraId="681831F1"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MSB</w:t>
            </w:r>
          </w:p>
        </w:tc>
      </w:tr>
      <w:tr w:rsidR="00560991" w:rsidRPr="00491306" w14:paraId="2765FD70" w14:textId="77777777" w:rsidTr="009B28E6">
        <w:trPr>
          <w:trHeight w:val="269"/>
        </w:trPr>
        <w:tc>
          <w:tcPr>
            <w:tcW w:w="467" w:type="dxa"/>
            <w:vMerge/>
          </w:tcPr>
          <w:p w14:paraId="688F8CEB" w14:textId="77777777" w:rsidR="00560991" w:rsidRPr="00491306" w:rsidRDefault="00560991" w:rsidP="00560991">
            <w:pPr>
              <w:autoSpaceDE w:val="0"/>
              <w:autoSpaceDN w:val="0"/>
              <w:rPr>
                <w:rFonts w:ascii="宋体" w:hAnsi="宋体" w:hint="eastAsia"/>
              </w:rPr>
            </w:pPr>
          </w:p>
        </w:tc>
        <w:tc>
          <w:tcPr>
            <w:tcW w:w="718" w:type="dxa"/>
            <w:vAlign w:val="center"/>
          </w:tcPr>
          <w:p w14:paraId="661DFF91"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16</w:t>
            </w:r>
          </w:p>
        </w:tc>
        <w:tc>
          <w:tcPr>
            <w:tcW w:w="3243" w:type="dxa"/>
            <w:gridSpan w:val="3"/>
          </w:tcPr>
          <w:p w14:paraId="27E2599C" w14:textId="77777777" w:rsidR="00560991" w:rsidRPr="00491306" w:rsidRDefault="00560991" w:rsidP="00560991">
            <w:r w:rsidRPr="00491306">
              <w:rPr>
                <w:rFonts w:ascii="宋体" w:hAnsi="宋体" w:hint="eastAsia"/>
                <w:szCs w:val="21"/>
              </w:rPr>
              <w:t>*</w:t>
            </w:r>
          </w:p>
        </w:tc>
        <w:tc>
          <w:tcPr>
            <w:tcW w:w="720" w:type="dxa"/>
            <w:vAlign w:val="center"/>
          </w:tcPr>
          <w:p w14:paraId="319479C8"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32</w:t>
            </w:r>
          </w:p>
        </w:tc>
        <w:tc>
          <w:tcPr>
            <w:tcW w:w="3374" w:type="dxa"/>
            <w:gridSpan w:val="3"/>
            <w:vAlign w:val="center"/>
          </w:tcPr>
          <w:p w14:paraId="2810CBC5" w14:textId="77777777" w:rsidR="00560991" w:rsidRPr="00491306" w:rsidRDefault="00560991" w:rsidP="00560991">
            <w:pPr>
              <w:jc w:val="left"/>
              <w:rPr>
                <w:rFonts w:ascii="Arial" w:hAnsi="Arial" w:cs="Arial"/>
              </w:rPr>
            </w:pPr>
            <w:r w:rsidRPr="00491306">
              <w:rPr>
                <w:rFonts w:ascii="Arial" w:hAnsi="Arial" w:cs="Arial" w:hint="eastAsia"/>
              </w:rPr>
              <w:t>校验位：奇校验</w:t>
            </w:r>
          </w:p>
        </w:tc>
      </w:tr>
      <w:tr w:rsidR="0020290B" w:rsidRPr="00491306" w14:paraId="3D7CCF3F" w14:textId="77777777" w:rsidTr="009B28E6">
        <w:trPr>
          <w:trHeight w:val="281"/>
        </w:trPr>
        <w:tc>
          <w:tcPr>
            <w:tcW w:w="467" w:type="dxa"/>
            <w:vAlign w:val="center"/>
          </w:tcPr>
          <w:p w14:paraId="0EB8865C" w14:textId="77777777" w:rsidR="0020290B" w:rsidRPr="00491306" w:rsidRDefault="0020290B" w:rsidP="009B28E6">
            <w:pPr>
              <w:autoSpaceDE w:val="0"/>
              <w:autoSpaceDN w:val="0"/>
              <w:rPr>
                <w:rFonts w:ascii="宋体" w:hAnsi="宋体" w:hint="eastAsia"/>
              </w:rPr>
            </w:pPr>
            <w:r w:rsidRPr="00491306">
              <w:rPr>
                <w:rFonts w:ascii="宋体" w:hAnsi="宋体" w:hint="eastAsia"/>
              </w:rPr>
              <w:t>附注</w:t>
            </w:r>
          </w:p>
        </w:tc>
        <w:tc>
          <w:tcPr>
            <w:tcW w:w="8055" w:type="dxa"/>
            <w:gridSpan w:val="8"/>
          </w:tcPr>
          <w:p w14:paraId="580734A3" w14:textId="77777777" w:rsidR="0020290B" w:rsidRPr="00491306" w:rsidRDefault="0020290B" w:rsidP="009B28E6">
            <w:pPr>
              <w:rPr>
                <w:rFonts w:ascii="Arial" w:hAnsi="Arial" w:cs="Arial"/>
              </w:rPr>
            </w:pPr>
            <w:r w:rsidRPr="00491306">
              <w:rPr>
                <w:rFonts w:ascii="Arial" w:hAnsi="Arial" w:cs="Arial" w:hint="eastAsia"/>
              </w:rPr>
              <w:t>注：</w:t>
            </w:r>
          </w:p>
          <w:p w14:paraId="277B3A6A" w14:textId="77777777" w:rsidR="0020290B" w:rsidRPr="00491306" w:rsidRDefault="0020290B" w:rsidP="009B28E6">
            <w:pPr>
              <w:autoSpaceDE w:val="0"/>
              <w:autoSpaceDN w:val="0"/>
              <w:rPr>
                <w:rFonts w:ascii="宋体" w:hAnsi="宋体" w:hint="eastAsia"/>
              </w:rPr>
            </w:pPr>
            <w:r w:rsidRPr="00491306">
              <w:rPr>
                <w:rFonts w:ascii="Arial" w:hAnsi="Arial" w:cs="Arial" w:hint="eastAsia"/>
              </w:rPr>
              <w:t>状态位：</w:t>
            </w:r>
            <w:r w:rsidRPr="00491306">
              <w:rPr>
                <w:rFonts w:ascii="Arial" w:hAnsi="Arial" w:cs="Arial" w:hint="eastAsia"/>
              </w:rPr>
              <w:t>00</w:t>
            </w:r>
            <w:r w:rsidRPr="00491306">
              <w:rPr>
                <w:rFonts w:ascii="Arial" w:hAnsi="Arial" w:cs="Arial" w:hint="eastAsia"/>
              </w:rPr>
              <w:t>－故障，</w:t>
            </w:r>
            <w:r w:rsidRPr="00491306">
              <w:rPr>
                <w:rFonts w:ascii="Arial" w:hAnsi="Arial" w:cs="Arial" w:hint="eastAsia"/>
              </w:rPr>
              <w:t>01</w:t>
            </w:r>
            <w:r w:rsidRPr="00491306">
              <w:rPr>
                <w:rFonts w:ascii="Arial" w:hAnsi="Arial" w:cs="Arial" w:hint="eastAsia"/>
              </w:rPr>
              <w:t>－无效，</w:t>
            </w:r>
            <w:r w:rsidRPr="00491306">
              <w:rPr>
                <w:rFonts w:ascii="Arial" w:hAnsi="Arial" w:cs="Arial" w:hint="eastAsia"/>
              </w:rPr>
              <w:t>10</w:t>
            </w:r>
            <w:r w:rsidRPr="00491306">
              <w:rPr>
                <w:rFonts w:ascii="Arial" w:hAnsi="Arial" w:cs="Arial" w:hint="eastAsia"/>
              </w:rPr>
              <w:t>－测试，</w:t>
            </w:r>
            <w:r w:rsidRPr="00491306">
              <w:rPr>
                <w:rFonts w:ascii="Arial" w:hAnsi="Arial" w:cs="Arial" w:hint="eastAsia"/>
              </w:rPr>
              <w:t>11</w:t>
            </w:r>
            <w:r w:rsidRPr="00491306">
              <w:rPr>
                <w:rFonts w:ascii="Arial" w:hAnsi="Arial" w:cs="Arial" w:hint="eastAsia"/>
              </w:rPr>
              <w:t>－正常；</w:t>
            </w:r>
          </w:p>
        </w:tc>
      </w:tr>
    </w:tbl>
    <w:p w14:paraId="78277C73" w14:textId="77777777" w:rsidR="0020290B" w:rsidRDefault="00C96EA7" w:rsidP="0020290B">
      <w:pPr>
        <w:adjustRightInd w:val="0"/>
        <w:snapToGrid w:val="0"/>
        <w:spacing w:line="500" w:lineRule="exact"/>
        <w:jc w:val="center"/>
        <w:rPr>
          <w:rFonts w:ascii="黑体" w:eastAsia="黑体" w:hAnsi="黑体" w:hint="eastAsia"/>
          <w:kern w:val="24"/>
          <w:szCs w:val="21"/>
        </w:rPr>
      </w:pPr>
      <w:r w:rsidRPr="00A25ED0">
        <w:rPr>
          <w:rFonts w:ascii="黑体" w:eastAsia="黑体" w:hAnsi="黑体" w:hint="eastAsia"/>
          <w:kern w:val="24"/>
          <w:szCs w:val="21"/>
        </w:rPr>
        <w:t>表</w:t>
      </w:r>
      <w:r>
        <w:rPr>
          <w:rFonts w:ascii="黑体" w:eastAsia="黑体" w:hAnsi="黑体" w:hint="eastAsia"/>
          <w:kern w:val="24"/>
          <w:szCs w:val="21"/>
        </w:rPr>
        <w:t>7</w:t>
      </w:r>
      <w:r w:rsidRPr="00A25ED0">
        <w:rPr>
          <w:rFonts w:ascii="黑体" w:eastAsia="黑体" w:hAnsi="黑体" w:hint="eastAsia"/>
          <w:kern w:val="24"/>
          <w:szCs w:val="21"/>
        </w:rPr>
        <w:t xml:space="preserve"> </w:t>
      </w:r>
      <w:r>
        <w:rPr>
          <w:rFonts w:ascii="黑体" w:eastAsia="黑体" w:hAnsi="黑体" w:hint="eastAsia"/>
          <w:kern w:val="24"/>
          <w:szCs w:val="21"/>
        </w:rPr>
        <w:t>转弯控制单元</w:t>
      </w:r>
      <w:r w:rsidRPr="00A25ED0">
        <w:rPr>
          <w:rFonts w:ascii="黑体" w:eastAsia="黑体" w:hAnsi="黑体" w:hint="eastAsia"/>
          <w:kern w:val="24"/>
          <w:szCs w:val="21"/>
        </w:rPr>
        <w:t>到</w:t>
      </w:r>
      <w:r w:rsidR="006562EF">
        <w:rPr>
          <w:rFonts w:ascii="黑体" w:eastAsia="黑体" w:hAnsi="黑体" w:hint="eastAsia"/>
          <w:kern w:val="24"/>
          <w:szCs w:val="21"/>
        </w:rPr>
        <w:t>RDCU</w:t>
      </w:r>
      <w:r w:rsidRPr="00A25ED0">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3C0B8A" w:rsidRPr="00491306" w14:paraId="61B78427" w14:textId="77777777" w:rsidTr="009B28E6">
        <w:trPr>
          <w:cantSplit/>
          <w:trHeight w:val="302"/>
          <w:tblHeader/>
        </w:trPr>
        <w:tc>
          <w:tcPr>
            <w:tcW w:w="1901" w:type="dxa"/>
            <w:gridSpan w:val="3"/>
            <w:vMerge w:val="restart"/>
            <w:vAlign w:val="center"/>
          </w:tcPr>
          <w:p w14:paraId="1DDE3C71" w14:textId="77777777" w:rsidR="003C0B8A" w:rsidRPr="00491306" w:rsidRDefault="00DB26A7" w:rsidP="009B28E6">
            <w:pPr>
              <w:autoSpaceDE w:val="0"/>
              <w:autoSpaceDN w:val="0"/>
              <w:rPr>
                <w:rFonts w:ascii="宋体" w:hAnsi="宋体" w:hint="eastAsia"/>
              </w:rPr>
            </w:pPr>
            <w:r>
              <w:rPr>
                <w:rFonts w:ascii="宋体" w:hAnsi="宋体" w:hint="eastAsia"/>
              </w:rPr>
              <w:t>前轮转弯系统</w:t>
            </w:r>
          </w:p>
        </w:tc>
        <w:tc>
          <w:tcPr>
            <w:tcW w:w="1251" w:type="dxa"/>
            <w:vAlign w:val="center"/>
          </w:tcPr>
          <w:p w14:paraId="71C18DD8" w14:textId="77777777" w:rsidR="003C0B8A" w:rsidRPr="00491306" w:rsidRDefault="003C0B8A" w:rsidP="009B28E6">
            <w:pPr>
              <w:autoSpaceDE w:val="0"/>
              <w:autoSpaceDN w:val="0"/>
              <w:rPr>
                <w:rFonts w:ascii="宋体" w:hAnsi="宋体" w:hint="eastAsia"/>
              </w:rPr>
            </w:pPr>
            <w:r w:rsidRPr="00491306">
              <w:rPr>
                <w:rFonts w:ascii="宋体" w:hAnsi="宋体" w:hint="eastAsia"/>
              </w:rPr>
              <w:t>信号名称</w:t>
            </w:r>
          </w:p>
        </w:tc>
        <w:tc>
          <w:tcPr>
            <w:tcW w:w="3055" w:type="dxa"/>
            <w:gridSpan w:val="3"/>
          </w:tcPr>
          <w:p w14:paraId="296B8CA9" w14:textId="77777777" w:rsidR="003C0B8A" w:rsidRPr="00491306" w:rsidRDefault="003C0B8A" w:rsidP="009B28E6">
            <w:pPr>
              <w:autoSpaceDE w:val="0"/>
              <w:autoSpaceDN w:val="0"/>
              <w:rPr>
                <w:rFonts w:ascii="宋体" w:hAnsi="宋体" w:hint="eastAsia"/>
              </w:rPr>
            </w:pPr>
            <w:r>
              <w:rPr>
                <w:rFonts w:ascii="宋体" w:hAnsi="宋体" w:hint="eastAsia"/>
              </w:rPr>
              <w:t>右手轮位置反馈</w:t>
            </w:r>
          </w:p>
        </w:tc>
        <w:tc>
          <w:tcPr>
            <w:tcW w:w="850" w:type="dxa"/>
          </w:tcPr>
          <w:p w14:paraId="1DFFE62B" w14:textId="77777777" w:rsidR="003C0B8A" w:rsidRPr="00491306" w:rsidRDefault="003C0B8A" w:rsidP="009B28E6">
            <w:pPr>
              <w:autoSpaceDE w:val="0"/>
              <w:autoSpaceDN w:val="0"/>
              <w:rPr>
                <w:rFonts w:ascii="宋体" w:hAnsi="宋体" w:hint="eastAsia"/>
              </w:rPr>
            </w:pPr>
            <w:r w:rsidRPr="00491306">
              <w:rPr>
                <w:rFonts w:ascii="宋体" w:hAnsi="宋体" w:hint="eastAsia"/>
              </w:rPr>
              <w:t>版本</w:t>
            </w:r>
          </w:p>
        </w:tc>
        <w:tc>
          <w:tcPr>
            <w:tcW w:w="1465" w:type="dxa"/>
          </w:tcPr>
          <w:p w14:paraId="7D2DD0FD" w14:textId="77777777" w:rsidR="003C0B8A" w:rsidRPr="00491306" w:rsidRDefault="003C0B8A" w:rsidP="009B28E6">
            <w:pPr>
              <w:autoSpaceDE w:val="0"/>
              <w:autoSpaceDN w:val="0"/>
              <w:rPr>
                <w:rFonts w:ascii="宋体" w:hAnsi="宋体" w:hint="eastAsia"/>
              </w:rPr>
            </w:pPr>
          </w:p>
        </w:tc>
      </w:tr>
      <w:tr w:rsidR="003C0B8A" w:rsidRPr="00491306" w14:paraId="3EDDB706" w14:textId="77777777" w:rsidTr="009B28E6">
        <w:trPr>
          <w:cantSplit/>
          <w:trHeight w:val="292"/>
          <w:tblHeader/>
        </w:trPr>
        <w:tc>
          <w:tcPr>
            <w:tcW w:w="1901" w:type="dxa"/>
            <w:gridSpan w:val="3"/>
            <w:vMerge/>
          </w:tcPr>
          <w:p w14:paraId="5855AAF3" w14:textId="77777777" w:rsidR="003C0B8A" w:rsidRPr="00491306" w:rsidRDefault="003C0B8A" w:rsidP="009B28E6">
            <w:pPr>
              <w:autoSpaceDE w:val="0"/>
              <w:autoSpaceDN w:val="0"/>
              <w:rPr>
                <w:rFonts w:ascii="宋体" w:hAnsi="宋体" w:hint="eastAsia"/>
              </w:rPr>
            </w:pPr>
          </w:p>
        </w:tc>
        <w:tc>
          <w:tcPr>
            <w:tcW w:w="1251" w:type="dxa"/>
            <w:vAlign w:val="center"/>
          </w:tcPr>
          <w:p w14:paraId="698C23DC"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规范号</w:t>
            </w:r>
          </w:p>
        </w:tc>
        <w:tc>
          <w:tcPr>
            <w:tcW w:w="5370" w:type="dxa"/>
            <w:gridSpan w:val="5"/>
          </w:tcPr>
          <w:p w14:paraId="4048AB3A" w14:textId="77777777" w:rsidR="003C0B8A" w:rsidRPr="00491306" w:rsidRDefault="003C0B8A" w:rsidP="003C0B8A">
            <w:pPr>
              <w:autoSpaceDE w:val="0"/>
              <w:autoSpaceDN w:val="0"/>
              <w:rPr>
                <w:rFonts w:ascii="宋体" w:hAnsi="宋体" w:hint="eastAsia"/>
              </w:rPr>
            </w:pPr>
            <w:r>
              <w:rPr>
                <w:rFonts w:ascii="宋体" w:hAnsi="宋体" w:hint="eastAsia"/>
              </w:rPr>
              <w:t>123</w:t>
            </w:r>
          </w:p>
        </w:tc>
      </w:tr>
      <w:tr w:rsidR="003C0B8A" w:rsidRPr="00491306" w14:paraId="5B520DFE" w14:textId="77777777" w:rsidTr="009B28E6">
        <w:trPr>
          <w:trHeight w:val="282"/>
        </w:trPr>
        <w:tc>
          <w:tcPr>
            <w:tcW w:w="467" w:type="dxa"/>
            <w:vMerge w:val="restart"/>
            <w:vAlign w:val="center"/>
          </w:tcPr>
          <w:p w14:paraId="5AC32AAF" w14:textId="77777777" w:rsidR="003C0B8A" w:rsidRPr="00491306" w:rsidRDefault="003C0B8A" w:rsidP="009B28E6">
            <w:pPr>
              <w:autoSpaceDE w:val="0"/>
              <w:autoSpaceDN w:val="0"/>
              <w:rPr>
                <w:rFonts w:ascii="宋体" w:hAnsi="宋体" w:hint="eastAsia"/>
              </w:rPr>
            </w:pPr>
            <w:r w:rsidRPr="00491306">
              <w:rPr>
                <w:rFonts w:ascii="宋体" w:hAnsi="宋体" w:hint="eastAsia"/>
              </w:rPr>
              <w:t>信</w:t>
            </w:r>
          </w:p>
          <w:p w14:paraId="0C495CAF" w14:textId="77777777" w:rsidR="003C0B8A" w:rsidRPr="00491306" w:rsidRDefault="003C0B8A" w:rsidP="009B28E6">
            <w:pPr>
              <w:autoSpaceDE w:val="0"/>
              <w:autoSpaceDN w:val="0"/>
              <w:rPr>
                <w:rFonts w:ascii="宋体" w:hAnsi="宋体" w:hint="eastAsia"/>
              </w:rPr>
            </w:pPr>
            <w:r w:rsidRPr="00491306">
              <w:rPr>
                <w:rFonts w:ascii="宋体" w:hAnsi="宋体" w:hint="eastAsia"/>
              </w:rPr>
              <w:t>号</w:t>
            </w:r>
          </w:p>
          <w:p w14:paraId="757568A2" w14:textId="77777777" w:rsidR="003C0B8A" w:rsidRPr="00491306" w:rsidRDefault="003C0B8A" w:rsidP="009B28E6">
            <w:pPr>
              <w:autoSpaceDE w:val="0"/>
              <w:autoSpaceDN w:val="0"/>
              <w:rPr>
                <w:rFonts w:ascii="宋体" w:hAnsi="宋体" w:hint="eastAsia"/>
              </w:rPr>
            </w:pPr>
            <w:r w:rsidRPr="00491306">
              <w:rPr>
                <w:rFonts w:ascii="宋体" w:hAnsi="宋体" w:hint="eastAsia"/>
              </w:rPr>
              <w:t>内</w:t>
            </w:r>
          </w:p>
          <w:p w14:paraId="343BFE7F" w14:textId="77777777" w:rsidR="003C0B8A" w:rsidRPr="00491306" w:rsidRDefault="003C0B8A" w:rsidP="009B28E6">
            <w:pPr>
              <w:autoSpaceDE w:val="0"/>
              <w:autoSpaceDN w:val="0"/>
              <w:rPr>
                <w:rFonts w:ascii="宋体" w:hAnsi="宋体" w:hint="eastAsia"/>
              </w:rPr>
            </w:pPr>
            <w:r w:rsidRPr="00491306">
              <w:rPr>
                <w:rFonts w:ascii="宋体" w:hAnsi="宋体" w:hint="eastAsia"/>
              </w:rPr>
              <w:t>容</w:t>
            </w:r>
          </w:p>
        </w:tc>
        <w:tc>
          <w:tcPr>
            <w:tcW w:w="1434" w:type="dxa"/>
            <w:gridSpan w:val="2"/>
            <w:vAlign w:val="center"/>
          </w:tcPr>
          <w:p w14:paraId="7C9F1A7C" w14:textId="77777777" w:rsidR="003C0B8A" w:rsidRPr="00491306" w:rsidRDefault="003C0B8A" w:rsidP="009B28E6">
            <w:pPr>
              <w:autoSpaceDE w:val="0"/>
              <w:autoSpaceDN w:val="0"/>
              <w:rPr>
                <w:rFonts w:ascii="宋体" w:hAnsi="宋体" w:hint="eastAsia"/>
              </w:rPr>
            </w:pPr>
            <w:r w:rsidRPr="00491306">
              <w:rPr>
                <w:rFonts w:ascii="宋体" w:hAnsi="宋体" w:hint="eastAsia"/>
              </w:rPr>
              <w:t>信号类型</w:t>
            </w:r>
          </w:p>
        </w:tc>
        <w:tc>
          <w:tcPr>
            <w:tcW w:w="6621" w:type="dxa"/>
            <w:gridSpan w:val="6"/>
          </w:tcPr>
          <w:p w14:paraId="7EC80AC4" w14:textId="77777777" w:rsidR="003C0B8A" w:rsidRPr="00491306" w:rsidRDefault="003C0B8A" w:rsidP="009B28E6">
            <w:pPr>
              <w:autoSpaceDE w:val="0"/>
              <w:autoSpaceDN w:val="0"/>
              <w:rPr>
                <w:rFonts w:ascii="宋体" w:hAnsi="宋体" w:hint="eastAsia"/>
              </w:rPr>
            </w:pPr>
            <w:r w:rsidRPr="00491306">
              <w:rPr>
                <w:rFonts w:ascii="宋体" w:hAnsi="宋体" w:hint="eastAsia"/>
              </w:rPr>
              <w:t>整型（32位）</w:t>
            </w:r>
          </w:p>
        </w:tc>
      </w:tr>
      <w:tr w:rsidR="003C0B8A" w:rsidRPr="00491306" w14:paraId="2AB7B28B" w14:textId="77777777" w:rsidTr="009B28E6">
        <w:trPr>
          <w:trHeight w:val="272"/>
        </w:trPr>
        <w:tc>
          <w:tcPr>
            <w:tcW w:w="467" w:type="dxa"/>
            <w:vMerge/>
          </w:tcPr>
          <w:p w14:paraId="75EFAECC"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0711CD09"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源</w:t>
            </w:r>
          </w:p>
        </w:tc>
        <w:tc>
          <w:tcPr>
            <w:tcW w:w="6621" w:type="dxa"/>
            <w:gridSpan w:val="6"/>
          </w:tcPr>
          <w:p w14:paraId="50F38EBC" w14:textId="77777777" w:rsidR="003C0B8A" w:rsidRPr="00491306" w:rsidRDefault="003C0B8A" w:rsidP="009B28E6">
            <w:pPr>
              <w:autoSpaceDE w:val="0"/>
              <w:autoSpaceDN w:val="0"/>
              <w:rPr>
                <w:rFonts w:ascii="宋体" w:hAnsi="宋体" w:hint="eastAsia"/>
              </w:rPr>
            </w:pPr>
            <w:r>
              <w:rPr>
                <w:rFonts w:ascii="宋体" w:hAnsi="宋体" w:hint="eastAsia"/>
              </w:rPr>
              <w:t>转弯控制单元</w:t>
            </w:r>
          </w:p>
        </w:tc>
      </w:tr>
      <w:tr w:rsidR="003C0B8A" w:rsidRPr="00491306" w14:paraId="7BC86799" w14:textId="77777777" w:rsidTr="009B28E6">
        <w:trPr>
          <w:trHeight w:val="262"/>
        </w:trPr>
        <w:tc>
          <w:tcPr>
            <w:tcW w:w="467" w:type="dxa"/>
            <w:vMerge/>
          </w:tcPr>
          <w:p w14:paraId="644935B7"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679EA8A9"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分    布</w:t>
            </w:r>
          </w:p>
        </w:tc>
        <w:tc>
          <w:tcPr>
            <w:tcW w:w="6621" w:type="dxa"/>
            <w:gridSpan w:val="6"/>
          </w:tcPr>
          <w:p w14:paraId="4CB94CE9" w14:textId="77777777" w:rsidR="003C0B8A" w:rsidRPr="00491306" w:rsidRDefault="003C0B8A" w:rsidP="009B28E6">
            <w:pPr>
              <w:autoSpaceDE w:val="0"/>
              <w:autoSpaceDN w:val="0"/>
              <w:rPr>
                <w:rFonts w:ascii="宋体" w:hAnsi="宋体" w:hint="eastAsia"/>
              </w:rPr>
            </w:pPr>
          </w:p>
        </w:tc>
      </w:tr>
      <w:tr w:rsidR="003C0B8A" w:rsidRPr="00491306" w14:paraId="1F334DE1" w14:textId="77777777" w:rsidTr="009B28E6">
        <w:trPr>
          <w:trHeight w:val="231"/>
        </w:trPr>
        <w:tc>
          <w:tcPr>
            <w:tcW w:w="467" w:type="dxa"/>
            <w:vMerge/>
          </w:tcPr>
          <w:p w14:paraId="523B5A6F"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4A0925EC"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单    位</w:t>
            </w:r>
          </w:p>
        </w:tc>
        <w:tc>
          <w:tcPr>
            <w:tcW w:w="6621" w:type="dxa"/>
            <w:gridSpan w:val="6"/>
          </w:tcPr>
          <w:p w14:paraId="5C00A127" w14:textId="77777777" w:rsidR="003C0B8A" w:rsidRPr="00491306" w:rsidRDefault="003C0B8A" w:rsidP="009B28E6">
            <w:pPr>
              <w:autoSpaceDE w:val="0"/>
              <w:autoSpaceDN w:val="0"/>
              <w:rPr>
                <w:rFonts w:ascii="宋体" w:hAnsi="宋体" w:hint="eastAsia"/>
              </w:rPr>
            </w:pPr>
            <w:r>
              <w:rPr>
                <w:rFonts w:hint="eastAsia"/>
                <w:szCs w:val="22"/>
              </w:rPr>
              <w:t>m/s</w:t>
            </w:r>
          </w:p>
        </w:tc>
      </w:tr>
      <w:tr w:rsidR="003C0B8A" w:rsidRPr="00491306" w14:paraId="6D22195B" w14:textId="77777777" w:rsidTr="009B28E6">
        <w:trPr>
          <w:trHeight w:val="207"/>
        </w:trPr>
        <w:tc>
          <w:tcPr>
            <w:tcW w:w="467" w:type="dxa"/>
            <w:vMerge/>
          </w:tcPr>
          <w:p w14:paraId="0E3F7C1F"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34895A66"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信号范围</w:t>
            </w:r>
          </w:p>
        </w:tc>
        <w:tc>
          <w:tcPr>
            <w:tcW w:w="6621" w:type="dxa"/>
            <w:gridSpan w:val="6"/>
          </w:tcPr>
          <w:p w14:paraId="145DCA2F" w14:textId="77777777" w:rsidR="003C0B8A" w:rsidRPr="00491306" w:rsidRDefault="003C0B8A" w:rsidP="009B28E6">
            <w:pPr>
              <w:autoSpaceDE w:val="0"/>
              <w:autoSpaceDN w:val="0"/>
              <w:rPr>
                <w:rFonts w:ascii="宋体" w:hAnsi="宋体" w:hint="eastAsia"/>
              </w:rPr>
            </w:pPr>
            <w:r>
              <w:rPr>
                <w:rFonts w:hint="eastAsia"/>
              </w:rPr>
              <w:t>±</w:t>
            </w:r>
            <w:r>
              <w:rPr>
                <w:rFonts w:hint="eastAsia"/>
              </w:rPr>
              <w:t>90</w:t>
            </w:r>
            <w:r>
              <w:rPr>
                <w:rFonts w:hint="eastAsia"/>
              </w:rPr>
              <w:t>°</w:t>
            </w:r>
          </w:p>
        </w:tc>
      </w:tr>
      <w:tr w:rsidR="003C0B8A" w:rsidRPr="00491306" w14:paraId="64A5AD2B" w14:textId="77777777" w:rsidTr="009B28E6">
        <w:trPr>
          <w:trHeight w:val="311"/>
        </w:trPr>
        <w:tc>
          <w:tcPr>
            <w:tcW w:w="467" w:type="dxa"/>
            <w:vMerge/>
          </w:tcPr>
          <w:p w14:paraId="50339F4F"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67737F3A"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分 辨 率</w:t>
            </w:r>
          </w:p>
        </w:tc>
        <w:tc>
          <w:tcPr>
            <w:tcW w:w="6621" w:type="dxa"/>
            <w:gridSpan w:val="6"/>
          </w:tcPr>
          <w:p w14:paraId="54E4B2A1" w14:textId="77777777" w:rsidR="003C0B8A" w:rsidRPr="00491306" w:rsidRDefault="003C0B8A" w:rsidP="009B28E6">
            <w:pPr>
              <w:autoSpaceDE w:val="0"/>
              <w:autoSpaceDN w:val="0"/>
              <w:rPr>
                <w:rFonts w:ascii="宋体" w:hAnsi="宋体" w:hint="eastAsia"/>
              </w:rPr>
            </w:pPr>
            <w:r w:rsidRPr="00491306">
              <w:rPr>
                <w:rFonts w:ascii="宋体" w:hAnsi="宋体" w:hint="eastAsia"/>
              </w:rPr>
              <w:t>0.</w:t>
            </w:r>
            <w:r>
              <w:rPr>
                <w:rFonts w:ascii="宋体" w:hAnsi="宋体" w:hint="eastAsia"/>
              </w:rPr>
              <w:t>02197</w:t>
            </w:r>
            <w:r w:rsidRPr="00491306">
              <w:rPr>
                <w:rFonts w:ascii="宋体" w:hAnsi="宋体" w:hint="eastAsia"/>
              </w:rPr>
              <w:t xml:space="preserve"> /bit</w:t>
            </w:r>
          </w:p>
        </w:tc>
      </w:tr>
      <w:tr w:rsidR="003C0B8A" w:rsidRPr="00491306" w14:paraId="135088D2" w14:textId="77777777" w:rsidTr="009B28E6">
        <w:trPr>
          <w:trHeight w:val="201"/>
        </w:trPr>
        <w:tc>
          <w:tcPr>
            <w:tcW w:w="467" w:type="dxa"/>
            <w:vMerge/>
          </w:tcPr>
          <w:p w14:paraId="42F12CED"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395565ED"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精    度</w:t>
            </w:r>
          </w:p>
        </w:tc>
        <w:tc>
          <w:tcPr>
            <w:tcW w:w="6621" w:type="dxa"/>
            <w:gridSpan w:val="6"/>
          </w:tcPr>
          <w:p w14:paraId="1C34092B" w14:textId="77777777" w:rsidR="003C0B8A" w:rsidRPr="00491306" w:rsidRDefault="003C0B8A" w:rsidP="009B28E6">
            <w:pPr>
              <w:autoSpaceDE w:val="0"/>
              <w:autoSpaceDN w:val="0"/>
              <w:rPr>
                <w:rFonts w:ascii="宋体" w:hAnsi="宋体" w:hint="eastAsia"/>
              </w:rPr>
            </w:pPr>
          </w:p>
        </w:tc>
      </w:tr>
      <w:tr w:rsidR="006B0596" w:rsidRPr="00491306" w14:paraId="04E3E966" w14:textId="77777777" w:rsidTr="009B28E6">
        <w:trPr>
          <w:trHeight w:val="201"/>
        </w:trPr>
        <w:tc>
          <w:tcPr>
            <w:tcW w:w="467" w:type="dxa"/>
            <w:vMerge/>
          </w:tcPr>
          <w:p w14:paraId="139D9DBC"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20B8E6AD" w14:textId="77777777" w:rsidR="006B0596" w:rsidRPr="00491306" w:rsidRDefault="006B0596" w:rsidP="006B0596">
            <w:pPr>
              <w:autoSpaceDE w:val="0"/>
              <w:autoSpaceDN w:val="0"/>
              <w:jc w:val="center"/>
              <w:rPr>
                <w:rFonts w:ascii="宋体" w:hAnsi="宋体" w:hint="eastAsia"/>
              </w:rPr>
            </w:pPr>
            <w:r>
              <w:rPr>
                <w:rFonts w:ascii="宋体" w:hAnsi="宋体" w:hint="eastAsia"/>
              </w:rPr>
              <w:t>码    制</w:t>
            </w:r>
          </w:p>
        </w:tc>
        <w:tc>
          <w:tcPr>
            <w:tcW w:w="6621" w:type="dxa"/>
            <w:gridSpan w:val="6"/>
          </w:tcPr>
          <w:p w14:paraId="70764938" w14:textId="77777777" w:rsidR="006B0596" w:rsidRPr="00491306" w:rsidRDefault="006B0596" w:rsidP="006B0596">
            <w:pPr>
              <w:autoSpaceDE w:val="0"/>
              <w:autoSpaceDN w:val="0"/>
              <w:rPr>
                <w:rFonts w:ascii="宋体" w:hAnsi="宋体" w:hint="eastAsia"/>
              </w:rPr>
            </w:pPr>
            <w:r>
              <w:rPr>
                <w:rFonts w:ascii="宋体" w:hAnsi="宋体" w:hint="eastAsia"/>
              </w:rPr>
              <w:t>BNR</w:t>
            </w:r>
          </w:p>
        </w:tc>
      </w:tr>
      <w:tr w:rsidR="006B0596" w:rsidRPr="00491306" w14:paraId="5EE7EF75" w14:textId="77777777" w:rsidTr="009B28E6">
        <w:trPr>
          <w:trHeight w:val="167"/>
        </w:trPr>
        <w:tc>
          <w:tcPr>
            <w:tcW w:w="467" w:type="dxa"/>
            <w:vMerge/>
          </w:tcPr>
          <w:p w14:paraId="367DB1DE" w14:textId="77777777" w:rsidR="006B0596" w:rsidRPr="00491306" w:rsidRDefault="006B0596" w:rsidP="006B0596">
            <w:pPr>
              <w:autoSpaceDE w:val="0"/>
              <w:autoSpaceDN w:val="0"/>
              <w:rPr>
                <w:rFonts w:ascii="宋体" w:hAnsi="宋体" w:hint="eastAsia"/>
              </w:rPr>
            </w:pPr>
          </w:p>
        </w:tc>
        <w:tc>
          <w:tcPr>
            <w:tcW w:w="1434" w:type="dxa"/>
            <w:gridSpan w:val="2"/>
            <w:vAlign w:val="center"/>
          </w:tcPr>
          <w:p w14:paraId="0F1D53E3" w14:textId="77777777" w:rsidR="006B0596" w:rsidRPr="00491306" w:rsidRDefault="006B0596" w:rsidP="006B0596">
            <w:pPr>
              <w:autoSpaceDE w:val="0"/>
              <w:autoSpaceDN w:val="0"/>
              <w:jc w:val="center"/>
              <w:rPr>
                <w:rFonts w:ascii="宋体" w:hAnsi="宋体" w:hint="eastAsia"/>
              </w:rPr>
            </w:pPr>
            <w:r>
              <w:rPr>
                <w:rFonts w:ascii="宋体" w:hAnsi="宋体" w:hint="eastAsia"/>
              </w:rPr>
              <w:t>发送</w:t>
            </w:r>
            <w:r w:rsidRPr="00491306">
              <w:rPr>
                <w:rFonts w:ascii="宋体" w:hAnsi="宋体" w:hint="eastAsia"/>
              </w:rPr>
              <w:t>速率</w:t>
            </w:r>
          </w:p>
        </w:tc>
        <w:tc>
          <w:tcPr>
            <w:tcW w:w="6621" w:type="dxa"/>
            <w:gridSpan w:val="6"/>
          </w:tcPr>
          <w:p w14:paraId="7327F4D1" w14:textId="77777777" w:rsidR="006B0596" w:rsidRPr="00491306" w:rsidRDefault="006B0596" w:rsidP="006B0596">
            <w:pPr>
              <w:autoSpaceDE w:val="0"/>
              <w:autoSpaceDN w:val="0"/>
              <w:rPr>
                <w:rFonts w:ascii="宋体" w:hAnsi="宋体" w:hint="eastAsia"/>
              </w:rPr>
            </w:pPr>
            <w:r>
              <w:rPr>
                <w:rFonts w:ascii="宋体" w:hAnsi="宋体" w:hint="eastAsia"/>
              </w:rPr>
              <w:t>100kbps</w:t>
            </w:r>
          </w:p>
        </w:tc>
      </w:tr>
      <w:tr w:rsidR="003C0B8A" w:rsidRPr="00491306" w14:paraId="0AD7C8BF" w14:textId="77777777" w:rsidTr="009B28E6">
        <w:trPr>
          <w:trHeight w:val="482"/>
        </w:trPr>
        <w:tc>
          <w:tcPr>
            <w:tcW w:w="467" w:type="dxa"/>
            <w:vMerge w:val="restart"/>
            <w:vAlign w:val="center"/>
          </w:tcPr>
          <w:p w14:paraId="02DA4D53" w14:textId="77777777" w:rsidR="003C0B8A" w:rsidRPr="00491306" w:rsidRDefault="003C0B8A" w:rsidP="009B28E6">
            <w:pPr>
              <w:autoSpaceDE w:val="0"/>
              <w:autoSpaceDN w:val="0"/>
              <w:rPr>
                <w:rFonts w:ascii="宋体" w:hAnsi="宋体" w:hint="eastAsia"/>
              </w:rPr>
            </w:pPr>
            <w:r w:rsidRPr="00491306">
              <w:rPr>
                <w:rFonts w:ascii="宋体" w:hAnsi="宋体" w:hint="eastAsia"/>
              </w:rPr>
              <w:t>数据格式</w:t>
            </w:r>
          </w:p>
        </w:tc>
        <w:tc>
          <w:tcPr>
            <w:tcW w:w="718" w:type="dxa"/>
            <w:vAlign w:val="center"/>
          </w:tcPr>
          <w:p w14:paraId="0BD51943" w14:textId="77777777" w:rsidR="003C0B8A" w:rsidRPr="00491306" w:rsidRDefault="003C0B8A" w:rsidP="009B28E6">
            <w:pPr>
              <w:autoSpaceDE w:val="0"/>
              <w:autoSpaceDN w:val="0"/>
              <w:rPr>
                <w:rFonts w:ascii="宋体" w:hAnsi="宋体" w:hint="eastAsia"/>
              </w:rPr>
            </w:pPr>
            <w:r w:rsidRPr="00491306">
              <w:rPr>
                <w:rFonts w:ascii="宋体" w:hAnsi="宋体" w:hint="eastAsia"/>
              </w:rPr>
              <w:t>数位</w:t>
            </w:r>
          </w:p>
        </w:tc>
        <w:tc>
          <w:tcPr>
            <w:tcW w:w="3243" w:type="dxa"/>
            <w:gridSpan w:val="3"/>
            <w:vAlign w:val="center"/>
          </w:tcPr>
          <w:p w14:paraId="0936C3FC" w14:textId="77777777" w:rsidR="003C0B8A" w:rsidRPr="00491306" w:rsidRDefault="003C0B8A" w:rsidP="009B28E6">
            <w:pPr>
              <w:autoSpaceDE w:val="0"/>
              <w:autoSpaceDN w:val="0"/>
              <w:rPr>
                <w:rFonts w:ascii="宋体" w:hAnsi="宋体" w:hint="eastAsia"/>
              </w:rPr>
            </w:pPr>
            <w:r w:rsidRPr="00491306">
              <w:rPr>
                <w:rFonts w:ascii="宋体" w:hAnsi="宋体" w:hint="eastAsia"/>
              </w:rPr>
              <w:t>说     明</w:t>
            </w:r>
          </w:p>
        </w:tc>
        <w:tc>
          <w:tcPr>
            <w:tcW w:w="720" w:type="dxa"/>
            <w:vAlign w:val="center"/>
          </w:tcPr>
          <w:p w14:paraId="15095E33" w14:textId="77777777" w:rsidR="003C0B8A" w:rsidRPr="00491306" w:rsidRDefault="003C0B8A" w:rsidP="009B28E6">
            <w:pPr>
              <w:autoSpaceDE w:val="0"/>
              <w:autoSpaceDN w:val="0"/>
              <w:rPr>
                <w:rFonts w:ascii="宋体" w:hAnsi="宋体" w:hint="eastAsia"/>
              </w:rPr>
            </w:pPr>
            <w:r w:rsidRPr="00491306">
              <w:rPr>
                <w:rFonts w:ascii="宋体" w:hAnsi="宋体" w:hint="eastAsia"/>
              </w:rPr>
              <w:t>数位</w:t>
            </w:r>
          </w:p>
        </w:tc>
        <w:tc>
          <w:tcPr>
            <w:tcW w:w="3374" w:type="dxa"/>
            <w:gridSpan w:val="3"/>
            <w:vAlign w:val="center"/>
          </w:tcPr>
          <w:p w14:paraId="236F95EF" w14:textId="77777777" w:rsidR="003C0B8A" w:rsidRPr="00491306" w:rsidRDefault="003C0B8A" w:rsidP="009B28E6">
            <w:pPr>
              <w:autoSpaceDE w:val="0"/>
              <w:autoSpaceDN w:val="0"/>
              <w:rPr>
                <w:rFonts w:ascii="宋体" w:hAnsi="宋体" w:hint="eastAsia"/>
              </w:rPr>
            </w:pPr>
            <w:r w:rsidRPr="00491306">
              <w:rPr>
                <w:rFonts w:ascii="宋体" w:hAnsi="宋体" w:hint="eastAsia"/>
              </w:rPr>
              <w:t>说     明</w:t>
            </w:r>
          </w:p>
        </w:tc>
      </w:tr>
      <w:tr w:rsidR="00560991" w:rsidRPr="00491306" w14:paraId="1788C5D3" w14:textId="77777777" w:rsidTr="009B28E6">
        <w:trPr>
          <w:trHeight w:val="149"/>
        </w:trPr>
        <w:tc>
          <w:tcPr>
            <w:tcW w:w="467" w:type="dxa"/>
            <w:vMerge/>
          </w:tcPr>
          <w:p w14:paraId="133CEF7A" w14:textId="77777777" w:rsidR="00560991" w:rsidRPr="00491306" w:rsidRDefault="00560991" w:rsidP="00560991">
            <w:pPr>
              <w:autoSpaceDE w:val="0"/>
              <w:autoSpaceDN w:val="0"/>
              <w:rPr>
                <w:rFonts w:ascii="宋体" w:hAnsi="宋体" w:hint="eastAsia"/>
              </w:rPr>
            </w:pPr>
          </w:p>
        </w:tc>
        <w:tc>
          <w:tcPr>
            <w:tcW w:w="718" w:type="dxa"/>
            <w:vAlign w:val="center"/>
          </w:tcPr>
          <w:p w14:paraId="23BBD59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01</w:t>
            </w:r>
          </w:p>
        </w:tc>
        <w:tc>
          <w:tcPr>
            <w:tcW w:w="3243" w:type="dxa"/>
            <w:gridSpan w:val="3"/>
          </w:tcPr>
          <w:p w14:paraId="77FECE02" w14:textId="77777777" w:rsidR="00560991" w:rsidRPr="00491306" w:rsidRDefault="00560991" w:rsidP="00560991">
            <w:r w:rsidRPr="00491306">
              <w:t>0</w:t>
            </w:r>
          </w:p>
        </w:tc>
        <w:tc>
          <w:tcPr>
            <w:tcW w:w="720" w:type="dxa"/>
            <w:vAlign w:val="center"/>
          </w:tcPr>
          <w:p w14:paraId="05322B1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17</w:t>
            </w:r>
          </w:p>
        </w:tc>
        <w:tc>
          <w:tcPr>
            <w:tcW w:w="3374" w:type="dxa"/>
            <w:gridSpan w:val="3"/>
            <w:vAlign w:val="center"/>
          </w:tcPr>
          <w:p w14:paraId="70AC2809" w14:textId="77777777" w:rsidR="00560991" w:rsidRPr="00491306" w:rsidRDefault="00560991" w:rsidP="00560991">
            <w:pPr>
              <w:jc w:val="left"/>
              <w:rPr>
                <w:rFonts w:ascii="宋体" w:hAnsi="宋体" w:hint="eastAsia"/>
                <w:szCs w:val="21"/>
              </w:rPr>
            </w:pPr>
            <w:r w:rsidRPr="00491306">
              <w:rPr>
                <w:rFonts w:hint="eastAsia"/>
              </w:rPr>
              <w:t>LSB</w:t>
            </w:r>
          </w:p>
        </w:tc>
      </w:tr>
      <w:tr w:rsidR="00560991" w:rsidRPr="00491306" w14:paraId="6F74567F" w14:textId="77777777" w:rsidTr="009B28E6">
        <w:trPr>
          <w:trHeight w:val="309"/>
        </w:trPr>
        <w:tc>
          <w:tcPr>
            <w:tcW w:w="467" w:type="dxa"/>
            <w:vMerge/>
          </w:tcPr>
          <w:p w14:paraId="751A007F" w14:textId="77777777" w:rsidR="00560991" w:rsidRPr="00491306" w:rsidRDefault="00560991" w:rsidP="00560991">
            <w:pPr>
              <w:autoSpaceDE w:val="0"/>
              <w:autoSpaceDN w:val="0"/>
              <w:rPr>
                <w:rFonts w:ascii="宋体" w:hAnsi="宋体" w:hint="eastAsia"/>
              </w:rPr>
            </w:pPr>
          </w:p>
        </w:tc>
        <w:tc>
          <w:tcPr>
            <w:tcW w:w="718" w:type="dxa"/>
            <w:vAlign w:val="center"/>
          </w:tcPr>
          <w:p w14:paraId="019207F8"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02</w:t>
            </w:r>
          </w:p>
        </w:tc>
        <w:tc>
          <w:tcPr>
            <w:tcW w:w="3243" w:type="dxa"/>
            <w:gridSpan w:val="3"/>
          </w:tcPr>
          <w:p w14:paraId="5A486413" w14:textId="77777777" w:rsidR="00560991" w:rsidRPr="00491306" w:rsidRDefault="00560991" w:rsidP="00560991">
            <w:r w:rsidRPr="00491306">
              <w:t>1</w:t>
            </w:r>
          </w:p>
        </w:tc>
        <w:tc>
          <w:tcPr>
            <w:tcW w:w="720" w:type="dxa"/>
            <w:vAlign w:val="center"/>
          </w:tcPr>
          <w:p w14:paraId="26340279"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18</w:t>
            </w:r>
          </w:p>
        </w:tc>
        <w:tc>
          <w:tcPr>
            <w:tcW w:w="3374" w:type="dxa"/>
            <w:gridSpan w:val="3"/>
          </w:tcPr>
          <w:p w14:paraId="344FAB88" w14:textId="77777777" w:rsidR="00560991" w:rsidRPr="00491306" w:rsidRDefault="00560991" w:rsidP="00560991">
            <w:r w:rsidRPr="00491306">
              <w:rPr>
                <w:rFonts w:ascii="宋体" w:hAnsi="宋体" w:hint="eastAsia"/>
                <w:szCs w:val="21"/>
              </w:rPr>
              <w:t>*</w:t>
            </w:r>
          </w:p>
        </w:tc>
      </w:tr>
      <w:tr w:rsidR="00560991" w:rsidRPr="00491306" w14:paraId="243080AD" w14:textId="77777777" w:rsidTr="009B28E6">
        <w:trPr>
          <w:trHeight w:val="285"/>
        </w:trPr>
        <w:tc>
          <w:tcPr>
            <w:tcW w:w="467" w:type="dxa"/>
            <w:vMerge/>
          </w:tcPr>
          <w:p w14:paraId="5D273B06" w14:textId="77777777" w:rsidR="00560991" w:rsidRPr="00491306" w:rsidRDefault="00560991" w:rsidP="00560991">
            <w:pPr>
              <w:autoSpaceDE w:val="0"/>
              <w:autoSpaceDN w:val="0"/>
              <w:rPr>
                <w:rFonts w:ascii="宋体" w:hAnsi="宋体" w:hint="eastAsia"/>
              </w:rPr>
            </w:pPr>
          </w:p>
        </w:tc>
        <w:tc>
          <w:tcPr>
            <w:tcW w:w="718" w:type="dxa"/>
            <w:vAlign w:val="center"/>
          </w:tcPr>
          <w:p w14:paraId="45103CC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03</w:t>
            </w:r>
          </w:p>
        </w:tc>
        <w:tc>
          <w:tcPr>
            <w:tcW w:w="3243" w:type="dxa"/>
            <w:gridSpan w:val="3"/>
          </w:tcPr>
          <w:p w14:paraId="1AF98CB2" w14:textId="77777777" w:rsidR="00560991" w:rsidRPr="00491306" w:rsidRDefault="00560991" w:rsidP="00560991">
            <w:r w:rsidRPr="00491306">
              <w:t>0</w:t>
            </w:r>
          </w:p>
        </w:tc>
        <w:tc>
          <w:tcPr>
            <w:tcW w:w="720" w:type="dxa"/>
            <w:vAlign w:val="center"/>
          </w:tcPr>
          <w:p w14:paraId="729744A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19</w:t>
            </w:r>
          </w:p>
        </w:tc>
        <w:tc>
          <w:tcPr>
            <w:tcW w:w="3374" w:type="dxa"/>
            <w:gridSpan w:val="3"/>
            <w:vAlign w:val="center"/>
          </w:tcPr>
          <w:p w14:paraId="3032B402"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295B061D" w14:textId="77777777" w:rsidTr="009B28E6">
        <w:trPr>
          <w:trHeight w:val="275"/>
        </w:trPr>
        <w:tc>
          <w:tcPr>
            <w:tcW w:w="467" w:type="dxa"/>
            <w:vMerge/>
          </w:tcPr>
          <w:p w14:paraId="73C53F6A" w14:textId="77777777" w:rsidR="00560991" w:rsidRPr="00491306" w:rsidRDefault="00560991" w:rsidP="00560991">
            <w:pPr>
              <w:autoSpaceDE w:val="0"/>
              <w:autoSpaceDN w:val="0"/>
              <w:rPr>
                <w:rFonts w:ascii="宋体" w:hAnsi="宋体" w:hint="eastAsia"/>
              </w:rPr>
            </w:pPr>
          </w:p>
        </w:tc>
        <w:tc>
          <w:tcPr>
            <w:tcW w:w="718" w:type="dxa"/>
            <w:vAlign w:val="center"/>
          </w:tcPr>
          <w:p w14:paraId="711ECC27"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04</w:t>
            </w:r>
          </w:p>
        </w:tc>
        <w:tc>
          <w:tcPr>
            <w:tcW w:w="3243" w:type="dxa"/>
            <w:gridSpan w:val="3"/>
          </w:tcPr>
          <w:p w14:paraId="458ADDBE" w14:textId="77777777" w:rsidR="00560991" w:rsidRPr="00491306" w:rsidRDefault="00560991" w:rsidP="00560991">
            <w:r>
              <w:rPr>
                <w:rFonts w:hint="eastAsia"/>
              </w:rPr>
              <w:t>1</w:t>
            </w:r>
          </w:p>
        </w:tc>
        <w:tc>
          <w:tcPr>
            <w:tcW w:w="720" w:type="dxa"/>
            <w:vAlign w:val="center"/>
          </w:tcPr>
          <w:p w14:paraId="7B69995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20</w:t>
            </w:r>
          </w:p>
        </w:tc>
        <w:tc>
          <w:tcPr>
            <w:tcW w:w="3374" w:type="dxa"/>
            <w:gridSpan w:val="3"/>
          </w:tcPr>
          <w:p w14:paraId="1D2B835B" w14:textId="77777777" w:rsidR="00560991" w:rsidRPr="00491306" w:rsidRDefault="00560991" w:rsidP="00560991">
            <w:r w:rsidRPr="00491306">
              <w:rPr>
                <w:rFonts w:ascii="宋体" w:hAnsi="宋体" w:hint="eastAsia"/>
                <w:szCs w:val="21"/>
              </w:rPr>
              <w:t>*</w:t>
            </w:r>
          </w:p>
        </w:tc>
      </w:tr>
      <w:tr w:rsidR="00560991" w:rsidRPr="00491306" w14:paraId="5D76BD49" w14:textId="77777777" w:rsidTr="009B28E6">
        <w:trPr>
          <w:trHeight w:val="265"/>
        </w:trPr>
        <w:tc>
          <w:tcPr>
            <w:tcW w:w="467" w:type="dxa"/>
            <w:vMerge/>
          </w:tcPr>
          <w:p w14:paraId="24064806" w14:textId="77777777" w:rsidR="00560991" w:rsidRPr="00491306" w:rsidRDefault="00560991" w:rsidP="00560991">
            <w:pPr>
              <w:autoSpaceDE w:val="0"/>
              <w:autoSpaceDN w:val="0"/>
              <w:rPr>
                <w:rFonts w:ascii="宋体" w:hAnsi="宋体" w:hint="eastAsia"/>
              </w:rPr>
            </w:pPr>
          </w:p>
        </w:tc>
        <w:tc>
          <w:tcPr>
            <w:tcW w:w="718" w:type="dxa"/>
            <w:vAlign w:val="center"/>
          </w:tcPr>
          <w:p w14:paraId="2005DE94"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05</w:t>
            </w:r>
          </w:p>
        </w:tc>
        <w:tc>
          <w:tcPr>
            <w:tcW w:w="3243" w:type="dxa"/>
            <w:gridSpan w:val="3"/>
          </w:tcPr>
          <w:p w14:paraId="1C38A9C9" w14:textId="77777777" w:rsidR="00560991" w:rsidRPr="00491306" w:rsidRDefault="00560991" w:rsidP="00560991">
            <w:r>
              <w:rPr>
                <w:rFonts w:hint="eastAsia"/>
              </w:rPr>
              <w:t>0</w:t>
            </w:r>
          </w:p>
        </w:tc>
        <w:tc>
          <w:tcPr>
            <w:tcW w:w="720" w:type="dxa"/>
            <w:vAlign w:val="center"/>
          </w:tcPr>
          <w:p w14:paraId="44D64B9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21</w:t>
            </w:r>
          </w:p>
        </w:tc>
        <w:tc>
          <w:tcPr>
            <w:tcW w:w="3374" w:type="dxa"/>
            <w:gridSpan w:val="3"/>
            <w:vAlign w:val="center"/>
          </w:tcPr>
          <w:p w14:paraId="6C1E3226"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6D64A804" w14:textId="77777777" w:rsidTr="009B28E6">
        <w:trPr>
          <w:trHeight w:val="255"/>
        </w:trPr>
        <w:tc>
          <w:tcPr>
            <w:tcW w:w="467" w:type="dxa"/>
            <w:vMerge/>
          </w:tcPr>
          <w:p w14:paraId="2F487F80" w14:textId="77777777" w:rsidR="00560991" w:rsidRPr="00491306" w:rsidRDefault="00560991" w:rsidP="00560991">
            <w:pPr>
              <w:autoSpaceDE w:val="0"/>
              <w:autoSpaceDN w:val="0"/>
              <w:rPr>
                <w:rFonts w:ascii="宋体" w:hAnsi="宋体" w:hint="eastAsia"/>
              </w:rPr>
            </w:pPr>
          </w:p>
        </w:tc>
        <w:tc>
          <w:tcPr>
            <w:tcW w:w="718" w:type="dxa"/>
            <w:vAlign w:val="center"/>
          </w:tcPr>
          <w:p w14:paraId="0B500D25"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06</w:t>
            </w:r>
          </w:p>
        </w:tc>
        <w:tc>
          <w:tcPr>
            <w:tcW w:w="3243" w:type="dxa"/>
            <w:gridSpan w:val="3"/>
          </w:tcPr>
          <w:p w14:paraId="19150E66" w14:textId="77777777" w:rsidR="00560991" w:rsidRPr="00491306" w:rsidRDefault="00560991" w:rsidP="00560991">
            <w:r w:rsidRPr="00491306">
              <w:t>0</w:t>
            </w:r>
          </w:p>
        </w:tc>
        <w:tc>
          <w:tcPr>
            <w:tcW w:w="720" w:type="dxa"/>
            <w:vAlign w:val="center"/>
          </w:tcPr>
          <w:p w14:paraId="57D61D3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22</w:t>
            </w:r>
          </w:p>
        </w:tc>
        <w:tc>
          <w:tcPr>
            <w:tcW w:w="3374" w:type="dxa"/>
            <w:gridSpan w:val="3"/>
          </w:tcPr>
          <w:p w14:paraId="4C2CCA96" w14:textId="77777777" w:rsidR="00560991" w:rsidRPr="00491306" w:rsidRDefault="00560991" w:rsidP="00560991">
            <w:r w:rsidRPr="00491306">
              <w:rPr>
                <w:rFonts w:ascii="宋体" w:hAnsi="宋体" w:hint="eastAsia"/>
                <w:szCs w:val="21"/>
              </w:rPr>
              <w:t>*</w:t>
            </w:r>
          </w:p>
        </w:tc>
      </w:tr>
      <w:tr w:rsidR="00560991" w:rsidRPr="00491306" w14:paraId="59472774" w14:textId="77777777" w:rsidTr="009B28E6">
        <w:trPr>
          <w:trHeight w:val="244"/>
        </w:trPr>
        <w:tc>
          <w:tcPr>
            <w:tcW w:w="467" w:type="dxa"/>
            <w:vMerge/>
          </w:tcPr>
          <w:p w14:paraId="498EA540" w14:textId="77777777" w:rsidR="00560991" w:rsidRPr="00491306" w:rsidRDefault="00560991" w:rsidP="00560991">
            <w:pPr>
              <w:autoSpaceDE w:val="0"/>
              <w:autoSpaceDN w:val="0"/>
              <w:rPr>
                <w:rFonts w:ascii="宋体" w:hAnsi="宋体" w:hint="eastAsia"/>
              </w:rPr>
            </w:pPr>
          </w:p>
        </w:tc>
        <w:tc>
          <w:tcPr>
            <w:tcW w:w="718" w:type="dxa"/>
            <w:vAlign w:val="center"/>
          </w:tcPr>
          <w:p w14:paraId="0066759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07</w:t>
            </w:r>
          </w:p>
        </w:tc>
        <w:tc>
          <w:tcPr>
            <w:tcW w:w="3243" w:type="dxa"/>
            <w:gridSpan w:val="3"/>
          </w:tcPr>
          <w:p w14:paraId="75B93C66" w14:textId="77777777" w:rsidR="00560991" w:rsidRPr="00FB00EC" w:rsidRDefault="00560991" w:rsidP="00560991">
            <w:pPr>
              <w:rPr>
                <w:color w:val="000000"/>
              </w:rPr>
            </w:pPr>
            <w:r w:rsidRPr="00FB00EC">
              <w:rPr>
                <w:color w:val="000000"/>
              </w:rPr>
              <w:t>1</w:t>
            </w:r>
          </w:p>
        </w:tc>
        <w:tc>
          <w:tcPr>
            <w:tcW w:w="720" w:type="dxa"/>
            <w:vAlign w:val="center"/>
          </w:tcPr>
          <w:p w14:paraId="5E4F1781"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23</w:t>
            </w:r>
          </w:p>
        </w:tc>
        <w:tc>
          <w:tcPr>
            <w:tcW w:w="3374" w:type="dxa"/>
            <w:gridSpan w:val="3"/>
            <w:vAlign w:val="center"/>
          </w:tcPr>
          <w:p w14:paraId="1B45A13B"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4B5D1F07" w14:textId="77777777" w:rsidTr="009B28E6">
        <w:trPr>
          <w:trHeight w:val="235"/>
        </w:trPr>
        <w:tc>
          <w:tcPr>
            <w:tcW w:w="467" w:type="dxa"/>
            <w:vMerge/>
          </w:tcPr>
          <w:p w14:paraId="19C170DF" w14:textId="77777777" w:rsidR="00560991" w:rsidRPr="00491306" w:rsidRDefault="00560991" w:rsidP="00560991">
            <w:pPr>
              <w:autoSpaceDE w:val="0"/>
              <w:autoSpaceDN w:val="0"/>
              <w:rPr>
                <w:rFonts w:ascii="宋体" w:hAnsi="宋体" w:hint="eastAsia"/>
              </w:rPr>
            </w:pPr>
          </w:p>
        </w:tc>
        <w:tc>
          <w:tcPr>
            <w:tcW w:w="718" w:type="dxa"/>
            <w:vAlign w:val="center"/>
          </w:tcPr>
          <w:p w14:paraId="2D13EBC9"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08</w:t>
            </w:r>
          </w:p>
        </w:tc>
        <w:tc>
          <w:tcPr>
            <w:tcW w:w="3243" w:type="dxa"/>
            <w:gridSpan w:val="3"/>
          </w:tcPr>
          <w:p w14:paraId="70495083" w14:textId="77777777" w:rsidR="00560991" w:rsidRPr="00FB00EC" w:rsidRDefault="00560991" w:rsidP="00560991">
            <w:pPr>
              <w:rPr>
                <w:color w:val="000000"/>
              </w:rPr>
            </w:pPr>
            <w:r>
              <w:rPr>
                <w:rFonts w:hint="eastAsia"/>
                <w:color w:val="000000"/>
              </w:rPr>
              <w:t>1</w:t>
            </w:r>
          </w:p>
        </w:tc>
        <w:tc>
          <w:tcPr>
            <w:tcW w:w="720" w:type="dxa"/>
            <w:vAlign w:val="center"/>
          </w:tcPr>
          <w:p w14:paraId="47A2B144"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24</w:t>
            </w:r>
          </w:p>
        </w:tc>
        <w:tc>
          <w:tcPr>
            <w:tcW w:w="3374" w:type="dxa"/>
            <w:gridSpan w:val="3"/>
          </w:tcPr>
          <w:p w14:paraId="47776B53" w14:textId="77777777" w:rsidR="00560991" w:rsidRPr="00491306" w:rsidRDefault="00560991" w:rsidP="00560991">
            <w:r w:rsidRPr="00491306">
              <w:rPr>
                <w:rFonts w:ascii="宋体" w:hAnsi="宋体" w:hint="eastAsia"/>
                <w:szCs w:val="21"/>
              </w:rPr>
              <w:t>*</w:t>
            </w:r>
          </w:p>
        </w:tc>
      </w:tr>
      <w:tr w:rsidR="00560991" w:rsidRPr="00491306" w14:paraId="7B689481" w14:textId="77777777" w:rsidTr="00583096">
        <w:trPr>
          <w:trHeight w:val="225"/>
        </w:trPr>
        <w:tc>
          <w:tcPr>
            <w:tcW w:w="467" w:type="dxa"/>
            <w:vMerge/>
          </w:tcPr>
          <w:p w14:paraId="4E7C1B25" w14:textId="77777777" w:rsidR="00560991" w:rsidRPr="00491306" w:rsidRDefault="00560991" w:rsidP="00560991">
            <w:pPr>
              <w:autoSpaceDE w:val="0"/>
              <w:autoSpaceDN w:val="0"/>
              <w:rPr>
                <w:rFonts w:ascii="宋体" w:hAnsi="宋体" w:hint="eastAsia"/>
              </w:rPr>
            </w:pPr>
          </w:p>
        </w:tc>
        <w:tc>
          <w:tcPr>
            <w:tcW w:w="718" w:type="dxa"/>
            <w:vAlign w:val="center"/>
          </w:tcPr>
          <w:p w14:paraId="0A2A3ED9"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09</w:t>
            </w:r>
          </w:p>
        </w:tc>
        <w:tc>
          <w:tcPr>
            <w:tcW w:w="3243" w:type="dxa"/>
            <w:gridSpan w:val="3"/>
          </w:tcPr>
          <w:p w14:paraId="11B9CD99" w14:textId="77777777" w:rsidR="00560991" w:rsidRPr="00491306" w:rsidRDefault="00560991" w:rsidP="00560991">
            <w:r w:rsidRPr="00491306">
              <w:rPr>
                <w:rFonts w:hint="eastAsia"/>
              </w:rPr>
              <w:t>预留</w:t>
            </w:r>
          </w:p>
        </w:tc>
        <w:tc>
          <w:tcPr>
            <w:tcW w:w="720" w:type="dxa"/>
            <w:vAlign w:val="center"/>
          </w:tcPr>
          <w:p w14:paraId="201113F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25</w:t>
            </w:r>
          </w:p>
        </w:tc>
        <w:tc>
          <w:tcPr>
            <w:tcW w:w="3374" w:type="dxa"/>
            <w:gridSpan w:val="3"/>
          </w:tcPr>
          <w:p w14:paraId="4A38AD99" w14:textId="77777777" w:rsidR="00560991" w:rsidRPr="00491306" w:rsidRDefault="00560991" w:rsidP="00560991">
            <w:r w:rsidRPr="00491306">
              <w:rPr>
                <w:rFonts w:ascii="宋体" w:hAnsi="宋体" w:hint="eastAsia"/>
                <w:szCs w:val="21"/>
              </w:rPr>
              <w:t>*</w:t>
            </w:r>
          </w:p>
        </w:tc>
      </w:tr>
      <w:tr w:rsidR="00560991" w:rsidRPr="00491306" w14:paraId="3B8841CE" w14:textId="77777777" w:rsidTr="00583096">
        <w:trPr>
          <w:trHeight w:val="215"/>
        </w:trPr>
        <w:tc>
          <w:tcPr>
            <w:tcW w:w="467" w:type="dxa"/>
            <w:vMerge/>
          </w:tcPr>
          <w:p w14:paraId="76161577" w14:textId="77777777" w:rsidR="00560991" w:rsidRPr="00491306" w:rsidRDefault="00560991" w:rsidP="00560991">
            <w:pPr>
              <w:autoSpaceDE w:val="0"/>
              <w:autoSpaceDN w:val="0"/>
              <w:rPr>
                <w:rFonts w:ascii="宋体" w:hAnsi="宋体" w:hint="eastAsia"/>
              </w:rPr>
            </w:pPr>
          </w:p>
        </w:tc>
        <w:tc>
          <w:tcPr>
            <w:tcW w:w="718" w:type="dxa"/>
            <w:vAlign w:val="center"/>
          </w:tcPr>
          <w:p w14:paraId="48427921"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10</w:t>
            </w:r>
          </w:p>
        </w:tc>
        <w:tc>
          <w:tcPr>
            <w:tcW w:w="3243" w:type="dxa"/>
            <w:gridSpan w:val="3"/>
          </w:tcPr>
          <w:p w14:paraId="392DCD6A" w14:textId="77777777" w:rsidR="00560991" w:rsidRPr="00491306" w:rsidRDefault="00560991" w:rsidP="00560991">
            <w:r w:rsidRPr="00491306">
              <w:rPr>
                <w:rFonts w:hint="eastAsia"/>
              </w:rPr>
              <w:t>预留</w:t>
            </w:r>
          </w:p>
        </w:tc>
        <w:tc>
          <w:tcPr>
            <w:tcW w:w="720" w:type="dxa"/>
            <w:vAlign w:val="center"/>
          </w:tcPr>
          <w:p w14:paraId="2D2E40F6"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26</w:t>
            </w:r>
          </w:p>
        </w:tc>
        <w:tc>
          <w:tcPr>
            <w:tcW w:w="3374" w:type="dxa"/>
            <w:gridSpan w:val="3"/>
            <w:vAlign w:val="center"/>
          </w:tcPr>
          <w:p w14:paraId="627EF4F5"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6EE62C77" w14:textId="77777777" w:rsidTr="009B28E6">
        <w:trPr>
          <w:trHeight w:val="294"/>
        </w:trPr>
        <w:tc>
          <w:tcPr>
            <w:tcW w:w="467" w:type="dxa"/>
            <w:vMerge/>
          </w:tcPr>
          <w:p w14:paraId="75515DC4" w14:textId="77777777" w:rsidR="00560991" w:rsidRPr="00491306" w:rsidRDefault="00560991" w:rsidP="00560991">
            <w:pPr>
              <w:autoSpaceDE w:val="0"/>
              <w:autoSpaceDN w:val="0"/>
              <w:rPr>
                <w:rFonts w:ascii="宋体" w:hAnsi="宋体" w:hint="eastAsia"/>
              </w:rPr>
            </w:pPr>
          </w:p>
        </w:tc>
        <w:tc>
          <w:tcPr>
            <w:tcW w:w="718" w:type="dxa"/>
            <w:vAlign w:val="center"/>
          </w:tcPr>
          <w:p w14:paraId="4D87118D"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11</w:t>
            </w:r>
          </w:p>
        </w:tc>
        <w:tc>
          <w:tcPr>
            <w:tcW w:w="3243" w:type="dxa"/>
            <w:gridSpan w:val="3"/>
          </w:tcPr>
          <w:p w14:paraId="51B9370C" w14:textId="77777777" w:rsidR="00560991" w:rsidRPr="00491306" w:rsidRDefault="00560991" w:rsidP="00560991">
            <w:r w:rsidRPr="00491306">
              <w:rPr>
                <w:rFonts w:hint="eastAsia"/>
              </w:rPr>
              <w:t>预留</w:t>
            </w:r>
          </w:p>
        </w:tc>
        <w:tc>
          <w:tcPr>
            <w:tcW w:w="720" w:type="dxa"/>
            <w:vAlign w:val="center"/>
          </w:tcPr>
          <w:p w14:paraId="4981A59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27</w:t>
            </w:r>
          </w:p>
        </w:tc>
        <w:tc>
          <w:tcPr>
            <w:tcW w:w="3374" w:type="dxa"/>
            <w:gridSpan w:val="3"/>
          </w:tcPr>
          <w:p w14:paraId="0DBB8B93" w14:textId="77777777" w:rsidR="00560991" w:rsidRPr="00491306" w:rsidRDefault="00560991" w:rsidP="00560991">
            <w:r w:rsidRPr="00491306">
              <w:rPr>
                <w:rFonts w:ascii="宋体" w:hAnsi="宋体" w:hint="eastAsia"/>
                <w:szCs w:val="21"/>
              </w:rPr>
              <w:t>*</w:t>
            </w:r>
          </w:p>
        </w:tc>
      </w:tr>
      <w:tr w:rsidR="00560991" w:rsidRPr="00491306" w14:paraId="6458FAF0" w14:textId="77777777" w:rsidTr="009B28E6">
        <w:trPr>
          <w:trHeight w:val="47"/>
        </w:trPr>
        <w:tc>
          <w:tcPr>
            <w:tcW w:w="467" w:type="dxa"/>
            <w:vMerge/>
          </w:tcPr>
          <w:p w14:paraId="0F44B590" w14:textId="77777777" w:rsidR="00560991" w:rsidRPr="00491306" w:rsidRDefault="00560991" w:rsidP="00560991">
            <w:pPr>
              <w:autoSpaceDE w:val="0"/>
              <w:autoSpaceDN w:val="0"/>
              <w:rPr>
                <w:rFonts w:ascii="宋体" w:hAnsi="宋体" w:hint="eastAsia"/>
              </w:rPr>
            </w:pPr>
          </w:p>
        </w:tc>
        <w:tc>
          <w:tcPr>
            <w:tcW w:w="718" w:type="dxa"/>
            <w:vAlign w:val="center"/>
          </w:tcPr>
          <w:p w14:paraId="59F6112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12</w:t>
            </w:r>
          </w:p>
        </w:tc>
        <w:tc>
          <w:tcPr>
            <w:tcW w:w="3243" w:type="dxa"/>
            <w:gridSpan w:val="3"/>
          </w:tcPr>
          <w:p w14:paraId="4FFDF092" w14:textId="77777777" w:rsidR="00560991" w:rsidRPr="00491306" w:rsidRDefault="00560991" w:rsidP="00560991">
            <w:r w:rsidRPr="00491306">
              <w:rPr>
                <w:rFonts w:ascii="宋体" w:hAnsi="宋体" w:cs="Arial" w:hint="eastAsia"/>
                <w:szCs w:val="21"/>
              </w:rPr>
              <w:t>预留</w:t>
            </w:r>
          </w:p>
        </w:tc>
        <w:tc>
          <w:tcPr>
            <w:tcW w:w="720" w:type="dxa"/>
            <w:vAlign w:val="center"/>
          </w:tcPr>
          <w:p w14:paraId="5C02E93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28</w:t>
            </w:r>
          </w:p>
        </w:tc>
        <w:tc>
          <w:tcPr>
            <w:tcW w:w="3374" w:type="dxa"/>
            <w:gridSpan w:val="3"/>
          </w:tcPr>
          <w:p w14:paraId="76BA4E41" w14:textId="77777777" w:rsidR="00560991" w:rsidRPr="00491306" w:rsidRDefault="00560991" w:rsidP="00560991">
            <w:r w:rsidRPr="00491306">
              <w:rPr>
                <w:rFonts w:ascii="宋体" w:hAnsi="宋体" w:hint="eastAsia"/>
                <w:szCs w:val="21"/>
              </w:rPr>
              <w:t>*</w:t>
            </w:r>
          </w:p>
        </w:tc>
      </w:tr>
      <w:tr w:rsidR="00560991" w:rsidRPr="00491306" w14:paraId="59B1D748" w14:textId="77777777" w:rsidTr="009B28E6">
        <w:trPr>
          <w:trHeight w:val="60"/>
        </w:trPr>
        <w:tc>
          <w:tcPr>
            <w:tcW w:w="467" w:type="dxa"/>
            <w:vMerge/>
          </w:tcPr>
          <w:p w14:paraId="449FB59C" w14:textId="77777777" w:rsidR="00560991" w:rsidRPr="00491306" w:rsidRDefault="00560991" w:rsidP="00560991">
            <w:pPr>
              <w:autoSpaceDE w:val="0"/>
              <w:autoSpaceDN w:val="0"/>
              <w:rPr>
                <w:rFonts w:ascii="宋体" w:hAnsi="宋体" w:hint="eastAsia"/>
              </w:rPr>
            </w:pPr>
          </w:p>
        </w:tc>
        <w:tc>
          <w:tcPr>
            <w:tcW w:w="718" w:type="dxa"/>
            <w:vAlign w:val="center"/>
          </w:tcPr>
          <w:p w14:paraId="3E06F524"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13</w:t>
            </w:r>
          </w:p>
        </w:tc>
        <w:tc>
          <w:tcPr>
            <w:tcW w:w="3243" w:type="dxa"/>
            <w:gridSpan w:val="3"/>
            <w:shd w:val="clear" w:color="auto" w:fill="auto"/>
          </w:tcPr>
          <w:p w14:paraId="2BF74D42" w14:textId="77777777" w:rsidR="00560991" w:rsidRPr="00491306" w:rsidRDefault="00560991" w:rsidP="00560991">
            <w:r w:rsidRPr="00491306">
              <w:rPr>
                <w:rFonts w:ascii="宋体" w:hAnsi="宋体" w:cs="Arial" w:hint="eastAsia"/>
                <w:szCs w:val="21"/>
              </w:rPr>
              <w:t>预留</w:t>
            </w:r>
          </w:p>
        </w:tc>
        <w:tc>
          <w:tcPr>
            <w:tcW w:w="720" w:type="dxa"/>
            <w:vAlign w:val="center"/>
          </w:tcPr>
          <w:p w14:paraId="495B9506"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29</w:t>
            </w:r>
          </w:p>
        </w:tc>
        <w:tc>
          <w:tcPr>
            <w:tcW w:w="3374" w:type="dxa"/>
            <w:gridSpan w:val="3"/>
          </w:tcPr>
          <w:p w14:paraId="5970DBEC" w14:textId="77777777" w:rsidR="00560991" w:rsidRPr="00491306" w:rsidRDefault="00560991" w:rsidP="00560991">
            <w:r w:rsidRPr="00491306">
              <w:rPr>
                <w:rFonts w:hint="eastAsia"/>
              </w:rPr>
              <w:t>符</w:t>
            </w:r>
            <w:r>
              <w:rPr>
                <w:rFonts w:hint="eastAsia"/>
              </w:rPr>
              <w:t>号</w:t>
            </w:r>
            <w:r w:rsidRPr="00491306">
              <w:rPr>
                <w:rFonts w:hint="eastAsia"/>
              </w:rPr>
              <w:t>位：</w:t>
            </w:r>
            <w:r w:rsidRPr="00491306">
              <w:rPr>
                <w:rFonts w:hint="eastAsia"/>
              </w:rPr>
              <w:t>0</w:t>
            </w:r>
            <w:r w:rsidRPr="00491306">
              <w:rPr>
                <w:rFonts w:hint="eastAsia"/>
              </w:rPr>
              <w:t>为正，</w:t>
            </w:r>
            <w:r w:rsidRPr="00491306">
              <w:rPr>
                <w:rFonts w:hint="eastAsia"/>
              </w:rPr>
              <w:t>1</w:t>
            </w:r>
            <w:r w:rsidRPr="00491306">
              <w:rPr>
                <w:rFonts w:hint="eastAsia"/>
              </w:rPr>
              <w:t>为负</w:t>
            </w:r>
          </w:p>
        </w:tc>
      </w:tr>
      <w:tr w:rsidR="00560991" w:rsidRPr="00491306" w14:paraId="64F93F0B" w14:textId="77777777" w:rsidTr="00583096">
        <w:trPr>
          <w:trHeight w:val="302"/>
        </w:trPr>
        <w:tc>
          <w:tcPr>
            <w:tcW w:w="467" w:type="dxa"/>
            <w:vMerge/>
          </w:tcPr>
          <w:p w14:paraId="169CCA3D" w14:textId="77777777" w:rsidR="00560991" w:rsidRPr="00491306" w:rsidRDefault="00560991" w:rsidP="00560991">
            <w:pPr>
              <w:autoSpaceDE w:val="0"/>
              <w:autoSpaceDN w:val="0"/>
              <w:rPr>
                <w:rFonts w:ascii="宋体" w:hAnsi="宋体" w:hint="eastAsia"/>
              </w:rPr>
            </w:pPr>
          </w:p>
        </w:tc>
        <w:tc>
          <w:tcPr>
            <w:tcW w:w="718" w:type="dxa"/>
            <w:vAlign w:val="center"/>
          </w:tcPr>
          <w:p w14:paraId="18073AE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14</w:t>
            </w:r>
          </w:p>
        </w:tc>
        <w:tc>
          <w:tcPr>
            <w:tcW w:w="3243" w:type="dxa"/>
            <w:gridSpan w:val="3"/>
            <w:shd w:val="clear" w:color="auto" w:fill="auto"/>
          </w:tcPr>
          <w:p w14:paraId="686BD1B0" w14:textId="77777777" w:rsidR="00560991" w:rsidRPr="00491306" w:rsidRDefault="00560991" w:rsidP="00560991">
            <w:r w:rsidRPr="00491306">
              <w:rPr>
                <w:rFonts w:hint="eastAsia"/>
              </w:rPr>
              <w:t>预留</w:t>
            </w:r>
          </w:p>
        </w:tc>
        <w:tc>
          <w:tcPr>
            <w:tcW w:w="720" w:type="dxa"/>
            <w:vAlign w:val="center"/>
          </w:tcPr>
          <w:p w14:paraId="0B582D0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30</w:t>
            </w:r>
          </w:p>
        </w:tc>
        <w:tc>
          <w:tcPr>
            <w:tcW w:w="3374" w:type="dxa"/>
            <w:gridSpan w:val="3"/>
            <w:vAlign w:val="center"/>
          </w:tcPr>
          <w:p w14:paraId="50C3073B"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LSB</w:t>
            </w:r>
          </w:p>
        </w:tc>
      </w:tr>
      <w:tr w:rsidR="00560991" w:rsidRPr="00491306" w14:paraId="6B8090CB" w14:textId="77777777" w:rsidTr="00583096">
        <w:trPr>
          <w:trHeight w:val="293"/>
        </w:trPr>
        <w:tc>
          <w:tcPr>
            <w:tcW w:w="467" w:type="dxa"/>
            <w:vMerge/>
          </w:tcPr>
          <w:p w14:paraId="48F47651" w14:textId="77777777" w:rsidR="00560991" w:rsidRPr="00491306" w:rsidRDefault="00560991" w:rsidP="00560991">
            <w:pPr>
              <w:autoSpaceDE w:val="0"/>
              <w:autoSpaceDN w:val="0"/>
              <w:rPr>
                <w:rFonts w:ascii="宋体" w:hAnsi="宋体" w:hint="eastAsia"/>
              </w:rPr>
            </w:pPr>
          </w:p>
        </w:tc>
        <w:tc>
          <w:tcPr>
            <w:tcW w:w="718" w:type="dxa"/>
            <w:vAlign w:val="center"/>
          </w:tcPr>
          <w:p w14:paraId="656BDBC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15</w:t>
            </w:r>
          </w:p>
        </w:tc>
        <w:tc>
          <w:tcPr>
            <w:tcW w:w="3243" w:type="dxa"/>
            <w:gridSpan w:val="3"/>
          </w:tcPr>
          <w:p w14:paraId="75DBB077" w14:textId="77777777" w:rsidR="00560991" w:rsidRPr="00491306" w:rsidRDefault="00560991" w:rsidP="00560991">
            <w:r w:rsidRPr="00491306">
              <w:rPr>
                <w:rFonts w:ascii="宋体" w:hAnsi="宋体" w:cs="Arial" w:hint="eastAsia"/>
                <w:szCs w:val="21"/>
              </w:rPr>
              <w:t>预留</w:t>
            </w:r>
          </w:p>
        </w:tc>
        <w:tc>
          <w:tcPr>
            <w:tcW w:w="720" w:type="dxa"/>
            <w:vAlign w:val="center"/>
          </w:tcPr>
          <w:p w14:paraId="080DCE81"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31</w:t>
            </w:r>
          </w:p>
        </w:tc>
        <w:tc>
          <w:tcPr>
            <w:tcW w:w="3374" w:type="dxa"/>
            <w:gridSpan w:val="3"/>
            <w:vAlign w:val="center"/>
          </w:tcPr>
          <w:p w14:paraId="14B7D55A"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MSB</w:t>
            </w:r>
          </w:p>
        </w:tc>
      </w:tr>
      <w:tr w:rsidR="00560991" w:rsidRPr="00491306" w14:paraId="3C6A0C24" w14:textId="77777777" w:rsidTr="009B28E6">
        <w:trPr>
          <w:trHeight w:val="269"/>
        </w:trPr>
        <w:tc>
          <w:tcPr>
            <w:tcW w:w="467" w:type="dxa"/>
            <w:vMerge/>
          </w:tcPr>
          <w:p w14:paraId="3E3FB74E" w14:textId="77777777" w:rsidR="00560991" w:rsidRPr="00491306" w:rsidRDefault="00560991" w:rsidP="00560991">
            <w:pPr>
              <w:autoSpaceDE w:val="0"/>
              <w:autoSpaceDN w:val="0"/>
              <w:rPr>
                <w:rFonts w:ascii="宋体" w:hAnsi="宋体" w:hint="eastAsia"/>
              </w:rPr>
            </w:pPr>
          </w:p>
        </w:tc>
        <w:tc>
          <w:tcPr>
            <w:tcW w:w="718" w:type="dxa"/>
            <w:vAlign w:val="center"/>
          </w:tcPr>
          <w:p w14:paraId="2D67F30B"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16</w:t>
            </w:r>
          </w:p>
        </w:tc>
        <w:tc>
          <w:tcPr>
            <w:tcW w:w="3243" w:type="dxa"/>
            <w:gridSpan w:val="3"/>
          </w:tcPr>
          <w:p w14:paraId="07E3C052" w14:textId="77777777" w:rsidR="00560991" w:rsidRPr="00491306" w:rsidRDefault="00560991" w:rsidP="00560991">
            <w:r w:rsidRPr="00491306">
              <w:rPr>
                <w:rFonts w:ascii="宋体" w:hAnsi="宋体" w:cs="Arial" w:hint="eastAsia"/>
                <w:szCs w:val="21"/>
              </w:rPr>
              <w:t>预留</w:t>
            </w:r>
          </w:p>
        </w:tc>
        <w:tc>
          <w:tcPr>
            <w:tcW w:w="720" w:type="dxa"/>
            <w:vAlign w:val="center"/>
          </w:tcPr>
          <w:p w14:paraId="4755BCAA"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32</w:t>
            </w:r>
          </w:p>
        </w:tc>
        <w:tc>
          <w:tcPr>
            <w:tcW w:w="3374" w:type="dxa"/>
            <w:gridSpan w:val="3"/>
            <w:vAlign w:val="center"/>
          </w:tcPr>
          <w:p w14:paraId="3F33AC69" w14:textId="77777777" w:rsidR="00560991" w:rsidRPr="00491306" w:rsidRDefault="00560991" w:rsidP="00560991">
            <w:pPr>
              <w:jc w:val="left"/>
              <w:rPr>
                <w:rFonts w:ascii="Arial" w:hAnsi="Arial" w:cs="Arial"/>
              </w:rPr>
            </w:pPr>
            <w:r w:rsidRPr="00491306">
              <w:rPr>
                <w:rFonts w:ascii="Arial" w:hAnsi="Arial" w:cs="Arial" w:hint="eastAsia"/>
              </w:rPr>
              <w:t>校验位：奇校验</w:t>
            </w:r>
          </w:p>
        </w:tc>
      </w:tr>
      <w:tr w:rsidR="003C0B8A" w:rsidRPr="00491306" w14:paraId="78A7C2A6" w14:textId="77777777" w:rsidTr="009B28E6">
        <w:trPr>
          <w:trHeight w:val="281"/>
        </w:trPr>
        <w:tc>
          <w:tcPr>
            <w:tcW w:w="467" w:type="dxa"/>
            <w:vAlign w:val="center"/>
          </w:tcPr>
          <w:p w14:paraId="4B608C4E" w14:textId="77777777" w:rsidR="003C0B8A" w:rsidRPr="00491306" w:rsidRDefault="003C0B8A" w:rsidP="009B28E6">
            <w:pPr>
              <w:autoSpaceDE w:val="0"/>
              <w:autoSpaceDN w:val="0"/>
              <w:rPr>
                <w:rFonts w:ascii="宋体" w:hAnsi="宋体" w:hint="eastAsia"/>
              </w:rPr>
            </w:pPr>
            <w:r w:rsidRPr="00491306">
              <w:rPr>
                <w:rFonts w:ascii="宋体" w:hAnsi="宋体" w:hint="eastAsia"/>
              </w:rPr>
              <w:t>附注</w:t>
            </w:r>
          </w:p>
        </w:tc>
        <w:tc>
          <w:tcPr>
            <w:tcW w:w="8055" w:type="dxa"/>
            <w:gridSpan w:val="8"/>
          </w:tcPr>
          <w:p w14:paraId="51F37443" w14:textId="77777777" w:rsidR="003C0B8A" w:rsidRPr="00491306" w:rsidRDefault="003C0B8A" w:rsidP="009B28E6">
            <w:pPr>
              <w:rPr>
                <w:rFonts w:ascii="Arial" w:hAnsi="Arial" w:cs="Arial"/>
              </w:rPr>
            </w:pPr>
            <w:r w:rsidRPr="00491306">
              <w:rPr>
                <w:rFonts w:ascii="Arial" w:hAnsi="Arial" w:cs="Arial" w:hint="eastAsia"/>
              </w:rPr>
              <w:t>注：</w:t>
            </w:r>
          </w:p>
          <w:p w14:paraId="03C005B6" w14:textId="77777777" w:rsidR="003C0B8A" w:rsidRPr="00491306" w:rsidRDefault="003C0B8A" w:rsidP="009B28E6">
            <w:pPr>
              <w:autoSpaceDE w:val="0"/>
              <w:autoSpaceDN w:val="0"/>
              <w:rPr>
                <w:rFonts w:ascii="宋体" w:hAnsi="宋体" w:hint="eastAsia"/>
              </w:rPr>
            </w:pPr>
            <w:r w:rsidRPr="00491306">
              <w:rPr>
                <w:rFonts w:ascii="Arial" w:hAnsi="Arial" w:cs="Arial" w:hint="eastAsia"/>
              </w:rPr>
              <w:t>状态位：</w:t>
            </w:r>
            <w:r w:rsidRPr="00491306">
              <w:rPr>
                <w:rFonts w:ascii="Arial" w:hAnsi="Arial" w:cs="Arial" w:hint="eastAsia"/>
              </w:rPr>
              <w:t>00</w:t>
            </w:r>
            <w:r w:rsidRPr="00491306">
              <w:rPr>
                <w:rFonts w:ascii="Arial" w:hAnsi="Arial" w:cs="Arial" w:hint="eastAsia"/>
              </w:rPr>
              <w:t>－故障，</w:t>
            </w:r>
            <w:r w:rsidRPr="00491306">
              <w:rPr>
                <w:rFonts w:ascii="Arial" w:hAnsi="Arial" w:cs="Arial" w:hint="eastAsia"/>
              </w:rPr>
              <w:t>01</w:t>
            </w:r>
            <w:r w:rsidRPr="00491306">
              <w:rPr>
                <w:rFonts w:ascii="Arial" w:hAnsi="Arial" w:cs="Arial" w:hint="eastAsia"/>
              </w:rPr>
              <w:t>－无效，</w:t>
            </w:r>
            <w:r w:rsidRPr="00491306">
              <w:rPr>
                <w:rFonts w:ascii="Arial" w:hAnsi="Arial" w:cs="Arial" w:hint="eastAsia"/>
              </w:rPr>
              <w:t>10</w:t>
            </w:r>
            <w:r w:rsidRPr="00491306">
              <w:rPr>
                <w:rFonts w:ascii="Arial" w:hAnsi="Arial" w:cs="Arial" w:hint="eastAsia"/>
              </w:rPr>
              <w:t>－测试，</w:t>
            </w:r>
            <w:r w:rsidRPr="00491306">
              <w:rPr>
                <w:rFonts w:ascii="Arial" w:hAnsi="Arial" w:cs="Arial" w:hint="eastAsia"/>
              </w:rPr>
              <w:t>11</w:t>
            </w:r>
            <w:r w:rsidRPr="00491306">
              <w:rPr>
                <w:rFonts w:ascii="Arial" w:hAnsi="Arial" w:cs="Arial" w:hint="eastAsia"/>
              </w:rPr>
              <w:t>－正常；</w:t>
            </w:r>
          </w:p>
        </w:tc>
      </w:tr>
    </w:tbl>
    <w:p w14:paraId="56E34899" w14:textId="77777777" w:rsidR="003C0B8A" w:rsidRDefault="00C96EA7" w:rsidP="0020290B">
      <w:pPr>
        <w:adjustRightInd w:val="0"/>
        <w:snapToGrid w:val="0"/>
        <w:spacing w:line="500" w:lineRule="exact"/>
        <w:jc w:val="center"/>
        <w:rPr>
          <w:rFonts w:ascii="黑体" w:eastAsia="黑体" w:hAnsi="黑体" w:hint="eastAsia"/>
          <w:kern w:val="24"/>
          <w:szCs w:val="21"/>
        </w:rPr>
      </w:pPr>
      <w:r w:rsidRPr="00A25ED0">
        <w:rPr>
          <w:rFonts w:ascii="黑体" w:eastAsia="黑体" w:hAnsi="黑体" w:hint="eastAsia"/>
          <w:kern w:val="24"/>
          <w:szCs w:val="21"/>
        </w:rPr>
        <w:t>表</w:t>
      </w:r>
      <w:r>
        <w:rPr>
          <w:rFonts w:ascii="黑体" w:eastAsia="黑体" w:hAnsi="黑体" w:hint="eastAsia"/>
          <w:kern w:val="24"/>
          <w:szCs w:val="21"/>
        </w:rPr>
        <w:t>8</w:t>
      </w:r>
      <w:r w:rsidRPr="00A25ED0">
        <w:rPr>
          <w:rFonts w:ascii="黑体" w:eastAsia="黑体" w:hAnsi="黑体" w:hint="eastAsia"/>
          <w:kern w:val="24"/>
          <w:szCs w:val="21"/>
        </w:rPr>
        <w:t xml:space="preserve"> </w:t>
      </w:r>
      <w:r>
        <w:rPr>
          <w:rFonts w:ascii="黑体" w:eastAsia="黑体" w:hAnsi="黑体" w:hint="eastAsia"/>
          <w:kern w:val="24"/>
          <w:szCs w:val="21"/>
        </w:rPr>
        <w:t>转弯控制单元</w:t>
      </w:r>
      <w:r w:rsidRPr="00A25ED0">
        <w:rPr>
          <w:rFonts w:ascii="黑体" w:eastAsia="黑体" w:hAnsi="黑体" w:hint="eastAsia"/>
          <w:kern w:val="24"/>
          <w:szCs w:val="21"/>
        </w:rPr>
        <w:t>到</w:t>
      </w:r>
      <w:r w:rsidR="006562EF">
        <w:rPr>
          <w:rFonts w:ascii="黑体" w:eastAsia="黑体" w:hAnsi="黑体" w:hint="eastAsia"/>
          <w:kern w:val="24"/>
          <w:szCs w:val="21"/>
        </w:rPr>
        <w:t>RDCU</w:t>
      </w:r>
      <w:r w:rsidRPr="00A25ED0">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3C0B8A" w:rsidRPr="00491306" w14:paraId="16BB1A07" w14:textId="77777777" w:rsidTr="009B28E6">
        <w:trPr>
          <w:cantSplit/>
          <w:trHeight w:val="302"/>
          <w:tblHeader/>
        </w:trPr>
        <w:tc>
          <w:tcPr>
            <w:tcW w:w="1901" w:type="dxa"/>
            <w:gridSpan w:val="3"/>
            <w:vMerge w:val="restart"/>
            <w:vAlign w:val="center"/>
          </w:tcPr>
          <w:p w14:paraId="6864FDCE" w14:textId="77777777" w:rsidR="003C0B8A" w:rsidRPr="00491306" w:rsidRDefault="00DB26A7" w:rsidP="009B28E6">
            <w:pPr>
              <w:autoSpaceDE w:val="0"/>
              <w:autoSpaceDN w:val="0"/>
              <w:rPr>
                <w:rFonts w:ascii="宋体" w:hAnsi="宋体" w:hint="eastAsia"/>
              </w:rPr>
            </w:pPr>
            <w:r>
              <w:rPr>
                <w:rFonts w:ascii="宋体" w:hAnsi="宋体" w:hint="eastAsia"/>
              </w:rPr>
              <w:t>前轮转弯系统</w:t>
            </w:r>
          </w:p>
        </w:tc>
        <w:tc>
          <w:tcPr>
            <w:tcW w:w="1251" w:type="dxa"/>
            <w:vAlign w:val="center"/>
          </w:tcPr>
          <w:p w14:paraId="0569BB14" w14:textId="77777777" w:rsidR="003C0B8A" w:rsidRPr="00491306" w:rsidRDefault="003C0B8A" w:rsidP="009B28E6">
            <w:pPr>
              <w:autoSpaceDE w:val="0"/>
              <w:autoSpaceDN w:val="0"/>
              <w:rPr>
                <w:rFonts w:ascii="宋体" w:hAnsi="宋体" w:hint="eastAsia"/>
              </w:rPr>
            </w:pPr>
            <w:r w:rsidRPr="00491306">
              <w:rPr>
                <w:rFonts w:ascii="宋体" w:hAnsi="宋体" w:hint="eastAsia"/>
              </w:rPr>
              <w:t>信号名称</w:t>
            </w:r>
          </w:p>
        </w:tc>
        <w:tc>
          <w:tcPr>
            <w:tcW w:w="3055" w:type="dxa"/>
            <w:gridSpan w:val="3"/>
          </w:tcPr>
          <w:p w14:paraId="443AAFAE" w14:textId="77777777" w:rsidR="003C0B8A" w:rsidRPr="00491306" w:rsidRDefault="003C0B8A" w:rsidP="009B28E6">
            <w:pPr>
              <w:autoSpaceDE w:val="0"/>
              <w:autoSpaceDN w:val="0"/>
              <w:rPr>
                <w:rFonts w:ascii="宋体" w:hAnsi="宋体" w:hint="eastAsia"/>
              </w:rPr>
            </w:pPr>
            <w:r>
              <w:rPr>
                <w:rFonts w:ascii="宋体" w:hAnsi="宋体" w:hint="eastAsia"/>
              </w:rPr>
              <w:t>零位历史值</w:t>
            </w:r>
          </w:p>
        </w:tc>
        <w:tc>
          <w:tcPr>
            <w:tcW w:w="850" w:type="dxa"/>
          </w:tcPr>
          <w:p w14:paraId="1A726FA5" w14:textId="77777777" w:rsidR="003C0B8A" w:rsidRPr="00491306" w:rsidRDefault="003C0B8A" w:rsidP="009B28E6">
            <w:pPr>
              <w:autoSpaceDE w:val="0"/>
              <w:autoSpaceDN w:val="0"/>
              <w:rPr>
                <w:rFonts w:ascii="宋体" w:hAnsi="宋体" w:hint="eastAsia"/>
              </w:rPr>
            </w:pPr>
            <w:r w:rsidRPr="00491306">
              <w:rPr>
                <w:rFonts w:ascii="宋体" w:hAnsi="宋体" w:hint="eastAsia"/>
              </w:rPr>
              <w:t>版本</w:t>
            </w:r>
          </w:p>
        </w:tc>
        <w:tc>
          <w:tcPr>
            <w:tcW w:w="1465" w:type="dxa"/>
          </w:tcPr>
          <w:p w14:paraId="3331C0B8" w14:textId="77777777" w:rsidR="003C0B8A" w:rsidRPr="00491306" w:rsidRDefault="003C0B8A" w:rsidP="009B28E6">
            <w:pPr>
              <w:autoSpaceDE w:val="0"/>
              <w:autoSpaceDN w:val="0"/>
              <w:rPr>
                <w:rFonts w:ascii="宋体" w:hAnsi="宋体" w:hint="eastAsia"/>
              </w:rPr>
            </w:pPr>
          </w:p>
        </w:tc>
      </w:tr>
      <w:tr w:rsidR="003C0B8A" w:rsidRPr="00491306" w14:paraId="610CB7B0" w14:textId="77777777" w:rsidTr="009B28E6">
        <w:trPr>
          <w:cantSplit/>
          <w:trHeight w:val="292"/>
          <w:tblHeader/>
        </w:trPr>
        <w:tc>
          <w:tcPr>
            <w:tcW w:w="1901" w:type="dxa"/>
            <w:gridSpan w:val="3"/>
            <w:vMerge/>
          </w:tcPr>
          <w:p w14:paraId="22E24773" w14:textId="77777777" w:rsidR="003C0B8A" w:rsidRPr="00491306" w:rsidRDefault="003C0B8A" w:rsidP="009B28E6">
            <w:pPr>
              <w:autoSpaceDE w:val="0"/>
              <w:autoSpaceDN w:val="0"/>
              <w:rPr>
                <w:rFonts w:ascii="宋体" w:hAnsi="宋体" w:hint="eastAsia"/>
              </w:rPr>
            </w:pPr>
          </w:p>
        </w:tc>
        <w:tc>
          <w:tcPr>
            <w:tcW w:w="1251" w:type="dxa"/>
            <w:vAlign w:val="center"/>
          </w:tcPr>
          <w:p w14:paraId="5DDBD680"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规范号</w:t>
            </w:r>
          </w:p>
        </w:tc>
        <w:tc>
          <w:tcPr>
            <w:tcW w:w="5370" w:type="dxa"/>
            <w:gridSpan w:val="5"/>
          </w:tcPr>
          <w:p w14:paraId="55C0D087" w14:textId="77777777" w:rsidR="003C0B8A" w:rsidRPr="00491306" w:rsidRDefault="003C0B8A" w:rsidP="003C0B8A">
            <w:pPr>
              <w:autoSpaceDE w:val="0"/>
              <w:autoSpaceDN w:val="0"/>
              <w:rPr>
                <w:rFonts w:ascii="宋体" w:hAnsi="宋体" w:hint="eastAsia"/>
              </w:rPr>
            </w:pPr>
            <w:r>
              <w:rPr>
                <w:rFonts w:ascii="宋体" w:hAnsi="宋体" w:hint="eastAsia"/>
              </w:rPr>
              <w:t>114</w:t>
            </w:r>
          </w:p>
        </w:tc>
      </w:tr>
      <w:tr w:rsidR="003C0B8A" w:rsidRPr="00491306" w14:paraId="75864DEB" w14:textId="77777777" w:rsidTr="009B28E6">
        <w:trPr>
          <w:trHeight w:val="282"/>
        </w:trPr>
        <w:tc>
          <w:tcPr>
            <w:tcW w:w="467" w:type="dxa"/>
            <w:vMerge w:val="restart"/>
            <w:vAlign w:val="center"/>
          </w:tcPr>
          <w:p w14:paraId="3FEFC350" w14:textId="77777777" w:rsidR="003C0B8A" w:rsidRPr="00491306" w:rsidRDefault="003C0B8A" w:rsidP="009B28E6">
            <w:pPr>
              <w:autoSpaceDE w:val="0"/>
              <w:autoSpaceDN w:val="0"/>
              <w:rPr>
                <w:rFonts w:ascii="宋体" w:hAnsi="宋体" w:hint="eastAsia"/>
              </w:rPr>
            </w:pPr>
            <w:r w:rsidRPr="00491306">
              <w:rPr>
                <w:rFonts w:ascii="宋体" w:hAnsi="宋体" w:hint="eastAsia"/>
              </w:rPr>
              <w:t>信</w:t>
            </w:r>
          </w:p>
          <w:p w14:paraId="6C24AEE0" w14:textId="77777777" w:rsidR="003C0B8A" w:rsidRPr="00491306" w:rsidRDefault="003C0B8A" w:rsidP="009B28E6">
            <w:pPr>
              <w:autoSpaceDE w:val="0"/>
              <w:autoSpaceDN w:val="0"/>
              <w:rPr>
                <w:rFonts w:ascii="宋体" w:hAnsi="宋体" w:hint="eastAsia"/>
              </w:rPr>
            </w:pPr>
            <w:r w:rsidRPr="00491306">
              <w:rPr>
                <w:rFonts w:ascii="宋体" w:hAnsi="宋体" w:hint="eastAsia"/>
              </w:rPr>
              <w:t>号</w:t>
            </w:r>
          </w:p>
          <w:p w14:paraId="5655A6E8" w14:textId="77777777" w:rsidR="003C0B8A" w:rsidRPr="00491306" w:rsidRDefault="003C0B8A" w:rsidP="009B28E6">
            <w:pPr>
              <w:autoSpaceDE w:val="0"/>
              <w:autoSpaceDN w:val="0"/>
              <w:rPr>
                <w:rFonts w:ascii="宋体" w:hAnsi="宋体" w:hint="eastAsia"/>
              </w:rPr>
            </w:pPr>
            <w:r w:rsidRPr="00491306">
              <w:rPr>
                <w:rFonts w:ascii="宋体" w:hAnsi="宋体" w:hint="eastAsia"/>
              </w:rPr>
              <w:t>内</w:t>
            </w:r>
          </w:p>
          <w:p w14:paraId="2EF102E6" w14:textId="77777777" w:rsidR="003C0B8A" w:rsidRPr="00491306" w:rsidRDefault="003C0B8A" w:rsidP="009B28E6">
            <w:pPr>
              <w:autoSpaceDE w:val="0"/>
              <w:autoSpaceDN w:val="0"/>
              <w:rPr>
                <w:rFonts w:ascii="宋体" w:hAnsi="宋体" w:hint="eastAsia"/>
              </w:rPr>
            </w:pPr>
            <w:r w:rsidRPr="00491306">
              <w:rPr>
                <w:rFonts w:ascii="宋体" w:hAnsi="宋体" w:hint="eastAsia"/>
              </w:rPr>
              <w:t>容</w:t>
            </w:r>
          </w:p>
        </w:tc>
        <w:tc>
          <w:tcPr>
            <w:tcW w:w="1434" w:type="dxa"/>
            <w:gridSpan w:val="2"/>
            <w:vAlign w:val="center"/>
          </w:tcPr>
          <w:p w14:paraId="6F090B9E" w14:textId="77777777" w:rsidR="003C0B8A" w:rsidRPr="00491306" w:rsidRDefault="003C0B8A" w:rsidP="009B28E6">
            <w:pPr>
              <w:autoSpaceDE w:val="0"/>
              <w:autoSpaceDN w:val="0"/>
              <w:rPr>
                <w:rFonts w:ascii="宋体" w:hAnsi="宋体" w:hint="eastAsia"/>
              </w:rPr>
            </w:pPr>
            <w:r w:rsidRPr="00491306">
              <w:rPr>
                <w:rFonts w:ascii="宋体" w:hAnsi="宋体" w:hint="eastAsia"/>
              </w:rPr>
              <w:t>信号类型</w:t>
            </w:r>
          </w:p>
        </w:tc>
        <w:tc>
          <w:tcPr>
            <w:tcW w:w="6621" w:type="dxa"/>
            <w:gridSpan w:val="6"/>
          </w:tcPr>
          <w:p w14:paraId="490F92FA" w14:textId="77777777" w:rsidR="003C0B8A" w:rsidRPr="00491306" w:rsidRDefault="003C0B8A" w:rsidP="009B28E6">
            <w:pPr>
              <w:autoSpaceDE w:val="0"/>
              <w:autoSpaceDN w:val="0"/>
              <w:rPr>
                <w:rFonts w:ascii="宋体" w:hAnsi="宋体" w:hint="eastAsia"/>
              </w:rPr>
            </w:pPr>
            <w:r w:rsidRPr="00491306">
              <w:rPr>
                <w:rFonts w:ascii="宋体" w:hAnsi="宋体" w:hint="eastAsia"/>
              </w:rPr>
              <w:t>整型（32位）</w:t>
            </w:r>
          </w:p>
        </w:tc>
      </w:tr>
      <w:tr w:rsidR="003C0B8A" w:rsidRPr="00491306" w14:paraId="3C4F4CF1" w14:textId="77777777" w:rsidTr="009B28E6">
        <w:trPr>
          <w:trHeight w:val="272"/>
        </w:trPr>
        <w:tc>
          <w:tcPr>
            <w:tcW w:w="467" w:type="dxa"/>
            <w:vMerge/>
          </w:tcPr>
          <w:p w14:paraId="3C682D0D"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03952F28"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源</w:t>
            </w:r>
          </w:p>
        </w:tc>
        <w:tc>
          <w:tcPr>
            <w:tcW w:w="6621" w:type="dxa"/>
            <w:gridSpan w:val="6"/>
          </w:tcPr>
          <w:p w14:paraId="0D3EC66F" w14:textId="77777777" w:rsidR="003C0B8A" w:rsidRPr="00491306" w:rsidRDefault="003C0B8A" w:rsidP="009B28E6">
            <w:pPr>
              <w:autoSpaceDE w:val="0"/>
              <w:autoSpaceDN w:val="0"/>
              <w:rPr>
                <w:rFonts w:ascii="宋体" w:hAnsi="宋体" w:hint="eastAsia"/>
              </w:rPr>
            </w:pPr>
            <w:r>
              <w:rPr>
                <w:rFonts w:ascii="宋体" w:hAnsi="宋体" w:hint="eastAsia"/>
              </w:rPr>
              <w:t>转弯控制单元</w:t>
            </w:r>
          </w:p>
        </w:tc>
      </w:tr>
      <w:tr w:rsidR="003C0B8A" w:rsidRPr="00491306" w14:paraId="0218C715" w14:textId="77777777" w:rsidTr="009B28E6">
        <w:trPr>
          <w:trHeight w:val="262"/>
        </w:trPr>
        <w:tc>
          <w:tcPr>
            <w:tcW w:w="467" w:type="dxa"/>
            <w:vMerge/>
          </w:tcPr>
          <w:p w14:paraId="4947915E"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59A0987E"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分    布</w:t>
            </w:r>
          </w:p>
        </w:tc>
        <w:tc>
          <w:tcPr>
            <w:tcW w:w="6621" w:type="dxa"/>
            <w:gridSpan w:val="6"/>
          </w:tcPr>
          <w:p w14:paraId="0106EF59" w14:textId="77777777" w:rsidR="003C0B8A" w:rsidRPr="00491306" w:rsidRDefault="003C0B8A" w:rsidP="009B28E6">
            <w:pPr>
              <w:autoSpaceDE w:val="0"/>
              <w:autoSpaceDN w:val="0"/>
              <w:rPr>
                <w:rFonts w:ascii="宋体" w:hAnsi="宋体" w:hint="eastAsia"/>
              </w:rPr>
            </w:pPr>
          </w:p>
        </w:tc>
      </w:tr>
      <w:tr w:rsidR="003C0B8A" w:rsidRPr="00491306" w14:paraId="5A6A4594" w14:textId="77777777" w:rsidTr="009B28E6">
        <w:trPr>
          <w:trHeight w:val="231"/>
        </w:trPr>
        <w:tc>
          <w:tcPr>
            <w:tcW w:w="467" w:type="dxa"/>
            <w:vMerge/>
          </w:tcPr>
          <w:p w14:paraId="0B9A2861"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340BD59C"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单    位</w:t>
            </w:r>
          </w:p>
        </w:tc>
        <w:tc>
          <w:tcPr>
            <w:tcW w:w="6621" w:type="dxa"/>
            <w:gridSpan w:val="6"/>
          </w:tcPr>
          <w:p w14:paraId="450E8DFF" w14:textId="77777777" w:rsidR="003C0B8A" w:rsidRPr="00491306" w:rsidRDefault="003C0B8A" w:rsidP="009B28E6">
            <w:pPr>
              <w:autoSpaceDE w:val="0"/>
              <w:autoSpaceDN w:val="0"/>
              <w:rPr>
                <w:rFonts w:ascii="宋体" w:hAnsi="宋体" w:hint="eastAsia"/>
              </w:rPr>
            </w:pPr>
            <w:r>
              <w:rPr>
                <w:rFonts w:ascii="Arial" w:hAnsi="Arial" w:cs="Arial" w:hint="eastAsia"/>
              </w:rPr>
              <w:t>°</w:t>
            </w:r>
            <w:r>
              <w:rPr>
                <w:rFonts w:ascii="Arial" w:hAnsi="Arial" w:cs="Arial" w:hint="eastAsia"/>
              </w:rPr>
              <w:t>/s</w:t>
            </w:r>
          </w:p>
        </w:tc>
      </w:tr>
      <w:tr w:rsidR="003C0B8A" w:rsidRPr="00491306" w14:paraId="383EA21D" w14:textId="77777777" w:rsidTr="009B28E6">
        <w:trPr>
          <w:trHeight w:val="207"/>
        </w:trPr>
        <w:tc>
          <w:tcPr>
            <w:tcW w:w="467" w:type="dxa"/>
            <w:vMerge/>
          </w:tcPr>
          <w:p w14:paraId="39FC25B8"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193FCD5A"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信号范围</w:t>
            </w:r>
          </w:p>
        </w:tc>
        <w:tc>
          <w:tcPr>
            <w:tcW w:w="6621" w:type="dxa"/>
            <w:gridSpan w:val="6"/>
          </w:tcPr>
          <w:p w14:paraId="3FB5B070" w14:textId="77777777" w:rsidR="003C0B8A" w:rsidRPr="00491306" w:rsidRDefault="003C0B8A" w:rsidP="009B28E6">
            <w:pPr>
              <w:autoSpaceDE w:val="0"/>
              <w:autoSpaceDN w:val="0"/>
              <w:rPr>
                <w:rFonts w:ascii="宋体" w:hAnsi="宋体" w:hint="eastAsia"/>
              </w:rPr>
            </w:pPr>
            <w:r>
              <w:rPr>
                <w:rFonts w:hint="eastAsia"/>
              </w:rPr>
              <w:t>±</w:t>
            </w:r>
            <w:r>
              <w:rPr>
                <w:rFonts w:hint="eastAsia"/>
              </w:rPr>
              <w:t>45</w:t>
            </w:r>
            <w:r>
              <w:rPr>
                <w:rFonts w:hint="eastAsia"/>
              </w:rPr>
              <w:t>°（此处为协议书舵机工作行程，确认是否改为前轮端行程）</w:t>
            </w:r>
          </w:p>
        </w:tc>
      </w:tr>
      <w:tr w:rsidR="003C0B8A" w:rsidRPr="00491306" w14:paraId="576D3CAA" w14:textId="77777777" w:rsidTr="009B28E6">
        <w:trPr>
          <w:trHeight w:val="311"/>
        </w:trPr>
        <w:tc>
          <w:tcPr>
            <w:tcW w:w="467" w:type="dxa"/>
            <w:vMerge/>
          </w:tcPr>
          <w:p w14:paraId="55DDFBD0"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40124D21"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分 辨 率</w:t>
            </w:r>
          </w:p>
        </w:tc>
        <w:tc>
          <w:tcPr>
            <w:tcW w:w="6621" w:type="dxa"/>
            <w:gridSpan w:val="6"/>
          </w:tcPr>
          <w:p w14:paraId="1925BA6A" w14:textId="77777777" w:rsidR="003C0B8A" w:rsidRPr="00491306" w:rsidRDefault="003C0B8A" w:rsidP="009B28E6">
            <w:pPr>
              <w:autoSpaceDE w:val="0"/>
              <w:autoSpaceDN w:val="0"/>
              <w:rPr>
                <w:rFonts w:ascii="宋体" w:hAnsi="宋体" w:hint="eastAsia"/>
              </w:rPr>
            </w:pPr>
            <w:r w:rsidRPr="00491306">
              <w:rPr>
                <w:rFonts w:ascii="宋体" w:hAnsi="宋体" w:hint="eastAsia"/>
              </w:rPr>
              <w:t>0.</w:t>
            </w:r>
            <w:r>
              <w:rPr>
                <w:rFonts w:ascii="宋体" w:hAnsi="宋体" w:hint="eastAsia"/>
              </w:rPr>
              <w:t>010986</w:t>
            </w:r>
            <w:r w:rsidRPr="00491306">
              <w:rPr>
                <w:rFonts w:ascii="宋体" w:hAnsi="宋体" w:hint="eastAsia"/>
              </w:rPr>
              <w:t xml:space="preserve"> /bit</w:t>
            </w:r>
          </w:p>
        </w:tc>
      </w:tr>
      <w:tr w:rsidR="003C0B8A" w:rsidRPr="00491306" w14:paraId="2E708947" w14:textId="77777777" w:rsidTr="009B28E6">
        <w:trPr>
          <w:trHeight w:val="201"/>
        </w:trPr>
        <w:tc>
          <w:tcPr>
            <w:tcW w:w="467" w:type="dxa"/>
            <w:vMerge/>
          </w:tcPr>
          <w:p w14:paraId="14BD1C87" w14:textId="77777777" w:rsidR="003C0B8A" w:rsidRPr="00491306" w:rsidRDefault="003C0B8A" w:rsidP="009B28E6">
            <w:pPr>
              <w:autoSpaceDE w:val="0"/>
              <w:autoSpaceDN w:val="0"/>
              <w:rPr>
                <w:rFonts w:ascii="宋体" w:hAnsi="宋体" w:hint="eastAsia"/>
              </w:rPr>
            </w:pPr>
          </w:p>
        </w:tc>
        <w:tc>
          <w:tcPr>
            <w:tcW w:w="1434" w:type="dxa"/>
            <w:gridSpan w:val="2"/>
            <w:vAlign w:val="center"/>
          </w:tcPr>
          <w:p w14:paraId="35FC278F"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精    度</w:t>
            </w:r>
          </w:p>
        </w:tc>
        <w:tc>
          <w:tcPr>
            <w:tcW w:w="6621" w:type="dxa"/>
            <w:gridSpan w:val="6"/>
          </w:tcPr>
          <w:p w14:paraId="25865B7D" w14:textId="77777777" w:rsidR="003C0B8A" w:rsidRPr="00491306" w:rsidRDefault="003C0B8A" w:rsidP="009B28E6">
            <w:pPr>
              <w:autoSpaceDE w:val="0"/>
              <w:autoSpaceDN w:val="0"/>
              <w:rPr>
                <w:rFonts w:ascii="宋体" w:hAnsi="宋体" w:hint="eastAsia"/>
              </w:rPr>
            </w:pPr>
          </w:p>
        </w:tc>
      </w:tr>
      <w:tr w:rsidR="00583096" w:rsidRPr="00491306" w14:paraId="32314A1C" w14:textId="77777777" w:rsidTr="009B28E6">
        <w:trPr>
          <w:trHeight w:val="201"/>
        </w:trPr>
        <w:tc>
          <w:tcPr>
            <w:tcW w:w="467" w:type="dxa"/>
            <w:vMerge/>
          </w:tcPr>
          <w:p w14:paraId="2E4F2B7B" w14:textId="77777777" w:rsidR="00583096" w:rsidRPr="00491306" w:rsidRDefault="00583096" w:rsidP="00583096">
            <w:pPr>
              <w:autoSpaceDE w:val="0"/>
              <w:autoSpaceDN w:val="0"/>
              <w:rPr>
                <w:rFonts w:ascii="宋体" w:hAnsi="宋体" w:hint="eastAsia"/>
              </w:rPr>
            </w:pPr>
          </w:p>
        </w:tc>
        <w:tc>
          <w:tcPr>
            <w:tcW w:w="1434" w:type="dxa"/>
            <w:gridSpan w:val="2"/>
            <w:vAlign w:val="center"/>
          </w:tcPr>
          <w:p w14:paraId="2E43DA7D" w14:textId="77777777" w:rsidR="00583096" w:rsidRPr="00491306" w:rsidRDefault="00583096" w:rsidP="00583096">
            <w:pPr>
              <w:autoSpaceDE w:val="0"/>
              <w:autoSpaceDN w:val="0"/>
              <w:jc w:val="center"/>
              <w:rPr>
                <w:rFonts w:ascii="宋体" w:hAnsi="宋体" w:hint="eastAsia"/>
              </w:rPr>
            </w:pPr>
            <w:r>
              <w:rPr>
                <w:rFonts w:ascii="宋体" w:hAnsi="宋体" w:hint="eastAsia"/>
              </w:rPr>
              <w:t>码    制</w:t>
            </w:r>
          </w:p>
        </w:tc>
        <w:tc>
          <w:tcPr>
            <w:tcW w:w="6621" w:type="dxa"/>
            <w:gridSpan w:val="6"/>
          </w:tcPr>
          <w:p w14:paraId="7C21A7DA" w14:textId="77777777" w:rsidR="00583096" w:rsidRPr="00491306" w:rsidRDefault="00583096" w:rsidP="00583096">
            <w:pPr>
              <w:autoSpaceDE w:val="0"/>
              <w:autoSpaceDN w:val="0"/>
              <w:rPr>
                <w:rFonts w:ascii="宋体" w:hAnsi="宋体" w:hint="eastAsia"/>
              </w:rPr>
            </w:pPr>
            <w:r>
              <w:rPr>
                <w:rFonts w:ascii="宋体" w:hAnsi="宋体" w:hint="eastAsia"/>
              </w:rPr>
              <w:t>BNR</w:t>
            </w:r>
          </w:p>
        </w:tc>
      </w:tr>
      <w:tr w:rsidR="00583096" w:rsidRPr="00491306" w14:paraId="486139BC" w14:textId="77777777" w:rsidTr="009B28E6">
        <w:trPr>
          <w:trHeight w:val="167"/>
        </w:trPr>
        <w:tc>
          <w:tcPr>
            <w:tcW w:w="467" w:type="dxa"/>
            <w:vMerge/>
          </w:tcPr>
          <w:p w14:paraId="27F4EE03" w14:textId="77777777" w:rsidR="00583096" w:rsidRPr="00491306" w:rsidRDefault="00583096" w:rsidP="00583096">
            <w:pPr>
              <w:autoSpaceDE w:val="0"/>
              <w:autoSpaceDN w:val="0"/>
              <w:rPr>
                <w:rFonts w:ascii="宋体" w:hAnsi="宋体" w:hint="eastAsia"/>
              </w:rPr>
            </w:pPr>
          </w:p>
        </w:tc>
        <w:tc>
          <w:tcPr>
            <w:tcW w:w="1434" w:type="dxa"/>
            <w:gridSpan w:val="2"/>
            <w:vAlign w:val="center"/>
          </w:tcPr>
          <w:p w14:paraId="7A5BBAC2" w14:textId="77777777" w:rsidR="00583096" w:rsidRPr="00491306" w:rsidRDefault="00583096" w:rsidP="00583096">
            <w:pPr>
              <w:autoSpaceDE w:val="0"/>
              <w:autoSpaceDN w:val="0"/>
              <w:jc w:val="center"/>
              <w:rPr>
                <w:rFonts w:ascii="宋体" w:hAnsi="宋体" w:hint="eastAsia"/>
              </w:rPr>
            </w:pPr>
            <w:r>
              <w:rPr>
                <w:rFonts w:ascii="宋体" w:hAnsi="宋体" w:hint="eastAsia"/>
              </w:rPr>
              <w:t>发送</w:t>
            </w:r>
            <w:r w:rsidRPr="00491306">
              <w:rPr>
                <w:rFonts w:ascii="宋体" w:hAnsi="宋体" w:hint="eastAsia"/>
              </w:rPr>
              <w:t>速率</w:t>
            </w:r>
          </w:p>
        </w:tc>
        <w:tc>
          <w:tcPr>
            <w:tcW w:w="6621" w:type="dxa"/>
            <w:gridSpan w:val="6"/>
          </w:tcPr>
          <w:p w14:paraId="2C18A43B" w14:textId="77777777" w:rsidR="00583096" w:rsidRPr="00491306" w:rsidRDefault="00583096" w:rsidP="00583096">
            <w:pPr>
              <w:autoSpaceDE w:val="0"/>
              <w:autoSpaceDN w:val="0"/>
              <w:rPr>
                <w:rFonts w:ascii="宋体" w:hAnsi="宋体" w:hint="eastAsia"/>
              </w:rPr>
            </w:pPr>
            <w:r>
              <w:rPr>
                <w:rFonts w:ascii="宋体" w:hAnsi="宋体" w:hint="eastAsia"/>
              </w:rPr>
              <w:t>100kbps</w:t>
            </w:r>
          </w:p>
        </w:tc>
      </w:tr>
      <w:tr w:rsidR="003C0B8A" w:rsidRPr="00491306" w14:paraId="007E144D" w14:textId="77777777" w:rsidTr="009B28E6">
        <w:trPr>
          <w:trHeight w:val="482"/>
        </w:trPr>
        <w:tc>
          <w:tcPr>
            <w:tcW w:w="467" w:type="dxa"/>
            <w:vMerge w:val="restart"/>
            <w:vAlign w:val="center"/>
          </w:tcPr>
          <w:p w14:paraId="54F0B404" w14:textId="77777777" w:rsidR="003C0B8A" w:rsidRPr="00491306" w:rsidRDefault="003C0B8A" w:rsidP="009B28E6">
            <w:pPr>
              <w:autoSpaceDE w:val="0"/>
              <w:autoSpaceDN w:val="0"/>
              <w:rPr>
                <w:rFonts w:ascii="宋体" w:hAnsi="宋体" w:hint="eastAsia"/>
              </w:rPr>
            </w:pPr>
            <w:r w:rsidRPr="00491306">
              <w:rPr>
                <w:rFonts w:ascii="宋体" w:hAnsi="宋体" w:hint="eastAsia"/>
              </w:rPr>
              <w:t>数据格式</w:t>
            </w:r>
          </w:p>
        </w:tc>
        <w:tc>
          <w:tcPr>
            <w:tcW w:w="718" w:type="dxa"/>
            <w:vAlign w:val="center"/>
          </w:tcPr>
          <w:p w14:paraId="3136EBAD" w14:textId="77777777" w:rsidR="003C0B8A" w:rsidRPr="00491306" w:rsidRDefault="003C0B8A" w:rsidP="009B28E6">
            <w:pPr>
              <w:autoSpaceDE w:val="0"/>
              <w:autoSpaceDN w:val="0"/>
              <w:rPr>
                <w:rFonts w:ascii="宋体" w:hAnsi="宋体" w:hint="eastAsia"/>
              </w:rPr>
            </w:pPr>
            <w:r w:rsidRPr="00491306">
              <w:rPr>
                <w:rFonts w:ascii="宋体" w:hAnsi="宋体" w:hint="eastAsia"/>
              </w:rPr>
              <w:t>数位</w:t>
            </w:r>
          </w:p>
        </w:tc>
        <w:tc>
          <w:tcPr>
            <w:tcW w:w="3243" w:type="dxa"/>
            <w:gridSpan w:val="3"/>
            <w:vAlign w:val="center"/>
          </w:tcPr>
          <w:p w14:paraId="22FC06BE" w14:textId="77777777" w:rsidR="003C0B8A" w:rsidRPr="00491306" w:rsidRDefault="003C0B8A" w:rsidP="009B28E6">
            <w:pPr>
              <w:autoSpaceDE w:val="0"/>
              <w:autoSpaceDN w:val="0"/>
              <w:rPr>
                <w:rFonts w:ascii="宋体" w:hAnsi="宋体" w:hint="eastAsia"/>
              </w:rPr>
            </w:pPr>
            <w:r w:rsidRPr="00491306">
              <w:rPr>
                <w:rFonts w:ascii="宋体" w:hAnsi="宋体" w:hint="eastAsia"/>
              </w:rPr>
              <w:t>说     明</w:t>
            </w:r>
          </w:p>
        </w:tc>
        <w:tc>
          <w:tcPr>
            <w:tcW w:w="720" w:type="dxa"/>
            <w:vAlign w:val="center"/>
          </w:tcPr>
          <w:p w14:paraId="399B7806" w14:textId="77777777" w:rsidR="003C0B8A" w:rsidRPr="00491306" w:rsidRDefault="003C0B8A" w:rsidP="009B28E6">
            <w:pPr>
              <w:autoSpaceDE w:val="0"/>
              <w:autoSpaceDN w:val="0"/>
              <w:rPr>
                <w:rFonts w:ascii="宋体" w:hAnsi="宋体" w:hint="eastAsia"/>
              </w:rPr>
            </w:pPr>
            <w:r w:rsidRPr="00491306">
              <w:rPr>
                <w:rFonts w:ascii="宋体" w:hAnsi="宋体" w:hint="eastAsia"/>
              </w:rPr>
              <w:t>数位</w:t>
            </w:r>
          </w:p>
        </w:tc>
        <w:tc>
          <w:tcPr>
            <w:tcW w:w="3374" w:type="dxa"/>
            <w:gridSpan w:val="3"/>
            <w:vAlign w:val="center"/>
          </w:tcPr>
          <w:p w14:paraId="1C583F38" w14:textId="77777777" w:rsidR="003C0B8A" w:rsidRPr="00491306" w:rsidRDefault="003C0B8A" w:rsidP="009B28E6">
            <w:pPr>
              <w:autoSpaceDE w:val="0"/>
              <w:autoSpaceDN w:val="0"/>
              <w:rPr>
                <w:rFonts w:ascii="宋体" w:hAnsi="宋体" w:hint="eastAsia"/>
              </w:rPr>
            </w:pPr>
            <w:r w:rsidRPr="00491306">
              <w:rPr>
                <w:rFonts w:ascii="宋体" w:hAnsi="宋体" w:hint="eastAsia"/>
              </w:rPr>
              <w:t>说     明</w:t>
            </w:r>
          </w:p>
        </w:tc>
      </w:tr>
      <w:tr w:rsidR="003C0B8A" w:rsidRPr="00491306" w14:paraId="200F54BE" w14:textId="77777777" w:rsidTr="009B28E6">
        <w:trPr>
          <w:trHeight w:val="149"/>
        </w:trPr>
        <w:tc>
          <w:tcPr>
            <w:tcW w:w="467" w:type="dxa"/>
            <w:vMerge/>
          </w:tcPr>
          <w:p w14:paraId="7FDD6FFD" w14:textId="77777777" w:rsidR="003C0B8A" w:rsidRPr="00491306" w:rsidRDefault="003C0B8A" w:rsidP="009B28E6">
            <w:pPr>
              <w:autoSpaceDE w:val="0"/>
              <w:autoSpaceDN w:val="0"/>
              <w:rPr>
                <w:rFonts w:ascii="宋体" w:hAnsi="宋体" w:hint="eastAsia"/>
              </w:rPr>
            </w:pPr>
          </w:p>
        </w:tc>
        <w:tc>
          <w:tcPr>
            <w:tcW w:w="718" w:type="dxa"/>
            <w:vAlign w:val="center"/>
          </w:tcPr>
          <w:p w14:paraId="6D1E2895"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01</w:t>
            </w:r>
          </w:p>
        </w:tc>
        <w:tc>
          <w:tcPr>
            <w:tcW w:w="3243" w:type="dxa"/>
            <w:gridSpan w:val="3"/>
          </w:tcPr>
          <w:p w14:paraId="3907C242" w14:textId="77777777" w:rsidR="003C0B8A" w:rsidRPr="00491306" w:rsidRDefault="003C0B8A" w:rsidP="009B28E6">
            <w:r w:rsidRPr="00491306">
              <w:t>0</w:t>
            </w:r>
          </w:p>
        </w:tc>
        <w:tc>
          <w:tcPr>
            <w:tcW w:w="720" w:type="dxa"/>
            <w:vAlign w:val="center"/>
          </w:tcPr>
          <w:p w14:paraId="79B427A1"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17</w:t>
            </w:r>
          </w:p>
        </w:tc>
        <w:tc>
          <w:tcPr>
            <w:tcW w:w="3374" w:type="dxa"/>
            <w:gridSpan w:val="3"/>
            <w:vAlign w:val="center"/>
          </w:tcPr>
          <w:p w14:paraId="0F613A89" w14:textId="77777777" w:rsidR="003C0B8A" w:rsidRPr="00491306" w:rsidRDefault="00560991" w:rsidP="009B28E6">
            <w:pPr>
              <w:jc w:val="left"/>
              <w:rPr>
                <w:rFonts w:ascii="宋体" w:hAnsi="宋体" w:hint="eastAsia"/>
                <w:szCs w:val="21"/>
              </w:rPr>
            </w:pPr>
            <w:r w:rsidRPr="00491306">
              <w:rPr>
                <w:rFonts w:hint="eastAsia"/>
              </w:rPr>
              <w:t>LSB</w:t>
            </w:r>
          </w:p>
        </w:tc>
      </w:tr>
      <w:tr w:rsidR="003C0B8A" w:rsidRPr="00491306" w14:paraId="25EAD2D8" w14:textId="77777777" w:rsidTr="009B28E6">
        <w:trPr>
          <w:trHeight w:val="309"/>
        </w:trPr>
        <w:tc>
          <w:tcPr>
            <w:tcW w:w="467" w:type="dxa"/>
            <w:vMerge/>
          </w:tcPr>
          <w:p w14:paraId="0732AEA1" w14:textId="77777777" w:rsidR="003C0B8A" w:rsidRPr="00491306" w:rsidRDefault="003C0B8A" w:rsidP="009B28E6">
            <w:pPr>
              <w:autoSpaceDE w:val="0"/>
              <w:autoSpaceDN w:val="0"/>
              <w:rPr>
                <w:rFonts w:ascii="宋体" w:hAnsi="宋体" w:hint="eastAsia"/>
              </w:rPr>
            </w:pPr>
          </w:p>
        </w:tc>
        <w:tc>
          <w:tcPr>
            <w:tcW w:w="718" w:type="dxa"/>
            <w:vAlign w:val="center"/>
          </w:tcPr>
          <w:p w14:paraId="3E621368"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02</w:t>
            </w:r>
          </w:p>
        </w:tc>
        <w:tc>
          <w:tcPr>
            <w:tcW w:w="3243" w:type="dxa"/>
            <w:gridSpan w:val="3"/>
          </w:tcPr>
          <w:p w14:paraId="538F4A1B" w14:textId="77777777" w:rsidR="003C0B8A" w:rsidRPr="00491306" w:rsidRDefault="003C0B8A" w:rsidP="009B28E6">
            <w:r w:rsidRPr="00491306">
              <w:t>1</w:t>
            </w:r>
          </w:p>
        </w:tc>
        <w:tc>
          <w:tcPr>
            <w:tcW w:w="720" w:type="dxa"/>
            <w:vAlign w:val="center"/>
          </w:tcPr>
          <w:p w14:paraId="3B1AD908"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18</w:t>
            </w:r>
          </w:p>
        </w:tc>
        <w:tc>
          <w:tcPr>
            <w:tcW w:w="3374" w:type="dxa"/>
            <w:gridSpan w:val="3"/>
          </w:tcPr>
          <w:p w14:paraId="1004DEFA" w14:textId="77777777" w:rsidR="003C0B8A" w:rsidRPr="00491306" w:rsidRDefault="003C0B8A" w:rsidP="009B28E6">
            <w:r w:rsidRPr="00491306">
              <w:rPr>
                <w:rFonts w:ascii="宋体" w:hAnsi="宋体" w:hint="eastAsia"/>
                <w:szCs w:val="21"/>
              </w:rPr>
              <w:t>*</w:t>
            </w:r>
          </w:p>
        </w:tc>
      </w:tr>
      <w:tr w:rsidR="003C0B8A" w:rsidRPr="00491306" w14:paraId="4AF5E108" w14:textId="77777777" w:rsidTr="009B28E6">
        <w:trPr>
          <w:trHeight w:val="285"/>
        </w:trPr>
        <w:tc>
          <w:tcPr>
            <w:tcW w:w="467" w:type="dxa"/>
            <w:vMerge/>
          </w:tcPr>
          <w:p w14:paraId="3CA780E2" w14:textId="77777777" w:rsidR="003C0B8A" w:rsidRPr="00491306" w:rsidRDefault="003C0B8A" w:rsidP="009B28E6">
            <w:pPr>
              <w:autoSpaceDE w:val="0"/>
              <w:autoSpaceDN w:val="0"/>
              <w:rPr>
                <w:rFonts w:ascii="宋体" w:hAnsi="宋体" w:hint="eastAsia"/>
              </w:rPr>
            </w:pPr>
          </w:p>
        </w:tc>
        <w:tc>
          <w:tcPr>
            <w:tcW w:w="718" w:type="dxa"/>
            <w:vAlign w:val="center"/>
          </w:tcPr>
          <w:p w14:paraId="010844D5"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03</w:t>
            </w:r>
          </w:p>
        </w:tc>
        <w:tc>
          <w:tcPr>
            <w:tcW w:w="3243" w:type="dxa"/>
            <w:gridSpan w:val="3"/>
          </w:tcPr>
          <w:p w14:paraId="354553FB" w14:textId="77777777" w:rsidR="003C0B8A" w:rsidRPr="00491306" w:rsidRDefault="003C0B8A" w:rsidP="009B28E6">
            <w:r w:rsidRPr="00491306">
              <w:t>0</w:t>
            </w:r>
          </w:p>
        </w:tc>
        <w:tc>
          <w:tcPr>
            <w:tcW w:w="720" w:type="dxa"/>
            <w:vAlign w:val="center"/>
          </w:tcPr>
          <w:p w14:paraId="3FB38B4B"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19</w:t>
            </w:r>
          </w:p>
        </w:tc>
        <w:tc>
          <w:tcPr>
            <w:tcW w:w="3374" w:type="dxa"/>
            <w:gridSpan w:val="3"/>
            <w:vAlign w:val="center"/>
          </w:tcPr>
          <w:p w14:paraId="65F389AF" w14:textId="77777777" w:rsidR="003C0B8A" w:rsidRPr="00491306" w:rsidRDefault="003C0B8A" w:rsidP="009B28E6">
            <w:pPr>
              <w:jc w:val="left"/>
              <w:rPr>
                <w:rFonts w:ascii="宋体" w:hAnsi="宋体" w:hint="eastAsia"/>
                <w:szCs w:val="21"/>
              </w:rPr>
            </w:pPr>
            <w:r w:rsidRPr="00491306">
              <w:rPr>
                <w:rFonts w:ascii="宋体" w:hAnsi="宋体" w:hint="eastAsia"/>
                <w:szCs w:val="21"/>
              </w:rPr>
              <w:t>*</w:t>
            </w:r>
          </w:p>
        </w:tc>
      </w:tr>
      <w:tr w:rsidR="003C0B8A" w:rsidRPr="00491306" w14:paraId="6F0F9C5B" w14:textId="77777777" w:rsidTr="009B28E6">
        <w:trPr>
          <w:trHeight w:val="275"/>
        </w:trPr>
        <w:tc>
          <w:tcPr>
            <w:tcW w:w="467" w:type="dxa"/>
            <w:vMerge/>
          </w:tcPr>
          <w:p w14:paraId="55C6BD4E" w14:textId="77777777" w:rsidR="003C0B8A" w:rsidRPr="00491306" w:rsidRDefault="003C0B8A" w:rsidP="009B28E6">
            <w:pPr>
              <w:autoSpaceDE w:val="0"/>
              <w:autoSpaceDN w:val="0"/>
              <w:rPr>
                <w:rFonts w:ascii="宋体" w:hAnsi="宋体" w:hint="eastAsia"/>
              </w:rPr>
            </w:pPr>
          </w:p>
        </w:tc>
        <w:tc>
          <w:tcPr>
            <w:tcW w:w="718" w:type="dxa"/>
            <w:vAlign w:val="center"/>
          </w:tcPr>
          <w:p w14:paraId="44594B87"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04</w:t>
            </w:r>
          </w:p>
        </w:tc>
        <w:tc>
          <w:tcPr>
            <w:tcW w:w="3243" w:type="dxa"/>
            <w:gridSpan w:val="3"/>
          </w:tcPr>
          <w:p w14:paraId="30B34CFD" w14:textId="77777777" w:rsidR="003C0B8A" w:rsidRPr="00491306" w:rsidRDefault="003C0B8A" w:rsidP="009B28E6">
            <w:r w:rsidRPr="00491306">
              <w:t>0</w:t>
            </w:r>
          </w:p>
        </w:tc>
        <w:tc>
          <w:tcPr>
            <w:tcW w:w="720" w:type="dxa"/>
            <w:vAlign w:val="center"/>
          </w:tcPr>
          <w:p w14:paraId="699D62AB"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20</w:t>
            </w:r>
          </w:p>
        </w:tc>
        <w:tc>
          <w:tcPr>
            <w:tcW w:w="3374" w:type="dxa"/>
            <w:gridSpan w:val="3"/>
          </w:tcPr>
          <w:p w14:paraId="55DF3561" w14:textId="77777777" w:rsidR="003C0B8A" w:rsidRPr="00491306" w:rsidRDefault="003C0B8A" w:rsidP="009B28E6">
            <w:r w:rsidRPr="00491306">
              <w:rPr>
                <w:rFonts w:ascii="宋体" w:hAnsi="宋体" w:hint="eastAsia"/>
                <w:szCs w:val="21"/>
              </w:rPr>
              <w:t>*</w:t>
            </w:r>
          </w:p>
        </w:tc>
      </w:tr>
      <w:tr w:rsidR="003C0B8A" w:rsidRPr="00491306" w14:paraId="6955D5A8" w14:textId="77777777" w:rsidTr="009B28E6">
        <w:trPr>
          <w:trHeight w:val="265"/>
        </w:trPr>
        <w:tc>
          <w:tcPr>
            <w:tcW w:w="467" w:type="dxa"/>
            <w:vMerge/>
          </w:tcPr>
          <w:p w14:paraId="44EE5242" w14:textId="77777777" w:rsidR="003C0B8A" w:rsidRPr="00491306" w:rsidRDefault="003C0B8A" w:rsidP="009B28E6">
            <w:pPr>
              <w:autoSpaceDE w:val="0"/>
              <w:autoSpaceDN w:val="0"/>
              <w:rPr>
                <w:rFonts w:ascii="宋体" w:hAnsi="宋体" w:hint="eastAsia"/>
              </w:rPr>
            </w:pPr>
          </w:p>
        </w:tc>
        <w:tc>
          <w:tcPr>
            <w:tcW w:w="718" w:type="dxa"/>
            <w:vAlign w:val="center"/>
          </w:tcPr>
          <w:p w14:paraId="05D689EB"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05</w:t>
            </w:r>
          </w:p>
        </w:tc>
        <w:tc>
          <w:tcPr>
            <w:tcW w:w="3243" w:type="dxa"/>
            <w:gridSpan w:val="3"/>
          </w:tcPr>
          <w:p w14:paraId="1275AAFB" w14:textId="77777777" w:rsidR="003C0B8A" w:rsidRPr="00491306" w:rsidRDefault="003C0B8A" w:rsidP="009B28E6">
            <w:r>
              <w:rPr>
                <w:rFonts w:hint="eastAsia"/>
              </w:rPr>
              <w:t>1</w:t>
            </w:r>
          </w:p>
        </w:tc>
        <w:tc>
          <w:tcPr>
            <w:tcW w:w="720" w:type="dxa"/>
            <w:vAlign w:val="center"/>
          </w:tcPr>
          <w:p w14:paraId="472D11E9"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21</w:t>
            </w:r>
          </w:p>
        </w:tc>
        <w:tc>
          <w:tcPr>
            <w:tcW w:w="3374" w:type="dxa"/>
            <w:gridSpan w:val="3"/>
            <w:vAlign w:val="center"/>
          </w:tcPr>
          <w:p w14:paraId="2714F05D" w14:textId="77777777" w:rsidR="003C0B8A" w:rsidRPr="00491306" w:rsidRDefault="003C0B8A" w:rsidP="009B28E6">
            <w:pPr>
              <w:jc w:val="left"/>
              <w:rPr>
                <w:rFonts w:ascii="宋体" w:hAnsi="宋体" w:hint="eastAsia"/>
                <w:szCs w:val="21"/>
              </w:rPr>
            </w:pPr>
            <w:r w:rsidRPr="00491306">
              <w:rPr>
                <w:rFonts w:ascii="宋体" w:hAnsi="宋体" w:hint="eastAsia"/>
                <w:szCs w:val="21"/>
              </w:rPr>
              <w:t>*</w:t>
            </w:r>
          </w:p>
        </w:tc>
      </w:tr>
      <w:tr w:rsidR="003C0B8A" w:rsidRPr="00491306" w14:paraId="39421EBB" w14:textId="77777777" w:rsidTr="009B28E6">
        <w:trPr>
          <w:trHeight w:val="255"/>
        </w:trPr>
        <w:tc>
          <w:tcPr>
            <w:tcW w:w="467" w:type="dxa"/>
            <w:vMerge/>
          </w:tcPr>
          <w:p w14:paraId="1CF27EE0" w14:textId="77777777" w:rsidR="003C0B8A" w:rsidRPr="00491306" w:rsidRDefault="003C0B8A" w:rsidP="009B28E6">
            <w:pPr>
              <w:autoSpaceDE w:val="0"/>
              <w:autoSpaceDN w:val="0"/>
              <w:rPr>
                <w:rFonts w:ascii="宋体" w:hAnsi="宋体" w:hint="eastAsia"/>
              </w:rPr>
            </w:pPr>
          </w:p>
        </w:tc>
        <w:tc>
          <w:tcPr>
            <w:tcW w:w="718" w:type="dxa"/>
            <w:vAlign w:val="center"/>
          </w:tcPr>
          <w:p w14:paraId="1DFA1FFC"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06</w:t>
            </w:r>
          </w:p>
        </w:tc>
        <w:tc>
          <w:tcPr>
            <w:tcW w:w="3243" w:type="dxa"/>
            <w:gridSpan w:val="3"/>
          </w:tcPr>
          <w:p w14:paraId="1FA9BA66" w14:textId="77777777" w:rsidR="003C0B8A" w:rsidRPr="00491306" w:rsidRDefault="003C0B8A" w:rsidP="009B28E6">
            <w:r>
              <w:rPr>
                <w:rFonts w:hint="eastAsia"/>
              </w:rPr>
              <w:t>1</w:t>
            </w:r>
          </w:p>
        </w:tc>
        <w:tc>
          <w:tcPr>
            <w:tcW w:w="720" w:type="dxa"/>
            <w:vAlign w:val="center"/>
          </w:tcPr>
          <w:p w14:paraId="4D60A934"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22</w:t>
            </w:r>
          </w:p>
        </w:tc>
        <w:tc>
          <w:tcPr>
            <w:tcW w:w="3374" w:type="dxa"/>
            <w:gridSpan w:val="3"/>
          </w:tcPr>
          <w:p w14:paraId="10481B0B" w14:textId="77777777" w:rsidR="003C0B8A" w:rsidRPr="00491306" w:rsidRDefault="003C0B8A" w:rsidP="009B28E6">
            <w:r w:rsidRPr="00491306">
              <w:rPr>
                <w:rFonts w:ascii="宋体" w:hAnsi="宋体" w:hint="eastAsia"/>
                <w:szCs w:val="21"/>
              </w:rPr>
              <w:t>*</w:t>
            </w:r>
          </w:p>
        </w:tc>
      </w:tr>
      <w:tr w:rsidR="003C0B8A" w:rsidRPr="00491306" w14:paraId="768197DA" w14:textId="77777777" w:rsidTr="009B28E6">
        <w:trPr>
          <w:trHeight w:val="244"/>
        </w:trPr>
        <w:tc>
          <w:tcPr>
            <w:tcW w:w="467" w:type="dxa"/>
            <w:vMerge/>
          </w:tcPr>
          <w:p w14:paraId="38A1CC71" w14:textId="77777777" w:rsidR="003C0B8A" w:rsidRPr="00491306" w:rsidRDefault="003C0B8A" w:rsidP="009B28E6">
            <w:pPr>
              <w:autoSpaceDE w:val="0"/>
              <w:autoSpaceDN w:val="0"/>
              <w:rPr>
                <w:rFonts w:ascii="宋体" w:hAnsi="宋体" w:hint="eastAsia"/>
              </w:rPr>
            </w:pPr>
          </w:p>
        </w:tc>
        <w:tc>
          <w:tcPr>
            <w:tcW w:w="718" w:type="dxa"/>
            <w:vAlign w:val="center"/>
          </w:tcPr>
          <w:p w14:paraId="322CE318"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07</w:t>
            </w:r>
          </w:p>
        </w:tc>
        <w:tc>
          <w:tcPr>
            <w:tcW w:w="3243" w:type="dxa"/>
            <w:gridSpan w:val="3"/>
          </w:tcPr>
          <w:p w14:paraId="7F10D39A" w14:textId="77777777" w:rsidR="003C0B8A" w:rsidRPr="00FB00EC" w:rsidRDefault="003C0B8A" w:rsidP="009B28E6">
            <w:pPr>
              <w:rPr>
                <w:color w:val="000000"/>
              </w:rPr>
            </w:pPr>
            <w:r>
              <w:rPr>
                <w:rFonts w:hint="eastAsia"/>
                <w:color w:val="000000"/>
              </w:rPr>
              <w:t>0</w:t>
            </w:r>
          </w:p>
        </w:tc>
        <w:tc>
          <w:tcPr>
            <w:tcW w:w="720" w:type="dxa"/>
            <w:vAlign w:val="center"/>
          </w:tcPr>
          <w:p w14:paraId="4392AA83"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23</w:t>
            </w:r>
          </w:p>
        </w:tc>
        <w:tc>
          <w:tcPr>
            <w:tcW w:w="3374" w:type="dxa"/>
            <w:gridSpan w:val="3"/>
            <w:vAlign w:val="center"/>
          </w:tcPr>
          <w:p w14:paraId="6CA44F42" w14:textId="77777777" w:rsidR="003C0B8A" w:rsidRPr="00491306" w:rsidRDefault="003C0B8A" w:rsidP="009B28E6">
            <w:pPr>
              <w:jc w:val="left"/>
              <w:rPr>
                <w:rFonts w:ascii="宋体" w:hAnsi="宋体" w:hint="eastAsia"/>
                <w:szCs w:val="21"/>
              </w:rPr>
            </w:pPr>
            <w:r w:rsidRPr="00491306">
              <w:rPr>
                <w:rFonts w:ascii="宋体" w:hAnsi="宋体" w:hint="eastAsia"/>
                <w:szCs w:val="21"/>
              </w:rPr>
              <w:t>*</w:t>
            </w:r>
          </w:p>
        </w:tc>
      </w:tr>
      <w:tr w:rsidR="003C0B8A" w:rsidRPr="00491306" w14:paraId="1691C480" w14:textId="77777777" w:rsidTr="009B28E6">
        <w:trPr>
          <w:trHeight w:val="235"/>
        </w:trPr>
        <w:tc>
          <w:tcPr>
            <w:tcW w:w="467" w:type="dxa"/>
            <w:vMerge/>
          </w:tcPr>
          <w:p w14:paraId="64AB7038" w14:textId="77777777" w:rsidR="003C0B8A" w:rsidRPr="00491306" w:rsidRDefault="003C0B8A" w:rsidP="009B28E6">
            <w:pPr>
              <w:autoSpaceDE w:val="0"/>
              <w:autoSpaceDN w:val="0"/>
              <w:rPr>
                <w:rFonts w:ascii="宋体" w:hAnsi="宋体" w:hint="eastAsia"/>
              </w:rPr>
            </w:pPr>
          </w:p>
        </w:tc>
        <w:tc>
          <w:tcPr>
            <w:tcW w:w="718" w:type="dxa"/>
            <w:vAlign w:val="center"/>
          </w:tcPr>
          <w:p w14:paraId="1FFCEF16"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08</w:t>
            </w:r>
          </w:p>
        </w:tc>
        <w:tc>
          <w:tcPr>
            <w:tcW w:w="3243" w:type="dxa"/>
            <w:gridSpan w:val="3"/>
          </w:tcPr>
          <w:p w14:paraId="456CD132" w14:textId="77777777" w:rsidR="003C0B8A" w:rsidRPr="00FB00EC" w:rsidRDefault="003C0B8A" w:rsidP="009B28E6">
            <w:pPr>
              <w:rPr>
                <w:color w:val="000000"/>
              </w:rPr>
            </w:pPr>
            <w:r>
              <w:rPr>
                <w:rFonts w:hint="eastAsia"/>
                <w:color w:val="000000"/>
              </w:rPr>
              <w:t>0</w:t>
            </w:r>
          </w:p>
        </w:tc>
        <w:tc>
          <w:tcPr>
            <w:tcW w:w="720" w:type="dxa"/>
            <w:vAlign w:val="center"/>
          </w:tcPr>
          <w:p w14:paraId="7AA23976"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24</w:t>
            </w:r>
          </w:p>
        </w:tc>
        <w:tc>
          <w:tcPr>
            <w:tcW w:w="3374" w:type="dxa"/>
            <w:gridSpan w:val="3"/>
          </w:tcPr>
          <w:p w14:paraId="3C835CF4" w14:textId="77777777" w:rsidR="003C0B8A" w:rsidRPr="00491306" w:rsidRDefault="003C0B8A" w:rsidP="009B28E6">
            <w:r w:rsidRPr="00491306">
              <w:rPr>
                <w:rFonts w:ascii="宋体" w:hAnsi="宋体" w:hint="eastAsia"/>
                <w:szCs w:val="21"/>
              </w:rPr>
              <w:t>*</w:t>
            </w:r>
          </w:p>
        </w:tc>
      </w:tr>
      <w:tr w:rsidR="00560991" w:rsidRPr="00491306" w14:paraId="70141563" w14:textId="77777777" w:rsidTr="00583096">
        <w:trPr>
          <w:trHeight w:val="225"/>
        </w:trPr>
        <w:tc>
          <w:tcPr>
            <w:tcW w:w="467" w:type="dxa"/>
            <w:vMerge/>
          </w:tcPr>
          <w:p w14:paraId="712C1D64" w14:textId="77777777" w:rsidR="00560991" w:rsidRPr="00491306" w:rsidRDefault="00560991" w:rsidP="00560991">
            <w:pPr>
              <w:autoSpaceDE w:val="0"/>
              <w:autoSpaceDN w:val="0"/>
              <w:rPr>
                <w:rFonts w:ascii="宋体" w:hAnsi="宋体" w:hint="eastAsia"/>
              </w:rPr>
            </w:pPr>
          </w:p>
        </w:tc>
        <w:tc>
          <w:tcPr>
            <w:tcW w:w="718" w:type="dxa"/>
            <w:vAlign w:val="center"/>
          </w:tcPr>
          <w:p w14:paraId="44707CB0"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09</w:t>
            </w:r>
          </w:p>
        </w:tc>
        <w:tc>
          <w:tcPr>
            <w:tcW w:w="3243" w:type="dxa"/>
            <w:gridSpan w:val="3"/>
          </w:tcPr>
          <w:p w14:paraId="2A6C536A" w14:textId="77777777" w:rsidR="00560991" w:rsidRPr="00491306" w:rsidRDefault="00560991" w:rsidP="00560991">
            <w:r w:rsidRPr="00491306">
              <w:rPr>
                <w:rFonts w:hint="eastAsia"/>
              </w:rPr>
              <w:t>预留</w:t>
            </w:r>
          </w:p>
        </w:tc>
        <w:tc>
          <w:tcPr>
            <w:tcW w:w="720" w:type="dxa"/>
            <w:vAlign w:val="center"/>
          </w:tcPr>
          <w:p w14:paraId="18C8DD6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25</w:t>
            </w:r>
          </w:p>
        </w:tc>
        <w:tc>
          <w:tcPr>
            <w:tcW w:w="3374" w:type="dxa"/>
            <w:gridSpan w:val="3"/>
          </w:tcPr>
          <w:p w14:paraId="6CE38938" w14:textId="77777777" w:rsidR="00560991" w:rsidRPr="00491306" w:rsidRDefault="00560991" w:rsidP="00560991">
            <w:r w:rsidRPr="00491306">
              <w:rPr>
                <w:rFonts w:ascii="宋体" w:hAnsi="宋体" w:hint="eastAsia"/>
                <w:szCs w:val="21"/>
              </w:rPr>
              <w:t>*</w:t>
            </w:r>
          </w:p>
        </w:tc>
      </w:tr>
      <w:tr w:rsidR="00560991" w:rsidRPr="00491306" w14:paraId="67EB2A6B" w14:textId="77777777" w:rsidTr="00583096">
        <w:trPr>
          <w:trHeight w:val="215"/>
        </w:trPr>
        <w:tc>
          <w:tcPr>
            <w:tcW w:w="467" w:type="dxa"/>
            <w:vMerge/>
          </w:tcPr>
          <w:p w14:paraId="4D857478" w14:textId="77777777" w:rsidR="00560991" w:rsidRPr="00491306" w:rsidRDefault="00560991" w:rsidP="00560991">
            <w:pPr>
              <w:autoSpaceDE w:val="0"/>
              <w:autoSpaceDN w:val="0"/>
              <w:rPr>
                <w:rFonts w:ascii="宋体" w:hAnsi="宋体" w:hint="eastAsia"/>
              </w:rPr>
            </w:pPr>
          </w:p>
        </w:tc>
        <w:tc>
          <w:tcPr>
            <w:tcW w:w="718" w:type="dxa"/>
            <w:vAlign w:val="center"/>
          </w:tcPr>
          <w:p w14:paraId="13D20307"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10</w:t>
            </w:r>
          </w:p>
        </w:tc>
        <w:tc>
          <w:tcPr>
            <w:tcW w:w="3243" w:type="dxa"/>
            <w:gridSpan w:val="3"/>
          </w:tcPr>
          <w:p w14:paraId="7ACAD870" w14:textId="77777777" w:rsidR="00560991" w:rsidRPr="00491306" w:rsidRDefault="00560991" w:rsidP="00560991">
            <w:r w:rsidRPr="00491306">
              <w:rPr>
                <w:rFonts w:hint="eastAsia"/>
              </w:rPr>
              <w:t>预留</w:t>
            </w:r>
          </w:p>
        </w:tc>
        <w:tc>
          <w:tcPr>
            <w:tcW w:w="720" w:type="dxa"/>
            <w:vAlign w:val="center"/>
          </w:tcPr>
          <w:p w14:paraId="52DE4A08"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26</w:t>
            </w:r>
          </w:p>
        </w:tc>
        <w:tc>
          <w:tcPr>
            <w:tcW w:w="3374" w:type="dxa"/>
            <w:gridSpan w:val="3"/>
            <w:vAlign w:val="center"/>
          </w:tcPr>
          <w:p w14:paraId="34CAECCC" w14:textId="77777777" w:rsidR="00560991" w:rsidRPr="00491306" w:rsidRDefault="00560991" w:rsidP="00560991">
            <w:pPr>
              <w:jc w:val="left"/>
              <w:rPr>
                <w:rFonts w:ascii="宋体" w:hAnsi="宋体" w:hint="eastAsia"/>
                <w:szCs w:val="21"/>
              </w:rPr>
            </w:pPr>
            <w:r w:rsidRPr="00491306">
              <w:rPr>
                <w:rFonts w:ascii="宋体" w:hAnsi="宋体" w:hint="eastAsia"/>
                <w:szCs w:val="21"/>
              </w:rPr>
              <w:t>*</w:t>
            </w:r>
          </w:p>
        </w:tc>
      </w:tr>
      <w:tr w:rsidR="00560991" w:rsidRPr="00491306" w14:paraId="252B2413" w14:textId="77777777" w:rsidTr="009B28E6">
        <w:trPr>
          <w:trHeight w:val="294"/>
        </w:trPr>
        <w:tc>
          <w:tcPr>
            <w:tcW w:w="467" w:type="dxa"/>
            <w:vMerge/>
          </w:tcPr>
          <w:p w14:paraId="43C742AE" w14:textId="77777777" w:rsidR="00560991" w:rsidRPr="00491306" w:rsidRDefault="00560991" w:rsidP="00560991">
            <w:pPr>
              <w:autoSpaceDE w:val="0"/>
              <w:autoSpaceDN w:val="0"/>
              <w:rPr>
                <w:rFonts w:ascii="宋体" w:hAnsi="宋体" w:hint="eastAsia"/>
              </w:rPr>
            </w:pPr>
          </w:p>
        </w:tc>
        <w:tc>
          <w:tcPr>
            <w:tcW w:w="718" w:type="dxa"/>
            <w:vAlign w:val="center"/>
          </w:tcPr>
          <w:p w14:paraId="4E55F80F"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11</w:t>
            </w:r>
          </w:p>
        </w:tc>
        <w:tc>
          <w:tcPr>
            <w:tcW w:w="3243" w:type="dxa"/>
            <w:gridSpan w:val="3"/>
          </w:tcPr>
          <w:p w14:paraId="531A3209" w14:textId="77777777" w:rsidR="00560991" w:rsidRPr="00491306" w:rsidRDefault="00560991" w:rsidP="00560991">
            <w:r w:rsidRPr="00491306">
              <w:rPr>
                <w:rFonts w:hint="eastAsia"/>
              </w:rPr>
              <w:t>预留</w:t>
            </w:r>
          </w:p>
        </w:tc>
        <w:tc>
          <w:tcPr>
            <w:tcW w:w="720" w:type="dxa"/>
            <w:vAlign w:val="center"/>
          </w:tcPr>
          <w:p w14:paraId="2EFE7443"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27</w:t>
            </w:r>
          </w:p>
        </w:tc>
        <w:tc>
          <w:tcPr>
            <w:tcW w:w="3374" w:type="dxa"/>
            <w:gridSpan w:val="3"/>
          </w:tcPr>
          <w:p w14:paraId="72BF04E1" w14:textId="77777777" w:rsidR="00560991" w:rsidRPr="00491306" w:rsidRDefault="00560991" w:rsidP="00560991">
            <w:r w:rsidRPr="00491306">
              <w:rPr>
                <w:rFonts w:ascii="宋体" w:hAnsi="宋体" w:hint="eastAsia"/>
                <w:szCs w:val="21"/>
              </w:rPr>
              <w:t>*</w:t>
            </w:r>
          </w:p>
        </w:tc>
      </w:tr>
      <w:tr w:rsidR="003C0B8A" w:rsidRPr="00491306" w14:paraId="14ADD4D0" w14:textId="77777777" w:rsidTr="009B28E6">
        <w:trPr>
          <w:trHeight w:val="47"/>
        </w:trPr>
        <w:tc>
          <w:tcPr>
            <w:tcW w:w="467" w:type="dxa"/>
            <w:vMerge/>
          </w:tcPr>
          <w:p w14:paraId="0313BBF5" w14:textId="77777777" w:rsidR="003C0B8A" w:rsidRPr="00491306" w:rsidRDefault="003C0B8A" w:rsidP="009B28E6">
            <w:pPr>
              <w:autoSpaceDE w:val="0"/>
              <w:autoSpaceDN w:val="0"/>
              <w:rPr>
                <w:rFonts w:ascii="宋体" w:hAnsi="宋体" w:hint="eastAsia"/>
              </w:rPr>
            </w:pPr>
          </w:p>
        </w:tc>
        <w:tc>
          <w:tcPr>
            <w:tcW w:w="718" w:type="dxa"/>
            <w:vAlign w:val="center"/>
          </w:tcPr>
          <w:p w14:paraId="271E4B52"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12</w:t>
            </w:r>
          </w:p>
        </w:tc>
        <w:tc>
          <w:tcPr>
            <w:tcW w:w="3243" w:type="dxa"/>
            <w:gridSpan w:val="3"/>
          </w:tcPr>
          <w:p w14:paraId="503C4DCD" w14:textId="77777777" w:rsidR="003C0B8A" w:rsidRPr="00491306" w:rsidRDefault="003C0B8A" w:rsidP="009B28E6">
            <w:r w:rsidRPr="00491306">
              <w:rPr>
                <w:rFonts w:ascii="宋体" w:hAnsi="宋体" w:cs="Arial" w:hint="eastAsia"/>
                <w:szCs w:val="21"/>
              </w:rPr>
              <w:t>预留</w:t>
            </w:r>
          </w:p>
        </w:tc>
        <w:tc>
          <w:tcPr>
            <w:tcW w:w="720" w:type="dxa"/>
            <w:vAlign w:val="center"/>
          </w:tcPr>
          <w:p w14:paraId="3481871E"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28</w:t>
            </w:r>
          </w:p>
        </w:tc>
        <w:tc>
          <w:tcPr>
            <w:tcW w:w="3374" w:type="dxa"/>
            <w:gridSpan w:val="3"/>
          </w:tcPr>
          <w:p w14:paraId="682954F9" w14:textId="77777777" w:rsidR="003C0B8A" w:rsidRPr="00491306" w:rsidRDefault="00560991" w:rsidP="009B28E6">
            <w:r w:rsidRPr="00491306">
              <w:rPr>
                <w:rFonts w:ascii="宋体" w:hAnsi="宋体" w:hint="eastAsia"/>
                <w:szCs w:val="21"/>
              </w:rPr>
              <w:t>*</w:t>
            </w:r>
          </w:p>
        </w:tc>
      </w:tr>
      <w:tr w:rsidR="003C0B8A" w:rsidRPr="00491306" w14:paraId="0ED8ED44" w14:textId="77777777" w:rsidTr="009B28E6">
        <w:trPr>
          <w:trHeight w:val="60"/>
        </w:trPr>
        <w:tc>
          <w:tcPr>
            <w:tcW w:w="467" w:type="dxa"/>
            <w:vMerge/>
          </w:tcPr>
          <w:p w14:paraId="6BC9E8CE" w14:textId="77777777" w:rsidR="003C0B8A" w:rsidRPr="00491306" w:rsidRDefault="003C0B8A" w:rsidP="009B28E6">
            <w:pPr>
              <w:autoSpaceDE w:val="0"/>
              <w:autoSpaceDN w:val="0"/>
              <w:rPr>
                <w:rFonts w:ascii="宋体" w:hAnsi="宋体" w:hint="eastAsia"/>
              </w:rPr>
            </w:pPr>
          </w:p>
        </w:tc>
        <w:tc>
          <w:tcPr>
            <w:tcW w:w="718" w:type="dxa"/>
            <w:vAlign w:val="center"/>
          </w:tcPr>
          <w:p w14:paraId="3BF51E59"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13</w:t>
            </w:r>
          </w:p>
        </w:tc>
        <w:tc>
          <w:tcPr>
            <w:tcW w:w="3243" w:type="dxa"/>
            <w:gridSpan w:val="3"/>
            <w:shd w:val="clear" w:color="auto" w:fill="auto"/>
          </w:tcPr>
          <w:p w14:paraId="459A0B62" w14:textId="77777777" w:rsidR="003C0B8A" w:rsidRPr="00491306" w:rsidRDefault="003C0B8A" w:rsidP="009B28E6">
            <w:r w:rsidRPr="00491306">
              <w:rPr>
                <w:rFonts w:ascii="宋体" w:hAnsi="宋体" w:cs="Arial" w:hint="eastAsia"/>
                <w:szCs w:val="21"/>
              </w:rPr>
              <w:t>预留</w:t>
            </w:r>
          </w:p>
        </w:tc>
        <w:tc>
          <w:tcPr>
            <w:tcW w:w="720" w:type="dxa"/>
            <w:vAlign w:val="center"/>
          </w:tcPr>
          <w:p w14:paraId="41B37A48" w14:textId="77777777" w:rsidR="003C0B8A" w:rsidRPr="00491306" w:rsidRDefault="003C0B8A" w:rsidP="009B28E6">
            <w:pPr>
              <w:autoSpaceDE w:val="0"/>
              <w:autoSpaceDN w:val="0"/>
              <w:jc w:val="center"/>
              <w:rPr>
                <w:rFonts w:ascii="宋体" w:hAnsi="宋体" w:hint="eastAsia"/>
              </w:rPr>
            </w:pPr>
            <w:r w:rsidRPr="00491306">
              <w:rPr>
                <w:rFonts w:ascii="宋体" w:hAnsi="宋体" w:hint="eastAsia"/>
              </w:rPr>
              <w:t>29</w:t>
            </w:r>
          </w:p>
        </w:tc>
        <w:tc>
          <w:tcPr>
            <w:tcW w:w="3374" w:type="dxa"/>
            <w:gridSpan w:val="3"/>
          </w:tcPr>
          <w:p w14:paraId="1D66E12B" w14:textId="77777777" w:rsidR="003C0B8A" w:rsidRPr="00491306" w:rsidRDefault="00560991" w:rsidP="009B28E6">
            <w:r w:rsidRPr="00491306">
              <w:rPr>
                <w:rFonts w:hint="eastAsia"/>
              </w:rPr>
              <w:t>符</w:t>
            </w:r>
            <w:r>
              <w:rPr>
                <w:rFonts w:hint="eastAsia"/>
              </w:rPr>
              <w:t>号</w:t>
            </w:r>
            <w:r w:rsidRPr="00491306">
              <w:rPr>
                <w:rFonts w:hint="eastAsia"/>
              </w:rPr>
              <w:t>位：</w:t>
            </w:r>
            <w:r w:rsidRPr="00491306">
              <w:rPr>
                <w:rFonts w:hint="eastAsia"/>
              </w:rPr>
              <w:t>0</w:t>
            </w:r>
            <w:r w:rsidRPr="00491306">
              <w:rPr>
                <w:rFonts w:hint="eastAsia"/>
              </w:rPr>
              <w:t>为正，</w:t>
            </w:r>
            <w:r w:rsidRPr="00491306">
              <w:rPr>
                <w:rFonts w:hint="eastAsia"/>
              </w:rPr>
              <w:t>1</w:t>
            </w:r>
            <w:r w:rsidRPr="00491306">
              <w:rPr>
                <w:rFonts w:hint="eastAsia"/>
              </w:rPr>
              <w:t>为负</w:t>
            </w:r>
          </w:p>
        </w:tc>
      </w:tr>
      <w:tr w:rsidR="00560991" w:rsidRPr="00491306" w14:paraId="4B0CC496" w14:textId="77777777" w:rsidTr="00583096">
        <w:trPr>
          <w:trHeight w:val="302"/>
        </w:trPr>
        <w:tc>
          <w:tcPr>
            <w:tcW w:w="467" w:type="dxa"/>
            <w:vMerge/>
          </w:tcPr>
          <w:p w14:paraId="3312F77C" w14:textId="77777777" w:rsidR="00560991" w:rsidRPr="00491306" w:rsidRDefault="00560991" w:rsidP="00560991">
            <w:pPr>
              <w:autoSpaceDE w:val="0"/>
              <w:autoSpaceDN w:val="0"/>
              <w:rPr>
                <w:rFonts w:ascii="宋体" w:hAnsi="宋体" w:hint="eastAsia"/>
              </w:rPr>
            </w:pPr>
          </w:p>
        </w:tc>
        <w:tc>
          <w:tcPr>
            <w:tcW w:w="718" w:type="dxa"/>
            <w:vAlign w:val="center"/>
          </w:tcPr>
          <w:p w14:paraId="79AD2935"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14</w:t>
            </w:r>
          </w:p>
        </w:tc>
        <w:tc>
          <w:tcPr>
            <w:tcW w:w="3243" w:type="dxa"/>
            <w:gridSpan w:val="3"/>
            <w:shd w:val="clear" w:color="auto" w:fill="auto"/>
          </w:tcPr>
          <w:p w14:paraId="0312DC4E" w14:textId="77777777" w:rsidR="00560991" w:rsidRPr="00491306" w:rsidRDefault="00560991" w:rsidP="00560991">
            <w:r w:rsidRPr="00491306">
              <w:rPr>
                <w:rFonts w:hint="eastAsia"/>
              </w:rPr>
              <w:t>预留</w:t>
            </w:r>
          </w:p>
        </w:tc>
        <w:tc>
          <w:tcPr>
            <w:tcW w:w="720" w:type="dxa"/>
            <w:vAlign w:val="center"/>
          </w:tcPr>
          <w:p w14:paraId="059A4E2B"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30</w:t>
            </w:r>
          </w:p>
        </w:tc>
        <w:tc>
          <w:tcPr>
            <w:tcW w:w="3374" w:type="dxa"/>
            <w:gridSpan w:val="3"/>
            <w:vAlign w:val="center"/>
          </w:tcPr>
          <w:p w14:paraId="0BB57316"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LSB</w:t>
            </w:r>
          </w:p>
        </w:tc>
      </w:tr>
      <w:tr w:rsidR="00560991" w:rsidRPr="00491306" w14:paraId="2A16A902" w14:textId="77777777" w:rsidTr="00583096">
        <w:trPr>
          <w:trHeight w:val="293"/>
        </w:trPr>
        <w:tc>
          <w:tcPr>
            <w:tcW w:w="467" w:type="dxa"/>
            <w:vMerge/>
          </w:tcPr>
          <w:p w14:paraId="43DE8284" w14:textId="77777777" w:rsidR="00560991" w:rsidRPr="00491306" w:rsidRDefault="00560991" w:rsidP="00560991">
            <w:pPr>
              <w:autoSpaceDE w:val="0"/>
              <w:autoSpaceDN w:val="0"/>
              <w:rPr>
                <w:rFonts w:ascii="宋体" w:hAnsi="宋体" w:hint="eastAsia"/>
              </w:rPr>
            </w:pPr>
          </w:p>
        </w:tc>
        <w:tc>
          <w:tcPr>
            <w:tcW w:w="718" w:type="dxa"/>
            <w:vAlign w:val="center"/>
          </w:tcPr>
          <w:p w14:paraId="4A41D499"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15</w:t>
            </w:r>
          </w:p>
        </w:tc>
        <w:tc>
          <w:tcPr>
            <w:tcW w:w="3243" w:type="dxa"/>
            <w:gridSpan w:val="3"/>
          </w:tcPr>
          <w:p w14:paraId="5A85D8D5" w14:textId="77777777" w:rsidR="00560991" w:rsidRPr="00491306" w:rsidRDefault="00560991" w:rsidP="00560991">
            <w:r w:rsidRPr="00491306">
              <w:rPr>
                <w:rFonts w:ascii="宋体" w:hAnsi="宋体" w:cs="Arial" w:hint="eastAsia"/>
                <w:szCs w:val="21"/>
              </w:rPr>
              <w:t>预留</w:t>
            </w:r>
          </w:p>
        </w:tc>
        <w:tc>
          <w:tcPr>
            <w:tcW w:w="720" w:type="dxa"/>
            <w:vAlign w:val="center"/>
          </w:tcPr>
          <w:p w14:paraId="5BDC48C1"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31</w:t>
            </w:r>
          </w:p>
        </w:tc>
        <w:tc>
          <w:tcPr>
            <w:tcW w:w="3374" w:type="dxa"/>
            <w:gridSpan w:val="3"/>
            <w:vAlign w:val="center"/>
          </w:tcPr>
          <w:p w14:paraId="2CE00B1A" w14:textId="77777777" w:rsidR="00560991" w:rsidRPr="00491306" w:rsidRDefault="00560991" w:rsidP="00560991">
            <w:pPr>
              <w:jc w:val="left"/>
              <w:rPr>
                <w:rFonts w:ascii="Arial" w:hAnsi="Arial" w:cs="Arial"/>
              </w:rPr>
            </w:pPr>
            <w:r w:rsidRPr="00491306">
              <w:rPr>
                <w:rFonts w:ascii="Arial" w:hAnsi="Arial" w:cs="Arial" w:hint="eastAsia"/>
              </w:rPr>
              <w:t>状态位：</w:t>
            </w:r>
            <w:r w:rsidRPr="00491306">
              <w:rPr>
                <w:rFonts w:ascii="Arial" w:hAnsi="Arial" w:cs="Arial"/>
              </w:rPr>
              <w:t>MSB</w:t>
            </w:r>
          </w:p>
        </w:tc>
      </w:tr>
      <w:tr w:rsidR="00560991" w:rsidRPr="00491306" w14:paraId="3F8EC182" w14:textId="77777777" w:rsidTr="009B28E6">
        <w:trPr>
          <w:trHeight w:val="269"/>
        </w:trPr>
        <w:tc>
          <w:tcPr>
            <w:tcW w:w="467" w:type="dxa"/>
            <w:vMerge/>
          </w:tcPr>
          <w:p w14:paraId="425E6CEC" w14:textId="77777777" w:rsidR="00560991" w:rsidRPr="00491306" w:rsidRDefault="00560991" w:rsidP="00560991">
            <w:pPr>
              <w:autoSpaceDE w:val="0"/>
              <w:autoSpaceDN w:val="0"/>
              <w:rPr>
                <w:rFonts w:ascii="宋体" w:hAnsi="宋体" w:hint="eastAsia"/>
              </w:rPr>
            </w:pPr>
          </w:p>
        </w:tc>
        <w:tc>
          <w:tcPr>
            <w:tcW w:w="718" w:type="dxa"/>
            <w:vAlign w:val="center"/>
          </w:tcPr>
          <w:p w14:paraId="3B85603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16</w:t>
            </w:r>
          </w:p>
        </w:tc>
        <w:tc>
          <w:tcPr>
            <w:tcW w:w="3243" w:type="dxa"/>
            <w:gridSpan w:val="3"/>
          </w:tcPr>
          <w:p w14:paraId="06CA0172" w14:textId="77777777" w:rsidR="00560991" w:rsidRPr="00491306" w:rsidRDefault="00560991" w:rsidP="00560991">
            <w:r w:rsidRPr="00491306">
              <w:rPr>
                <w:rFonts w:ascii="宋体" w:hAnsi="宋体" w:cs="Arial" w:hint="eastAsia"/>
                <w:szCs w:val="21"/>
              </w:rPr>
              <w:t>预留</w:t>
            </w:r>
          </w:p>
        </w:tc>
        <w:tc>
          <w:tcPr>
            <w:tcW w:w="720" w:type="dxa"/>
            <w:vAlign w:val="center"/>
          </w:tcPr>
          <w:p w14:paraId="0EA61A81"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32</w:t>
            </w:r>
          </w:p>
        </w:tc>
        <w:tc>
          <w:tcPr>
            <w:tcW w:w="3374" w:type="dxa"/>
            <w:gridSpan w:val="3"/>
            <w:vAlign w:val="center"/>
          </w:tcPr>
          <w:p w14:paraId="15538129" w14:textId="77777777" w:rsidR="00560991" w:rsidRPr="00491306" w:rsidRDefault="00560991" w:rsidP="00560991">
            <w:pPr>
              <w:jc w:val="left"/>
              <w:rPr>
                <w:rFonts w:ascii="Arial" w:hAnsi="Arial" w:cs="Arial"/>
              </w:rPr>
            </w:pPr>
            <w:r w:rsidRPr="00491306">
              <w:rPr>
                <w:rFonts w:ascii="Arial" w:hAnsi="Arial" w:cs="Arial" w:hint="eastAsia"/>
              </w:rPr>
              <w:t>校验位：奇校验</w:t>
            </w:r>
          </w:p>
        </w:tc>
      </w:tr>
      <w:tr w:rsidR="003C0B8A" w:rsidRPr="00491306" w14:paraId="63F7E408" w14:textId="77777777" w:rsidTr="009B28E6">
        <w:trPr>
          <w:trHeight w:val="281"/>
        </w:trPr>
        <w:tc>
          <w:tcPr>
            <w:tcW w:w="467" w:type="dxa"/>
            <w:vAlign w:val="center"/>
          </w:tcPr>
          <w:p w14:paraId="62A27A3B" w14:textId="77777777" w:rsidR="003C0B8A" w:rsidRPr="00491306" w:rsidRDefault="003C0B8A" w:rsidP="009B28E6">
            <w:pPr>
              <w:autoSpaceDE w:val="0"/>
              <w:autoSpaceDN w:val="0"/>
              <w:rPr>
                <w:rFonts w:ascii="宋体" w:hAnsi="宋体" w:hint="eastAsia"/>
              </w:rPr>
            </w:pPr>
            <w:r w:rsidRPr="00491306">
              <w:rPr>
                <w:rFonts w:ascii="宋体" w:hAnsi="宋体" w:hint="eastAsia"/>
              </w:rPr>
              <w:t>附注</w:t>
            </w:r>
          </w:p>
        </w:tc>
        <w:tc>
          <w:tcPr>
            <w:tcW w:w="8055" w:type="dxa"/>
            <w:gridSpan w:val="8"/>
          </w:tcPr>
          <w:p w14:paraId="0E3819C1" w14:textId="77777777" w:rsidR="003C0B8A" w:rsidRPr="00491306" w:rsidRDefault="003C0B8A" w:rsidP="009B28E6">
            <w:pPr>
              <w:rPr>
                <w:rFonts w:ascii="Arial" w:hAnsi="Arial" w:cs="Arial"/>
              </w:rPr>
            </w:pPr>
            <w:r w:rsidRPr="00491306">
              <w:rPr>
                <w:rFonts w:ascii="Arial" w:hAnsi="Arial" w:cs="Arial" w:hint="eastAsia"/>
              </w:rPr>
              <w:t>注：</w:t>
            </w:r>
          </w:p>
          <w:p w14:paraId="1940BF4E" w14:textId="77777777" w:rsidR="003C0B8A" w:rsidRPr="00491306" w:rsidRDefault="003C0B8A" w:rsidP="009B28E6">
            <w:pPr>
              <w:autoSpaceDE w:val="0"/>
              <w:autoSpaceDN w:val="0"/>
              <w:rPr>
                <w:rFonts w:ascii="宋体" w:hAnsi="宋体" w:hint="eastAsia"/>
              </w:rPr>
            </w:pPr>
            <w:r w:rsidRPr="00491306">
              <w:rPr>
                <w:rFonts w:ascii="Arial" w:hAnsi="Arial" w:cs="Arial" w:hint="eastAsia"/>
              </w:rPr>
              <w:t>状态位：</w:t>
            </w:r>
            <w:r w:rsidRPr="00491306">
              <w:rPr>
                <w:rFonts w:ascii="Arial" w:hAnsi="Arial" w:cs="Arial" w:hint="eastAsia"/>
              </w:rPr>
              <w:t>00</w:t>
            </w:r>
            <w:r w:rsidRPr="00491306">
              <w:rPr>
                <w:rFonts w:ascii="Arial" w:hAnsi="Arial" w:cs="Arial" w:hint="eastAsia"/>
              </w:rPr>
              <w:t>－故障，</w:t>
            </w:r>
            <w:r w:rsidRPr="00491306">
              <w:rPr>
                <w:rFonts w:ascii="Arial" w:hAnsi="Arial" w:cs="Arial" w:hint="eastAsia"/>
              </w:rPr>
              <w:t>01</w:t>
            </w:r>
            <w:r w:rsidRPr="00491306">
              <w:rPr>
                <w:rFonts w:ascii="Arial" w:hAnsi="Arial" w:cs="Arial" w:hint="eastAsia"/>
              </w:rPr>
              <w:t>－无效，</w:t>
            </w:r>
            <w:r w:rsidRPr="00491306">
              <w:rPr>
                <w:rFonts w:ascii="Arial" w:hAnsi="Arial" w:cs="Arial" w:hint="eastAsia"/>
              </w:rPr>
              <w:t>10</w:t>
            </w:r>
            <w:r w:rsidRPr="00491306">
              <w:rPr>
                <w:rFonts w:ascii="Arial" w:hAnsi="Arial" w:cs="Arial" w:hint="eastAsia"/>
              </w:rPr>
              <w:t>－测试，</w:t>
            </w:r>
            <w:r w:rsidRPr="00491306">
              <w:rPr>
                <w:rFonts w:ascii="Arial" w:hAnsi="Arial" w:cs="Arial" w:hint="eastAsia"/>
              </w:rPr>
              <w:t>11</w:t>
            </w:r>
            <w:r w:rsidRPr="00491306">
              <w:rPr>
                <w:rFonts w:ascii="Arial" w:hAnsi="Arial" w:cs="Arial" w:hint="eastAsia"/>
              </w:rPr>
              <w:t>－正常；</w:t>
            </w:r>
          </w:p>
        </w:tc>
      </w:tr>
    </w:tbl>
    <w:p w14:paraId="37F3F8CC" w14:textId="77777777" w:rsidR="0020290B" w:rsidRPr="00BB717E" w:rsidRDefault="00C96EA7" w:rsidP="0020290B">
      <w:pPr>
        <w:adjustRightInd w:val="0"/>
        <w:snapToGrid w:val="0"/>
        <w:spacing w:line="500" w:lineRule="exact"/>
        <w:jc w:val="center"/>
        <w:rPr>
          <w:rFonts w:ascii="黑体" w:eastAsia="黑体" w:hAnsi="黑体" w:hint="eastAsia"/>
          <w:kern w:val="24"/>
          <w:szCs w:val="21"/>
        </w:rPr>
      </w:pPr>
      <w:r w:rsidRPr="00A25ED0">
        <w:rPr>
          <w:rFonts w:ascii="黑体" w:eastAsia="黑体" w:hAnsi="黑体" w:hint="eastAsia"/>
          <w:kern w:val="24"/>
          <w:szCs w:val="21"/>
        </w:rPr>
        <w:t>表</w:t>
      </w:r>
      <w:r>
        <w:rPr>
          <w:rFonts w:ascii="黑体" w:eastAsia="黑体" w:hAnsi="黑体" w:hint="eastAsia"/>
          <w:kern w:val="24"/>
          <w:szCs w:val="21"/>
        </w:rPr>
        <w:t>9</w:t>
      </w:r>
      <w:r w:rsidRPr="00A25ED0">
        <w:rPr>
          <w:rFonts w:ascii="黑体" w:eastAsia="黑体" w:hAnsi="黑体" w:hint="eastAsia"/>
          <w:kern w:val="24"/>
          <w:szCs w:val="21"/>
        </w:rPr>
        <w:t xml:space="preserve"> </w:t>
      </w:r>
      <w:r>
        <w:rPr>
          <w:rFonts w:ascii="黑体" w:eastAsia="黑体" w:hAnsi="黑体" w:hint="eastAsia"/>
          <w:kern w:val="24"/>
          <w:szCs w:val="21"/>
        </w:rPr>
        <w:t>转弯控制单元</w:t>
      </w:r>
      <w:r w:rsidRPr="00A25ED0">
        <w:rPr>
          <w:rFonts w:ascii="黑体" w:eastAsia="黑体" w:hAnsi="黑体" w:hint="eastAsia"/>
          <w:kern w:val="24"/>
          <w:szCs w:val="21"/>
        </w:rPr>
        <w:t>到</w:t>
      </w:r>
      <w:r w:rsidR="006562EF">
        <w:rPr>
          <w:rFonts w:ascii="黑体" w:eastAsia="黑体" w:hAnsi="黑体" w:hint="eastAsia"/>
          <w:kern w:val="24"/>
          <w:szCs w:val="21"/>
        </w:rPr>
        <w:t>RDCU</w:t>
      </w:r>
      <w:r w:rsidRPr="00A25ED0">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20290B" w:rsidRPr="00491306" w14:paraId="1736E8B2" w14:textId="77777777" w:rsidTr="009B28E6">
        <w:trPr>
          <w:cantSplit/>
          <w:trHeight w:val="302"/>
          <w:tblHeader/>
        </w:trPr>
        <w:tc>
          <w:tcPr>
            <w:tcW w:w="1901" w:type="dxa"/>
            <w:gridSpan w:val="3"/>
            <w:vMerge w:val="restart"/>
            <w:vAlign w:val="center"/>
          </w:tcPr>
          <w:p w14:paraId="259C878C" w14:textId="77777777" w:rsidR="0020290B" w:rsidRPr="00491306" w:rsidRDefault="00DB26A7" w:rsidP="009B28E6">
            <w:pPr>
              <w:autoSpaceDE w:val="0"/>
              <w:autoSpaceDN w:val="0"/>
              <w:rPr>
                <w:rFonts w:ascii="宋体" w:hAnsi="宋体" w:hint="eastAsia"/>
              </w:rPr>
            </w:pPr>
            <w:r>
              <w:rPr>
                <w:rFonts w:ascii="宋体" w:hAnsi="宋体" w:hint="eastAsia"/>
              </w:rPr>
              <w:t>前轮转弯系统</w:t>
            </w:r>
          </w:p>
        </w:tc>
        <w:tc>
          <w:tcPr>
            <w:tcW w:w="1251" w:type="dxa"/>
            <w:vAlign w:val="center"/>
          </w:tcPr>
          <w:p w14:paraId="0108CCBF" w14:textId="77777777" w:rsidR="0020290B" w:rsidRPr="00491306" w:rsidRDefault="0020290B" w:rsidP="009B28E6">
            <w:pPr>
              <w:autoSpaceDE w:val="0"/>
              <w:autoSpaceDN w:val="0"/>
              <w:rPr>
                <w:rFonts w:ascii="宋体" w:hAnsi="宋体" w:hint="eastAsia"/>
              </w:rPr>
            </w:pPr>
            <w:r w:rsidRPr="00491306">
              <w:rPr>
                <w:rFonts w:ascii="宋体" w:hAnsi="宋体" w:hint="eastAsia"/>
              </w:rPr>
              <w:t>信号名称</w:t>
            </w:r>
          </w:p>
        </w:tc>
        <w:tc>
          <w:tcPr>
            <w:tcW w:w="3055" w:type="dxa"/>
            <w:gridSpan w:val="3"/>
          </w:tcPr>
          <w:p w14:paraId="49A3686B" w14:textId="77777777" w:rsidR="0020290B" w:rsidRPr="00491306" w:rsidRDefault="0020290B" w:rsidP="009B28E6">
            <w:pPr>
              <w:autoSpaceDE w:val="0"/>
              <w:autoSpaceDN w:val="0"/>
              <w:rPr>
                <w:rFonts w:ascii="宋体" w:hAnsi="宋体" w:hint="eastAsia"/>
              </w:rPr>
            </w:pPr>
            <w:r>
              <w:rPr>
                <w:rFonts w:ascii="宋体" w:hAnsi="宋体" w:hint="eastAsia"/>
              </w:rPr>
              <w:t>状态</w:t>
            </w:r>
            <w:r w:rsidR="00CB61FD">
              <w:rPr>
                <w:rFonts w:ascii="宋体" w:hAnsi="宋体" w:hint="eastAsia"/>
              </w:rPr>
              <w:t>上报</w:t>
            </w:r>
          </w:p>
        </w:tc>
        <w:tc>
          <w:tcPr>
            <w:tcW w:w="850" w:type="dxa"/>
          </w:tcPr>
          <w:p w14:paraId="1CE9B115" w14:textId="77777777" w:rsidR="0020290B" w:rsidRPr="00491306" w:rsidRDefault="0020290B" w:rsidP="009B28E6">
            <w:pPr>
              <w:autoSpaceDE w:val="0"/>
              <w:autoSpaceDN w:val="0"/>
              <w:rPr>
                <w:rFonts w:ascii="宋体" w:hAnsi="宋体" w:hint="eastAsia"/>
              </w:rPr>
            </w:pPr>
            <w:r w:rsidRPr="00491306">
              <w:rPr>
                <w:rFonts w:ascii="宋体" w:hAnsi="宋体" w:hint="eastAsia"/>
              </w:rPr>
              <w:t>版本</w:t>
            </w:r>
          </w:p>
        </w:tc>
        <w:tc>
          <w:tcPr>
            <w:tcW w:w="1465" w:type="dxa"/>
          </w:tcPr>
          <w:p w14:paraId="4C3B3A43" w14:textId="77777777" w:rsidR="0020290B" w:rsidRPr="00491306" w:rsidRDefault="0020290B" w:rsidP="009B28E6">
            <w:pPr>
              <w:autoSpaceDE w:val="0"/>
              <w:autoSpaceDN w:val="0"/>
              <w:rPr>
                <w:rFonts w:ascii="宋体" w:hAnsi="宋体" w:hint="eastAsia"/>
              </w:rPr>
            </w:pPr>
          </w:p>
        </w:tc>
      </w:tr>
      <w:tr w:rsidR="0020290B" w:rsidRPr="00491306" w14:paraId="34E85DD6" w14:textId="77777777" w:rsidTr="009B28E6">
        <w:trPr>
          <w:cantSplit/>
          <w:trHeight w:val="292"/>
          <w:tblHeader/>
        </w:trPr>
        <w:tc>
          <w:tcPr>
            <w:tcW w:w="1901" w:type="dxa"/>
            <w:gridSpan w:val="3"/>
            <w:vMerge/>
          </w:tcPr>
          <w:p w14:paraId="3089ABAA" w14:textId="77777777" w:rsidR="0020290B" w:rsidRPr="00491306" w:rsidRDefault="0020290B" w:rsidP="009B28E6">
            <w:pPr>
              <w:autoSpaceDE w:val="0"/>
              <w:autoSpaceDN w:val="0"/>
              <w:rPr>
                <w:rFonts w:ascii="宋体" w:hAnsi="宋体" w:hint="eastAsia"/>
              </w:rPr>
            </w:pPr>
          </w:p>
        </w:tc>
        <w:tc>
          <w:tcPr>
            <w:tcW w:w="1251" w:type="dxa"/>
            <w:vAlign w:val="center"/>
          </w:tcPr>
          <w:p w14:paraId="2C8B58AC"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规范号</w:t>
            </w:r>
          </w:p>
        </w:tc>
        <w:tc>
          <w:tcPr>
            <w:tcW w:w="5370" w:type="dxa"/>
            <w:gridSpan w:val="5"/>
          </w:tcPr>
          <w:p w14:paraId="78D595FF" w14:textId="77777777" w:rsidR="0020290B" w:rsidRPr="00491306" w:rsidRDefault="00CB61FD" w:rsidP="009B28E6">
            <w:pPr>
              <w:autoSpaceDE w:val="0"/>
              <w:autoSpaceDN w:val="0"/>
              <w:rPr>
                <w:rFonts w:ascii="宋体" w:hAnsi="宋体" w:hint="eastAsia"/>
              </w:rPr>
            </w:pPr>
            <w:r>
              <w:rPr>
                <w:rFonts w:ascii="宋体" w:hAnsi="宋体" w:hint="eastAsia"/>
              </w:rPr>
              <w:t>2</w:t>
            </w:r>
            <w:r w:rsidR="0020290B">
              <w:rPr>
                <w:rFonts w:ascii="宋体" w:hAnsi="宋体" w:hint="eastAsia"/>
              </w:rPr>
              <w:t>44</w:t>
            </w:r>
          </w:p>
        </w:tc>
      </w:tr>
      <w:tr w:rsidR="0020290B" w:rsidRPr="00491306" w14:paraId="2E9864EB" w14:textId="77777777" w:rsidTr="009B28E6">
        <w:trPr>
          <w:trHeight w:val="282"/>
        </w:trPr>
        <w:tc>
          <w:tcPr>
            <w:tcW w:w="467" w:type="dxa"/>
            <w:vMerge w:val="restart"/>
            <w:vAlign w:val="center"/>
          </w:tcPr>
          <w:p w14:paraId="51649A81" w14:textId="77777777" w:rsidR="0020290B" w:rsidRPr="00491306" w:rsidRDefault="0020290B" w:rsidP="009B28E6">
            <w:pPr>
              <w:autoSpaceDE w:val="0"/>
              <w:autoSpaceDN w:val="0"/>
              <w:rPr>
                <w:rFonts w:ascii="宋体" w:hAnsi="宋体" w:hint="eastAsia"/>
              </w:rPr>
            </w:pPr>
            <w:r w:rsidRPr="00491306">
              <w:rPr>
                <w:rFonts w:ascii="宋体" w:hAnsi="宋体" w:hint="eastAsia"/>
              </w:rPr>
              <w:t>信</w:t>
            </w:r>
          </w:p>
          <w:p w14:paraId="1B8836CF" w14:textId="77777777" w:rsidR="0020290B" w:rsidRPr="00491306" w:rsidRDefault="0020290B" w:rsidP="009B28E6">
            <w:pPr>
              <w:autoSpaceDE w:val="0"/>
              <w:autoSpaceDN w:val="0"/>
              <w:rPr>
                <w:rFonts w:ascii="宋体" w:hAnsi="宋体" w:hint="eastAsia"/>
              </w:rPr>
            </w:pPr>
            <w:r w:rsidRPr="00491306">
              <w:rPr>
                <w:rFonts w:ascii="宋体" w:hAnsi="宋体" w:hint="eastAsia"/>
              </w:rPr>
              <w:t>号</w:t>
            </w:r>
          </w:p>
          <w:p w14:paraId="53AB64E9" w14:textId="77777777" w:rsidR="0020290B" w:rsidRPr="00491306" w:rsidRDefault="0020290B" w:rsidP="009B28E6">
            <w:pPr>
              <w:autoSpaceDE w:val="0"/>
              <w:autoSpaceDN w:val="0"/>
              <w:rPr>
                <w:rFonts w:ascii="宋体" w:hAnsi="宋体" w:hint="eastAsia"/>
              </w:rPr>
            </w:pPr>
            <w:r w:rsidRPr="00491306">
              <w:rPr>
                <w:rFonts w:ascii="宋体" w:hAnsi="宋体" w:hint="eastAsia"/>
              </w:rPr>
              <w:t>内</w:t>
            </w:r>
          </w:p>
          <w:p w14:paraId="714B23F2" w14:textId="77777777" w:rsidR="0020290B" w:rsidRPr="00491306" w:rsidRDefault="0020290B" w:rsidP="009B28E6">
            <w:pPr>
              <w:autoSpaceDE w:val="0"/>
              <w:autoSpaceDN w:val="0"/>
              <w:rPr>
                <w:rFonts w:ascii="宋体" w:hAnsi="宋体" w:hint="eastAsia"/>
              </w:rPr>
            </w:pPr>
            <w:r w:rsidRPr="00491306">
              <w:rPr>
                <w:rFonts w:ascii="宋体" w:hAnsi="宋体" w:hint="eastAsia"/>
              </w:rPr>
              <w:t>容</w:t>
            </w:r>
          </w:p>
        </w:tc>
        <w:tc>
          <w:tcPr>
            <w:tcW w:w="1434" w:type="dxa"/>
            <w:gridSpan w:val="2"/>
            <w:vAlign w:val="center"/>
          </w:tcPr>
          <w:p w14:paraId="6AAEEAEE" w14:textId="77777777" w:rsidR="0020290B" w:rsidRPr="00491306" w:rsidRDefault="0020290B" w:rsidP="009B28E6">
            <w:pPr>
              <w:autoSpaceDE w:val="0"/>
              <w:autoSpaceDN w:val="0"/>
              <w:rPr>
                <w:rFonts w:ascii="宋体" w:hAnsi="宋体" w:hint="eastAsia"/>
              </w:rPr>
            </w:pPr>
            <w:r w:rsidRPr="00491306">
              <w:rPr>
                <w:rFonts w:ascii="宋体" w:hAnsi="宋体" w:hint="eastAsia"/>
              </w:rPr>
              <w:t>信号类型</w:t>
            </w:r>
          </w:p>
        </w:tc>
        <w:tc>
          <w:tcPr>
            <w:tcW w:w="6621" w:type="dxa"/>
            <w:gridSpan w:val="6"/>
          </w:tcPr>
          <w:p w14:paraId="53779B94" w14:textId="77777777" w:rsidR="0020290B" w:rsidRPr="00491306" w:rsidRDefault="0020290B" w:rsidP="009B28E6">
            <w:pPr>
              <w:autoSpaceDE w:val="0"/>
              <w:autoSpaceDN w:val="0"/>
              <w:rPr>
                <w:rFonts w:ascii="宋体" w:hAnsi="宋体" w:hint="eastAsia"/>
              </w:rPr>
            </w:pPr>
            <w:r w:rsidRPr="00491306">
              <w:rPr>
                <w:rFonts w:ascii="宋体" w:hAnsi="宋体" w:hint="eastAsia"/>
              </w:rPr>
              <w:t>整型（32位）</w:t>
            </w:r>
          </w:p>
        </w:tc>
      </w:tr>
      <w:tr w:rsidR="0020290B" w:rsidRPr="00491306" w14:paraId="106C0FB9" w14:textId="77777777" w:rsidTr="009B28E6">
        <w:trPr>
          <w:trHeight w:val="272"/>
        </w:trPr>
        <w:tc>
          <w:tcPr>
            <w:tcW w:w="467" w:type="dxa"/>
            <w:vMerge/>
          </w:tcPr>
          <w:p w14:paraId="27645148"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4E8EFCB0"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源</w:t>
            </w:r>
          </w:p>
        </w:tc>
        <w:tc>
          <w:tcPr>
            <w:tcW w:w="6621" w:type="dxa"/>
            <w:gridSpan w:val="6"/>
          </w:tcPr>
          <w:p w14:paraId="5E80DB5B" w14:textId="77777777" w:rsidR="0020290B" w:rsidRPr="00491306" w:rsidRDefault="00545A79" w:rsidP="009B28E6">
            <w:pPr>
              <w:autoSpaceDE w:val="0"/>
              <w:autoSpaceDN w:val="0"/>
              <w:rPr>
                <w:rFonts w:ascii="宋体" w:hAnsi="宋体" w:hint="eastAsia"/>
              </w:rPr>
            </w:pPr>
            <w:r>
              <w:rPr>
                <w:rFonts w:ascii="宋体" w:hAnsi="宋体" w:hint="eastAsia"/>
              </w:rPr>
              <w:t>转弯控制单元</w:t>
            </w:r>
          </w:p>
        </w:tc>
      </w:tr>
      <w:tr w:rsidR="0020290B" w:rsidRPr="00491306" w14:paraId="531E774A" w14:textId="77777777" w:rsidTr="009B28E6">
        <w:trPr>
          <w:trHeight w:val="262"/>
        </w:trPr>
        <w:tc>
          <w:tcPr>
            <w:tcW w:w="467" w:type="dxa"/>
            <w:vMerge/>
          </w:tcPr>
          <w:p w14:paraId="1CA3E1A2"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5613CAE2"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分    布</w:t>
            </w:r>
          </w:p>
        </w:tc>
        <w:tc>
          <w:tcPr>
            <w:tcW w:w="6621" w:type="dxa"/>
            <w:gridSpan w:val="6"/>
          </w:tcPr>
          <w:p w14:paraId="505B216F" w14:textId="77777777" w:rsidR="0020290B" w:rsidRPr="00491306" w:rsidRDefault="0020290B" w:rsidP="009B28E6">
            <w:pPr>
              <w:autoSpaceDE w:val="0"/>
              <w:autoSpaceDN w:val="0"/>
              <w:rPr>
                <w:rFonts w:ascii="宋体" w:hAnsi="宋体" w:hint="eastAsia"/>
              </w:rPr>
            </w:pPr>
          </w:p>
        </w:tc>
      </w:tr>
      <w:tr w:rsidR="0020290B" w:rsidRPr="00491306" w14:paraId="438017C3" w14:textId="77777777" w:rsidTr="009B28E6">
        <w:trPr>
          <w:trHeight w:val="231"/>
        </w:trPr>
        <w:tc>
          <w:tcPr>
            <w:tcW w:w="467" w:type="dxa"/>
            <w:vMerge/>
          </w:tcPr>
          <w:p w14:paraId="52D33529"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0BAB5996"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单    位</w:t>
            </w:r>
          </w:p>
        </w:tc>
        <w:tc>
          <w:tcPr>
            <w:tcW w:w="6621" w:type="dxa"/>
            <w:gridSpan w:val="6"/>
          </w:tcPr>
          <w:p w14:paraId="4798945A" w14:textId="77777777" w:rsidR="0020290B" w:rsidRPr="00491306" w:rsidRDefault="0020290B" w:rsidP="009B28E6">
            <w:pPr>
              <w:autoSpaceDE w:val="0"/>
              <w:autoSpaceDN w:val="0"/>
              <w:rPr>
                <w:rFonts w:ascii="宋体" w:hAnsi="宋体" w:hint="eastAsia"/>
              </w:rPr>
            </w:pPr>
          </w:p>
        </w:tc>
      </w:tr>
      <w:tr w:rsidR="0020290B" w:rsidRPr="00491306" w14:paraId="3EF7F6F8" w14:textId="77777777" w:rsidTr="009B28E6">
        <w:trPr>
          <w:trHeight w:val="207"/>
        </w:trPr>
        <w:tc>
          <w:tcPr>
            <w:tcW w:w="467" w:type="dxa"/>
            <w:vMerge/>
          </w:tcPr>
          <w:p w14:paraId="241C703A"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720A397C"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信号范围</w:t>
            </w:r>
          </w:p>
        </w:tc>
        <w:tc>
          <w:tcPr>
            <w:tcW w:w="6621" w:type="dxa"/>
            <w:gridSpan w:val="6"/>
          </w:tcPr>
          <w:p w14:paraId="0D4C30C7" w14:textId="77777777" w:rsidR="0020290B" w:rsidRPr="00491306" w:rsidRDefault="0020290B" w:rsidP="009B28E6">
            <w:pPr>
              <w:autoSpaceDE w:val="0"/>
              <w:autoSpaceDN w:val="0"/>
              <w:rPr>
                <w:rFonts w:ascii="宋体" w:hAnsi="宋体" w:hint="eastAsia"/>
              </w:rPr>
            </w:pPr>
          </w:p>
        </w:tc>
      </w:tr>
      <w:tr w:rsidR="0020290B" w:rsidRPr="00491306" w14:paraId="49D3AD6F" w14:textId="77777777" w:rsidTr="009B28E6">
        <w:trPr>
          <w:trHeight w:val="311"/>
        </w:trPr>
        <w:tc>
          <w:tcPr>
            <w:tcW w:w="467" w:type="dxa"/>
            <w:vMerge/>
          </w:tcPr>
          <w:p w14:paraId="49CA562B"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725893CC"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分 辨 率</w:t>
            </w:r>
          </w:p>
        </w:tc>
        <w:tc>
          <w:tcPr>
            <w:tcW w:w="6621" w:type="dxa"/>
            <w:gridSpan w:val="6"/>
          </w:tcPr>
          <w:p w14:paraId="4B2AF3B1" w14:textId="77777777" w:rsidR="0020290B" w:rsidRPr="00491306" w:rsidRDefault="0020290B" w:rsidP="009B28E6">
            <w:pPr>
              <w:autoSpaceDE w:val="0"/>
              <w:autoSpaceDN w:val="0"/>
              <w:rPr>
                <w:rFonts w:ascii="宋体" w:hAnsi="宋体" w:hint="eastAsia"/>
              </w:rPr>
            </w:pPr>
          </w:p>
        </w:tc>
      </w:tr>
      <w:tr w:rsidR="0020290B" w:rsidRPr="00491306" w14:paraId="11A5EA16" w14:textId="77777777" w:rsidTr="009B28E6">
        <w:trPr>
          <w:trHeight w:val="201"/>
        </w:trPr>
        <w:tc>
          <w:tcPr>
            <w:tcW w:w="467" w:type="dxa"/>
            <w:vMerge/>
          </w:tcPr>
          <w:p w14:paraId="58B156E3"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265F1AF5"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精    度</w:t>
            </w:r>
          </w:p>
        </w:tc>
        <w:tc>
          <w:tcPr>
            <w:tcW w:w="6621" w:type="dxa"/>
            <w:gridSpan w:val="6"/>
          </w:tcPr>
          <w:p w14:paraId="2999F056" w14:textId="77777777" w:rsidR="0020290B" w:rsidRPr="00491306" w:rsidRDefault="0020290B" w:rsidP="009B28E6">
            <w:pPr>
              <w:autoSpaceDE w:val="0"/>
              <w:autoSpaceDN w:val="0"/>
              <w:rPr>
                <w:rFonts w:ascii="宋体" w:hAnsi="宋体" w:hint="eastAsia"/>
              </w:rPr>
            </w:pPr>
          </w:p>
        </w:tc>
      </w:tr>
      <w:tr w:rsidR="00583096" w:rsidRPr="00491306" w14:paraId="672CA915" w14:textId="77777777" w:rsidTr="009B28E6">
        <w:trPr>
          <w:trHeight w:val="201"/>
        </w:trPr>
        <w:tc>
          <w:tcPr>
            <w:tcW w:w="467" w:type="dxa"/>
            <w:vMerge/>
          </w:tcPr>
          <w:p w14:paraId="2512157A" w14:textId="77777777" w:rsidR="00583096" w:rsidRPr="00491306" w:rsidRDefault="00583096" w:rsidP="00583096">
            <w:pPr>
              <w:autoSpaceDE w:val="0"/>
              <w:autoSpaceDN w:val="0"/>
              <w:rPr>
                <w:rFonts w:ascii="宋体" w:hAnsi="宋体" w:hint="eastAsia"/>
              </w:rPr>
            </w:pPr>
          </w:p>
        </w:tc>
        <w:tc>
          <w:tcPr>
            <w:tcW w:w="1434" w:type="dxa"/>
            <w:gridSpan w:val="2"/>
            <w:vAlign w:val="center"/>
          </w:tcPr>
          <w:p w14:paraId="41CEA7BC" w14:textId="77777777" w:rsidR="00583096" w:rsidRPr="00491306" w:rsidRDefault="00583096" w:rsidP="00583096">
            <w:pPr>
              <w:autoSpaceDE w:val="0"/>
              <w:autoSpaceDN w:val="0"/>
              <w:jc w:val="center"/>
              <w:rPr>
                <w:rFonts w:ascii="宋体" w:hAnsi="宋体" w:hint="eastAsia"/>
              </w:rPr>
            </w:pPr>
            <w:r>
              <w:rPr>
                <w:rFonts w:ascii="宋体" w:hAnsi="宋体" w:hint="eastAsia"/>
              </w:rPr>
              <w:t>码    制</w:t>
            </w:r>
          </w:p>
        </w:tc>
        <w:tc>
          <w:tcPr>
            <w:tcW w:w="6621" w:type="dxa"/>
            <w:gridSpan w:val="6"/>
          </w:tcPr>
          <w:p w14:paraId="3005BCE7" w14:textId="77777777" w:rsidR="00583096" w:rsidRPr="00491306" w:rsidRDefault="00583096" w:rsidP="00583096">
            <w:pPr>
              <w:autoSpaceDE w:val="0"/>
              <w:autoSpaceDN w:val="0"/>
              <w:rPr>
                <w:rFonts w:ascii="宋体" w:hAnsi="宋体" w:hint="eastAsia"/>
              </w:rPr>
            </w:pPr>
            <w:r>
              <w:rPr>
                <w:rFonts w:ascii="宋体" w:hAnsi="宋体" w:hint="eastAsia"/>
              </w:rPr>
              <w:t>BNR</w:t>
            </w:r>
          </w:p>
        </w:tc>
      </w:tr>
      <w:tr w:rsidR="00583096" w:rsidRPr="00491306" w14:paraId="3037AEB8" w14:textId="77777777" w:rsidTr="009B28E6">
        <w:trPr>
          <w:trHeight w:val="167"/>
        </w:trPr>
        <w:tc>
          <w:tcPr>
            <w:tcW w:w="467" w:type="dxa"/>
            <w:vMerge/>
          </w:tcPr>
          <w:p w14:paraId="375F6930" w14:textId="77777777" w:rsidR="00583096" w:rsidRPr="00491306" w:rsidRDefault="00583096" w:rsidP="00583096">
            <w:pPr>
              <w:autoSpaceDE w:val="0"/>
              <w:autoSpaceDN w:val="0"/>
              <w:rPr>
                <w:rFonts w:ascii="宋体" w:hAnsi="宋体" w:hint="eastAsia"/>
              </w:rPr>
            </w:pPr>
          </w:p>
        </w:tc>
        <w:tc>
          <w:tcPr>
            <w:tcW w:w="1434" w:type="dxa"/>
            <w:gridSpan w:val="2"/>
            <w:vAlign w:val="center"/>
          </w:tcPr>
          <w:p w14:paraId="6253391E" w14:textId="77777777" w:rsidR="00583096" w:rsidRPr="00491306" w:rsidRDefault="00583096" w:rsidP="00583096">
            <w:pPr>
              <w:autoSpaceDE w:val="0"/>
              <w:autoSpaceDN w:val="0"/>
              <w:jc w:val="center"/>
              <w:rPr>
                <w:rFonts w:ascii="宋体" w:hAnsi="宋体" w:hint="eastAsia"/>
              </w:rPr>
            </w:pPr>
            <w:r>
              <w:rPr>
                <w:rFonts w:ascii="宋体" w:hAnsi="宋体" w:hint="eastAsia"/>
              </w:rPr>
              <w:t>发送</w:t>
            </w:r>
            <w:r w:rsidRPr="00491306">
              <w:rPr>
                <w:rFonts w:ascii="宋体" w:hAnsi="宋体" w:hint="eastAsia"/>
              </w:rPr>
              <w:t>速率</w:t>
            </w:r>
          </w:p>
        </w:tc>
        <w:tc>
          <w:tcPr>
            <w:tcW w:w="6621" w:type="dxa"/>
            <w:gridSpan w:val="6"/>
          </w:tcPr>
          <w:p w14:paraId="2DC31635" w14:textId="77777777" w:rsidR="00583096" w:rsidRPr="00491306" w:rsidRDefault="00583096" w:rsidP="00583096">
            <w:pPr>
              <w:autoSpaceDE w:val="0"/>
              <w:autoSpaceDN w:val="0"/>
              <w:rPr>
                <w:rFonts w:ascii="宋体" w:hAnsi="宋体" w:hint="eastAsia"/>
              </w:rPr>
            </w:pPr>
            <w:r>
              <w:rPr>
                <w:rFonts w:ascii="宋体" w:hAnsi="宋体" w:hint="eastAsia"/>
              </w:rPr>
              <w:t>100kbps</w:t>
            </w:r>
          </w:p>
        </w:tc>
      </w:tr>
      <w:tr w:rsidR="0020290B" w:rsidRPr="00491306" w14:paraId="1198F539" w14:textId="77777777" w:rsidTr="009B28E6">
        <w:trPr>
          <w:trHeight w:val="482"/>
        </w:trPr>
        <w:tc>
          <w:tcPr>
            <w:tcW w:w="467" w:type="dxa"/>
            <w:vMerge w:val="restart"/>
            <w:vAlign w:val="center"/>
          </w:tcPr>
          <w:p w14:paraId="63369CE9" w14:textId="77777777" w:rsidR="0020290B" w:rsidRPr="00491306" w:rsidRDefault="0020290B" w:rsidP="009B28E6">
            <w:pPr>
              <w:autoSpaceDE w:val="0"/>
              <w:autoSpaceDN w:val="0"/>
              <w:rPr>
                <w:rFonts w:ascii="宋体" w:hAnsi="宋体" w:hint="eastAsia"/>
              </w:rPr>
            </w:pPr>
            <w:r w:rsidRPr="00491306">
              <w:rPr>
                <w:rFonts w:ascii="宋体" w:hAnsi="宋体" w:hint="eastAsia"/>
              </w:rPr>
              <w:t>数据格式</w:t>
            </w:r>
          </w:p>
        </w:tc>
        <w:tc>
          <w:tcPr>
            <w:tcW w:w="718" w:type="dxa"/>
            <w:vAlign w:val="center"/>
          </w:tcPr>
          <w:p w14:paraId="412E8F34" w14:textId="77777777" w:rsidR="0020290B" w:rsidRPr="00491306" w:rsidRDefault="0020290B" w:rsidP="009B28E6">
            <w:pPr>
              <w:autoSpaceDE w:val="0"/>
              <w:autoSpaceDN w:val="0"/>
              <w:rPr>
                <w:rFonts w:ascii="宋体" w:hAnsi="宋体" w:hint="eastAsia"/>
              </w:rPr>
            </w:pPr>
            <w:r w:rsidRPr="00491306">
              <w:rPr>
                <w:rFonts w:ascii="宋体" w:hAnsi="宋体" w:hint="eastAsia"/>
              </w:rPr>
              <w:t>数位</w:t>
            </w:r>
          </w:p>
        </w:tc>
        <w:tc>
          <w:tcPr>
            <w:tcW w:w="3243" w:type="dxa"/>
            <w:gridSpan w:val="3"/>
            <w:vAlign w:val="center"/>
          </w:tcPr>
          <w:p w14:paraId="3238A1B2" w14:textId="77777777" w:rsidR="0020290B" w:rsidRPr="00491306" w:rsidRDefault="0020290B" w:rsidP="009B28E6">
            <w:pPr>
              <w:autoSpaceDE w:val="0"/>
              <w:autoSpaceDN w:val="0"/>
              <w:rPr>
                <w:rFonts w:ascii="宋体" w:hAnsi="宋体" w:hint="eastAsia"/>
              </w:rPr>
            </w:pPr>
            <w:r w:rsidRPr="00491306">
              <w:rPr>
                <w:rFonts w:ascii="宋体" w:hAnsi="宋体" w:hint="eastAsia"/>
              </w:rPr>
              <w:t>说     明</w:t>
            </w:r>
          </w:p>
        </w:tc>
        <w:tc>
          <w:tcPr>
            <w:tcW w:w="720" w:type="dxa"/>
            <w:vAlign w:val="center"/>
          </w:tcPr>
          <w:p w14:paraId="41A00168" w14:textId="77777777" w:rsidR="0020290B" w:rsidRPr="00491306" w:rsidRDefault="0020290B" w:rsidP="009B28E6">
            <w:pPr>
              <w:autoSpaceDE w:val="0"/>
              <w:autoSpaceDN w:val="0"/>
              <w:rPr>
                <w:rFonts w:ascii="宋体" w:hAnsi="宋体" w:hint="eastAsia"/>
              </w:rPr>
            </w:pPr>
            <w:r w:rsidRPr="00491306">
              <w:rPr>
                <w:rFonts w:ascii="宋体" w:hAnsi="宋体" w:hint="eastAsia"/>
              </w:rPr>
              <w:t>数位</w:t>
            </w:r>
          </w:p>
        </w:tc>
        <w:tc>
          <w:tcPr>
            <w:tcW w:w="3374" w:type="dxa"/>
            <w:gridSpan w:val="3"/>
            <w:vAlign w:val="center"/>
          </w:tcPr>
          <w:p w14:paraId="3262C128" w14:textId="77777777" w:rsidR="0020290B" w:rsidRPr="00491306" w:rsidRDefault="0020290B" w:rsidP="009B28E6">
            <w:pPr>
              <w:autoSpaceDE w:val="0"/>
              <w:autoSpaceDN w:val="0"/>
              <w:rPr>
                <w:rFonts w:ascii="宋体" w:hAnsi="宋体" w:hint="eastAsia"/>
              </w:rPr>
            </w:pPr>
            <w:r w:rsidRPr="00491306">
              <w:rPr>
                <w:rFonts w:ascii="宋体" w:hAnsi="宋体" w:hint="eastAsia"/>
              </w:rPr>
              <w:t>说     明</w:t>
            </w:r>
          </w:p>
        </w:tc>
      </w:tr>
      <w:tr w:rsidR="00560991" w:rsidRPr="00491306" w14:paraId="6351AE36" w14:textId="77777777" w:rsidTr="00583096">
        <w:trPr>
          <w:trHeight w:val="149"/>
        </w:trPr>
        <w:tc>
          <w:tcPr>
            <w:tcW w:w="467" w:type="dxa"/>
            <w:vMerge/>
          </w:tcPr>
          <w:p w14:paraId="34044F71" w14:textId="77777777" w:rsidR="00560991" w:rsidRPr="00491306" w:rsidRDefault="00560991" w:rsidP="00560991">
            <w:pPr>
              <w:autoSpaceDE w:val="0"/>
              <w:autoSpaceDN w:val="0"/>
              <w:rPr>
                <w:rFonts w:ascii="宋体" w:hAnsi="宋体" w:hint="eastAsia"/>
              </w:rPr>
            </w:pPr>
          </w:p>
        </w:tc>
        <w:tc>
          <w:tcPr>
            <w:tcW w:w="718" w:type="dxa"/>
            <w:vAlign w:val="center"/>
          </w:tcPr>
          <w:p w14:paraId="246883AF"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01</w:t>
            </w:r>
          </w:p>
        </w:tc>
        <w:tc>
          <w:tcPr>
            <w:tcW w:w="3243" w:type="dxa"/>
            <w:gridSpan w:val="3"/>
          </w:tcPr>
          <w:p w14:paraId="58909E0D" w14:textId="77777777" w:rsidR="00560991" w:rsidRPr="00491306" w:rsidRDefault="00560991" w:rsidP="00560991">
            <w:r>
              <w:rPr>
                <w:rFonts w:hint="eastAsia"/>
              </w:rPr>
              <w:t>1</w:t>
            </w:r>
          </w:p>
        </w:tc>
        <w:tc>
          <w:tcPr>
            <w:tcW w:w="720" w:type="dxa"/>
            <w:vAlign w:val="center"/>
          </w:tcPr>
          <w:p w14:paraId="3F0C2B85"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17</w:t>
            </w:r>
          </w:p>
        </w:tc>
        <w:tc>
          <w:tcPr>
            <w:tcW w:w="3374" w:type="dxa"/>
            <w:gridSpan w:val="3"/>
          </w:tcPr>
          <w:p w14:paraId="50EE5C24" w14:textId="77777777" w:rsidR="00560991" w:rsidRPr="00491306" w:rsidRDefault="00560991" w:rsidP="00560991"/>
        </w:tc>
      </w:tr>
      <w:tr w:rsidR="00560991" w:rsidRPr="00491306" w14:paraId="7153AFFD" w14:textId="77777777" w:rsidTr="009B28E6">
        <w:trPr>
          <w:trHeight w:val="309"/>
        </w:trPr>
        <w:tc>
          <w:tcPr>
            <w:tcW w:w="467" w:type="dxa"/>
            <w:vMerge/>
          </w:tcPr>
          <w:p w14:paraId="4F95455A" w14:textId="77777777" w:rsidR="00560991" w:rsidRPr="00491306" w:rsidRDefault="00560991" w:rsidP="00560991">
            <w:pPr>
              <w:autoSpaceDE w:val="0"/>
              <w:autoSpaceDN w:val="0"/>
              <w:rPr>
                <w:rFonts w:ascii="宋体" w:hAnsi="宋体" w:hint="eastAsia"/>
              </w:rPr>
            </w:pPr>
          </w:p>
        </w:tc>
        <w:tc>
          <w:tcPr>
            <w:tcW w:w="718" w:type="dxa"/>
            <w:vAlign w:val="center"/>
          </w:tcPr>
          <w:p w14:paraId="2C927194"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02</w:t>
            </w:r>
          </w:p>
        </w:tc>
        <w:tc>
          <w:tcPr>
            <w:tcW w:w="3243" w:type="dxa"/>
            <w:gridSpan w:val="3"/>
          </w:tcPr>
          <w:p w14:paraId="091BF31E" w14:textId="77777777" w:rsidR="00560991" w:rsidRPr="00491306" w:rsidRDefault="00560991" w:rsidP="00560991">
            <w:r>
              <w:rPr>
                <w:rFonts w:hint="eastAsia"/>
              </w:rPr>
              <w:t>0</w:t>
            </w:r>
          </w:p>
        </w:tc>
        <w:tc>
          <w:tcPr>
            <w:tcW w:w="720" w:type="dxa"/>
            <w:vAlign w:val="center"/>
          </w:tcPr>
          <w:p w14:paraId="104A69CB"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18</w:t>
            </w:r>
          </w:p>
        </w:tc>
        <w:tc>
          <w:tcPr>
            <w:tcW w:w="3374" w:type="dxa"/>
            <w:gridSpan w:val="3"/>
          </w:tcPr>
          <w:p w14:paraId="11C94473" w14:textId="77777777" w:rsidR="00560991" w:rsidRPr="00C449AA" w:rsidRDefault="00560991" w:rsidP="00560991">
            <w:pPr>
              <w:rPr>
                <w:szCs w:val="21"/>
              </w:rPr>
            </w:pPr>
          </w:p>
        </w:tc>
      </w:tr>
      <w:tr w:rsidR="00560991" w:rsidRPr="00491306" w14:paraId="0A2F63DB" w14:textId="77777777" w:rsidTr="009B28E6">
        <w:trPr>
          <w:trHeight w:val="285"/>
        </w:trPr>
        <w:tc>
          <w:tcPr>
            <w:tcW w:w="467" w:type="dxa"/>
            <w:vMerge/>
          </w:tcPr>
          <w:p w14:paraId="3293704D" w14:textId="77777777" w:rsidR="00560991" w:rsidRPr="00491306" w:rsidRDefault="00560991" w:rsidP="00560991">
            <w:pPr>
              <w:autoSpaceDE w:val="0"/>
              <w:autoSpaceDN w:val="0"/>
              <w:rPr>
                <w:rFonts w:ascii="宋体" w:hAnsi="宋体" w:hint="eastAsia"/>
              </w:rPr>
            </w:pPr>
          </w:p>
        </w:tc>
        <w:tc>
          <w:tcPr>
            <w:tcW w:w="718" w:type="dxa"/>
            <w:vAlign w:val="center"/>
          </w:tcPr>
          <w:p w14:paraId="5D480952"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03</w:t>
            </w:r>
          </w:p>
        </w:tc>
        <w:tc>
          <w:tcPr>
            <w:tcW w:w="3243" w:type="dxa"/>
            <w:gridSpan w:val="3"/>
          </w:tcPr>
          <w:p w14:paraId="2F9A7657" w14:textId="77777777" w:rsidR="00560991" w:rsidRPr="00491306" w:rsidRDefault="00560991" w:rsidP="00560991">
            <w:r>
              <w:rPr>
                <w:rFonts w:hint="eastAsia"/>
              </w:rPr>
              <w:t>1</w:t>
            </w:r>
          </w:p>
        </w:tc>
        <w:tc>
          <w:tcPr>
            <w:tcW w:w="720" w:type="dxa"/>
            <w:vAlign w:val="center"/>
          </w:tcPr>
          <w:p w14:paraId="53BAC27E" w14:textId="77777777" w:rsidR="00560991" w:rsidRPr="00491306" w:rsidRDefault="00560991" w:rsidP="00560991">
            <w:pPr>
              <w:autoSpaceDE w:val="0"/>
              <w:autoSpaceDN w:val="0"/>
              <w:jc w:val="center"/>
              <w:rPr>
                <w:rFonts w:ascii="宋体" w:hAnsi="宋体" w:hint="eastAsia"/>
              </w:rPr>
            </w:pPr>
            <w:r w:rsidRPr="00491306">
              <w:rPr>
                <w:rFonts w:ascii="宋体" w:hAnsi="宋体" w:hint="eastAsia"/>
              </w:rPr>
              <w:t>19</w:t>
            </w:r>
          </w:p>
        </w:tc>
        <w:tc>
          <w:tcPr>
            <w:tcW w:w="3374" w:type="dxa"/>
            <w:gridSpan w:val="3"/>
          </w:tcPr>
          <w:p w14:paraId="3EC44247" w14:textId="77777777" w:rsidR="00560991" w:rsidRPr="00491306" w:rsidRDefault="00560991" w:rsidP="00560991"/>
        </w:tc>
      </w:tr>
      <w:tr w:rsidR="0020290B" w:rsidRPr="00491306" w14:paraId="0D6D2E4B" w14:textId="77777777" w:rsidTr="009B28E6">
        <w:trPr>
          <w:trHeight w:val="275"/>
        </w:trPr>
        <w:tc>
          <w:tcPr>
            <w:tcW w:w="467" w:type="dxa"/>
            <w:vMerge/>
          </w:tcPr>
          <w:p w14:paraId="571675AA" w14:textId="77777777" w:rsidR="0020290B" w:rsidRPr="00491306" w:rsidRDefault="0020290B" w:rsidP="009B28E6">
            <w:pPr>
              <w:autoSpaceDE w:val="0"/>
              <w:autoSpaceDN w:val="0"/>
              <w:rPr>
                <w:rFonts w:ascii="宋体" w:hAnsi="宋体" w:hint="eastAsia"/>
              </w:rPr>
            </w:pPr>
          </w:p>
        </w:tc>
        <w:tc>
          <w:tcPr>
            <w:tcW w:w="718" w:type="dxa"/>
            <w:vAlign w:val="center"/>
          </w:tcPr>
          <w:p w14:paraId="13ACE1F0"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04</w:t>
            </w:r>
          </w:p>
        </w:tc>
        <w:tc>
          <w:tcPr>
            <w:tcW w:w="3243" w:type="dxa"/>
            <w:gridSpan w:val="3"/>
          </w:tcPr>
          <w:p w14:paraId="6A646C3B" w14:textId="77777777" w:rsidR="0020290B" w:rsidRPr="00491306" w:rsidRDefault="0020290B" w:rsidP="009B28E6">
            <w:r w:rsidRPr="00491306">
              <w:t>0</w:t>
            </w:r>
          </w:p>
        </w:tc>
        <w:tc>
          <w:tcPr>
            <w:tcW w:w="720" w:type="dxa"/>
            <w:vAlign w:val="center"/>
          </w:tcPr>
          <w:p w14:paraId="29990E8B"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20</w:t>
            </w:r>
          </w:p>
        </w:tc>
        <w:tc>
          <w:tcPr>
            <w:tcW w:w="3374" w:type="dxa"/>
            <w:gridSpan w:val="3"/>
          </w:tcPr>
          <w:p w14:paraId="6FCFAEAE" w14:textId="77777777" w:rsidR="0020290B" w:rsidRDefault="0020290B" w:rsidP="009B28E6">
            <w:r w:rsidRPr="006C7466">
              <w:rPr>
                <w:rFonts w:hint="eastAsia"/>
              </w:rPr>
              <w:t>预留</w:t>
            </w:r>
          </w:p>
        </w:tc>
      </w:tr>
      <w:tr w:rsidR="0020290B" w:rsidRPr="00491306" w14:paraId="0E8C487C" w14:textId="77777777" w:rsidTr="009B28E6">
        <w:trPr>
          <w:trHeight w:val="265"/>
        </w:trPr>
        <w:tc>
          <w:tcPr>
            <w:tcW w:w="467" w:type="dxa"/>
            <w:vMerge/>
          </w:tcPr>
          <w:p w14:paraId="3095A812" w14:textId="77777777" w:rsidR="0020290B" w:rsidRPr="00491306" w:rsidRDefault="0020290B" w:rsidP="009B28E6">
            <w:pPr>
              <w:autoSpaceDE w:val="0"/>
              <w:autoSpaceDN w:val="0"/>
              <w:rPr>
                <w:rFonts w:ascii="宋体" w:hAnsi="宋体" w:hint="eastAsia"/>
              </w:rPr>
            </w:pPr>
          </w:p>
        </w:tc>
        <w:tc>
          <w:tcPr>
            <w:tcW w:w="718" w:type="dxa"/>
            <w:vAlign w:val="center"/>
          </w:tcPr>
          <w:p w14:paraId="785D968C"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05</w:t>
            </w:r>
          </w:p>
        </w:tc>
        <w:tc>
          <w:tcPr>
            <w:tcW w:w="3243" w:type="dxa"/>
            <w:gridSpan w:val="3"/>
          </w:tcPr>
          <w:p w14:paraId="39657B29" w14:textId="77777777" w:rsidR="0020290B" w:rsidRPr="00491306" w:rsidRDefault="0020290B" w:rsidP="009B28E6">
            <w:r>
              <w:rPr>
                <w:rFonts w:hint="eastAsia"/>
              </w:rPr>
              <w:t>0</w:t>
            </w:r>
          </w:p>
        </w:tc>
        <w:tc>
          <w:tcPr>
            <w:tcW w:w="720" w:type="dxa"/>
            <w:vAlign w:val="center"/>
          </w:tcPr>
          <w:p w14:paraId="0532A8F1"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21</w:t>
            </w:r>
          </w:p>
        </w:tc>
        <w:tc>
          <w:tcPr>
            <w:tcW w:w="3374" w:type="dxa"/>
            <w:gridSpan w:val="3"/>
          </w:tcPr>
          <w:p w14:paraId="0387DF40" w14:textId="77777777" w:rsidR="0020290B" w:rsidRDefault="0020290B" w:rsidP="009B28E6">
            <w:r w:rsidRPr="006C7466">
              <w:rPr>
                <w:rFonts w:hint="eastAsia"/>
              </w:rPr>
              <w:t>预留</w:t>
            </w:r>
          </w:p>
        </w:tc>
      </w:tr>
      <w:tr w:rsidR="002B3F1C" w:rsidRPr="00491306" w14:paraId="08A3349A" w14:textId="77777777" w:rsidTr="009B28E6">
        <w:trPr>
          <w:trHeight w:val="255"/>
        </w:trPr>
        <w:tc>
          <w:tcPr>
            <w:tcW w:w="467" w:type="dxa"/>
            <w:vMerge/>
          </w:tcPr>
          <w:p w14:paraId="36C5734C" w14:textId="77777777" w:rsidR="002B3F1C" w:rsidRPr="00491306" w:rsidRDefault="002B3F1C" w:rsidP="002B3F1C">
            <w:pPr>
              <w:autoSpaceDE w:val="0"/>
              <w:autoSpaceDN w:val="0"/>
              <w:rPr>
                <w:rFonts w:ascii="宋体" w:hAnsi="宋体" w:hint="eastAsia"/>
              </w:rPr>
            </w:pPr>
          </w:p>
        </w:tc>
        <w:tc>
          <w:tcPr>
            <w:tcW w:w="718" w:type="dxa"/>
            <w:vAlign w:val="center"/>
          </w:tcPr>
          <w:p w14:paraId="4FE4F191"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06</w:t>
            </w:r>
          </w:p>
        </w:tc>
        <w:tc>
          <w:tcPr>
            <w:tcW w:w="3243" w:type="dxa"/>
            <w:gridSpan w:val="3"/>
          </w:tcPr>
          <w:p w14:paraId="1D14220B" w14:textId="77777777" w:rsidR="002B3F1C" w:rsidRPr="00491306" w:rsidRDefault="002B3F1C" w:rsidP="002B3F1C">
            <w:r>
              <w:rPr>
                <w:rFonts w:hint="eastAsia"/>
              </w:rPr>
              <w:t>1</w:t>
            </w:r>
          </w:p>
        </w:tc>
        <w:tc>
          <w:tcPr>
            <w:tcW w:w="720" w:type="dxa"/>
            <w:vAlign w:val="center"/>
          </w:tcPr>
          <w:p w14:paraId="286AB5B9"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22</w:t>
            </w:r>
          </w:p>
        </w:tc>
        <w:tc>
          <w:tcPr>
            <w:tcW w:w="3374" w:type="dxa"/>
            <w:gridSpan w:val="3"/>
          </w:tcPr>
          <w:p w14:paraId="20CA36C0" w14:textId="77777777" w:rsidR="002B3F1C" w:rsidRPr="00491306" w:rsidRDefault="002B3F1C" w:rsidP="002B3F1C">
            <w:r w:rsidRPr="00D70113">
              <w:rPr>
                <w:rFonts w:hint="eastAsia"/>
              </w:rPr>
              <w:t>LSB</w:t>
            </w:r>
          </w:p>
        </w:tc>
      </w:tr>
      <w:tr w:rsidR="002B3F1C" w:rsidRPr="00491306" w14:paraId="4AD3F9A9" w14:textId="77777777" w:rsidTr="00EE3781">
        <w:trPr>
          <w:trHeight w:val="244"/>
        </w:trPr>
        <w:tc>
          <w:tcPr>
            <w:tcW w:w="467" w:type="dxa"/>
            <w:vMerge/>
          </w:tcPr>
          <w:p w14:paraId="7825AB0B" w14:textId="77777777" w:rsidR="002B3F1C" w:rsidRPr="00491306" w:rsidRDefault="002B3F1C" w:rsidP="002B3F1C">
            <w:pPr>
              <w:autoSpaceDE w:val="0"/>
              <w:autoSpaceDN w:val="0"/>
              <w:rPr>
                <w:rFonts w:ascii="宋体" w:hAnsi="宋体" w:hint="eastAsia"/>
              </w:rPr>
            </w:pPr>
          </w:p>
        </w:tc>
        <w:tc>
          <w:tcPr>
            <w:tcW w:w="718" w:type="dxa"/>
            <w:vAlign w:val="center"/>
          </w:tcPr>
          <w:p w14:paraId="581FC08D"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07</w:t>
            </w:r>
          </w:p>
        </w:tc>
        <w:tc>
          <w:tcPr>
            <w:tcW w:w="3243" w:type="dxa"/>
            <w:gridSpan w:val="3"/>
          </w:tcPr>
          <w:p w14:paraId="552ACF4B" w14:textId="77777777" w:rsidR="002B3F1C" w:rsidRPr="00FB00EC" w:rsidRDefault="002B3F1C" w:rsidP="002B3F1C">
            <w:pPr>
              <w:rPr>
                <w:color w:val="000000"/>
              </w:rPr>
            </w:pPr>
            <w:r>
              <w:rPr>
                <w:rFonts w:hint="eastAsia"/>
                <w:color w:val="000000"/>
              </w:rPr>
              <w:t>0</w:t>
            </w:r>
          </w:p>
        </w:tc>
        <w:tc>
          <w:tcPr>
            <w:tcW w:w="720" w:type="dxa"/>
            <w:vAlign w:val="center"/>
          </w:tcPr>
          <w:p w14:paraId="665F4390"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23</w:t>
            </w:r>
          </w:p>
        </w:tc>
        <w:tc>
          <w:tcPr>
            <w:tcW w:w="3374" w:type="dxa"/>
            <w:gridSpan w:val="3"/>
            <w:vAlign w:val="center"/>
          </w:tcPr>
          <w:p w14:paraId="6FAFEAEA" w14:textId="77777777" w:rsidR="002B3F1C" w:rsidRPr="00491306" w:rsidRDefault="002B3F1C" w:rsidP="002B3F1C">
            <w:pPr>
              <w:jc w:val="left"/>
              <w:rPr>
                <w:rFonts w:ascii="宋体" w:hAnsi="宋体" w:hint="eastAsia"/>
                <w:szCs w:val="21"/>
              </w:rPr>
            </w:pPr>
            <w:r w:rsidRPr="00491306">
              <w:rPr>
                <w:rFonts w:ascii="宋体" w:hAnsi="宋体" w:hint="eastAsia"/>
                <w:szCs w:val="21"/>
              </w:rPr>
              <w:t>*</w:t>
            </w:r>
          </w:p>
        </w:tc>
      </w:tr>
      <w:tr w:rsidR="002B3F1C" w:rsidRPr="00491306" w14:paraId="6B5B59A9" w14:textId="77777777" w:rsidTr="009B28E6">
        <w:trPr>
          <w:trHeight w:val="235"/>
        </w:trPr>
        <w:tc>
          <w:tcPr>
            <w:tcW w:w="467" w:type="dxa"/>
            <w:vMerge/>
          </w:tcPr>
          <w:p w14:paraId="411D9C8A" w14:textId="77777777" w:rsidR="002B3F1C" w:rsidRPr="00491306" w:rsidRDefault="002B3F1C" w:rsidP="002B3F1C">
            <w:pPr>
              <w:autoSpaceDE w:val="0"/>
              <w:autoSpaceDN w:val="0"/>
              <w:rPr>
                <w:rFonts w:ascii="宋体" w:hAnsi="宋体" w:hint="eastAsia"/>
              </w:rPr>
            </w:pPr>
          </w:p>
        </w:tc>
        <w:tc>
          <w:tcPr>
            <w:tcW w:w="718" w:type="dxa"/>
            <w:vAlign w:val="center"/>
          </w:tcPr>
          <w:p w14:paraId="280B334D"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08</w:t>
            </w:r>
          </w:p>
        </w:tc>
        <w:tc>
          <w:tcPr>
            <w:tcW w:w="3243" w:type="dxa"/>
            <w:gridSpan w:val="3"/>
          </w:tcPr>
          <w:p w14:paraId="50BBCA4B" w14:textId="77777777" w:rsidR="002B3F1C" w:rsidRPr="00FB00EC" w:rsidRDefault="002B3F1C" w:rsidP="002B3F1C">
            <w:pPr>
              <w:rPr>
                <w:color w:val="000000"/>
              </w:rPr>
            </w:pPr>
            <w:r>
              <w:rPr>
                <w:rFonts w:hint="eastAsia"/>
                <w:color w:val="000000"/>
              </w:rPr>
              <w:t>0</w:t>
            </w:r>
          </w:p>
        </w:tc>
        <w:tc>
          <w:tcPr>
            <w:tcW w:w="720" w:type="dxa"/>
            <w:vAlign w:val="center"/>
          </w:tcPr>
          <w:p w14:paraId="4F4C775C"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24</w:t>
            </w:r>
          </w:p>
        </w:tc>
        <w:tc>
          <w:tcPr>
            <w:tcW w:w="3374" w:type="dxa"/>
            <w:gridSpan w:val="3"/>
          </w:tcPr>
          <w:p w14:paraId="438BF5A3" w14:textId="77777777" w:rsidR="002B3F1C" w:rsidRPr="00491306" w:rsidRDefault="002B3F1C" w:rsidP="002B3F1C">
            <w:r w:rsidRPr="00491306">
              <w:rPr>
                <w:rFonts w:ascii="宋体" w:hAnsi="宋体" w:hint="eastAsia"/>
                <w:szCs w:val="21"/>
              </w:rPr>
              <w:t>*</w:t>
            </w:r>
          </w:p>
        </w:tc>
      </w:tr>
      <w:tr w:rsidR="002B3F1C" w:rsidRPr="00491306" w14:paraId="6C3BAD47" w14:textId="77777777" w:rsidTr="00583096">
        <w:trPr>
          <w:trHeight w:val="225"/>
        </w:trPr>
        <w:tc>
          <w:tcPr>
            <w:tcW w:w="467" w:type="dxa"/>
            <w:vMerge/>
          </w:tcPr>
          <w:p w14:paraId="2A8B945E" w14:textId="77777777" w:rsidR="002B3F1C" w:rsidRPr="00491306" w:rsidRDefault="002B3F1C" w:rsidP="002B3F1C">
            <w:pPr>
              <w:autoSpaceDE w:val="0"/>
              <w:autoSpaceDN w:val="0"/>
              <w:rPr>
                <w:rFonts w:ascii="宋体" w:hAnsi="宋体" w:hint="eastAsia"/>
              </w:rPr>
            </w:pPr>
          </w:p>
        </w:tc>
        <w:tc>
          <w:tcPr>
            <w:tcW w:w="718" w:type="dxa"/>
            <w:vAlign w:val="center"/>
          </w:tcPr>
          <w:p w14:paraId="47C7AA3F"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09</w:t>
            </w:r>
          </w:p>
        </w:tc>
        <w:tc>
          <w:tcPr>
            <w:tcW w:w="3243" w:type="dxa"/>
            <w:gridSpan w:val="3"/>
          </w:tcPr>
          <w:p w14:paraId="51DB1365" w14:textId="77777777" w:rsidR="002B3F1C" w:rsidRPr="00491306" w:rsidRDefault="002B3F1C" w:rsidP="002B3F1C">
            <w:r w:rsidRPr="00491306">
              <w:rPr>
                <w:rFonts w:hint="eastAsia"/>
              </w:rPr>
              <w:t>预留</w:t>
            </w:r>
          </w:p>
        </w:tc>
        <w:tc>
          <w:tcPr>
            <w:tcW w:w="720" w:type="dxa"/>
            <w:vAlign w:val="center"/>
          </w:tcPr>
          <w:p w14:paraId="5C83E1BB"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25</w:t>
            </w:r>
          </w:p>
        </w:tc>
        <w:tc>
          <w:tcPr>
            <w:tcW w:w="3374" w:type="dxa"/>
            <w:gridSpan w:val="3"/>
          </w:tcPr>
          <w:p w14:paraId="4A77AD2E" w14:textId="77777777" w:rsidR="002B3F1C" w:rsidRPr="00491306" w:rsidRDefault="002B3F1C" w:rsidP="002B3F1C">
            <w:r w:rsidRPr="00491306">
              <w:rPr>
                <w:rFonts w:ascii="宋体" w:hAnsi="宋体" w:hint="eastAsia"/>
                <w:szCs w:val="21"/>
              </w:rPr>
              <w:t>*</w:t>
            </w:r>
          </w:p>
        </w:tc>
      </w:tr>
      <w:tr w:rsidR="002B3F1C" w:rsidRPr="00491306" w14:paraId="2E8A11CF" w14:textId="77777777" w:rsidTr="00EE3781">
        <w:trPr>
          <w:trHeight w:val="215"/>
        </w:trPr>
        <w:tc>
          <w:tcPr>
            <w:tcW w:w="467" w:type="dxa"/>
            <w:vMerge/>
          </w:tcPr>
          <w:p w14:paraId="48736864" w14:textId="77777777" w:rsidR="002B3F1C" w:rsidRPr="00491306" w:rsidRDefault="002B3F1C" w:rsidP="002B3F1C">
            <w:pPr>
              <w:autoSpaceDE w:val="0"/>
              <w:autoSpaceDN w:val="0"/>
              <w:rPr>
                <w:rFonts w:ascii="宋体" w:hAnsi="宋体" w:hint="eastAsia"/>
              </w:rPr>
            </w:pPr>
          </w:p>
        </w:tc>
        <w:tc>
          <w:tcPr>
            <w:tcW w:w="718" w:type="dxa"/>
            <w:vAlign w:val="center"/>
          </w:tcPr>
          <w:p w14:paraId="0E7897E0"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10</w:t>
            </w:r>
          </w:p>
        </w:tc>
        <w:tc>
          <w:tcPr>
            <w:tcW w:w="3243" w:type="dxa"/>
            <w:gridSpan w:val="3"/>
          </w:tcPr>
          <w:p w14:paraId="43673428" w14:textId="77777777" w:rsidR="002B3F1C" w:rsidRPr="00491306" w:rsidRDefault="002B3F1C" w:rsidP="002B3F1C">
            <w:r w:rsidRPr="00491306">
              <w:rPr>
                <w:rFonts w:hint="eastAsia"/>
              </w:rPr>
              <w:t>预留</w:t>
            </w:r>
          </w:p>
        </w:tc>
        <w:tc>
          <w:tcPr>
            <w:tcW w:w="720" w:type="dxa"/>
            <w:vAlign w:val="center"/>
          </w:tcPr>
          <w:p w14:paraId="6948BCD1"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26</w:t>
            </w:r>
          </w:p>
        </w:tc>
        <w:tc>
          <w:tcPr>
            <w:tcW w:w="3374" w:type="dxa"/>
            <w:gridSpan w:val="3"/>
            <w:vAlign w:val="center"/>
          </w:tcPr>
          <w:p w14:paraId="26809969" w14:textId="77777777" w:rsidR="002B3F1C" w:rsidRPr="00491306" w:rsidRDefault="002B3F1C" w:rsidP="002B3F1C">
            <w:pPr>
              <w:jc w:val="left"/>
              <w:rPr>
                <w:rFonts w:ascii="宋体" w:hAnsi="宋体" w:hint="eastAsia"/>
                <w:szCs w:val="21"/>
              </w:rPr>
            </w:pPr>
            <w:r w:rsidRPr="00491306">
              <w:rPr>
                <w:rFonts w:ascii="宋体" w:hAnsi="宋体" w:hint="eastAsia"/>
                <w:szCs w:val="21"/>
              </w:rPr>
              <w:t>*</w:t>
            </w:r>
          </w:p>
        </w:tc>
      </w:tr>
      <w:tr w:rsidR="002B3F1C" w:rsidRPr="00491306" w14:paraId="525EC364" w14:textId="77777777" w:rsidTr="009B28E6">
        <w:trPr>
          <w:trHeight w:val="294"/>
        </w:trPr>
        <w:tc>
          <w:tcPr>
            <w:tcW w:w="467" w:type="dxa"/>
            <w:vMerge/>
          </w:tcPr>
          <w:p w14:paraId="01DA02AD" w14:textId="77777777" w:rsidR="002B3F1C" w:rsidRPr="00491306" w:rsidRDefault="002B3F1C" w:rsidP="002B3F1C">
            <w:pPr>
              <w:autoSpaceDE w:val="0"/>
              <w:autoSpaceDN w:val="0"/>
              <w:rPr>
                <w:rFonts w:ascii="宋体" w:hAnsi="宋体" w:hint="eastAsia"/>
              </w:rPr>
            </w:pPr>
          </w:p>
        </w:tc>
        <w:tc>
          <w:tcPr>
            <w:tcW w:w="718" w:type="dxa"/>
            <w:vAlign w:val="center"/>
          </w:tcPr>
          <w:p w14:paraId="23A55D79"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11</w:t>
            </w:r>
          </w:p>
        </w:tc>
        <w:tc>
          <w:tcPr>
            <w:tcW w:w="3243" w:type="dxa"/>
            <w:gridSpan w:val="3"/>
          </w:tcPr>
          <w:p w14:paraId="19FFAE66" w14:textId="77777777" w:rsidR="002B3F1C" w:rsidRPr="00491306" w:rsidRDefault="002B3F1C" w:rsidP="002B3F1C">
            <w:r w:rsidRPr="00491306">
              <w:rPr>
                <w:rFonts w:hint="eastAsia"/>
              </w:rPr>
              <w:t>预留</w:t>
            </w:r>
          </w:p>
        </w:tc>
        <w:tc>
          <w:tcPr>
            <w:tcW w:w="720" w:type="dxa"/>
            <w:vAlign w:val="center"/>
          </w:tcPr>
          <w:p w14:paraId="00D23575"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27</w:t>
            </w:r>
          </w:p>
        </w:tc>
        <w:tc>
          <w:tcPr>
            <w:tcW w:w="3374" w:type="dxa"/>
            <w:gridSpan w:val="3"/>
          </w:tcPr>
          <w:p w14:paraId="1B597809" w14:textId="77777777" w:rsidR="002B3F1C" w:rsidRPr="00491306" w:rsidRDefault="002B3F1C" w:rsidP="002B3F1C">
            <w:r w:rsidRPr="00491306">
              <w:rPr>
                <w:rFonts w:ascii="宋体" w:hAnsi="宋体" w:hint="eastAsia"/>
                <w:szCs w:val="21"/>
              </w:rPr>
              <w:t>*</w:t>
            </w:r>
          </w:p>
        </w:tc>
      </w:tr>
      <w:tr w:rsidR="002B3F1C" w:rsidRPr="00491306" w14:paraId="78EFD7E4" w14:textId="77777777" w:rsidTr="00EE3781">
        <w:trPr>
          <w:trHeight w:val="47"/>
        </w:trPr>
        <w:tc>
          <w:tcPr>
            <w:tcW w:w="467" w:type="dxa"/>
            <w:vMerge/>
          </w:tcPr>
          <w:p w14:paraId="187ABBAB" w14:textId="77777777" w:rsidR="002B3F1C" w:rsidRPr="00491306" w:rsidRDefault="002B3F1C" w:rsidP="002B3F1C">
            <w:pPr>
              <w:autoSpaceDE w:val="0"/>
              <w:autoSpaceDN w:val="0"/>
              <w:rPr>
                <w:rFonts w:ascii="宋体" w:hAnsi="宋体" w:hint="eastAsia"/>
              </w:rPr>
            </w:pPr>
          </w:p>
        </w:tc>
        <w:tc>
          <w:tcPr>
            <w:tcW w:w="718" w:type="dxa"/>
            <w:vAlign w:val="center"/>
          </w:tcPr>
          <w:p w14:paraId="377E534F"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12</w:t>
            </w:r>
          </w:p>
        </w:tc>
        <w:tc>
          <w:tcPr>
            <w:tcW w:w="3243" w:type="dxa"/>
            <w:gridSpan w:val="3"/>
          </w:tcPr>
          <w:p w14:paraId="044EBC6B" w14:textId="77777777" w:rsidR="002B3F1C" w:rsidRPr="00491306" w:rsidRDefault="002B3F1C" w:rsidP="002B3F1C">
            <w:r w:rsidRPr="00491306">
              <w:rPr>
                <w:rFonts w:hint="eastAsia"/>
              </w:rPr>
              <w:t>预留</w:t>
            </w:r>
          </w:p>
        </w:tc>
        <w:tc>
          <w:tcPr>
            <w:tcW w:w="720" w:type="dxa"/>
            <w:vAlign w:val="center"/>
          </w:tcPr>
          <w:p w14:paraId="5B9F099F"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28</w:t>
            </w:r>
          </w:p>
        </w:tc>
        <w:tc>
          <w:tcPr>
            <w:tcW w:w="3374" w:type="dxa"/>
            <w:gridSpan w:val="3"/>
            <w:vAlign w:val="center"/>
          </w:tcPr>
          <w:p w14:paraId="7F40EDCD" w14:textId="77777777" w:rsidR="002B3F1C" w:rsidRPr="00491306" w:rsidRDefault="002B3F1C" w:rsidP="002B3F1C">
            <w:pPr>
              <w:jc w:val="left"/>
              <w:rPr>
                <w:rFonts w:ascii="宋体" w:hAnsi="宋体" w:hint="eastAsia"/>
                <w:szCs w:val="21"/>
              </w:rPr>
            </w:pPr>
            <w:r w:rsidRPr="00491306">
              <w:rPr>
                <w:rFonts w:ascii="宋体" w:hAnsi="宋体" w:hint="eastAsia"/>
                <w:szCs w:val="21"/>
              </w:rPr>
              <w:t>*</w:t>
            </w:r>
          </w:p>
        </w:tc>
      </w:tr>
      <w:tr w:rsidR="002B3F1C" w:rsidRPr="00491306" w14:paraId="1FA3BC25" w14:textId="77777777" w:rsidTr="009B28E6">
        <w:trPr>
          <w:trHeight w:val="60"/>
        </w:trPr>
        <w:tc>
          <w:tcPr>
            <w:tcW w:w="467" w:type="dxa"/>
            <w:vMerge/>
          </w:tcPr>
          <w:p w14:paraId="243A40F0" w14:textId="77777777" w:rsidR="002B3F1C" w:rsidRPr="00491306" w:rsidRDefault="002B3F1C" w:rsidP="002B3F1C">
            <w:pPr>
              <w:autoSpaceDE w:val="0"/>
              <w:autoSpaceDN w:val="0"/>
              <w:rPr>
                <w:rFonts w:ascii="宋体" w:hAnsi="宋体" w:hint="eastAsia"/>
              </w:rPr>
            </w:pPr>
          </w:p>
        </w:tc>
        <w:tc>
          <w:tcPr>
            <w:tcW w:w="718" w:type="dxa"/>
            <w:vAlign w:val="center"/>
          </w:tcPr>
          <w:p w14:paraId="69D9FB72"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13</w:t>
            </w:r>
          </w:p>
        </w:tc>
        <w:tc>
          <w:tcPr>
            <w:tcW w:w="3243" w:type="dxa"/>
            <w:gridSpan w:val="3"/>
            <w:shd w:val="clear" w:color="auto" w:fill="auto"/>
          </w:tcPr>
          <w:p w14:paraId="6A903075" w14:textId="77777777" w:rsidR="002B3F1C" w:rsidRPr="00491306" w:rsidRDefault="002B3F1C" w:rsidP="002B3F1C">
            <w:r>
              <w:rPr>
                <w:rFonts w:hint="eastAsia"/>
              </w:rPr>
              <w:t>硬件工作状态：</w:t>
            </w:r>
            <w:r>
              <w:rPr>
                <w:rFonts w:hint="eastAsia"/>
              </w:rPr>
              <w:t>0</w:t>
            </w:r>
            <w:r>
              <w:rPr>
                <w:rFonts w:hint="eastAsia"/>
              </w:rPr>
              <w:t>为控制通道，</w:t>
            </w:r>
            <w:r>
              <w:rPr>
                <w:rFonts w:hint="eastAsia"/>
              </w:rPr>
              <w:t>1</w:t>
            </w:r>
            <w:r>
              <w:rPr>
                <w:rFonts w:hint="eastAsia"/>
              </w:rPr>
              <w:t>为监控通道</w:t>
            </w:r>
          </w:p>
        </w:tc>
        <w:tc>
          <w:tcPr>
            <w:tcW w:w="720" w:type="dxa"/>
            <w:vAlign w:val="center"/>
          </w:tcPr>
          <w:p w14:paraId="389FF5DC"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29</w:t>
            </w:r>
          </w:p>
        </w:tc>
        <w:tc>
          <w:tcPr>
            <w:tcW w:w="3374" w:type="dxa"/>
            <w:gridSpan w:val="3"/>
          </w:tcPr>
          <w:p w14:paraId="6BA7CE56" w14:textId="77777777" w:rsidR="002B3F1C" w:rsidRPr="00491306" w:rsidRDefault="002B3F1C" w:rsidP="002B3F1C">
            <w:r w:rsidRPr="00491306">
              <w:rPr>
                <w:rFonts w:hint="eastAsia"/>
              </w:rPr>
              <w:t>MSB(</w:t>
            </w:r>
            <w:r>
              <w:rPr>
                <w:rFonts w:hint="eastAsia"/>
              </w:rPr>
              <w:t>8</w:t>
            </w:r>
            <w:r w:rsidRPr="00491306">
              <w:rPr>
                <w:rFonts w:hint="eastAsia"/>
              </w:rPr>
              <w:t>)</w:t>
            </w:r>
          </w:p>
        </w:tc>
      </w:tr>
      <w:tr w:rsidR="00C449AA" w:rsidRPr="00491306" w14:paraId="11080CD9" w14:textId="77777777" w:rsidTr="009B28E6">
        <w:trPr>
          <w:trHeight w:val="302"/>
        </w:trPr>
        <w:tc>
          <w:tcPr>
            <w:tcW w:w="467" w:type="dxa"/>
            <w:vMerge/>
          </w:tcPr>
          <w:p w14:paraId="67759781" w14:textId="77777777" w:rsidR="00C449AA" w:rsidRPr="00491306" w:rsidRDefault="00C449AA" w:rsidP="00C449AA">
            <w:pPr>
              <w:autoSpaceDE w:val="0"/>
              <w:autoSpaceDN w:val="0"/>
              <w:rPr>
                <w:rFonts w:ascii="宋体" w:hAnsi="宋体" w:hint="eastAsia"/>
              </w:rPr>
            </w:pPr>
          </w:p>
        </w:tc>
        <w:tc>
          <w:tcPr>
            <w:tcW w:w="718" w:type="dxa"/>
            <w:vAlign w:val="center"/>
          </w:tcPr>
          <w:p w14:paraId="25421551" w14:textId="77777777" w:rsidR="00C449AA" w:rsidRPr="00491306" w:rsidRDefault="00C449AA" w:rsidP="00C449AA">
            <w:pPr>
              <w:autoSpaceDE w:val="0"/>
              <w:autoSpaceDN w:val="0"/>
              <w:jc w:val="center"/>
              <w:rPr>
                <w:rFonts w:ascii="宋体" w:hAnsi="宋体" w:hint="eastAsia"/>
              </w:rPr>
            </w:pPr>
            <w:r w:rsidRPr="00491306">
              <w:rPr>
                <w:rFonts w:ascii="宋体" w:hAnsi="宋体" w:hint="eastAsia"/>
              </w:rPr>
              <w:t>14</w:t>
            </w:r>
          </w:p>
        </w:tc>
        <w:tc>
          <w:tcPr>
            <w:tcW w:w="3243" w:type="dxa"/>
            <w:gridSpan w:val="3"/>
            <w:shd w:val="clear" w:color="auto" w:fill="auto"/>
            <w:vAlign w:val="center"/>
          </w:tcPr>
          <w:p w14:paraId="73389C04" w14:textId="77777777" w:rsidR="00C449AA" w:rsidRPr="00491306" w:rsidRDefault="00C449AA" w:rsidP="00C449AA">
            <w:pPr>
              <w:jc w:val="left"/>
              <w:rPr>
                <w:rFonts w:ascii="宋体" w:hAnsi="宋体" w:hint="eastAsia"/>
                <w:szCs w:val="21"/>
              </w:rPr>
            </w:pPr>
            <w:r>
              <w:rPr>
                <w:rFonts w:hint="eastAsia"/>
              </w:rPr>
              <w:t>前轮工作状态上报：</w:t>
            </w:r>
            <w:r>
              <w:rPr>
                <w:rFonts w:hint="eastAsia"/>
              </w:rPr>
              <w:t>LSB</w:t>
            </w:r>
          </w:p>
        </w:tc>
        <w:tc>
          <w:tcPr>
            <w:tcW w:w="720" w:type="dxa"/>
            <w:vAlign w:val="center"/>
          </w:tcPr>
          <w:p w14:paraId="5DC62C41" w14:textId="77777777" w:rsidR="00C449AA" w:rsidRPr="00491306" w:rsidRDefault="00C449AA" w:rsidP="00C449AA">
            <w:pPr>
              <w:autoSpaceDE w:val="0"/>
              <w:autoSpaceDN w:val="0"/>
              <w:jc w:val="center"/>
              <w:rPr>
                <w:rFonts w:ascii="宋体" w:hAnsi="宋体" w:hint="eastAsia"/>
              </w:rPr>
            </w:pPr>
            <w:r w:rsidRPr="00491306">
              <w:rPr>
                <w:rFonts w:ascii="宋体" w:hAnsi="宋体" w:hint="eastAsia"/>
              </w:rPr>
              <w:t>30</w:t>
            </w:r>
          </w:p>
        </w:tc>
        <w:tc>
          <w:tcPr>
            <w:tcW w:w="3374" w:type="dxa"/>
            <w:gridSpan w:val="3"/>
            <w:vAlign w:val="center"/>
          </w:tcPr>
          <w:p w14:paraId="169C9B8C" w14:textId="77777777" w:rsidR="00C449AA" w:rsidRPr="00491306" w:rsidRDefault="00C449AA" w:rsidP="00C449AA">
            <w:pPr>
              <w:jc w:val="left"/>
              <w:rPr>
                <w:rFonts w:ascii="Arial" w:hAnsi="Arial" w:cs="Arial"/>
              </w:rPr>
            </w:pPr>
            <w:r w:rsidRPr="00491306">
              <w:rPr>
                <w:rFonts w:ascii="Arial" w:hAnsi="Arial" w:cs="Arial" w:hint="eastAsia"/>
              </w:rPr>
              <w:t>状态位：</w:t>
            </w:r>
            <w:r w:rsidRPr="00491306">
              <w:rPr>
                <w:rFonts w:ascii="Arial" w:hAnsi="Arial" w:cs="Arial"/>
              </w:rPr>
              <w:t>LSB</w:t>
            </w:r>
          </w:p>
        </w:tc>
      </w:tr>
      <w:tr w:rsidR="00C449AA" w:rsidRPr="00491306" w14:paraId="6D2C6F82" w14:textId="77777777" w:rsidTr="009B28E6">
        <w:trPr>
          <w:trHeight w:val="293"/>
        </w:trPr>
        <w:tc>
          <w:tcPr>
            <w:tcW w:w="467" w:type="dxa"/>
            <w:vMerge/>
          </w:tcPr>
          <w:p w14:paraId="7CE1A324" w14:textId="77777777" w:rsidR="00C449AA" w:rsidRPr="00491306" w:rsidRDefault="00C449AA" w:rsidP="00C449AA">
            <w:pPr>
              <w:autoSpaceDE w:val="0"/>
              <w:autoSpaceDN w:val="0"/>
              <w:rPr>
                <w:rFonts w:ascii="宋体" w:hAnsi="宋体" w:hint="eastAsia"/>
              </w:rPr>
            </w:pPr>
          </w:p>
        </w:tc>
        <w:tc>
          <w:tcPr>
            <w:tcW w:w="718" w:type="dxa"/>
            <w:vAlign w:val="center"/>
          </w:tcPr>
          <w:p w14:paraId="773C92C3" w14:textId="77777777" w:rsidR="00C449AA" w:rsidRPr="00491306" w:rsidRDefault="00C449AA" w:rsidP="00C449AA">
            <w:pPr>
              <w:autoSpaceDE w:val="0"/>
              <w:autoSpaceDN w:val="0"/>
              <w:jc w:val="center"/>
              <w:rPr>
                <w:rFonts w:ascii="宋体" w:hAnsi="宋体" w:hint="eastAsia"/>
              </w:rPr>
            </w:pPr>
            <w:r w:rsidRPr="00491306">
              <w:rPr>
                <w:rFonts w:ascii="宋体" w:hAnsi="宋体" w:hint="eastAsia"/>
              </w:rPr>
              <w:t>15</w:t>
            </w:r>
          </w:p>
        </w:tc>
        <w:tc>
          <w:tcPr>
            <w:tcW w:w="3243" w:type="dxa"/>
            <w:gridSpan w:val="3"/>
            <w:vAlign w:val="center"/>
          </w:tcPr>
          <w:p w14:paraId="69D73840" w14:textId="77777777" w:rsidR="00C449AA" w:rsidRPr="00491306" w:rsidRDefault="00C449AA" w:rsidP="00C449AA">
            <w:pPr>
              <w:jc w:val="left"/>
              <w:rPr>
                <w:rFonts w:ascii="宋体" w:hAnsi="宋体" w:hint="eastAsia"/>
                <w:szCs w:val="21"/>
              </w:rPr>
            </w:pPr>
            <w:r>
              <w:rPr>
                <w:rFonts w:hint="eastAsia"/>
              </w:rPr>
              <w:t>前轮工作状态上报：</w:t>
            </w:r>
            <w:r w:rsidRPr="00491306">
              <w:rPr>
                <w:rFonts w:ascii="宋体" w:hAnsi="宋体" w:hint="eastAsia"/>
                <w:szCs w:val="21"/>
              </w:rPr>
              <w:t>*</w:t>
            </w:r>
          </w:p>
        </w:tc>
        <w:tc>
          <w:tcPr>
            <w:tcW w:w="720" w:type="dxa"/>
            <w:vAlign w:val="center"/>
          </w:tcPr>
          <w:p w14:paraId="0095E15F" w14:textId="77777777" w:rsidR="00C449AA" w:rsidRPr="00491306" w:rsidRDefault="00C449AA" w:rsidP="00C449AA">
            <w:pPr>
              <w:autoSpaceDE w:val="0"/>
              <w:autoSpaceDN w:val="0"/>
              <w:jc w:val="center"/>
              <w:rPr>
                <w:rFonts w:ascii="宋体" w:hAnsi="宋体" w:hint="eastAsia"/>
              </w:rPr>
            </w:pPr>
            <w:r w:rsidRPr="00491306">
              <w:rPr>
                <w:rFonts w:ascii="宋体" w:hAnsi="宋体" w:hint="eastAsia"/>
              </w:rPr>
              <w:t>31</w:t>
            </w:r>
          </w:p>
        </w:tc>
        <w:tc>
          <w:tcPr>
            <w:tcW w:w="3374" w:type="dxa"/>
            <w:gridSpan w:val="3"/>
            <w:vAlign w:val="center"/>
          </w:tcPr>
          <w:p w14:paraId="10F39F21" w14:textId="77777777" w:rsidR="00C449AA" w:rsidRPr="00491306" w:rsidRDefault="00C449AA" w:rsidP="00C449AA">
            <w:pPr>
              <w:jc w:val="left"/>
              <w:rPr>
                <w:rFonts w:ascii="Arial" w:hAnsi="Arial" w:cs="Arial"/>
              </w:rPr>
            </w:pPr>
            <w:r w:rsidRPr="00491306">
              <w:rPr>
                <w:rFonts w:ascii="Arial" w:hAnsi="Arial" w:cs="Arial" w:hint="eastAsia"/>
              </w:rPr>
              <w:t>状态位：</w:t>
            </w:r>
            <w:r w:rsidRPr="00491306">
              <w:rPr>
                <w:rFonts w:ascii="Arial" w:hAnsi="Arial" w:cs="Arial"/>
              </w:rPr>
              <w:t>MSB</w:t>
            </w:r>
          </w:p>
        </w:tc>
      </w:tr>
      <w:tr w:rsidR="00C449AA" w:rsidRPr="00491306" w14:paraId="221D0436" w14:textId="77777777" w:rsidTr="009B28E6">
        <w:trPr>
          <w:trHeight w:val="269"/>
        </w:trPr>
        <w:tc>
          <w:tcPr>
            <w:tcW w:w="467" w:type="dxa"/>
            <w:vMerge/>
          </w:tcPr>
          <w:p w14:paraId="5CBEAE3F" w14:textId="77777777" w:rsidR="00C449AA" w:rsidRPr="00491306" w:rsidRDefault="00C449AA" w:rsidP="00C449AA">
            <w:pPr>
              <w:autoSpaceDE w:val="0"/>
              <w:autoSpaceDN w:val="0"/>
              <w:rPr>
                <w:rFonts w:ascii="宋体" w:hAnsi="宋体" w:hint="eastAsia"/>
              </w:rPr>
            </w:pPr>
          </w:p>
        </w:tc>
        <w:tc>
          <w:tcPr>
            <w:tcW w:w="718" w:type="dxa"/>
            <w:vAlign w:val="center"/>
          </w:tcPr>
          <w:p w14:paraId="1A2F8B38" w14:textId="77777777" w:rsidR="00C449AA" w:rsidRPr="00491306" w:rsidRDefault="00C449AA" w:rsidP="00C449AA">
            <w:pPr>
              <w:autoSpaceDE w:val="0"/>
              <w:autoSpaceDN w:val="0"/>
              <w:jc w:val="center"/>
              <w:rPr>
                <w:rFonts w:ascii="宋体" w:hAnsi="宋体" w:hint="eastAsia"/>
              </w:rPr>
            </w:pPr>
            <w:r w:rsidRPr="00491306">
              <w:rPr>
                <w:rFonts w:ascii="宋体" w:hAnsi="宋体" w:hint="eastAsia"/>
              </w:rPr>
              <w:t>16</w:t>
            </w:r>
          </w:p>
        </w:tc>
        <w:tc>
          <w:tcPr>
            <w:tcW w:w="3243" w:type="dxa"/>
            <w:gridSpan w:val="3"/>
            <w:vAlign w:val="center"/>
          </w:tcPr>
          <w:p w14:paraId="2CFC9F23" w14:textId="77777777" w:rsidR="00C449AA" w:rsidRPr="00491306" w:rsidRDefault="00C449AA" w:rsidP="00C449AA">
            <w:pPr>
              <w:jc w:val="left"/>
              <w:rPr>
                <w:rFonts w:ascii="宋体" w:hAnsi="宋体" w:hint="eastAsia"/>
                <w:szCs w:val="21"/>
              </w:rPr>
            </w:pPr>
            <w:r>
              <w:rPr>
                <w:rFonts w:hint="eastAsia"/>
              </w:rPr>
              <w:t>前轮工作状态上报：</w:t>
            </w:r>
            <w:r w:rsidRPr="00491306">
              <w:rPr>
                <w:rFonts w:ascii="Arial" w:hAnsi="Arial" w:cs="Arial"/>
              </w:rPr>
              <w:t>MSB</w:t>
            </w:r>
          </w:p>
        </w:tc>
        <w:tc>
          <w:tcPr>
            <w:tcW w:w="720" w:type="dxa"/>
            <w:vAlign w:val="center"/>
          </w:tcPr>
          <w:p w14:paraId="7271D99A" w14:textId="77777777" w:rsidR="00C449AA" w:rsidRPr="00491306" w:rsidRDefault="00C449AA" w:rsidP="00C449AA">
            <w:pPr>
              <w:autoSpaceDE w:val="0"/>
              <w:autoSpaceDN w:val="0"/>
              <w:jc w:val="center"/>
              <w:rPr>
                <w:rFonts w:ascii="宋体" w:hAnsi="宋体" w:hint="eastAsia"/>
              </w:rPr>
            </w:pPr>
            <w:r w:rsidRPr="00491306">
              <w:rPr>
                <w:rFonts w:ascii="宋体" w:hAnsi="宋体" w:hint="eastAsia"/>
              </w:rPr>
              <w:t>32</w:t>
            </w:r>
          </w:p>
        </w:tc>
        <w:tc>
          <w:tcPr>
            <w:tcW w:w="3374" w:type="dxa"/>
            <w:gridSpan w:val="3"/>
            <w:vAlign w:val="center"/>
          </w:tcPr>
          <w:p w14:paraId="14B5EBA0" w14:textId="77777777" w:rsidR="00C449AA" w:rsidRPr="00491306" w:rsidRDefault="00C449AA" w:rsidP="00C449AA">
            <w:pPr>
              <w:jc w:val="left"/>
              <w:rPr>
                <w:rFonts w:ascii="Arial" w:hAnsi="Arial" w:cs="Arial"/>
              </w:rPr>
            </w:pPr>
            <w:r w:rsidRPr="00491306">
              <w:rPr>
                <w:rFonts w:ascii="Arial" w:hAnsi="Arial" w:cs="Arial" w:hint="eastAsia"/>
              </w:rPr>
              <w:t>校验位：奇校验</w:t>
            </w:r>
          </w:p>
        </w:tc>
      </w:tr>
      <w:tr w:rsidR="00C449AA" w:rsidRPr="00491306" w14:paraId="05D451FD" w14:textId="77777777" w:rsidTr="009B28E6">
        <w:trPr>
          <w:trHeight w:val="281"/>
        </w:trPr>
        <w:tc>
          <w:tcPr>
            <w:tcW w:w="467" w:type="dxa"/>
            <w:vAlign w:val="center"/>
          </w:tcPr>
          <w:p w14:paraId="4E37501A" w14:textId="77777777" w:rsidR="00C449AA" w:rsidRPr="00491306" w:rsidRDefault="00C449AA" w:rsidP="00C449AA">
            <w:pPr>
              <w:autoSpaceDE w:val="0"/>
              <w:autoSpaceDN w:val="0"/>
              <w:rPr>
                <w:rFonts w:ascii="宋体" w:hAnsi="宋体" w:hint="eastAsia"/>
              </w:rPr>
            </w:pPr>
            <w:r w:rsidRPr="00491306">
              <w:rPr>
                <w:rFonts w:ascii="宋体" w:hAnsi="宋体" w:hint="eastAsia"/>
              </w:rPr>
              <w:t>附注</w:t>
            </w:r>
          </w:p>
        </w:tc>
        <w:tc>
          <w:tcPr>
            <w:tcW w:w="8055" w:type="dxa"/>
            <w:gridSpan w:val="8"/>
          </w:tcPr>
          <w:p w14:paraId="3B08D009" w14:textId="77777777" w:rsidR="00C449AA" w:rsidRDefault="00C449AA" w:rsidP="00C449AA">
            <w:pPr>
              <w:rPr>
                <w:rFonts w:ascii="Arial" w:hAnsi="Arial" w:cs="Arial"/>
              </w:rPr>
            </w:pPr>
            <w:r w:rsidRPr="00491306">
              <w:rPr>
                <w:rFonts w:ascii="Arial" w:hAnsi="Arial" w:cs="Arial" w:hint="eastAsia"/>
              </w:rPr>
              <w:t>注：</w:t>
            </w:r>
          </w:p>
          <w:p w14:paraId="5C21B3E6" w14:textId="77777777" w:rsidR="00C449AA" w:rsidRDefault="00C449AA" w:rsidP="00C449AA">
            <w:r>
              <w:rPr>
                <w:rFonts w:hint="eastAsia"/>
              </w:rPr>
              <w:t>前轮工作状态：</w:t>
            </w:r>
            <w:r>
              <w:rPr>
                <w:rFonts w:hint="eastAsia"/>
              </w:rPr>
              <w:t>010-</w:t>
            </w:r>
            <w:r>
              <w:rPr>
                <w:rFonts w:hint="eastAsia"/>
              </w:rPr>
              <w:t>转弯状态，</w:t>
            </w:r>
            <w:r>
              <w:rPr>
                <w:rFonts w:hint="eastAsia"/>
              </w:rPr>
              <w:t>011-</w:t>
            </w:r>
            <w:r>
              <w:rPr>
                <w:rFonts w:hint="eastAsia"/>
              </w:rPr>
              <w:t>减摆状态，</w:t>
            </w:r>
            <w:r>
              <w:rPr>
                <w:rFonts w:hint="eastAsia"/>
              </w:rPr>
              <w:t>100-</w:t>
            </w:r>
            <w:r>
              <w:rPr>
                <w:rFonts w:hint="eastAsia"/>
              </w:rPr>
              <w:t>调零状态，</w:t>
            </w:r>
            <w:r>
              <w:rPr>
                <w:rFonts w:hint="eastAsia"/>
              </w:rPr>
              <w:t>101-</w:t>
            </w:r>
            <w:r>
              <w:rPr>
                <w:rFonts w:hint="eastAsia"/>
              </w:rPr>
              <w:t>牵引状态；</w:t>
            </w:r>
          </w:p>
          <w:p w14:paraId="13FF551A" w14:textId="77777777" w:rsidR="002B3F1C" w:rsidRPr="002B3F1C" w:rsidRDefault="002B3F1C" w:rsidP="002B3F1C">
            <w:pPr>
              <w:rPr>
                <w:rFonts w:ascii="Arial" w:hAnsi="Arial" w:cs="Arial"/>
              </w:rPr>
            </w:pPr>
            <w:r>
              <w:rPr>
                <w:rFonts w:ascii="Arial" w:hAnsi="Arial" w:cs="Arial" w:hint="eastAsia"/>
              </w:rPr>
              <w:t>22-29</w:t>
            </w:r>
            <w:r>
              <w:rPr>
                <w:rFonts w:ascii="Arial" w:hAnsi="Arial" w:cs="Arial" w:hint="eastAsia"/>
              </w:rPr>
              <w:t>位为软件版本号；</w:t>
            </w:r>
          </w:p>
          <w:p w14:paraId="4570720E" w14:textId="77777777" w:rsidR="00C449AA" w:rsidRPr="00491306" w:rsidRDefault="00C449AA" w:rsidP="00C449AA">
            <w:pPr>
              <w:autoSpaceDE w:val="0"/>
              <w:autoSpaceDN w:val="0"/>
              <w:rPr>
                <w:rFonts w:ascii="宋体" w:hAnsi="宋体" w:hint="eastAsia"/>
              </w:rPr>
            </w:pPr>
            <w:r w:rsidRPr="00491306">
              <w:rPr>
                <w:rFonts w:ascii="Arial" w:hAnsi="Arial" w:cs="Arial" w:hint="eastAsia"/>
              </w:rPr>
              <w:t>状态位：</w:t>
            </w:r>
            <w:r w:rsidRPr="00491306">
              <w:rPr>
                <w:rFonts w:ascii="Arial" w:hAnsi="Arial" w:cs="Arial" w:hint="eastAsia"/>
              </w:rPr>
              <w:t>00</w:t>
            </w:r>
            <w:r w:rsidRPr="00491306">
              <w:rPr>
                <w:rFonts w:ascii="Arial" w:hAnsi="Arial" w:cs="Arial" w:hint="eastAsia"/>
              </w:rPr>
              <w:t>－故障，</w:t>
            </w:r>
            <w:r w:rsidRPr="00491306">
              <w:rPr>
                <w:rFonts w:ascii="Arial" w:hAnsi="Arial" w:cs="Arial" w:hint="eastAsia"/>
              </w:rPr>
              <w:t>01</w:t>
            </w:r>
            <w:r w:rsidRPr="00491306">
              <w:rPr>
                <w:rFonts w:ascii="Arial" w:hAnsi="Arial" w:cs="Arial" w:hint="eastAsia"/>
              </w:rPr>
              <w:t>－无效，</w:t>
            </w:r>
            <w:r w:rsidRPr="00491306">
              <w:rPr>
                <w:rFonts w:ascii="Arial" w:hAnsi="Arial" w:cs="Arial" w:hint="eastAsia"/>
              </w:rPr>
              <w:t>10</w:t>
            </w:r>
            <w:r w:rsidRPr="00491306">
              <w:rPr>
                <w:rFonts w:ascii="Arial" w:hAnsi="Arial" w:cs="Arial" w:hint="eastAsia"/>
              </w:rPr>
              <w:t>－测试，</w:t>
            </w:r>
            <w:r w:rsidRPr="00491306">
              <w:rPr>
                <w:rFonts w:ascii="Arial" w:hAnsi="Arial" w:cs="Arial" w:hint="eastAsia"/>
              </w:rPr>
              <w:t>11</w:t>
            </w:r>
            <w:r w:rsidRPr="00491306">
              <w:rPr>
                <w:rFonts w:ascii="Arial" w:hAnsi="Arial" w:cs="Arial" w:hint="eastAsia"/>
              </w:rPr>
              <w:t>－正常；</w:t>
            </w:r>
          </w:p>
        </w:tc>
      </w:tr>
    </w:tbl>
    <w:p w14:paraId="3D5A14A7" w14:textId="77777777" w:rsidR="0020290B" w:rsidRPr="00BB717E" w:rsidRDefault="00C96EA7" w:rsidP="0020290B">
      <w:pPr>
        <w:adjustRightInd w:val="0"/>
        <w:snapToGrid w:val="0"/>
        <w:spacing w:line="500" w:lineRule="exact"/>
        <w:jc w:val="center"/>
        <w:rPr>
          <w:rFonts w:ascii="黑体" w:eastAsia="黑体" w:hAnsi="黑体" w:hint="eastAsia"/>
          <w:kern w:val="24"/>
          <w:szCs w:val="21"/>
        </w:rPr>
      </w:pPr>
      <w:r w:rsidRPr="00A25ED0">
        <w:rPr>
          <w:rFonts w:ascii="黑体" w:eastAsia="黑体" w:hAnsi="黑体" w:hint="eastAsia"/>
          <w:kern w:val="24"/>
          <w:szCs w:val="21"/>
        </w:rPr>
        <w:t>表</w:t>
      </w:r>
      <w:r>
        <w:rPr>
          <w:rFonts w:ascii="黑体" w:eastAsia="黑体" w:hAnsi="黑体" w:hint="eastAsia"/>
          <w:kern w:val="24"/>
          <w:szCs w:val="21"/>
        </w:rPr>
        <w:t>10</w:t>
      </w:r>
      <w:r w:rsidRPr="00A25ED0">
        <w:rPr>
          <w:rFonts w:ascii="黑体" w:eastAsia="黑体" w:hAnsi="黑体" w:hint="eastAsia"/>
          <w:kern w:val="24"/>
          <w:szCs w:val="21"/>
        </w:rPr>
        <w:t xml:space="preserve"> </w:t>
      </w:r>
      <w:r>
        <w:rPr>
          <w:rFonts w:ascii="黑体" w:eastAsia="黑体" w:hAnsi="黑体" w:hint="eastAsia"/>
          <w:kern w:val="24"/>
          <w:szCs w:val="21"/>
        </w:rPr>
        <w:t>转弯控制单元</w:t>
      </w:r>
      <w:r w:rsidRPr="00A25ED0">
        <w:rPr>
          <w:rFonts w:ascii="黑体" w:eastAsia="黑体" w:hAnsi="黑体" w:hint="eastAsia"/>
          <w:kern w:val="24"/>
          <w:szCs w:val="21"/>
        </w:rPr>
        <w:t>到</w:t>
      </w:r>
      <w:r w:rsidR="006562EF">
        <w:rPr>
          <w:rFonts w:ascii="黑体" w:eastAsia="黑体" w:hAnsi="黑体" w:hint="eastAsia"/>
          <w:kern w:val="24"/>
          <w:szCs w:val="21"/>
        </w:rPr>
        <w:t>RDCU</w:t>
      </w:r>
      <w:r w:rsidRPr="00A25ED0">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20290B" w:rsidRPr="00491306" w14:paraId="79985112" w14:textId="77777777" w:rsidTr="009B28E6">
        <w:trPr>
          <w:cantSplit/>
          <w:trHeight w:val="302"/>
          <w:tblHeader/>
        </w:trPr>
        <w:tc>
          <w:tcPr>
            <w:tcW w:w="1901" w:type="dxa"/>
            <w:gridSpan w:val="3"/>
            <w:vMerge w:val="restart"/>
            <w:vAlign w:val="center"/>
          </w:tcPr>
          <w:p w14:paraId="43D717EB" w14:textId="77777777" w:rsidR="0020290B" w:rsidRPr="00491306" w:rsidRDefault="00DB26A7" w:rsidP="009B28E6">
            <w:pPr>
              <w:autoSpaceDE w:val="0"/>
              <w:autoSpaceDN w:val="0"/>
              <w:rPr>
                <w:rFonts w:ascii="宋体" w:hAnsi="宋体" w:hint="eastAsia"/>
              </w:rPr>
            </w:pPr>
            <w:r>
              <w:rPr>
                <w:rFonts w:ascii="宋体" w:hAnsi="宋体" w:hint="eastAsia"/>
              </w:rPr>
              <w:t>前轮转弯系统</w:t>
            </w:r>
          </w:p>
        </w:tc>
        <w:tc>
          <w:tcPr>
            <w:tcW w:w="1251" w:type="dxa"/>
            <w:vAlign w:val="center"/>
          </w:tcPr>
          <w:p w14:paraId="2DBD76A0" w14:textId="77777777" w:rsidR="0020290B" w:rsidRPr="00491306" w:rsidRDefault="0020290B" w:rsidP="009B28E6">
            <w:pPr>
              <w:autoSpaceDE w:val="0"/>
              <w:autoSpaceDN w:val="0"/>
              <w:rPr>
                <w:rFonts w:ascii="宋体" w:hAnsi="宋体" w:hint="eastAsia"/>
              </w:rPr>
            </w:pPr>
            <w:r w:rsidRPr="00491306">
              <w:rPr>
                <w:rFonts w:ascii="宋体" w:hAnsi="宋体" w:hint="eastAsia"/>
              </w:rPr>
              <w:t>信号名称</w:t>
            </w:r>
          </w:p>
        </w:tc>
        <w:tc>
          <w:tcPr>
            <w:tcW w:w="3055" w:type="dxa"/>
            <w:gridSpan w:val="3"/>
          </w:tcPr>
          <w:p w14:paraId="587CB350" w14:textId="77777777" w:rsidR="0020290B" w:rsidRPr="00491306" w:rsidRDefault="001A685E" w:rsidP="009B28E6">
            <w:pPr>
              <w:autoSpaceDE w:val="0"/>
              <w:autoSpaceDN w:val="0"/>
              <w:rPr>
                <w:rFonts w:ascii="宋体" w:hAnsi="宋体" w:hint="eastAsia"/>
              </w:rPr>
            </w:pPr>
            <w:r>
              <w:rPr>
                <w:rFonts w:ascii="宋体" w:hAnsi="宋体" w:hint="eastAsia"/>
              </w:rPr>
              <w:t>故障</w:t>
            </w:r>
            <w:r w:rsidR="0020290B">
              <w:rPr>
                <w:rFonts w:ascii="宋体" w:hAnsi="宋体" w:hint="eastAsia"/>
              </w:rPr>
              <w:t>状态</w:t>
            </w:r>
            <w:r>
              <w:rPr>
                <w:rFonts w:ascii="宋体" w:hAnsi="宋体" w:hint="eastAsia"/>
              </w:rPr>
              <w:t>字</w:t>
            </w:r>
          </w:p>
        </w:tc>
        <w:tc>
          <w:tcPr>
            <w:tcW w:w="850" w:type="dxa"/>
          </w:tcPr>
          <w:p w14:paraId="42F7E013" w14:textId="77777777" w:rsidR="0020290B" w:rsidRPr="00491306" w:rsidRDefault="0020290B" w:rsidP="009B28E6">
            <w:pPr>
              <w:autoSpaceDE w:val="0"/>
              <w:autoSpaceDN w:val="0"/>
              <w:rPr>
                <w:rFonts w:ascii="宋体" w:hAnsi="宋体" w:hint="eastAsia"/>
              </w:rPr>
            </w:pPr>
            <w:r w:rsidRPr="00491306">
              <w:rPr>
                <w:rFonts w:ascii="宋体" w:hAnsi="宋体" w:hint="eastAsia"/>
              </w:rPr>
              <w:t>版本</w:t>
            </w:r>
          </w:p>
        </w:tc>
        <w:tc>
          <w:tcPr>
            <w:tcW w:w="1465" w:type="dxa"/>
          </w:tcPr>
          <w:p w14:paraId="3A5C14D7" w14:textId="77777777" w:rsidR="0020290B" w:rsidRPr="00491306" w:rsidRDefault="0020290B" w:rsidP="009B28E6">
            <w:pPr>
              <w:autoSpaceDE w:val="0"/>
              <w:autoSpaceDN w:val="0"/>
              <w:rPr>
                <w:rFonts w:ascii="宋体" w:hAnsi="宋体" w:hint="eastAsia"/>
              </w:rPr>
            </w:pPr>
          </w:p>
        </w:tc>
      </w:tr>
      <w:tr w:rsidR="0020290B" w:rsidRPr="00491306" w14:paraId="56F6922C" w14:textId="77777777" w:rsidTr="009B28E6">
        <w:trPr>
          <w:cantSplit/>
          <w:trHeight w:val="292"/>
          <w:tblHeader/>
        </w:trPr>
        <w:tc>
          <w:tcPr>
            <w:tcW w:w="1901" w:type="dxa"/>
            <w:gridSpan w:val="3"/>
            <w:vMerge/>
          </w:tcPr>
          <w:p w14:paraId="636B1EFE" w14:textId="77777777" w:rsidR="0020290B" w:rsidRPr="00491306" w:rsidRDefault="0020290B" w:rsidP="009B28E6">
            <w:pPr>
              <w:autoSpaceDE w:val="0"/>
              <w:autoSpaceDN w:val="0"/>
              <w:rPr>
                <w:rFonts w:ascii="宋体" w:hAnsi="宋体" w:hint="eastAsia"/>
              </w:rPr>
            </w:pPr>
          </w:p>
        </w:tc>
        <w:tc>
          <w:tcPr>
            <w:tcW w:w="1251" w:type="dxa"/>
            <w:vAlign w:val="center"/>
          </w:tcPr>
          <w:p w14:paraId="1F90CF11"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规范号</w:t>
            </w:r>
          </w:p>
        </w:tc>
        <w:tc>
          <w:tcPr>
            <w:tcW w:w="5370" w:type="dxa"/>
            <w:gridSpan w:val="5"/>
          </w:tcPr>
          <w:p w14:paraId="11647C05" w14:textId="77777777" w:rsidR="0020290B" w:rsidRPr="00491306" w:rsidRDefault="0020290B" w:rsidP="001A685E">
            <w:pPr>
              <w:autoSpaceDE w:val="0"/>
              <w:autoSpaceDN w:val="0"/>
              <w:rPr>
                <w:rFonts w:ascii="宋体" w:hAnsi="宋体" w:hint="eastAsia"/>
              </w:rPr>
            </w:pPr>
            <w:r>
              <w:rPr>
                <w:rFonts w:ascii="宋体" w:hAnsi="宋体" w:hint="eastAsia"/>
              </w:rPr>
              <w:t>3</w:t>
            </w:r>
            <w:r w:rsidR="001A685E">
              <w:rPr>
                <w:rFonts w:ascii="宋体" w:hAnsi="宋体" w:hint="eastAsia"/>
              </w:rPr>
              <w:t>1</w:t>
            </w:r>
            <w:r>
              <w:rPr>
                <w:rFonts w:ascii="宋体" w:hAnsi="宋体" w:hint="eastAsia"/>
              </w:rPr>
              <w:t>4</w:t>
            </w:r>
          </w:p>
        </w:tc>
      </w:tr>
      <w:tr w:rsidR="0020290B" w:rsidRPr="00491306" w14:paraId="195EFC2F" w14:textId="77777777" w:rsidTr="009B28E6">
        <w:trPr>
          <w:trHeight w:val="282"/>
        </w:trPr>
        <w:tc>
          <w:tcPr>
            <w:tcW w:w="467" w:type="dxa"/>
            <w:vMerge w:val="restart"/>
            <w:vAlign w:val="center"/>
          </w:tcPr>
          <w:p w14:paraId="4C529154" w14:textId="77777777" w:rsidR="0020290B" w:rsidRPr="00491306" w:rsidRDefault="0020290B" w:rsidP="009B28E6">
            <w:pPr>
              <w:autoSpaceDE w:val="0"/>
              <w:autoSpaceDN w:val="0"/>
              <w:rPr>
                <w:rFonts w:ascii="宋体" w:hAnsi="宋体" w:hint="eastAsia"/>
              </w:rPr>
            </w:pPr>
            <w:r w:rsidRPr="00491306">
              <w:rPr>
                <w:rFonts w:ascii="宋体" w:hAnsi="宋体" w:hint="eastAsia"/>
              </w:rPr>
              <w:t>信</w:t>
            </w:r>
          </w:p>
          <w:p w14:paraId="169E1A36" w14:textId="77777777" w:rsidR="0020290B" w:rsidRPr="00491306" w:rsidRDefault="0020290B" w:rsidP="009B28E6">
            <w:pPr>
              <w:autoSpaceDE w:val="0"/>
              <w:autoSpaceDN w:val="0"/>
              <w:rPr>
                <w:rFonts w:ascii="宋体" w:hAnsi="宋体" w:hint="eastAsia"/>
              </w:rPr>
            </w:pPr>
            <w:r w:rsidRPr="00491306">
              <w:rPr>
                <w:rFonts w:ascii="宋体" w:hAnsi="宋体" w:hint="eastAsia"/>
              </w:rPr>
              <w:t>号</w:t>
            </w:r>
          </w:p>
          <w:p w14:paraId="4A604329" w14:textId="77777777" w:rsidR="0020290B" w:rsidRPr="00491306" w:rsidRDefault="0020290B" w:rsidP="009B28E6">
            <w:pPr>
              <w:autoSpaceDE w:val="0"/>
              <w:autoSpaceDN w:val="0"/>
              <w:rPr>
                <w:rFonts w:ascii="宋体" w:hAnsi="宋体" w:hint="eastAsia"/>
              </w:rPr>
            </w:pPr>
            <w:r w:rsidRPr="00491306">
              <w:rPr>
                <w:rFonts w:ascii="宋体" w:hAnsi="宋体" w:hint="eastAsia"/>
              </w:rPr>
              <w:t>内</w:t>
            </w:r>
          </w:p>
          <w:p w14:paraId="69FD68EA" w14:textId="77777777" w:rsidR="0020290B" w:rsidRPr="00491306" w:rsidRDefault="0020290B" w:rsidP="009B28E6">
            <w:pPr>
              <w:autoSpaceDE w:val="0"/>
              <w:autoSpaceDN w:val="0"/>
              <w:rPr>
                <w:rFonts w:ascii="宋体" w:hAnsi="宋体" w:hint="eastAsia"/>
              </w:rPr>
            </w:pPr>
            <w:r w:rsidRPr="00491306">
              <w:rPr>
                <w:rFonts w:ascii="宋体" w:hAnsi="宋体" w:hint="eastAsia"/>
              </w:rPr>
              <w:t>容</w:t>
            </w:r>
          </w:p>
        </w:tc>
        <w:tc>
          <w:tcPr>
            <w:tcW w:w="1434" w:type="dxa"/>
            <w:gridSpan w:val="2"/>
            <w:vAlign w:val="center"/>
          </w:tcPr>
          <w:p w14:paraId="39AEBDDD" w14:textId="77777777" w:rsidR="0020290B" w:rsidRPr="00491306" w:rsidRDefault="0020290B" w:rsidP="009B28E6">
            <w:pPr>
              <w:autoSpaceDE w:val="0"/>
              <w:autoSpaceDN w:val="0"/>
              <w:rPr>
                <w:rFonts w:ascii="宋体" w:hAnsi="宋体" w:hint="eastAsia"/>
              </w:rPr>
            </w:pPr>
            <w:r w:rsidRPr="00491306">
              <w:rPr>
                <w:rFonts w:ascii="宋体" w:hAnsi="宋体" w:hint="eastAsia"/>
              </w:rPr>
              <w:t>信号类型</w:t>
            </w:r>
          </w:p>
        </w:tc>
        <w:tc>
          <w:tcPr>
            <w:tcW w:w="6621" w:type="dxa"/>
            <w:gridSpan w:val="6"/>
          </w:tcPr>
          <w:p w14:paraId="7FB68D7D" w14:textId="77777777" w:rsidR="0020290B" w:rsidRPr="00491306" w:rsidRDefault="0020290B" w:rsidP="009B28E6">
            <w:pPr>
              <w:autoSpaceDE w:val="0"/>
              <w:autoSpaceDN w:val="0"/>
              <w:rPr>
                <w:rFonts w:ascii="宋体" w:hAnsi="宋体" w:hint="eastAsia"/>
              </w:rPr>
            </w:pPr>
            <w:r w:rsidRPr="00491306">
              <w:rPr>
                <w:rFonts w:ascii="宋体" w:hAnsi="宋体" w:hint="eastAsia"/>
              </w:rPr>
              <w:t>整型（32位）</w:t>
            </w:r>
          </w:p>
        </w:tc>
      </w:tr>
      <w:tr w:rsidR="0020290B" w:rsidRPr="00491306" w14:paraId="42DFE5F5" w14:textId="77777777" w:rsidTr="009B28E6">
        <w:trPr>
          <w:trHeight w:val="272"/>
        </w:trPr>
        <w:tc>
          <w:tcPr>
            <w:tcW w:w="467" w:type="dxa"/>
            <w:vMerge/>
          </w:tcPr>
          <w:p w14:paraId="6BFD4FA5"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6FE54C19"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源</w:t>
            </w:r>
          </w:p>
        </w:tc>
        <w:tc>
          <w:tcPr>
            <w:tcW w:w="6621" w:type="dxa"/>
            <w:gridSpan w:val="6"/>
          </w:tcPr>
          <w:p w14:paraId="4AA54F4C" w14:textId="77777777" w:rsidR="0020290B" w:rsidRPr="00491306" w:rsidRDefault="00545A79" w:rsidP="009B28E6">
            <w:pPr>
              <w:autoSpaceDE w:val="0"/>
              <w:autoSpaceDN w:val="0"/>
              <w:rPr>
                <w:rFonts w:ascii="宋体" w:hAnsi="宋体" w:hint="eastAsia"/>
              </w:rPr>
            </w:pPr>
            <w:r>
              <w:rPr>
                <w:rFonts w:ascii="宋体" w:hAnsi="宋体" w:hint="eastAsia"/>
              </w:rPr>
              <w:t>转弯控制单元</w:t>
            </w:r>
          </w:p>
        </w:tc>
      </w:tr>
      <w:tr w:rsidR="0020290B" w:rsidRPr="00491306" w14:paraId="42D019ED" w14:textId="77777777" w:rsidTr="009B28E6">
        <w:trPr>
          <w:trHeight w:val="262"/>
        </w:trPr>
        <w:tc>
          <w:tcPr>
            <w:tcW w:w="467" w:type="dxa"/>
            <w:vMerge/>
          </w:tcPr>
          <w:p w14:paraId="2285CF8F"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0278557A"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分    布</w:t>
            </w:r>
          </w:p>
        </w:tc>
        <w:tc>
          <w:tcPr>
            <w:tcW w:w="6621" w:type="dxa"/>
            <w:gridSpan w:val="6"/>
          </w:tcPr>
          <w:p w14:paraId="5D73E975" w14:textId="77777777" w:rsidR="0020290B" w:rsidRPr="00491306" w:rsidRDefault="0020290B" w:rsidP="009B28E6">
            <w:pPr>
              <w:autoSpaceDE w:val="0"/>
              <w:autoSpaceDN w:val="0"/>
              <w:rPr>
                <w:rFonts w:ascii="宋体" w:hAnsi="宋体" w:hint="eastAsia"/>
              </w:rPr>
            </w:pPr>
          </w:p>
        </w:tc>
      </w:tr>
      <w:tr w:rsidR="0020290B" w:rsidRPr="00491306" w14:paraId="16738761" w14:textId="77777777" w:rsidTr="009B28E6">
        <w:trPr>
          <w:trHeight w:val="231"/>
        </w:trPr>
        <w:tc>
          <w:tcPr>
            <w:tcW w:w="467" w:type="dxa"/>
            <w:vMerge/>
          </w:tcPr>
          <w:p w14:paraId="447F8392"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6AE75626"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单    位</w:t>
            </w:r>
          </w:p>
        </w:tc>
        <w:tc>
          <w:tcPr>
            <w:tcW w:w="6621" w:type="dxa"/>
            <w:gridSpan w:val="6"/>
          </w:tcPr>
          <w:p w14:paraId="47E0CF0A" w14:textId="77777777" w:rsidR="0020290B" w:rsidRPr="00491306" w:rsidRDefault="0020290B" w:rsidP="009B28E6">
            <w:pPr>
              <w:autoSpaceDE w:val="0"/>
              <w:autoSpaceDN w:val="0"/>
              <w:rPr>
                <w:rFonts w:ascii="宋体" w:hAnsi="宋体" w:hint="eastAsia"/>
              </w:rPr>
            </w:pPr>
          </w:p>
        </w:tc>
      </w:tr>
      <w:tr w:rsidR="0020290B" w:rsidRPr="00491306" w14:paraId="53157764" w14:textId="77777777" w:rsidTr="009B28E6">
        <w:trPr>
          <w:trHeight w:val="207"/>
        </w:trPr>
        <w:tc>
          <w:tcPr>
            <w:tcW w:w="467" w:type="dxa"/>
            <w:vMerge/>
          </w:tcPr>
          <w:p w14:paraId="691D586C"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25D60C51"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信号范围</w:t>
            </w:r>
          </w:p>
        </w:tc>
        <w:tc>
          <w:tcPr>
            <w:tcW w:w="6621" w:type="dxa"/>
            <w:gridSpan w:val="6"/>
          </w:tcPr>
          <w:p w14:paraId="1FA3342D" w14:textId="77777777" w:rsidR="0020290B" w:rsidRPr="00491306" w:rsidRDefault="0020290B" w:rsidP="009B28E6">
            <w:pPr>
              <w:autoSpaceDE w:val="0"/>
              <w:autoSpaceDN w:val="0"/>
              <w:rPr>
                <w:rFonts w:ascii="宋体" w:hAnsi="宋体" w:hint="eastAsia"/>
              </w:rPr>
            </w:pPr>
          </w:p>
        </w:tc>
      </w:tr>
      <w:tr w:rsidR="0020290B" w:rsidRPr="00491306" w14:paraId="0FA30A38" w14:textId="77777777" w:rsidTr="009B28E6">
        <w:trPr>
          <w:trHeight w:val="311"/>
        </w:trPr>
        <w:tc>
          <w:tcPr>
            <w:tcW w:w="467" w:type="dxa"/>
            <w:vMerge/>
          </w:tcPr>
          <w:p w14:paraId="79921762"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7498058E"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分 辨 率</w:t>
            </w:r>
          </w:p>
        </w:tc>
        <w:tc>
          <w:tcPr>
            <w:tcW w:w="6621" w:type="dxa"/>
            <w:gridSpan w:val="6"/>
          </w:tcPr>
          <w:p w14:paraId="071A1BA4" w14:textId="77777777" w:rsidR="0020290B" w:rsidRPr="00491306" w:rsidRDefault="0020290B" w:rsidP="009B28E6">
            <w:pPr>
              <w:autoSpaceDE w:val="0"/>
              <w:autoSpaceDN w:val="0"/>
              <w:rPr>
                <w:rFonts w:ascii="宋体" w:hAnsi="宋体" w:hint="eastAsia"/>
              </w:rPr>
            </w:pPr>
          </w:p>
        </w:tc>
      </w:tr>
      <w:tr w:rsidR="0020290B" w:rsidRPr="00491306" w14:paraId="03D6E5B3" w14:textId="77777777" w:rsidTr="009B28E6">
        <w:trPr>
          <w:trHeight w:val="201"/>
        </w:trPr>
        <w:tc>
          <w:tcPr>
            <w:tcW w:w="467" w:type="dxa"/>
            <w:vMerge/>
          </w:tcPr>
          <w:p w14:paraId="7CCBBD30" w14:textId="77777777" w:rsidR="0020290B" w:rsidRPr="00491306" w:rsidRDefault="0020290B" w:rsidP="009B28E6">
            <w:pPr>
              <w:autoSpaceDE w:val="0"/>
              <w:autoSpaceDN w:val="0"/>
              <w:rPr>
                <w:rFonts w:ascii="宋体" w:hAnsi="宋体" w:hint="eastAsia"/>
              </w:rPr>
            </w:pPr>
          </w:p>
        </w:tc>
        <w:tc>
          <w:tcPr>
            <w:tcW w:w="1434" w:type="dxa"/>
            <w:gridSpan w:val="2"/>
            <w:vAlign w:val="center"/>
          </w:tcPr>
          <w:p w14:paraId="2F25D925" w14:textId="77777777" w:rsidR="0020290B" w:rsidRPr="00491306" w:rsidRDefault="0020290B" w:rsidP="009B28E6">
            <w:pPr>
              <w:autoSpaceDE w:val="0"/>
              <w:autoSpaceDN w:val="0"/>
              <w:jc w:val="center"/>
              <w:rPr>
                <w:rFonts w:ascii="宋体" w:hAnsi="宋体" w:hint="eastAsia"/>
              </w:rPr>
            </w:pPr>
            <w:r w:rsidRPr="00491306">
              <w:rPr>
                <w:rFonts w:ascii="宋体" w:hAnsi="宋体" w:hint="eastAsia"/>
              </w:rPr>
              <w:t>精    度</w:t>
            </w:r>
          </w:p>
        </w:tc>
        <w:tc>
          <w:tcPr>
            <w:tcW w:w="6621" w:type="dxa"/>
            <w:gridSpan w:val="6"/>
          </w:tcPr>
          <w:p w14:paraId="5A0819E9" w14:textId="77777777" w:rsidR="0020290B" w:rsidRPr="00491306" w:rsidRDefault="0020290B" w:rsidP="009B28E6">
            <w:pPr>
              <w:autoSpaceDE w:val="0"/>
              <w:autoSpaceDN w:val="0"/>
              <w:rPr>
                <w:rFonts w:ascii="宋体" w:hAnsi="宋体" w:hint="eastAsia"/>
              </w:rPr>
            </w:pPr>
          </w:p>
        </w:tc>
      </w:tr>
      <w:tr w:rsidR="00583096" w:rsidRPr="00491306" w14:paraId="7A25E213" w14:textId="77777777" w:rsidTr="009B28E6">
        <w:trPr>
          <w:trHeight w:val="201"/>
        </w:trPr>
        <w:tc>
          <w:tcPr>
            <w:tcW w:w="467" w:type="dxa"/>
            <w:vMerge/>
          </w:tcPr>
          <w:p w14:paraId="6636C6A3" w14:textId="77777777" w:rsidR="00583096" w:rsidRPr="00491306" w:rsidRDefault="00583096" w:rsidP="00583096">
            <w:pPr>
              <w:autoSpaceDE w:val="0"/>
              <w:autoSpaceDN w:val="0"/>
              <w:rPr>
                <w:rFonts w:ascii="宋体" w:hAnsi="宋体" w:hint="eastAsia"/>
              </w:rPr>
            </w:pPr>
          </w:p>
        </w:tc>
        <w:tc>
          <w:tcPr>
            <w:tcW w:w="1434" w:type="dxa"/>
            <w:gridSpan w:val="2"/>
            <w:vAlign w:val="center"/>
          </w:tcPr>
          <w:p w14:paraId="5E6F4769" w14:textId="77777777" w:rsidR="00583096" w:rsidRPr="00491306" w:rsidRDefault="00583096" w:rsidP="00583096">
            <w:pPr>
              <w:autoSpaceDE w:val="0"/>
              <w:autoSpaceDN w:val="0"/>
              <w:jc w:val="center"/>
              <w:rPr>
                <w:rFonts w:ascii="宋体" w:hAnsi="宋体" w:hint="eastAsia"/>
              </w:rPr>
            </w:pPr>
            <w:r>
              <w:rPr>
                <w:rFonts w:ascii="宋体" w:hAnsi="宋体" w:hint="eastAsia"/>
              </w:rPr>
              <w:t>码    制</w:t>
            </w:r>
          </w:p>
        </w:tc>
        <w:tc>
          <w:tcPr>
            <w:tcW w:w="6621" w:type="dxa"/>
            <w:gridSpan w:val="6"/>
          </w:tcPr>
          <w:p w14:paraId="6E136C12" w14:textId="77777777" w:rsidR="00583096" w:rsidRPr="00491306" w:rsidRDefault="00583096" w:rsidP="00583096">
            <w:pPr>
              <w:autoSpaceDE w:val="0"/>
              <w:autoSpaceDN w:val="0"/>
              <w:rPr>
                <w:rFonts w:ascii="宋体" w:hAnsi="宋体" w:hint="eastAsia"/>
              </w:rPr>
            </w:pPr>
            <w:r>
              <w:rPr>
                <w:rFonts w:ascii="宋体" w:hAnsi="宋体" w:hint="eastAsia"/>
              </w:rPr>
              <w:t>BNR</w:t>
            </w:r>
          </w:p>
        </w:tc>
      </w:tr>
      <w:tr w:rsidR="00583096" w:rsidRPr="00491306" w14:paraId="37CB86C0" w14:textId="77777777" w:rsidTr="009B28E6">
        <w:trPr>
          <w:trHeight w:val="167"/>
        </w:trPr>
        <w:tc>
          <w:tcPr>
            <w:tcW w:w="467" w:type="dxa"/>
            <w:vMerge/>
          </w:tcPr>
          <w:p w14:paraId="1A5EF6B4" w14:textId="77777777" w:rsidR="00583096" w:rsidRPr="00491306" w:rsidRDefault="00583096" w:rsidP="00583096">
            <w:pPr>
              <w:autoSpaceDE w:val="0"/>
              <w:autoSpaceDN w:val="0"/>
              <w:rPr>
                <w:rFonts w:ascii="宋体" w:hAnsi="宋体" w:hint="eastAsia"/>
              </w:rPr>
            </w:pPr>
          </w:p>
        </w:tc>
        <w:tc>
          <w:tcPr>
            <w:tcW w:w="1434" w:type="dxa"/>
            <w:gridSpan w:val="2"/>
            <w:vAlign w:val="center"/>
          </w:tcPr>
          <w:p w14:paraId="482B1E59" w14:textId="77777777" w:rsidR="00583096" w:rsidRPr="00491306" w:rsidRDefault="00583096" w:rsidP="00583096">
            <w:pPr>
              <w:autoSpaceDE w:val="0"/>
              <w:autoSpaceDN w:val="0"/>
              <w:jc w:val="center"/>
              <w:rPr>
                <w:rFonts w:ascii="宋体" w:hAnsi="宋体" w:hint="eastAsia"/>
              </w:rPr>
            </w:pPr>
            <w:r>
              <w:rPr>
                <w:rFonts w:ascii="宋体" w:hAnsi="宋体" w:hint="eastAsia"/>
              </w:rPr>
              <w:t>发送</w:t>
            </w:r>
            <w:r w:rsidRPr="00491306">
              <w:rPr>
                <w:rFonts w:ascii="宋体" w:hAnsi="宋体" w:hint="eastAsia"/>
              </w:rPr>
              <w:t>速率</w:t>
            </w:r>
          </w:p>
        </w:tc>
        <w:tc>
          <w:tcPr>
            <w:tcW w:w="6621" w:type="dxa"/>
            <w:gridSpan w:val="6"/>
          </w:tcPr>
          <w:p w14:paraId="393816B2" w14:textId="77777777" w:rsidR="00583096" w:rsidRPr="00491306" w:rsidRDefault="00583096" w:rsidP="00583096">
            <w:pPr>
              <w:autoSpaceDE w:val="0"/>
              <w:autoSpaceDN w:val="0"/>
              <w:rPr>
                <w:rFonts w:ascii="宋体" w:hAnsi="宋体" w:hint="eastAsia"/>
              </w:rPr>
            </w:pPr>
            <w:r>
              <w:rPr>
                <w:rFonts w:ascii="宋体" w:hAnsi="宋体" w:hint="eastAsia"/>
              </w:rPr>
              <w:t>100kbps</w:t>
            </w:r>
          </w:p>
        </w:tc>
      </w:tr>
      <w:tr w:rsidR="0020290B" w:rsidRPr="00491306" w14:paraId="09CF4D7B" w14:textId="77777777" w:rsidTr="009B28E6">
        <w:trPr>
          <w:trHeight w:val="482"/>
        </w:trPr>
        <w:tc>
          <w:tcPr>
            <w:tcW w:w="467" w:type="dxa"/>
            <w:vMerge w:val="restart"/>
            <w:vAlign w:val="center"/>
          </w:tcPr>
          <w:p w14:paraId="15FD56A9" w14:textId="77777777" w:rsidR="0020290B" w:rsidRPr="00491306" w:rsidRDefault="0020290B" w:rsidP="009B28E6">
            <w:pPr>
              <w:autoSpaceDE w:val="0"/>
              <w:autoSpaceDN w:val="0"/>
              <w:rPr>
                <w:rFonts w:ascii="宋体" w:hAnsi="宋体" w:hint="eastAsia"/>
              </w:rPr>
            </w:pPr>
            <w:r w:rsidRPr="00491306">
              <w:rPr>
                <w:rFonts w:ascii="宋体" w:hAnsi="宋体" w:hint="eastAsia"/>
              </w:rPr>
              <w:t>数据格式</w:t>
            </w:r>
          </w:p>
        </w:tc>
        <w:tc>
          <w:tcPr>
            <w:tcW w:w="718" w:type="dxa"/>
            <w:vAlign w:val="center"/>
          </w:tcPr>
          <w:p w14:paraId="32F23BE1" w14:textId="77777777" w:rsidR="0020290B" w:rsidRPr="00491306" w:rsidRDefault="0020290B" w:rsidP="009B28E6">
            <w:pPr>
              <w:autoSpaceDE w:val="0"/>
              <w:autoSpaceDN w:val="0"/>
              <w:rPr>
                <w:rFonts w:ascii="宋体" w:hAnsi="宋体" w:hint="eastAsia"/>
              </w:rPr>
            </w:pPr>
            <w:r w:rsidRPr="00491306">
              <w:rPr>
                <w:rFonts w:ascii="宋体" w:hAnsi="宋体" w:hint="eastAsia"/>
              </w:rPr>
              <w:t>数位</w:t>
            </w:r>
          </w:p>
        </w:tc>
        <w:tc>
          <w:tcPr>
            <w:tcW w:w="3243" w:type="dxa"/>
            <w:gridSpan w:val="3"/>
            <w:vAlign w:val="center"/>
          </w:tcPr>
          <w:p w14:paraId="11F00035" w14:textId="77777777" w:rsidR="0020290B" w:rsidRPr="00491306" w:rsidRDefault="0020290B" w:rsidP="009B28E6">
            <w:pPr>
              <w:autoSpaceDE w:val="0"/>
              <w:autoSpaceDN w:val="0"/>
              <w:rPr>
                <w:rFonts w:ascii="宋体" w:hAnsi="宋体" w:hint="eastAsia"/>
              </w:rPr>
            </w:pPr>
            <w:r w:rsidRPr="00491306">
              <w:rPr>
                <w:rFonts w:ascii="宋体" w:hAnsi="宋体" w:hint="eastAsia"/>
              </w:rPr>
              <w:t>说     明</w:t>
            </w:r>
          </w:p>
        </w:tc>
        <w:tc>
          <w:tcPr>
            <w:tcW w:w="720" w:type="dxa"/>
            <w:vAlign w:val="center"/>
          </w:tcPr>
          <w:p w14:paraId="3F44A016" w14:textId="77777777" w:rsidR="0020290B" w:rsidRPr="00491306" w:rsidRDefault="0020290B" w:rsidP="009B28E6">
            <w:pPr>
              <w:autoSpaceDE w:val="0"/>
              <w:autoSpaceDN w:val="0"/>
              <w:rPr>
                <w:rFonts w:ascii="宋体" w:hAnsi="宋体" w:hint="eastAsia"/>
              </w:rPr>
            </w:pPr>
            <w:r w:rsidRPr="00491306">
              <w:rPr>
                <w:rFonts w:ascii="宋体" w:hAnsi="宋体" w:hint="eastAsia"/>
              </w:rPr>
              <w:t>数位</w:t>
            </w:r>
          </w:p>
        </w:tc>
        <w:tc>
          <w:tcPr>
            <w:tcW w:w="3374" w:type="dxa"/>
            <w:gridSpan w:val="3"/>
            <w:vAlign w:val="center"/>
          </w:tcPr>
          <w:p w14:paraId="46BE33A0" w14:textId="77777777" w:rsidR="0020290B" w:rsidRPr="00491306" w:rsidRDefault="0020290B" w:rsidP="009B28E6">
            <w:pPr>
              <w:autoSpaceDE w:val="0"/>
              <w:autoSpaceDN w:val="0"/>
              <w:rPr>
                <w:rFonts w:ascii="宋体" w:hAnsi="宋体" w:hint="eastAsia"/>
              </w:rPr>
            </w:pPr>
            <w:r w:rsidRPr="00491306">
              <w:rPr>
                <w:rFonts w:ascii="宋体" w:hAnsi="宋体" w:hint="eastAsia"/>
              </w:rPr>
              <w:t>说     明</w:t>
            </w:r>
          </w:p>
        </w:tc>
      </w:tr>
      <w:tr w:rsidR="001A685E" w:rsidRPr="00491306" w14:paraId="2A03CEC5" w14:textId="77777777" w:rsidTr="009B28E6">
        <w:trPr>
          <w:trHeight w:val="149"/>
        </w:trPr>
        <w:tc>
          <w:tcPr>
            <w:tcW w:w="467" w:type="dxa"/>
            <w:vMerge/>
          </w:tcPr>
          <w:p w14:paraId="70DC1EAE" w14:textId="77777777" w:rsidR="001A685E" w:rsidRPr="00491306" w:rsidRDefault="001A685E" w:rsidP="001A685E">
            <w:pPr>
              <w:autoSpaceDE w:val="0"/>
              <w:autoSpaceDN w:val="0"/>
              <w:rPr>
                <w:rFonts w:ascii="宋体" w:hAnsi="宋体" w:hint="eastAsia"/>
              </w:rPr>
            </w:pPr>
          </w:p>
        </w:tc>
        <w:tc>
          <w:tcPr>
            <w:tcW w:w="718" w:type="dxa"/>
            <w:vAlign w:val="center"/>
          </w:tcPr>
          <w:p w14:paraId="4791DF7D" w14:textId="77777777" w:rsidR="001A685E" w:rsidRPr="00491306" w:rsidRDefault="001A685E" w:rsidP="001A685E">
            <w:pPr>
              <w:autoSpaceDE w:val="0"/>
              <w:autoSpaceDN w:val="0"/>
              <w:jc w:val="center"/>
              <w:rPr>
                <w:rFonts w:ascii="宋体" w:hAnsi="宋体" w:hint="eastAsia"/>
              </w:rPr>
            </w:pPr>
            <w:r w:rsidRPr="00491306">
              <w:rPr>
                <w:rFonts w:ascii="宋体" w:hAnsi="宋体" w:hint="eastAsia"/>
              </w:rPr>
              <w:t>01</w:t>
            </w:r>
          </w:p>
        </w:tc>
        <w:tc>
          <w:tcPr>
            <w:tcW w:w="3243" w:type="dxa"/>
            <w:gridSpan w:val="3"/>
          </w:tcPr>
          <w:p w14:paraId="42379600" w14:textId="77777777" w:rsidR="001A685E" w:rsidRPr="00491306" w:rsidRDefault="001A685E" w:rsidP="001A685E">
            <w:r>
              <w:rPr>
                <w:rFonts w:hint="eastAsia"/>
              </w:rPr>
              <w:t>1</w:t>
            </w:r>
          </w:p>
        </w:tc>
        <w:tc>
          <w:tcPr>
            <w:tcW w:w="720" w:type="dxa"/>
            <w:vAlign w:val="center"/>
          </w:tcPr>
          <w:p w14:paraId="698264CD" w14:textId="77777777" w:rsidR="001A685E" w:rsidRPr="00491306" w:rsidRDefault="001A685E" w:rsidP="001A685E">
            <w:pPr>
              <w:autoSpaceDE w:val="0"/>
              <w:autoSpaceDN w:val="0"/>
              <w:jc w:val="center"/>
              <w:rPr>
                <w:rFonts w:ascii="宋体" w:hAnsi="宋体" w:hint="eastAsia"/>
              </w:rPr>
            </w:pPr>
            <w:r w:rsidRPr="00491306">
              <w:rPr>
                <w:rFonts w:ascii="宋体" w:hAnsi="宋体" w:hint="eastAsia"/>
              </w:rPr>
              <w:t>17</w:t>
            </w:r>
          </w:p>
        </w:tc>
        <w:tc>
          <w:tcPr>
            <w:tcW w:w="3374" w:type="dxa"/>
            <w:gridSpan w:val="3"/>
          </w:tcPr>
          <w:p w14:paraId="4A61EE67" w14:textId="77777777" w:rsidR="001A685E" w:rsidRPr="00491306" w:rsidRDefault="00D43F6B" w:rsidP="00D034F8">
            <w:r>
              <w:rPr>
                <w:rFonts w:hint="eastAsia"/>
              </w:rPr>
              <w:t>舵机过流故障</w:t>
            </w:r>
          </w:p>
        </w:tc>
      </w:tr>
      <w:tr w:rsidR="001A685E" w:rsidRPr="00491306" w14:paraId="4CAD7568" w14:textId="77777777" w:rsidTr="009B28E6">
        <w:trPr>
          <w:trHeight w:val="309"/>
        </w:trPr>
        <w:tc>
          <w:tcPr>
            <w:tcW w:w="467" w:type="dxa"/>
            <w:vMerge/>
          </w:tcPr>
          <w:p w14:paraId="6F201DE0" w14:textId="77777777" w:rsidR="001A685E" w:rsidRPr="00491306" w:rsidRDefault="001A685E" w:rsidP="001A685E">
            <w:pPr>
              <w:autoSpaceDE w:val="0"/>
              <w:autoSpaceDN w:val="0"/>
              <w:rPr>
                <w:rFonts w:ascii="宋体" w:hAnsi="宋体" w:hint="eastAsia"/>
              </w:rPr>
            </w:pPr>
          </w:p>
        </w:tc>
        <w:tc>
          <w:tcPr>
            <w:tcW w:w="718" w:type="dxa"/>
            <w:vAlign w:val="center"/>
          </w:tcPr>
          <w:p w14:paraId="3E271110" w14:textId="77777777" w:rsidR="001A685E" w:rsidRPr="00491306" w:rsidRDefault="001A685E" w:rsidP="001A685E">
            <w:pPr>
              <w:autoSpaceDE w:val="0"/>
              <w:autoSpaceDN w:val="0"/>
              <w:jc w:val="center"/>
              <w:rPr>
                <w:rFonts w:ascii="宋体" w:hAnsi="宋体" w:hint="eastAsia"/>
              </w:rPr>
            </w:pPr>
            <w:r w:rsidRPr="00491306">
              <w:rPr>
                <w:rFonts w:ascii="宋体" w:hAnsi="宋体" w:hint="eastAsia"/>
              </w:rPr>
              <w:t>02</w:t>
            </w:r>
          </w:p>
        </w:tc>
        <w:tc>
          <w:tcPr>
            <w:tcW w:w="3243" w:type="dxa"/>
            <w:gridSpan w:val="3"/>
          </w:tcPr>
          <w:p w14:paraId="7BC661DC" w14:textId="77777777" w:rsidR="001A685E" w:rsidRPr="00491306" w:rsidRDefault="001A685E" w:rsidP="001A685E">
            <w:r w:rsidRPr="00491306">
              <w:t>1</w:t>
            </w:r>
          </w:p>
        </w:tc>
        <w:tc>
          <w:tcPr>
            <w:tcW w:w="720" w:type="dxa"/>
            <w:vAlign w:val="center"/>
          </w:tcPr>
          <w:p w14:paraId="04A526F7" w14:textId="77777777" w:rsidR="001A685E" w:rsidRPr="00491306" w:rsidRDefault="001A685E" w:rsidP="001A685E">
            <w:pPr>
              <w:autoSpaceDE w:val="0"/>
              <w:autoSpaceDN w:val="0"/>
              <w:jc w:val="center"/>
              <w:rPr>
                <w:rFonts w:ascii="宋体" w:hAnsi="宋体" w:hint="eastAsia"/>
              </w:rPr>
            </w:pPr>
            <w:r w:rsidRPr="00491306">
              <w:rPr>
                <w:rFonts w:ascii="宋体" w:hAnsi="宋体" w:hint="eastAsia"/>
              </w:rPr>
              <w:t>18</w:t>
            </w:r>
          </w:p>
        </w:tc>
        <w:tc>
          <w:tcPr>
            <w:tcW w:w="3374" w:type="dxa"/>
            <w:gridSpan w:val="3"/>
          </w:tcPr>
          <w:p w14:paraId="4ED496E4" w14:textId="77777777" w:rsidR="001A685E" w:rsidRPr="00491306" w:rsidRDefault="00D43F6B" w:rsidP="001A685E">
            <w:r>
              <w:rPr>
                <w:rFonts w:hint="eastAsia"/>
              </w:rPr>
              <w:t>模型监控故障</w:t>
            </w:r>
          </w:p>
        </w:tc>
      </w:tr>
      <w:tr w:rsidR="001A685E" w:rsidRPr="00491306" w14:paraId="306DDF9B" w14:textId="77777777" w:rsidTr="009B28E6">
        <w:trPr>
          <w:trHeight w:val="285"/>
        </w:trPr>
        <w:tc>
          <w:tcPr>
            <w:tcW w:w="467" w:type="dxa"/>
            <w:vMerge/>
          </w:tcPr>
          <w:p w14:paraId="357DE2AF" w14:textId="77777777" w:rsidR="001A685E" w:rsidRPr="00491306" w:rsidRDefault="001A685E" w:rsidP="001A685E">
            <w:pPr>
              <w:autoSpaceDE w:val="0"/>
              <w:autoSpaceDN w:val="0"/>
              <w:rPr>
                <w:rFonts w:ascii="宋体" w:hAnsi="宋体" w:hint="eastAsia"/>
              </w:rPr>
            </w:pPr>
          </w:p>
        </w:tc>
        <w:tc>
          <w:tcPr>
            <w:tcW w:w="718" w:type="dxa"/>
            <w:vAlign w:val="center"/>
          </w:tcPr>
          <w:p w14:paraId="396E2D7D" w14:textId="77777777" w:rsidR="001A685E" w:rsidRPr="00491306" w:rsidRDefault="001A685E" w:rsidP="001A685E">
            <w:pPr>
              <w:autoSpaceDE w:val="0"/>
              <w:autoSpaceDN w:val="0"/>
              <w:jc w:val="center"/>
              <w:rPr>
                <w:rFonts w:ascii="宋体" w:hAnsi="宋体" w:hint="eastAsia"/>
              </w:rPr>
            </w:pPr>
            <w:r w:rsidRPr="00491306">
              <w:rPr>
                <w:rFonts w:ascii="宋体" w:hAnsi="宋体" w:hint="eastAsia"/>
              </w:rPr>
              <w:t>03</w:t>
            </w:r>
          </w:p>
        </w:tc>
        <w:tc>
          <w:tcPr>
            <w:tcW w:w="3243" w:type="dxa"/>
            <w:gridSpan w:val="3"/>
          </w:tcPr>
          <w:p w14:paraId="52D3ED0D" w14:textId="77777777" w:rsidR="001A685E" w:rsidRPr="00491306" w:rsidRDefault="001A685E" w:rsidP="001A685E">
            <w:r>
              <w:rPr>
                <w:rFonts w:hint="eastAsia"/>
              </w:rPr>
              <w:t>0</w:t>
            </w:r>
          </w:p>
        </w:tc>
        <w:tc>
          <w:tcPr>
            <w:tcW w:w="720" w:type="dxa"/>
            <w:vAlign w:val="center"/>
          </w:tcPr>
          <w:p w14:paraId="2739E0FE" w14:textId="77777777" w:rsidR="001A685E" w:rsidRPr="00491306" w:rsidRDefault="001A685E" w:rsidP="001A685E">
            <w:pPr>
              <w:autoSpaceDE w:val="0"/>
              <w:autoSpaceDN w:val="0"/>
              <w:jc w:val="center"/>
              <w:rPr>
                <w:rFonts w:ascii="宋体" w:hAnsi="宋体" w:hint="eastAsia"/>
              </w:rPr>
            </w:pPr>
            <w:r w:rsidRPr="00491306">
              <w:rPr>
                <w:rFonts w:ascii="宋体" w:hAnsi="宋体" w:hint="eastAsia"/>
              </w:rPr>
              <w:t>19</w:t>
            </w:r>
          </w:p>
        </w:tc>
        <w:tc>
          <w:tcPr>
            <w:tcW w:w="3374" w:type="dxa"/>
            <w:gridSpan w:val="3"/>
          </w:tcPr>
          <w:p w14:paraId="72793EDF" w14:textId="77777777" w:rsidR="001A685E" w:rsidRPr="00491306" w:rsidRDefault="00D43F6B" w:rsidP="001A685E">
            <w:r>
              <w:rPr>
                <w:rFonts w:hint="eastAsia"/>
              </w:rPr>
              <w:t>离合器控制故障</w:t>
            </w:r>
          </w:p>
        </w:tc>
      </w:tr>
      <w:tr w:rsidR="001A685E" w:rsidRPr="00491306" w14:paraId="2283DEC1" w14:textId="77777777" w:rsidTr="009B28E6">
        <w:trPr>
          <w:trHeight w:val="275"/>
        </w:trPr>
        <w:tc>
          <w:tcPr>
            <w:tcW w:w="467" w:type="dxa"/>
            <w:vMerge/>
          </w:tcPr>
          <w:p w14:paraId="02281B0C" w14:textId="77777777" w:rsidR="001A685E" w:rsidRPr="00491306" w:rsidRDefault="001A685E" w:rsidP="001A685E">
            <w:pPr>
              <w:autoSpaceDE w:val="0"/>
              <w:autoSpaceDN w:val="0"/>
              <w:rPr>
                <w:rFonts w:ascii="宋体" w:hAnsi="宋体" w:hint="eastAsia"/>
              </w:rPr>
            </w:pPr>
          </w:p>
        </w:tc>
        <w:tc>
          <w:tcPr>
            <w:tcW w:w="718" w:type="dxa"/>
            <w:vAlign w:val="center"/>
          </w:tcPr>
          <w:p w14:paraId="57A257C0" w14:textId="77777777" w:rsidR="001A685E" w:rsidRPr="00491306" w:rsidRDefault="001A685E" w:rsidP="001A685E">
            <w:pPr>
              <w:autoSpaceDE w:val="0"/>
              <w:autoSpaceDN w:val="0"/>
              <w:jc w:val="center"/>
              <w:rPr>
                <w:rFonts w:ascii="宋体" w:hAnsi="宋体" w:hint="eastAsia"/>
              </w:rPr>
            </w:pPr>
            <w:r w:rsidRPr="00491306">
              <w:rPr>
                <w:rFonts w:ascii="宋体" w:hAnsi="宋体" w:hint="eastAsia"/>
              </w:rPr>
              <w:t>04</w:t>
            </w:r>
          </w:p>
        </w:tc>
        <w:tc>
          <w:tcPr>
            <w:tcW w:w="3243" w:type="dxa"/>
            <w:gridSpan w:val="3"/>
          </w:tcPr>
          <w:p w14:paraId="0A0D4A08" w14:textId="77777777" w:rsidR="001A685E" w:rsidRPr="00491306" w:rsidRDefault="001A685E" w:rsidP="001A685E">
            <w:r w:rsidRPr="00491306">
              <w:t>0</w:t>
            </w:r>
          </w:p>
        </w:tc>
        <w:tc>
          <w:tcPr>
            <w:tcW w:w="720" w:type="dxa"/>
            <w:vAlign w:val="center"/>
          </w:tcPr>
          <w:p w14:paraId="3ADDC0E4" w14:textId="77777777" w:rsidR="001A685E" w:rsidRPr="00491306" w:rsidRDefault="001A685E" w:rsidP="001A685E">
            <w:pPr>
              <w:autoSpaceDE w:val="0"/>
              <w:autoSpaceDN w:val="0"/>
              <w:jc w:val="center"/>
              <w:rPr>
                <w:rFonts w:ascii="宋体" w:hAnsi="宋体" w:hint="eastAsia"/>
              </w:rPr>
            </w:pPr>
            <w:r w:rsidRPr="00491306">
              <w:rPr>
                <w:rFonts w:ascii="宋体" w:hAnsi="宋体" w:hint="eastAsia"/>
              </w:rPr>
              <w:t>20</w:t>
            </w:r>
          </w:p>
        </w:tc>
        <w:tc>
          <w:tcPr>
            <w:tcW w:w="3374" w:type="dxa"/>
            <w:gridSpan w:val="3"/>
          </w:tcPr>
          <w:p w14:paraId="683DB634" w14:textId="77777777" w:rsidR="001A685E" w:rsidRDefault="00D43F6B" w:rsidP="001A685E">
            <w:r>
              <w:rPr>
                <w:rFonts w:hint="eastAsia"/>
              </w:rPr>
              <w:t>270V</w:t>
            </w:r>
            <w:r>
              <w:rPr>
                <w:rFonts w:hint="eastAsia"/>
              </w:rPr>
              <w:t>驱动电源故障</w:t>
            </w:r>
          </w:p>
        </w:tc>
      </w:tr>
      <w:tr w:rsidR="001A685E" w:rsidRPr="00491306" w14:paraId="1860B647" w14:textId="77777777" w:rsidTr="009B28E6">
        <w:trPr>
          <w:trHeight w:val="265"/>
        </w:trPr>
        <w:tc>
          <w:tcPr>
            <w:tcW w:w="467" w:type="dxa"/>
            <w:vMerge/>
          </w:tcPr>
          <w:p w14:paraId="3805613D" w14:textId="77777777" w:rsidR="001A685E" w:rsidRPr="00491306" w:rsidRDefault="001A685E" w:rsidP="001A685E">
            <w:pPr>
              <w:autoSpaceDE w:val="0"/>
              <w:autoSpaceDN w:val="0"/>
              <w:rPr>
                <w:rFonts w:ascii="宋体" w:hAnsi="宋体" w:hint="eastAsia"/>
              </w:rPr>
            </w:pPr>
          </w:p>
        </w:tc>
        <w:tc>
          <w:tcPr>
            <w:tcW w:w="718" w:type="dxa"/>
            <w:vAlign w:val="center"/>
          </w:tcPr>
          <w:p w14:paraId="417033CE" w14:textId="77777777" w:rsidR="001A685E" w:rsidRPr="00491306" w:rsidRDefault="001A685E" w:rsidP="001A685E">
            <w:pPr>
              <w:autoSpaceDE w:val="0"/>
              <w:autoSpaceDN w:val="0"/>
              <w:jc w:val="center"/>
              <w:rPr>
                <w:rFonts w:ascii="宋体" w:hAnsi="宋体" w:hint="eastAsia"/>
              </w:rPr>
            </w:pPr>
            <w:r w:rsidRPr="00491306">
              <w:rPr>
                <w:rFonts w:ascii="宋体" w:hAnsi="宋体" w:hint="eastAsia"/>
              </w:rPr>
              <w:t>05</w:t>
            </w:r>
          </w:p>
        </w:tc>
        <w:tc>
          <w:tcPr>
            <w:tcW w:w="3243" w:type="dxa"/>
            <w:gridSpan w:val="3"/>
          </w:tcPr>
          <w:p w14:paraId="08804D17" w14:textId="77777777" w:rsidR="001A685E" w:rsidRPr="00491306" w:rsidRDefault="001A685E" w:rsidP="001A685E">
            <w:r>
              <w:rPr>
                <w:rFonts w:hint="eastAsia"/>
              </w:rPr>
              <w:t>1</w:t>
            </w:r>
          </w:p>
        </w:tc>
        <w:tc>
          <w:tcPr>
            <w:tcW w:w="720" w:type="dxa"/>
            <w:vAlign w:val="center"/>
          </w:tcPr>
          <w:p w14:paraId="3D1A2A5F" w14:textId="77777777" w:rsidR="001A685E" w:rsidRPr="00491306" w:rsidRDefault="001A685E" w:rsidP="001A685E">
            <w:pPr>
              <w:autoSpaceDE w:val="0"/>
              <w:autoSpaceDN w:val="0"/>
              <w:jc w:val="center"/>
              <w:rPr>
                <w:rFonts w:ascii="宋体" w:hAnsi="宋体" w:hint="eastAsia"/>
              </w:rPr>
            </w:pPr>
            <w:r w:rsidRPr="00491306">
              <w:rPr>
                <w:rFonts w:ascii="宋体" w:hAnsi="宋体" w:hint="eastAsia"/>
              </w:rPr>
              <w:t>21</w:t>
            </w:r>
          </w:p>
        </w:tc>
        <w:tc>
          <w:tcPr>
            <w:tcW w:w="3374" w:type="dxa"/>
            <w:gridSpan w:val="3"/>
          </w:tcPr>
          <w:p w14:paraId="2FD84F23" w14:textId="77777777" w:rsidR="001A685E" w:rsidRDefault="001A685E" w:rsidP="001A685E">
            <w:r w:rsidRPr="006C7466">
              <w:rPr>
                <w:rFonts w:hint="eastAsia"/>
              </w:rPr>
              <w:t>预留</w:t>
            </w:r>
          </w:p>
        </w:tc>
      </w:tr>
      <w:tr w:rsidR="002B3F1C" w:rsidRPr="00491306" w14:paraId="106B1D40" w14:textId="77777777" w:rsidTr="009B28E6">
        <w:trPr>
          <w:trHeight w:val="255"/>
        </w:trPr>
        <w:tc>
          <w:tcPr>
            <w:tcW w:w="467" w:type="dxa"/>
            <w:vMerge/>
          </w:tcPr>
          <w:p w14:paraId="513D7CFC" w14:textId="77777777" w:rsidR="002B3F1C" w:rsidRPr="00491306" w:rsidRDefault="002B3F1C" w:rsidP="002B3F1C">
            <w:pPr>
              <w:autoSpaceDE w:val="0"/>
              <w:autoSpaceDN w:val="0"/>
              <w:rPr>
                <w:rFonts w:ascii="宋体" w:hAnsi="宋体" w:hint="eastAsia"/>
              </w:rPr>
            </w:pPr>
          </w:p>
        </w:tc>
        <w:tc>
          <w:tcPr>
            <w:tcW w:w="718" w:type="dxa"/>
            <w:vAlign w:val="center"/>
          </w:tcPr>
          <w:p w14:paraId="3EF0BC6B"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06</w:t>
            </w:r>
          </w:p>
        </w:tc>
        <w:tc>
          <w:tcPr>
            <w:tcW w:w="3243" w:type="dxa"/>
            <w:gridSpan w:val="3"/>
          </w:tcPr>
          <w:p w14:paraId="34792BCA" w14:textId="77777777" w:rsidR="002B3F1C" w:rsidRPr="00491306" w:rsidRDefault="002B3F1C" w:rsidP="002B3F1C">
            <w:r>
              <w:rPr>
                <w:rFonts w:hint="eastAsia"/>
              </w:rPr>
              <w:t>1</w:t>
            </w:r>
          </w:p>
        </w:tc>
        <w:tc>
          <w:tcPr>
            <w:tcW w:w="720" w:type="dxa"/>
            <w:vAlign w:val="center"/>
          </w:tcPr>
          <w:p w14:paraId="2791B2D6"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22</w:t>
            </w:r>
          </w:p>
        </w:tc>
        <w:tc>
          <w:tcPr>
            <w:tcW w:w="3374" w:type="dxa"/>
            <w:gridSpan w:val="3"/>
          </w:tcPr>
          <w:p w14:paraId="1B86760A" w14:textId="77777777" w:rsidR="002B3F1C" w:rsidRPr="00491306" w:rsidRDefault="002B3F1C" w:rsidP="002B3F1C">
            <w:r w:rsidRPr="00491306">
              <w:rPr>
                <w:rFonts w:ascii="宋体" w:hAnsi="宋体" w:cs="Arial" w:hint="eastAsia"/>
                <w:szCs w:val="21"/>
              </w:rPr>
              <w:t>预留</w:t>
            </w:r>
          </w:p>
        </w:tc>
      </w:tr>
      <w:tr w:rsidR="002B3F1C" w:rsidRPr="00491306" w14:paraId="5E285D34" w14:textId="77777777" w:rsidTr="00500051">
        <w:trPr>
          <w:trHeight w:val="244"/>
        </w:trPr>
        <w:tc>
          <w:tcPr>
            <w:tcW w:w="467" w:type="dxa"/>
            <w:vMerge/>
          </w:tcPr>
          <w:p w14:paraId="784DDBE4" w14:textId="77777777" w:rsidR="002B3F1C" w:rsidRPr="00491306" w:rsidRDefault="002B3F1C" w:rsidP="002B3F1C">
            <w:pPr>
              <w:autoSpaceDE w:val="0"/>
              <w:autoSpaceDN w:val="0"/>
              <w:rPr>
                <w:rFonts w:ascii="宋体" w:hAnsi="宋体" w:hint="eastAsia"/>
              </w:rPr>
            </w:pPr>
          </w:p>
        </w:tc>
        <w:tc>
          <w:tcPr>
            <w:tcW w:w="718" w:type="dxa"/>
            <w:vAlign w:val="center"/>
          </w:tcPr>
          <w:p w14:paraId="5DF9AA25"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07</w:t>
            </w:r>
          </w:p>
        </w:tc>
        <w:tc>
          <w:tcPr>
            <w:tcW w:w="3243" w:type="dxa"/>
            <w:gridSpan w:val="3"/>
          </w:tcPr>
          <w:p w14:paraId="4E013212" w14:textId="77777777" w:rsidR="002B3F1C" w:rsidRPr="00FB00EC" w:rsidRDefault="002B3F1C" w:rsidP="002B3F1C">
            <w:pPr>
              <w:rPr>
                <w:color w:val="000000"/>
              </w:rPr>
            </w:pPr>
            <w:r>
              <w:rPr>
                <w:rFonts w:hint="eastAsia"/>
                <w:color w:val="000000"/>
              </w:rPr>
              <w:t>0</w:t>
            </w:r>
          </w:p>
        </w:tc>
        <w:tc>
          <w:tcPr>
            <w:tcW w:w="720" w:type="dxa"/>
            <w:vAlign w:val="center"/>
          </w:tcPr>
          <w:p w14:paraId="1EEAB435"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23</w:t>
            </w:r>
          </w:p>
        </w:tc>
        <w:tc>
          <w:tcPr>
            <w:tcW w:w="3374" w:type="dxa"/>
            <w:gridSpan w:val="3"/>
          </w:tcPr>
          <w:p w14:paraId="2D101CA9" w14:textId="77777777" w:rsidR="002B3F1C" w:rsidRPr="00491306" w:rsidRDefault="002B3F1C" w:rsidP="002B3F1C">
            <w:r w:rsidRPr="00491306">
              <w:rPr>
                <w:rFonts w:hint="eastAsia"/>
              </w:rPr>
              <w:t>预留</w:t>
            </w:r>
          </w:p>
        </w:tc>
      </w:tr>
      <w:tr w:rsidR="002B3F1C" w:rsidRPr="00491306" w14:paraId="4DBC475E" w14:textId="77777777" w:rsidTr="009B28E6">
        <w:trPr>
          <w:trHeight w:val="235"/>
        </w:trPr>
        <w:tc>
          <w:tcPr>
            <w:tcW w:w="467" w:type="dxa"/>
            <w:vMerge/>
          </w:tcPr>
          <w:p w14:paraId="4D8C7D9D" w14:textId="77777777" w:rsidR="002B3F1C" w:rsidRPr="00491306" w:rsidRDefault="002B3F1C" w:rsidP="002B3F1C">
            <w:pPr>
              <w:autoSpaceDE w:val="0"/>
              <w:autoSpaceDN w:val="0"/>
              <w:rPr>
                <w:rFonts w:ascii="宋体" w:hAnsi="宋体" w:hint="eastAsia"/>
              </w:rPr>
            </w:pPr>
          </w:p>
        </w:tc>
        <w:tc>
          <w:tcPr>
            <w:tcW w:w="718" w:type="dxa"/>
            <w:vAlign w:val="center"/>
          </w:tcPr>
          <w:p w14:paraId="21BBD531"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08</w:t>
            </w:r>
          </w:p>
        </w:tc>
        <w:tc>
          <w:tcPr>
            <w:tcW w:w="3243" w:type="dxa"/>
            <w:gridSpan w:val="3"/>
          </w:tcPr>
          <w:p w14:paraId="3DEE7485" w14:textId="77777777" w:rsidR="002B3F1C" w:rsidRPr="00FB00EC" w:rsidRDefault="002B3F1C" w:rsidP="002B3F1C">
            <w:pPr>
              <w:rPr>
                <w:color w:val="000000"/>
              </w:rPr>
            </w:pPr>
            <w:r>
              <w:rPr>
                <w:rFonts w:hint="eastAsia"/>
                <w:color w:val="000000"/>
              </w:rPr>
              <w:t>0</w:t>
            </w:r>
          </w:p>
        </w:tc>
        <w:tc>
          <w:tcPr>
            <w:tcW w:w="720" w:type="dxa"/>
            <w:vAlign w:val="center"/>
          </w:tcPr>
          <w:p w14:paraId="7FF8E33C"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24</w:t>
            </w:r>
          </w:p>
        </w:tc>
        <w:tc>
          <w:tcPr>
            <w:tcW w:w="3374" w:type="dxa"/>
            <w:gridSpan w:val="3"/>
          </w:tcPr>
          <w:p w14:paraId="0A327B99" w14:textId="77777777" w:rsidR="002B3F1C" w:rsidRPr="00491306" w:rsidRDefault="002B3F1C" w:rsidP="002B3F1C">
            <w:r w:rsidRPr="00491306">
              <w:rPr>
                <w:rFonts w:ascii="宋体" w:hAnsi="宋体" w:cs="Arial" w:hint="eastAsia"/>
                <w:szCs w:val="21"/>
              </w:rPr>
              <w:t>预留</w:t>
            </w:r>
          </w:p>
        </w:tc>
      </w:tr>
      <w:tr w:rsidR="002B3F1C" w:rsidRPr="00491306" w14:paraId="0AA6F7CC" w14:textId="77777777" w:rsidTr="009B28E6">
        <w:trPr>
          <w:trHeight w:val="225"/>
        </w:trPr>
        <w:tc>
          <w:tcPr>
            <w:tcW w:w="467" w:type="dxa"/>
            <w:vMerge/>
          </w:tcPr>
          <w:p w14:paraId="4B0AB01F" w14:textId="77777777" w:rsidR="002B3F1C" w:rsidRPr="00491306" w:rsidRDefault="002B3F1C" w:rsidP="002B3F1C">
            <w:pPr>
              <w:autoSpaceDE w:val="0"/>
              <w:autoSpaceDN w:val="0"/>
              <w:rPr>
                <w:rFonts w:ascii="宋体" w:hAnsi="宋体" w:hint="eastAsia"/>
              </w:rPr>
            </w:pPr>
          </w:p>
        </w:tc>
        <w:tc>
          <w:tcPr>
            <w:tcW w:w="718" w:type="dxa"/>
            <w:vAlign w:val="center"/>
          </w:tcPr>
          <w:p w14:paraId="74138055"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09</w:t>
            </w:r>
          </w:p>
        </w:tc>
        <w:tc>
          <w:tcPr>
            <w:tcW w:w="3243" w:type="dxa"/>
            <w:gridSpan w:val="3"/>
          </w:tcPr>
          <w:p w14:paraId="2B2F2C60" w14:textId="77777777" w:rsidR="002B3F1C" w:rsidRPr="00491306" w:rsidRDefault="002B3F1C" w:rsidP="002B3F1C">
            <w:r w:rsidRPr="00491306">
              <w:rPr>
                <w:rFonts w:ascii="宋体" w:hAnsi="宋体" w:cs="Arial" w:hint="eastAsia"/>
                <w:szCs w:val="21"/>
              </w:rPr>
              <w:t>预留</w:t>
            </w:r>
          </w:p>
        </w:tc>
        <w:tc>
          <w:tcPr>
            <w:tcW w:w="720" w:type="dxa"/>
            <w:vAlign w:val="center"/>
          </w:tcPr>
          <w:p w14:paraId="4BC61D24"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25</w:t>
            </w:r>
          </w:p>
        </w:tc>
        <w:tc>
          <w:tcPr>
            <w:tcW w:w="3374" w:type="dxa"/>
            <w:gridSpan w:val="3"/>
          </w:tcPr>
          <w:p w14:paraId="0A58C5BF" w14:textId="77777777" w:rsidR="002B3F1C" w:rsidRPr="00491306" w:rsidRDefault="002B3F1C" w:rsidP="002B3F1C">
            <w:r w:rsidRPr="00491306">
              <w:rPr>
                <w:rFonts w:hint="eastAsia"/>
              </w:rPr>
              <w:t>预留</w:t>
            </w:r>
          </w:p>
        </w:tc>
      </w:tr>
      <w:tr w:rsidR="002B3F1C" w:rsidRPr="00491306" w14:paraId="30A381EA" w14:textId="77777777" w:rsidTr="00500051">
        <w:trPr>
          <w:trHeight w:val="215"/>
        </w:trPr>
        <w:tc>
          <w:tcPr>
            <w:tcW w:w="467" w:type="dxa"/>
            <w:vMerge/>
          </w:tcPr>
          <w:p w14:paraId="427D048E" w14:textId="77777777" w:rsidR="002B3F1C" w:rsidRPr="00491306" w:rsidRDefault="002B3F1C" w:rsidP="002B3F1C">
            <w:pPr>
              <w:autoSpaceDE w:val="0"/>
              <w:autoSpaceDN w:val="0"/>
              <w:rPr>
                <w:rFonts w:ascii="宋体" w:hAnsi="宋体" w:hint="eastAsia"/>
              </w:rPr>
            </w:pPr>
          </w:p>
        </w:tc>
        <w:tc>
          <w:tcPr>
            <w:tcW w:w="718" w:type="dxa"/>
            <w:vAlign w:val="center"/>
          </w:tcPr>
          <w:p w14:paraId="5124A54F"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10</w:t>
            </w:r>
          </w:p>
        </w:tc>
        <w:tc>
          <w:tcPr>
            <w:tcW w:w="3243" w:type="dxa"/>
            <w:gridSpan w:val="3"/>
          </w:tcPr>
          <w:p w14:paraId="05E6ACDB" w14:textId="77777777" w:rsidR="002B3F1C" w:rsidRPr="00491306" w:rsidRDefault="002B3F1C" w:rsidP="002B3F1C">
            <w:r w:rsidRPr="00491306">
              <w:rPr>
                <w:rFonts w:hint="eastAsia"/>
              </w:rPr>
              <w:t>预留</w:t>
            </w:r>
          </w:p>
        </w:tc>
        <w:tc>
          <w:tcPr>
            <w:tcW w:w="720" w:type="dxa"/>
            <w:vAlign w:val="center"/>
          </w:tcPr>
          <w:p w14:paraId="7D820946"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26</w:t>
            </w:r>
          </w:p>
        </w:tc>
        <w:tc>
          <w:tcPr>
            <w:tcW w:w="3374" w:type="dxa"/>
            <w:gridSpan w:val="3"/>
          </w:tcPr>
          <w:p w14:paraId="00AAB9B8" w14:textId="77777777" w:rsidR="002B3F1C" w:rsidRPr="00491306" w:rsidRDefault="002B3F1C" w:rsidP="002B3F1C">
            <w:r w:rsidRPr="00491306">
              <w:rPr>
                <w:rFonts w:hint="eastAsia"/>
              </w:rPr>
              <w:t>预留</w:t>
            </w:r>
          </w:p>
        </w:tc>
      </w:tr>
      <w:tr w:rsidR="002B3F1C" w:rsidRPr="00491306" w14:paraId="3B06AF0B" w14:textId="77777777" w:rsidTr="009B28E6">
        <w:trPr>
          <w:trHeight w:val="294"/>
        </w:trPr>
        <w:tc>
          <w:tcPr>
            <w:tcW w:w="467" w:type="dxa"/>
            <w:vMerge/>
          </w:tcPr>
          <w:p w14:paraId="0BBBBF16" w14:textId="77777777" w:rsidR="002B3F1C" w:rsidRPr="00491306" w:rsidRDefault="002B3F1C" w:rsidP="002B3F1C">
            <w:pPr>
              <w:autoSpaceDE w:val="0"/>
              <w:autoSpaceDN w:val="0"/>
              <w:rPr>
                <w:rFonts w:ascii="宋体" w:hAnsi="宋体" w:hint="eastAsia"/>
              </w:rPr>
            </w:pPr>
          </w:p>
        </w:tc>
        <w:tc>
          <w:tcPr>
            <w:tcW w:w="718" w:type="dxa"/>
            <w:vAlign w:val="center"/>
          </w:tcPr>
          <w:p w14:paraId="3C9E5C23"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11</w:t>
            </w:r>
          </w:p>
        </w:tc>
        <w:tc>
          <w:tcPr>
            <w:tcW w:w="3243" w:type="dxa"/>
            <w:gridSpan w:val="3"/>
          </w:tcPr>
          <w:p w14:paraId="22418232" w14:textId="77777777" w:rsidR="002B3F1C" w:rsidRPr="00491306" w:rsidRDefault="002B3F1C" w:rsidP="002B3F1C">
            <w:r w:rsidRPr="00491306">
              <w:rPr>
                <w:rFonts w:ascii="宋体" w:hAnsi="宋体" w:cs="Arial" w:hint="eastAsia"/>
                <w:szCs w:val="21"/>
              </w:rPr>
              <w:t>预留</w:t>
            </w:r>
          </w:p>
        </w:tc>
        <w:tc>
          <w:tcPr>
            <w:tcW w:w="720" w:type="dxa"/>
            <w:vAlign w:val="center"/>
          </w:tcPr>
          <w:p w14:paraId="462C814B"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27</w:t>
            </w:r>
          </w:p>
        </w:tc>
        <w:tc>
          <w:tcPr>
            <w:tcW w:w="3374" w:type="dxa"/>
            <w:gridSpan w:val="3"/>
          </w:tcPr>
          <w:p w14:paraId="3468FEE0" w14:textId="77777777" w:rsidR="002B3F1C" w:rsidRPr="00491306" w:rsidRDefault="002B3F1C" w:rsidP="002B3F1C">
            <w:r w:rsidRPr="00491306">
              <w:rPr>
                <w:rFonts w:ascii="宋体" w:hAnsi="宋体" w:cs="Arial" w:hint="eastAsia"/>
                <w:szCs w:val="21"/>
              </w:rPr>
              <w:t>预留</w:t>
            </w:r>
          </w:p>
        </w:tc>
      </w:tr>
      <w:tr w:rsidR="002B3F1C" w:rsidRPr="00491306" w14:paraId="41F98BE6" w14:textId="77777777" w:rsidTr="00500051">
        <w:trPr>
          <w:trHeight w:val="47"/>
        </w:trPr>
        <w:tc>
          <w:tcPr>
            <w:tcW w:w="467" w:type="dxa"/>
            <w:vMerge/>
          </w:tcPr>
          <w:p w14:paraId="0A760068" w14:textId="77777777" w:rsidR="002B3F1C" w:rsidRPr="00491306" w:rsidRDefault="002B3F1C" w:rsidP="002B3F1C">
            <w:pPr>
              <w:autoSpaceDE w:val="0"/>
              <w:autoSpaceDN w:val="0"/>
              <w:rPr>
                <w:rFonts w:ascii="宋体" w:hAnsi="宋体" w:hint="eastAsia"/>
              </w:rPr>
            </w:pPr>
          </w:p>
        </w:tc>
        <w:tc>
          <w:tcPr>
            <w:tcW w:w="718" w:type="dxa"/>
            <w:vAlign w:val="center"/>
          </w:tcPr>
          <w:p w14:paraId="6BFA4D3A"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12</w:t>
            </w:r>
          </w:p>
        </w:tc>
        <w:tc>
          <w:tcPr>
            <w:tcW w:w="3243" w:type="dxa"/>
            <w:gridSpan w:val="3"/>
          </w:tcPr>
          <w:p w14:paraId="7C7193CA" w14:textId="77777777" w:rsidR="002B3F1C" w:rsidRPr="00491306" w:rsidRDefault="002B3F1C" w:rsidP="002B3F1C">
            <w:r w:rsidRPr="00491306">
              <w:rPr>
                <w:rFonts w:hint="eastAsia"/>
              </w:rPr>
              <w:t>预留</w:t>
            </w:r>
          </w:p>
        </w:tc>
        <w:tc>
          <w:tcPr>
            <w:tcW w:w="720" w:type="dxa"/>
            <w:vAlign w:val="center"/>
          </w:tcPr>
          <w:p w14:paraId="2C3FB7FA"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28</w:t>
            </w:r>
          </w:p>
        </w:tc>
        <w:tc>
          <w:tcPr>
            <w:tcW w:w="3374" w:type="dxa"/>
            <w:gridSpan w:val="3"/>
          </w:tcPr>
          <w:p w14:paraId="2381B495" w14:textId="77777777" w:rsidR="002B3F1C" w:rsidRPr="00491306" w:rsidRDefault="002B3F1C" w:rsidP="002B3F1C">
            <w:r w:rsidRPr="00491306">
              <w:rPr>
                <w:rFonts w:hint="eastAsia"/>
              </w:rPr>
              <w:t>预留</w:t>
            </w:r>
          </w:p>
        </w:tc>
      </w:tr>
      <w:tr w:rsidR="002B3F1C" w:rsidRPr="00491306" w14:paraId="6818BCB1" w14:textId="77777777" w:rsidTr="009B28E6">
        <w:trPr>
          <w:trHeight w:val="60"/>
        </w:trPr>
        <w:tc>
          <w:tcPr>
            <w:tcW w:w="467" w:type="dxa"/>
            <w:vMerge/>
          </w:tcPr>
          <w:p w14:paraId="1D78D33E" w14:textId="77777777" w:rsidR="002B3F1C" w:rsidRPr="00491306" w:rsidRDefault="002B3F1C" w:rsidP="002B3F1C">
            <w:pPr>
              <w:autoSpaceDE w:val="0"/>
              <w:autoSpaceDN w:val="0"/>
              <w:rPr>
                <w:rFonts w:ascii="宋体" w:hAnsi="宋体" w:hint="eastAsia"/>
              </w:rPr>
            </w:pPr>
          </w:p>
        </w:tc>
        <w:tc>
          <w:tcPr>
            <w:tcW w:w="718" w:type="dxa"/>
            <w:vAlign w:val="center"/>
          </w:tcPr>
          <w:p w14:paraId="3F4CBF73"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13</w:t>
            </w:r>
          </w:p>
        </w:tc>
        <w:tc>
          <w:tcPr>
            <w:tcW w:w="3243" w:type="dxa"/>
            <w:gridSpan w:val="3"/>
            <w:shd w:val="clear" w:color="auto" w:fill="auto"/>
          </w:tcPr>
          <w:p w14:paraId="7E597504" w14:textId="77777777" w:rsidR="002B3F1C" w:rsidRPr="00491306" w:rsidRDefault="002B3F1C" w:rsidP="002B3F1C">
            <w:r w:rsidRPr="00491306">
              <w:rPr>
                <w:rFonts w:hint="eastAsia"/>
              </w:rPr>
              <w:t>预留</w:t>
            </w:r>
          </w:p>
        </w:tc>
        <w:tc>
          <w:tcPr>
            <w:tcW w:w="720" w:type="dxa"/>
            <w:vAlign w:val="center"/>
          </w:tcPr>
          <w:p w14:paraId="48EB1D47" w14:textId="77777777" w:rsidR="002B3F1C" w:rsidRPr="00491306" w:rsidRDefault="002B3F1C" w:rsidP="002B3F1C">
            <w:pPr>
              <w:autoSpaceDE w:val="0"/>
              <w:autoSpaceDN w:val="0"/>
              <w:jc w:val="center"/>
              <w:rPr>
                <w:rFonts w:ascii="宋体" w:hAnsi="宋体" w:hint="eastAsia"/>
              </w:rPr>
            </w:pPr>
            <w:r w:rsidRPr="00491306">
              <w:rPr>
                <w:rFonts w:ascii="宋体" w:hAnsi="宋体" w:hint="eastAsia"/>
              </w:rPr>
              <w:t>29</w:t>
            </w:r>
          </w:p>
        </w:tc>
        <w:tc>
          <w:tcPr>
            <w:tcW w:w="3374" w:type="dxa"/>
            <w:gridSpan w:val="3"/>
          </w:tcPr>
          <w:p w14:paraId="7ECF0C53" w14:textId="77777777" w:rsidR="002B3F1C" w:rsidRPr="00491306" w:rsidRDefault="002B3F1C" w:rsidP="002B3F1C">
            <w:r w:rsidRPr="00491306">
              <w:rPr>
                <w:rFonts w:ascii="宋体" w:hAnsi="宋体" w:cs="Arial" w:hint="eastAsia"/>
                <w:szCs w:val="21"/>
              </w:rPr>
              <w:t>预留</w:t>
            </w:r>
          </w:p>
        </w:tc>
      </w:tr>
      <w:tr w:rsidR="00D43F6B" w:rsidRPr="00491306" w14:paraId="406B92BD" w14:textId="77777777" w:rsidTr="009B28E6">
        <w:trPr>
          <w:trHeight w:val="302"/>
        </w:trPr>
        <w:tc>
          <w:tcPr>
            <w:tcW w:w="467" w:type="dxa"/>
            <w:vMerge/>
          </w:tcPr>
          <w:p w14:paraId="180BCBEA" w14:textId="77777777" w:rsidR="00D43F6B" w:rsidRPr="00491306" w:rsidRDefault="00D43F6B" w:rsidP="00D43F6B">
            <w:pPr>
              <w:autoSpaceDE w:val="0"/>
              <w:autoSpaceDN w:val="0"/>
              <w:rPr>
                <w:rFonts w:ascii="宋体" w:hAnsi="宋体" w:hint="eastAsia"/>
              </w:rPr>
            </w:pPr>
          </w:p>
        </w:tc>
        <w:tc>
          <w:tcPr>
            <w:tcW w:w="718" w:type="dxa"/>
            <w:vAlign w:val="center"/>
          </w:tcPr>
          <w:p w14:paraId="179A7BEB" w14:textId="77777777" w:rsidR="00D43F6B" w:rsidRPr="00491306" w:rsidRDefault="00D43F6B" w:rsidP="00D43F6B">
            <w:pPr>
              <w:autoSpaceDE w:val="0"/>
              <w:autoSpaceDN w:val="0"/>
              <w:jc w:val="center"/>
              <w:rPr>
                <w:rFonts w:ascii="宋体" w:hAnsi="宋体" w:hint="eastAsia"/>
              </w:rPr>
            </w:pPr>
            <w:r w:rsidRPr="00491306">
              <w:rPr>
                <w:rFonts w:ascii="宋体" w:hAnsi="宋体" w:hint="eastAsia"/>
              </w:rPr>
              <w:t>14</w:t>
            </w:r>
          </w:p>
        </w:tc>
        <w:tc>
          <w:tcPr>
            <w:tcW w:w="3243" w:type="dxa"/>
            <w:gridSpan w:val="3"/>
            <w:shd w:val="clear" w:color="auto" w:fill="auto"/>
          </w:tcPr>
          <w:p w14:paraId="1C90AAC8" w14:textId="77777777" w:rsidR="00D43F6B" w:rsidRPr="00491306" w:rsidRDefault="00D43F6B" w:rsidP="00D43F6B">
            <w:r>
              <w:rPr>
                <w:rFonts w:ascii="宋体" w:hAnsi="宋体" w:cs="Arial" w:hint="eastAsia"/>
                <w:szCs w:val="21"/>
              </w:rPr>
              <w:t>手轮传感器和值故障</w:t>
            </w:r>
          </w:p>
        </w:tc>
        <w:tc>
          <w:tcPr>
            <w:tcW w:w="720" w:type="dxa"/>
            <w:vAlign w:val="center"/>
          </w:tcPr>
          <w:p w14:paraId="74F48E46" w14:textId="77777777" w:rsidR="00D43F6B" w:rsidRPr="00491306" w:rsidRDefault="00D43F6B" w:rsidP="00D43F6B">
            <w:pPr>
              <w:autoSpaceDE w:val="0"/>
              <w:autoSpaceDN w:val="0"/>
              <w:jc w:val="center"/>
              <w:rPr>
                <w:rFonts w:ascii="宋体" w:hAnsi="宋体" w:hint="eastAsia"/>
              </w:rPr>
            </w:pPr>
            <w:r w:rsidRPr="00491306">
              <w:rPr>
                <w:rFonts w:ascii="宋体" w:hAnsi="宋体" w:hint="eastAsia"/>
              </w:rPr>
              <w:t>30</w:t>
            </w:r>
          </w:p>
        </w:tc>
        <w:tc>
          <w:tcPr>
            <w:tcW w:w="3374" w:type="dxa"/>
            <w:gridSpan w:val="3"/>
            <w:vAlign w:val="center"/>
          </w:tcPr>
          <w:p w14:paraId="6503088A" w14:textId="77777777" w:rsidR="00D43F6B" w:rsidRPr="00491306" w:rsidRDefault="00D43F6B" w:rsidP="00D43F6B">
            <w:pPr>
              <w:jc w:val="left"/>
              <w:rPr>
                <w:rFonts w:ascii="Arial" w:hAnsi="Arial" w:cs="Arial"/>
              </w:rPr>
            </w:pPr>
            <w:r w:rsidRPr="00491306">
              <w:rPr>
                <w:rFonts w:ascii="Arial" w:hAnsi="Arial" w:cs="Arial" w:hint="eastAsia"/>
              </w:rPr>
              <w:t>状态位：</w:t>
            </w:r>
            <w:r w:rsidRPr="00491306">
              <w:rPr>
                <w:rFonts w:ascii="Arial" w:hAnsi="Arial" w:cs="Arial"/>
              </w:rPr>
              <w:t>LSB</w:t>
            </w:r>
          </w:p>
        </w:tc>
      </w:tr>
      <w:tr w:rsidR="00D43F6B" w:rsidRPr="00491306" w14:paraId="76063799" w14:textId="77777777" w:rsidTr="009B28E6">
        <w:trPr>
          <w:trHeight w:val="293"/>
        </w:trPr>
        <w:tc>
          <w:tcPr>
            <w:tcW w:w="467" w:type="dxa"/>
            <w:vMerge/>
          </w:tcPr>
          <w:p w14:paraId="79E9391E" w14:textId="77777777" w:rsidR="00D43F6B" w:rsidRPr="00491306" w:rsidRDefault="00D43F6B" w:rsidP="00D43F6B">
            <w:pPr>
              <w:autoSpaceDE w:val="0"/>
              <w:autoSpaceDN w:val="0"/>
              <w:rPr>
                <w:rFonts w:ascii="宋体" w:hAnsi="宋体" w:hint="eastAsia"/>
              </w:rPr>
            </w:pPr>
          </w:p>
        </w:tc>
        <w:tc>
          <w:tcPr>
            <w:tcW w:w="718" w:type="dxa"/>
            <w:vAlign w:val="center"/>
          </w:tcPr>
          <w:p w14:paraId="034139A6" w14:textId="77777777" w:rsidR="00D43F6B" w:rsidRPr="00491306" w:rsidRDefault="00D43F6B" w:rsidP="00D43F6B">
            <w:pPr>
              <w:autoSpaceDE w:val="0"/>
              <w:autoSpaceDN w:val="0"/>
              <w:jc w:val="center"/>
              <w:rPr>
                <w:rFonts w:ascii="宋体" w:hAnsi="宋体" w:hint="eastAsia"/>
              </w:rPr>
            </w:pPr>
            <w:r w:rsidRPr="00491306">
              <w:rPr>
                <w:rFonts w:ascii="宋体" w:hAnsi="宋体" w:hint="eastAsia"/>
              </w:rPr>
              <w:t>15</w:t>
            </w:r>
          </w:p>
        </w:tc>
        <w:tc>
          <w:tcPr>
            <w:tcW w:w="3243" w:type="dxa"/>
            <w:gridSpan w:val="3"/>
          </w:tcPr>
          <w:p w14:paraId="784D519E" w14:textId="77777777" w:rsidR="00D43F6B" w:rsidRPr="00C449AA" w:rsidRDefault="00D43F6B" w:rsidP="00D43F6B">
            <w:pPr>
              <w:rPr>
                <w:szCs w:val="21"/>
              </w:rPr>
            </w:pPr>
            <w:r w:rsidRPr="00C449AA">
              <w:rPr>
                <w:rFonts w:hint="eastAsia"/>
                <w:szCs w:val="21"/>
              </w:rPr>
              <w:t>ARINC429</w:t>
            </w:r>
            <w:r w:rsidRPr="00C449AA">
              <w:rPr>
                <w:rFonts w:hint="eastAsia"/>
                <w:szCs w:val="21"/>
              </w:rPr>
              <w:t>通讯故障</w:t>
            </w:r>
          </w:p>
        </w:tc>
        <w:tc>
          <w:tcPr>
            <w:tcW w:w="720" w:type="dxa"/>
            <w:vAlign w:val="center"/>
          </w:tcPr>
          <w:p w14:paraId="49412312" w14:textId="77777777" w:rsidR="00D43F6B" w:rsidRPr="00491306" w:rsidRDefault="00D43F6B" w:rsidP="00D43F6B">
            <w:pPr>
              <w:autoSpaceDE w:val="0"/>
              <w:autoSpaceDN w:val="0"/>
              <w:jc w:val="center"/>
              <w:rPr>
                <w:rFonts w:ascii="宋体" w:hAnsi="宋体" w:hint="eastAsia"/>
              </w:rPr>
            </w:pPr>
            <w:r w:rsidRPr="00491306">
              <w:rPr>
                <w:rFonts w:ascii="宋体" w:hAnsi="宋体" w:hint="eastAsia"/>
              </w:rPr>
              <w:t>31</w:t>
            </w:r>
          </w:p>
        </w:tc>
        <w:tc>
          <w:tcPr>
            <w:tcW w:w="3374" w:type="dxa"/>
            <w:gridSpan w:val="3"/>
            <w:vAlign w:val="center"/>
          </w:tcPr>
          <w:p w14:paraId="62EB4014" w14:textId="77777777" w:rsidR="00D43F6B" w:rsidRPr="00491306" w:rsidRDefault="00D43F6B" w:rsidP="00D43F6B">
            <w:pPr>
              <w:jc w:val="left"/>
              <w:rPr>
                <w:rFonts w:ascii="Arial" w:hAnsi="Arial" w:cs="Arial"/>
              </w:rPr>
            </w:pPr>
            <w:r w:rsidRPr="00491306">
              <w:rPr>
                <w:rFonts w:ascii="Arial" w:hAnsi="Arial" w:cs="Arial" w:hint="eastAsia"/>
              </w:rPr>
              <w:t>状态位：</w:t>
            </w:r>
            <w:r w:rsidRPr="00491306">
              <w:rPr>
                <w:rFonts w:ascii="Arial" w:hAnsi="Arial" w:cs="Arial"/>
              </w:rPr>
              <w:t>MSB</w:t>
            </w:r>
          </w:p>
        </w:tc>
      </w:tr>
      <w:tr w:rsidR="00D43F6B" w:rsidRPr="00491306" w14:paraId="6A76C21D" w14:textId="77777777" w:rsidTr="009B28E6">
        <w:trPr>
          <w:trHeight w:val="269"/>
        </w:trPr>
        <w:tc>
          <w:tcPr>
            <w:tcW w:w="467" w:type="dxa"/>
            <w:vMerge/>
          </w:tcPr>
          <w:p w14:paraId="678FDDD8" w14:textId="77777777" w:rsidR="00D43F6B" w:rsidRPr="00491306" w:rsidRDefault="00D43F6B" w:rsidP="00D43F6B">
            <w:pPr>
              <w:autoSpaceDE w:val="0"/>
              <w:autoSpaceDN w:val="0"/>
              <w:rPr>
                <w:rFonts w:ascii="宋体" w:hAnsi="宋体" w:hint="eastAsia"/>
              </w:rPr>
            </w:pPr>
          </w:p>
        </w:tc>
        <w:tc>
          <w:tcPr>
            <w:tcW w:w="718" w:type="dxa"/>
            <w:vAlign w:val="center"/>
          </w:tcPr>
          <w:p w14:paraId="153E8BA7" w14:textId="77777777" w:rsidR="00D43F6B" w:rsidRPr="00491306" w:rsidRDefault="00D43F6B" w:rsidP="00D43F6B">
            <w:pPr>
              <w:autoSpaceDE w:val="0"/>
              <w:autoSpaceDN w:val="0"/>
              <w:jc w:val="center"/>
              <w:rPr>
                <w:rFonts w:ascii="宋体" w:hAnsi="宋体" w:hint="eastAsia"/>
              </w:rPr>
            </w:pPr>
            <w:r w:rsidRPr="00491306">
              <w:rPr>
                <w:rFonts w:ascii="宋体" w:hAnsi="宋体" w:hint="eastAsia"/>
              </w:rPr>
              <w:t>16</w:t>
            </w:r>
          </w:p>
        </w:tc>
        <w:tc>
          <w:tcPr>
            <w:tcW w:w="3243" w:type="dxa"/>
            <w:gridSpan w:val="3"/>
          </w:tcPr>
          <w:p w14:paraId="1B803387" w14:textId="77777777" w:rsidR="00D43F6B" w:rsidRPr="00491306" w:rsidRDefault="00D43F6B" w:rsidP="00D43F6B">
            <w:r>
              <w:rPr>
                <w:rFonts w:ascii="宋体" w:hAnsi="宋体" w:cs="Arial" w:hint="eastAsia"/>
                <w:szCs w:val="21"/>
              </w:rPr>
              <w:t>舵机传感器故障</w:t>
            </w:r>
          </w:p>
        </w:tc>
        <w:tc>
          <w:tcPr>
            <w:tcW w:w="720" w:type="dxa"/>
            <w:vAlign w:val="center"/>
          </w:tcPr>
          <w:p w14:paraId="20457BD1" w14:textId="77777777" w:rsidR="00D43F6B" w:rsidRPr="00491306" w:rsidRDefault="00D43F6B" w:rsidP="00D43F6B">
            <w:pPr>
              <w:autoSpaceDE w:val="0"/>
              <w:autoSpaceDN w:val="0"/>
              <w:jc w:val="center"/>
              <w:rPr>
                <w:rFonts w:ascii="宋体" w:hAnsi="宋体" w:hint="eastAsia"/>
              </w:rPr>
            </w:pPr>
            <w:r w:rsidRPr="00491306">
              <w:rPr>
                <w:rFonts w:ascii="宋体" w:hAnsi="宋体" w:hint="eastAsia"/>
              </w:rPr>
              <w:t>32</w:t>
            </w:r>
          </w:p>
        </w:tc>
        <w:tc>
          <w:tcPr>
            <w:tcW w:w="3374" w:type="dxa"/>
            <w:gridSpan w:val="3"/>
            <w:vAlign w:val="center"/>
          </w:tcPr>
          <w:p w14:paraId="24ABB620" w14:textId="77777777" w:rsidR="00D43F6B" w:rsidRPr="00491306" w:rsidRDefault="00D43F6B" w:rsidP="00D43F6B">
            <w:pPr>
              <w:jc w:val="left"/>
              <w:rPr>
                <w:rFonts w:ascii="Arial" w:hAnsi="Arial" w:cs="Arial"/>
              </w:rPr>
            </w:pPr>
            <w:r w:rsidRPr="00491306">
              <w:rPr>
                <w:rFonts w:ascii="Arial" w:hAnsi="Arial" w:cs="Arial" w:hint="eastAsia"/>
              </w:rPr>
              <w:t>校验位：奇校验</w:t>
            </w:r>
          </w:p>
        </w:tc>
      </w:tr>
      <w:tr w:rsidR="00D43F6B" w:rsidRPr="00491306" w14:paraId="1F8BB0DD" w14:textId="77777777" w:rsidTr="009B28E6">
        <w:trPr>
          <w:trHeight w:val="281"/>
        </w:trPr>
        <w:tc>
          <w:tcPr>
            <w:tcW w:w="467" w:type="dxa"/>
            <w:vAlign w:val="center"/>
          </w:tcPr>
          <w:p w14:paraId="6901C03A" w14:textId="77777777" w:rsidR="00D43F6B" w:rsidRPr="00491306" w:rsidRDefault="00D43F6B" w:rsidP="00D43F6B">
            <w:pPr>
              <w:autoSpaceDE w:val="0"/>
              <w:autoSpaceDN w:val="0"/>
              <w:rPr>
                <w:rFonts w:ascii="宋体" w:hAnsi="宋体" w:hint="eastAsia"/>
              </w:rPr>
            </w:pPr>
            <w:r w:rsidRPr="00491306">
              <w:rPr>
                <w:rFonts w:ascii="宋体" w:hAnsi="宋体" w:hint="eastAsia"/>
              </w:rPr>
              <w:t>附注</w:t>
            </w:r>
          </w:p>
        </w:tc>
        <w:tc>
          <w:tcPr>
            <w:tcW w:w="8055" w:type="dxa"/>
            <w:gridSpan w:val="8"/>
          </w:tcPr>
          <w:p w14:paraId="03386E48" w14:textId="77777777" w:rsidR="00D43F6B" w:rsidRDefault="00D43F6B" w:rsidP="00D43F6B">
            <w:pPr>
              <w:rPr>
                <w:rFonts w:ascii="Arial" w:hAnsi="Arial" w:cs="Arial"/>
              </w:rPr>
            </w:pPr>
            <w:r w:rsidRPr="00491306">
              <w:rPr>
                <w:rFonts w:ascii="Arial" w:hAnsi="Arial" w:cs="Arial" w:hint="eastAsia"/>
              </w:rPr>
              <w:t>注：</w:t>
            </w:r>
          </w:p>
          <w:p w14:paraId="26EB6147" w14:textId="77777777" w:rsidR="00D43F6B" w:rsidRDefault="00D43F6B" w:rsidP="00D43F6B">
            <w:pPr>
              <w:rPr>
                <w:rFonts w:ascii="Arial" w:hAnsi="Arial" w:cs="Arial"/>
              </w:rPr>
            </w:pPr>
            <w:r>
              <w:rPr>
                <w:rFonts w:ascii="Arial" w:hAnsi="Arial" w:cs="Arial" w:hint="eastAsia"/>
              </w:rPr>
              <w:t>故障字“</w:t>
            </w:r>
            <w:r>
              <w:rPr>
                <w:rFonts w:ascii="Arial" w:hAnsi="Arial" w:cs="Arial" w:hint="eastAsia"/>
              </w:rPr>
              <w:t>0</w:t>
            </w:r>
            <w:r>
              <w:rPr>
                <w:rFonts w:ascii="Arial" w:hAnsi="Arial" w:cs="Arial" w:hint="eastAsia"/>
              </w:rPr>
              <w:t>”为故障，“</w:t>
            </w:r>
            <w:r>
              <w:rPr>
                <w:rFonts w:ascii="Arial" w:hAnsi="Arial" w:cs="Arial" w:hint="eastAsia"/>
              </w:rPr>
              <w:t>1</w:t>
            </w:r>
            <w:r>
              <w:rPr>
                <w:rFonts w:ascii="Arial" w:hAnsi="Arial" w:cs="Arial" w:hint="eastAsia"/>
              </w:rPr>
              <w:t>”为正常</w:t>
            </w:r>
          </w:p>
          <w:p w14:paraId="2EFF9F36" w14:textId="77777777" w:rsidR="00D43F6B" w:rsidRPr="00491306" w:rsidRDefault="00D43F6B" w:rsidP="00D43F6B">
            <w:pPr>
              <w:autoSpaceDE w:val="0"/>
              <w:autoSpaceDN w:val="0"/>
              <w:rPr>
                <w:rFonts w:ascii="宋体" w:hAnsi="宋体" w:hint="eastAsia"/>
              </w:rPr>
            </w:pPr>
            <w:r w:rsidRPr="00491306">
              <w:rPr>
                <w:rFonts w:ascii="Arial" w:hAnsi="Arial" w:cs="Arial" w:hint="eastAsia"/>
              </w:rPr>
              <w:t>状态位：</w:t>
            </w:r>
            <w:r w:rsidRPr="00491306">
              <w:rPr>
                <w:rFonts w:ascii="Arial" w:hAnsi="Arial" w:cs="Arial" w:hint="eastAsia"/>
              </w:rPr>
              <w:t>00</w:t>
            </w:r>
            <w:r w:rsidRPr="00491306">
              <w:rPr>
                <w:rFonts w:ascii="Arial" w:hAnsi="Arial" w:cs="Arial" w:hint="eastAsia"/>
              </w:rPr>
              <w:t>－故障，</w:t>
            </w:r>
            <w:r w:rsidRPr="00491306">
              <w:rPr>
                <w:rFonts w:ascii="Arial" w:hAnsi="Arial" w:cs="Arial" w:hint="eastAsia"/>
              </w:rPr>
              <w:t>01</w:t>
            </w:r>
            <w:r w:rsidRPr="00491306">
              <w:rPr>
                <w:rFonts w:ascii="Arial" w:hAnsi="Arial" w:cs="Arial" w:hint="eastAsia"/>
              </w:rPr>
              <w:t>－无效，</w:t>
            </w:r>
            <w:r w:rsidRPr="00491306">
              <w:rPr>
                <w:rFonts w:ascii="Arial" w:hAnsi="Arial" w:cs="Arial" w:hint="eastAsia"/>
              </w:rPr>
              <w:t>10</w:t>
            </w:r>
            <w:r w:rsidRPr="00491306">
              <w:rPr>
                <w:rFonts w:ascii="Arial" w:hAnsi="Arial" w:cs="Arial" w:hint="eastAsia"/>
              </w:rPr>
              <w:t>－测试，</w:t>
            </w:r>
            <w:r w:rsidRPr="00491306">
              <w:rPr>
                <w:rFonts w:ascii="Arial" w:hAnsi="Arial" w:cs="Arial" w:hint="eastAsia"/>
              </w:rPr>
              <w:t>11</w:t>
            </w:r>
            <w:r w:rsidRPr="00491306">
              <w:rPr>
                <w:rFonts w:ascii="Arial" w:hAnsi="Arial" w:cs="Arial" w:hint="eastAsia"/>
              </w:rPr>
              <w:t>－正常；</w:t>
            </w:r>
          </w:p>
        </w:tc>
      </w:tr>
    </w:tbl>
    <w:p w14:paraId="4D0CC462" w14:textId="77777777" w:rsidR="001A685E" w:rsidRPr="00C96EA7" w:rsidRDefault="006562EF" w:rsidP="008E4821">
      <w:pPr>
        <w:numPr>
          <w:ilvl w:val="0"/>
          <w:numId w:val="3"/>
        </w:numPr>
        <w:spacing w:line="500" w:lineRule="exact"/>
        <w:outlineLvl w:val="0"/>
        <w:rPr>
          <w:rFonts w:ascii="黑体" w:eastAsia="黑体" w:hAnsi="黑体" w:hint="eastAsia"/>
          <w:sz w:val="24"/>
        </w:rPr>
      </w:pPr>
      <w:r>
        <w:rPr>
          <w:rFonts w:ascii="黑体" w:eastAsia="黑体" w:hAnsi="黑体" w:hint="eastAsia"/>
          <w:sz w:val="24"/>
        </w:rPr>
        <w:t>CAN</w:t>
      </w:r>
      <w:r w:rsidR="00C96EA7">
        <w:rPr>
          <w:rFonts w:ascii="黑体" w:eastAsia="黑体" w:hAnsi="黑体" w:hint="eastAsia"/>
          <w:sz w:val="24"/>
        </w:rPr>
        <w:t>通讯协议</w:t>
      </w:r>
    </w:p>
    <w:p w14:paraId="7E03C39B" w14:textId="77777777" w:rsidR="008D17B6" w:rsidRDefault="006562EF" w:rsidP="006562EF">
      <w:pPr>
        <w:pStyle w:val="afb"/>
        <w:spacing w:line="500" w:lineRule="exact"/>
        <w:ind w:left="420" w:firstLineChars="0" w:firstLine="0"/>
        <w:jc w:val="center"/>
        <w:rPr>
          <w:ins w:id="3" w:author="绎维 熊" w:date="2025-05-23T11:12:00Z" w16du:dateUtc="2025-05-23T03:12:00Z"/>
          <w:rFonts w:eastAsia="黑体"/>
          <w:color w:val="000000" w:themeColor="text1"/>
          <w:sz w:val="21"/>
          <w:szCs w:val="21"/>
        </w:rPr>
      </w:pPr>
      <w:r w:rsidRPr="006562EF">
        <w:rPr>
          <w:rFonts w:ascii="黑体" w:eastAsia="黑体" w:hAnsi="黑体" w:hint="eastAsia"/>
          <w:kern w:val="24"/>
          <w:sz w:val="21"/>
          <w:szCs w:val="21"/>
        </w:rPr>
        <w:t xml:space="preserve">表11 </w:t>
      </w:r>
      <w:r>
        <w:rPr>
          <w:rFonts w:ascii="黑体" w:eastAsia="黑体" w:hAnsi="黑体" w:hint="eastAsia"/>
          <w:kern w:val="24"/>
          <w:sz w:val="21"/>
          <w:szCs w:val="21"/>
        </w:rPr>
        <w:t>飞控计算机到</w:t>
      </w:r>
      <w:r w:rsidR="008A6274" w:rsidRPr="006562EF">
        <w:rPr>
          <w:rFonts w:eastAsia="黑体" w:hint="eastAsia"/>
          <w:color w:val="000000" w:themeColor="text1"/>
          <w:sz w:val="21"/>
          <w:szCs w:val="21"/>
        </w:rPr>
        <w:t>CAN</w:t>
      </w:r>
      <w:r w:rsidR="008A6274" w:rsidRPr="006562EF">
        <w:rPr>
          <w:rFonts w:eastAsia="黑体" w:hint="eastAsia"/>
          <w:color w:val="000000" w:themeColor="text1"/>
          <w:sz w:val="21"/>
          <w:szCs w:val="21"/>
        </w:rPr>
        <w:t>总线</w:t>
      </w:r>
      <w:r>
        <w:rPr>
          <w:rFonts w:eastAsia="黑体" w:hint="eastAsia"/>
          <w:color w:val="000000" w:themeColor="text1"/>
          <w:sz w:val="21"/>
          <w:szCs w:val="21"/>
        </w:rPr>
        <w:t>数据通讯</w:t>
      </w:r>
      <w:commentRangeStart w:id="4"/>
      <w:r>
        <w:rPr>
          <w:rFonts w:eastAsia="黑体" w:hint="eastAsia"/>
          <w:color w:val="000000" w:themeColor="text1"/>
          <w:sz w:val="21"/>
          <w:szCs w:val="21"/>
        </w:rPr>
        <w:t>协议</w:t>
      </w:r>
      <w:commentRangeEnd w:id="4"/>
      <w:r w:rsidR="00341A54">
        <w:rPr>
          <w:rStyle w:val="af0"/>
          <w:rFonts w:ascii="Times New Roman"/>
        </w:rPr>
        <w:commentReference w:id="4"/>
      </w:r>
      <w:ins w:id="5" w:author="绎维 熊" w:date="2025-05-23T11:08:00Z" w16du:dateUtc="2025-05-23T03:08:00Z">
        <w:r w:rsidR="00490054">
          <w:rPr>
            <w:rFonts w:eastAsia="黑体" w:hint="eastAsia"/>
            <w:color w:val="000000" w:themeColor="text1"/>
            <w:sz w:val="21"/>
            <w:szCs w:val="21"/>
          </w:rPr>
          <w:t>-INTEL</w:t>
        </w:r>
        <w:r w:rsidR="00490054">
          <w:rPr>
            <w:rFonts w:eastAsia="黑体" w:hint="eastAsia"/>
            <w:color w:val="000000" w:themeColor="text1"/>
            <w:sz w:val="21"/>
            <w:szCs w:val="21"/>
          </w:rPr>
          <w:t>小端</w:t>
        </w:r>
      </w:ins>
    </w:p>
    <w:p w14:paraId="7DD6C2FB" w14:textId="62C50D33" w:rsidR="008A6274" w:rsidRDefault="00A56F19" w:rsidP="006562EF">
      <w:pPr>
        <w:pStyle w:val="afb"/>
        <w:spacing w:line="500" w:lineRule="exact"/>
        <w:ind w:left="420" w:firstLineChars="0" w:firstLine="0"/>
        <w:jc w:val="center"/>
        <w:rPr>
          <w:ins w:id="6" w:author="绎维 熊" w:date="2025-05-23T11:43:00Z" w16du:dateUtc="2025-05-23T03:43:00Z"/>
          <w:rFonts w:eastAsia="黑体"/>
          <w:color w:val="000000" w:themeColor="text1"/>
          <w:sz w:val="21"/>
          <w:szCs w:val="21"/>
        </w:rPr>
      </w:pPr>
      <w:ins w:id="7" w:author="绎维 熊" w:date="2025-05-23T11:43:00Z" w16du:dateUtc="2025-05-23T03:43:00Z">
        <w:r>
          <w:rPr>
            <w:rFonts w:eastAsia="黑体" w:hint="eastAsia"/>
            <w:color w:val="000000" w:themeColor="text1"/>
            <w:sz w:val="21"/>
            <w:szCs w:val="21"/>
          </w:rPr>
          <w:t xml:space="preserve">FCC1 </w:t>
        </w:r>
      </w:ins>
      <w:ins w:id="8" w:author="绎维 熊" w:date="2025-05-23T11:12:00Z" w16du:dateUtc="2025-05-23T03:12:00Z">
        <w:r w:rsidR="008D17B6">
          <w:rPr>
            <w:rFonts w:eastAsia="黑体" w:hint="eastAsia"/>
            <w:color w:val="000000" w:themeColor="text1"/>
            <w:sz w:val="21"/>
            <w:szCs w:val="21"/>
          </w:rPr>
          <w:t>CAN ID</w:t>
        </w:r>
        <w:r w:rsidR="008D17B6">
          <w:rPr>
            <w:rFonts w:eastAsia="黑体" w:hint="eastAsia"/>
            <w:color w:val="000000" w:themeColor="text1"/>
            <w:sz w:val="21"/>
            <w:szCs w:val="21"/>
          </w:rPr>
          <w:t>：</w:t>
        </w:r>
        <w:r w:rsidR="008D17B6">
          <w:rPr>
            <w:rFonts w:eastAsia="黑体" w:hint="eastAsia"/>
            <w:color w:val="000000" w:themeColor="text1"/>
            <w:sz w:val="21"/>
            <w:szCs w:val="21"/>
          </w:rPr>
          <w:t>0x</w:t>
        </w:r>
      </w:ins>
      <w:ins w:id="9" w:author="绎维 熊" w:date="2025-05-23T11:38:00Z" w16du:dateUtc="2025-05-23T03:38:00Z">
        <w:r w:rsidR="0056770F">
          <w:rPr>
            <w:rFonts w:eastAsia="黑体" w:hint="eastAsia"/>
            <w:color w:val="000000" w:themeColor="text1"/>
            <w:sz w:val="21"/>
            <w:szCs w:val="21"/>
          </w:rPr>
          <w:t>1</w:t>
        </w:r>
      </w:ins>
      <w:ins w:id="10" w:author="绎维 熊" w:date="2025-05-23T11:12:00Z" w16du:dateUtc="2025-05-23T03:12:00Z">
        <w:r w:rsidR="008D17B6">
          <w:rPr>
            <w:rFonts w:eastAsia="黑体" w:hint="eastAsia"/>
            <w:color w:val="000000" w:themeColor="text1"/>
            <w:sz w:val="21"/>
            <w:szCs w:val="21"/>
          </w:rPr>
          <w:t>1</w:t>
        </w:r>
      </w:ins>
    </w:p>
    <w:p w14:paraId="44098DE7" w14:textId="59A71261" w:rsidR="00A56F19" w:rsidRDefault="00A56F19" w:rsidP="006562EF">
      <w:pPr>
        <w:pStyle w:val="afb"/>
        <w:spacing w:line="500" w:lineRule="exact"/>
        <w:ind w:left="420" w:firstLineChars="0" w:firstLine="0"/>
        <w:jc w:val="center"/>
        <w:rPr>
          <w:ins w:id="11" w:author="绎维 熊" w:date="2025-05-23T11:43:00Z" w16du:dateUtc="2025-05-23T03:43:00Z"/>
          <w:rFonts w:eastAsia="黑体"/>
          <w:color w:val="000000" w:themeColor="text1"/>
          <w:sz w:val="21"/>
          <w:szCs w:val="21"/>
        </w:rPr>
      </w:pPr>
      <w:ins w:id="12" w:author="绎维 熊" w:date="2025-05-23T11:43:00Z" w16du:dateUtc="2025-05-23T03:43:00Z">
        <w:r>
          <w:rPr>
            <w:rFonts w:eastAsia="黑体" w:hint="eastAsia"/>
            <w:color w:val="000000" w:themeColor="text1"/>
            <w:sz w:val="21"/>
            <w:szCs w:val="21"/>
          </w:rPr>
          <w:t>FCC2 CAN ID</w:t>
        </w:r>
        <w:r>
          <w:rPr>
            <w:rFonts w:eastAsia="黑体" w:hint="eastAsia"/>
            <w:color w:val="000000" w:themeColor="text1"/>
            <w:sz w:val="21"/>
            <w:szCs w:val="21"/>
          </w:rPr>
          <w:t>：</w:t>
        </w:r>
        <w:r>
          <w:rPr>
            <w:rFonts w:eastAsia="黑体" w:hint="eastAsia"/>
            <w:color w:val="000000" w:themeColor="text1"/>
            <w:sz w:val="21"/>
            <w:szCs w:val="21"/>
          </w:rPr>
          <w:t>0x12</w:t>
        </w:r>
      </w:ins>
    </w:p>
    <w:p w14:paraId="6C6BF96B" w14:textId="3E98472C" w:rsidR="00DC0742" w:rsidRPr="006562EF" w:rsidRDefault="00DC0742" w:rsidP="00DC0742">
      <w:pPr>
        <w:pStyle w:val="afb"/>
        <w:spacing w:line="500" w:lineRule="exact"/>
        <w:ind w:left="420" w:firstLineChars="0" w:firstLine="0"/>
        <w:jc w:val="center"/>
        <w:rPr>
          <w:ins w:id="13" w:author="绎维 熊" w:date="2025-05-23T11:43:00Z" w16du:dateUtc="2025-05-23T03:43:00Z"/>
          <w:rFonts w:eastAsia="黑体"/>
          <w:color w:val="000000" w:themeColor="text1"/>
          <w:sz w:val="21"/>
          <w:szCs w:val="21"/>
        </w:rPr>
      </w:pPr>
      <w:ins w:id="14" w:author="绎维 熊" w:date="2025-05-23T11:43:00Z" w16du:dateUtc="2025-05-23T03:43:00Z">
        <w:r>
          <w:rPr>
            <w:rFonts w:eastAsia="黑体" w:hint="eastAsia"/>
            <w:color w:val="000000" w:themeColor="text1"/>
            <w:sz w:val="21"/>
            <w:szCs w:val="21"/>
          </w:rPr>
          <w:t>FCC</w:t>
        </w:r>
        <w:r w:rsidR="003C5593">
          <w:rPr>
            <w:rFonts w:eastAsia="黑体" w:hint="eastAsia"/>
            <w:color w:val="000000" w:themeColor="text1"/>
            <w:sz w:val="21"/>
            <w:szCs w:val="21"/>
          </w:rPr>
          <w:t>3</w:t>
        </w:r>
        <w:r>
          <w:rPr>
            <w:rFonts w:eastAsia="黑体" w:hint="eastAsia"/>
            <w:color w:val="000000" w:themeColor="text1"/>
            <w:sz w:val="21"/>
            <w:szCs w:val="21"/>
          </w:rPr>
          <w:t xml:space="preserve"> CAN ID</w:t>
        </w:r>
        <w:r>
          <w:rPr>
            <w:rFonts w:eastAsia="黑体" w:hint="eastAsia"/>
            <w:color w:val="000000" w:themeColor="text1"/>
            <w:sz w:val="21"/>
            <w:szCs w:val="21"/>
          </w:rPr>
          <w:t>：</w:t>
        </w:r>
        <w:r>
          <w:rPr>
            <w:rFonts w:eastAsia="黑体" w:hint="eastAsia"/>
            <w:color w:val="000000" w:themeColor="text1"/>
            <w:sz w:val="21"/>
            <w:szCs w:val="21"/>
          </w:rPr>
          <w:t>0x1</w:t>
        </w:r>
        <w:r w:rsidR="003C5593">
          <w:rPr>
            <w:rFonts w:eastAsia="黑体" w:hint="eastAsia"/>
            <w:color w:val="000000" w:themeColor="text1"/>
            <w:sz w:val="21"/>
            <w:szCs w:val="21"/>
          </w:rPr>
          <w:t>3</w:t>
        </w:r>
      </w:ins>
    </w:p>
    <w:p w14:paraId="1B6FD770" w14:textId="35D968F4" w:rsidR="00DC0742" w:rsidRPr="00DC0742" w:rsidRDefault="003C5593" w:rsidP="003C5593">
      <w:pPr>
        <w:pStyle w:val="afb"/>
        <w:spacing w:line="500" w:lineRule="exact"/>
        <w:ind w:left="420" w:firstLineChars="0" w:firstLine="0"/>
        <w:jc w:val="center"/>
        <w:rPr>
          <w:rFonts w:eastAsia="黑体"/>
          <w:color w:val="000000" w:themeColor="text1"/>
          <w:sz w:val="21"/>
          <w:szCs w:val="21"/>
        </w:rPr>
      </w:pPr>
      <w:ins w:id="15" w:author="绎维 熊" w:date="2025-05-23T11:44:00Z" w16du:dateUtc="2025-05-23T03:44:00Z">
        <w:r>
          <w:rPr>
            <w:rFonts w:eastAsia="黑体" w:hint="eastAsia"/>
            <w:color w:val="000000" w:themeColor="text1"/>
            <w:sz w:val="21"/>
            <w:szCs w:val="21"/>
          </w:rPr>
          <w:t>BCM</w:t>
        </w:r>
      </w:ins>
      <w:ins w:id="16" w:author="绎维 熊" w:date="2025-05-23T11:43:00Z" w16du:dateUtc="2025-05-23T03:43:00Z">
        <w:r w:rsidR="00DC0742">
          <w:rPr>
            <w:rFonts w:eastAsia="黑体" w:hint="eastAsia"/>
            <w:color w:val="000000" w:themeColor="text1"/>
            <w:sz w:val="21"/>
            <w:szCs w:val="21"/>
          </w:rPr>
          <w:t xml:space="preserve"> CAN ID</w:t>
        </w:r>
        <w:r w:rsidR="00DC0742">
          <w:rPr>
            <w:rFonts w:eastAsia="黑体" w:hint="eastAsia"/>
            <w:color w:val="000000" w:themeColor="text1"/>
            <w:sz w:val="21"/>
            <w:szCs w:val="21"/>
          </w:rPr>
          <w:t>：</w:t>
        </w:r>
        <w:r w:rsidR="00DC0742">
          <w:rPr>
            <w:rFonts w:eastAsia="黑体" w:hint="eastAsia"/>
            <w:color w:val="000000" w:themeColor="text1"/>
            <w:sz w:val="21"/>
            <w:szCs w:val="21"/>
          </w:rPr>
          <w:t>0x1</w:t>
        </w:r>
        <w:r>
          <w:rPr>
            <w:rFonts w:eastAsia="黑体" w:hint="eastAsia"/>
            <w:color w:val="000000" w:themeColor="text1"/>
            <w:sz w:val="21"/>
            <w:szCs w:val="21"/>
          </w:rPr>
          <w:t>4</w:t>
        </w:r>
      </w:ins>
    </w:p>
    <w:tbl>
      <w:tblPr>
        <w:tblStyle w:val="afa"/>
        <w:tblW w:w="9287" w:type="dxa"/>
        <w:tblLayout w:type="fixed"/>
        <w:tblLook w:val="04A0" w:firstRow="1" w:lastRow="0" w:firstColumn="1" w:lastColumn="0" w:noHBand="0" w:noVBand="1"/>
      </w:tblPr>
      <w:tblGrid>
        <w:gridCol w:w="959"/>
        <w:gridCol w:w="1843"/>
        <w:gridCol w:w="850"/>
        <w:gridCol w:w="3119"/>
        <w:gridCol w:w="2516"/>
      </w:tblGrid>
      <w:tr w:rsidR="009B28E6" w:rsidRPr="0071074D" w14:paraId="7B6EC394" w14:textId="77777777" w:rsidTr="00DD6924">
        <w:trPr>
          <w:tblHeader/>
        </w:trPr>
        <w:tc>
          <w:tcPr>
            <w:tcW w:w="959" w:type="dxa"/>
            <w:vAlign w:val="center"/>
          </w:tcPr>
          <w:p w14:paraId="33032027" w14:textId="77777777" w:rsidR="009B28E6" w:rsidRPr="0071074D" w:rsidRDefault="009B28E6" w:rsidP="008B1645">
            <w:pPr>
              <w:spacing w:line="320" w:lineRule="exact"/>
              <w:jc w:val="center"/>
              <w:rPr>
                <w:rFonts w:ascii="宋体" w:hAnsi="宋体" w:hint="eastAsia"/>
                <w:color w:val="000000" w:themeColor="text1"/>
                <w:sz w:val="21"/>
                <w:szCs w:val="21"/>
              </w:rPr>
            </w:pPr>
            <w:r w:rsidRPr="0071074D">
              <w:rPr>
                <w:rFonts w:ascii="宋体" w:hAnsi="宋体" w:hint="eastAsia"/>
                <w:color w:val="000000" w:themeColor="text1"/>
                <w:sz w:val="21"/>
                <w:szCs w:val="21"/>
              </w:rPr>
              <w:t>字节号</w:t>
            </w:r>
          </w:p>
        </w:tc>
        <w:tc>
          <w:tcPr>
            <w:tcW w:w="1843" w:type="dxa"/>
            <w:vAlign w:val="center"/>
          </w:tcPr>
          <w:p w14:paraId="19F55382" w14:textId="77777777" w:rsidR="009B28E6" w:rsidRPr="0071074D" w:rsidRDefault="009B28E6" w:rsidP="008B1645">
            <w:pPr>
              <w:spacing w:line="320" w:lineRule="exact"/>
              <w:jc w:val="center"/>
              <w:rPr>
                <w:rFonts w:ascii="宋体" w:hAnsi="宋体" w:hint="eastAsia"/>
                <w:color w:val="000000" w:themeColor="text1"/>
                <w:sz w:val="21"/>
                <w:szCs w:val="21"/>
              </w:rPr>
            </w:pPr>
            <w:r w:rsidRPr="0071074D">
              <w:rPr>
                <w:rFonts w:ascii="宋体" w:hAnsi="宋体"/>
                <w:color w:val="000000" w:themeColor="text1"/>
                <w:sz w:val="21"/>
                <w:szCs w:val="21"/>
              </w:rPr>
              <w:t>信号名称</w:t>
            </w:r>
          </w:p>
        </w:tc>
        <w:tc>
          <w:tcPr>
            <w:tcW w:w="850" w:type="dxa"/>
            <w:vAlign w:val="center"/>
          </w:tcPr>
          <w:p w14:paraId="739165CF" w14:textId="77777777" w:rsidR="009B28E6" w:rsidRPr="0071074D" w:rsidRDefault="009B28E6" w:rsidP="008B1645">
            <w:pPr>
              <w:spacing w:line="320" w:lineRule="exact"/>
              <w:jc w:val="center"/>
              <w:rPr>
                <w:rFonts w:ascii="宋体" w:hAnsi="宋体" w:hint="eastAsia"/>
                <w:color w:val="000000" w:themeColor="text1"/>
                <w:sz w:val="21"/>
                <w:szCs w:val="21"/>
              </w:rPr>
            </w:pPr>
            <w:r w:rsidRPr="0071074D">
              <w:rPr>
                <w:rFonts w:ascii="宋体" w:hAnsi="宋体" w:hint="eastAsia"/>
                <w:color w:val="000000" w:themeColor="text1"/>
                <w:sz w:val="21"/>
                <w:szCs w:val="21"/>
              </w:rPr>
              <w:t>长度</w:t>
            </w:r>
          </w:p>
        </w:tc>
        <w:tc>
          <w:tcPr>
            <w:tcW w:w="3119" w:type="dxa"/>
            <w:vAlign w:val="center"/>
          </w:tcPr>
          <w:p w14:paraId="2BFBB042" w14:textId="77777777" w:rsidR="009B28E6" w:rsidRPr="0071074D" w:rsidRDefault="009B28E6" w:rsidP="008B1645">
            <w:pPr>
              <w:spacing w:line="320" w:lineRule="exact"/>
              <w:jc w:val="center"/>
              <w:rPr>
                <w:rFonts w:ascii="宋体" w:hAnsi="宋体" w:hint="eastAsia"/>
                <w:color w:val="000000" w:themeColor="text1"/>
                <w:sz w:val="21"/>
                <w:szCs w:val="21"/>
              </w:rPr>
            </w:pPr>
            <w:r w:rsidRPr="0071074D">
              <w:rPr>
                <w:rFonts w:ascii="宋体" w:hAnsi="宋体" w:hint="eastAsia"/>
                <w:color w:val="000000" w:themeColor="text1"/>
                <w:sz w:val="21"/>
                <w:szCs w:val="21"/>
              </w:rPr>
              <w:t>内容</w:t>
            </w:r>
          </w:p>
        </w:tc>
        <w:tc>
          <w:tcPr>
            <w:tcW w:w="2516" w:type="dxa"/>
            <w:vAlign w:val="center"/>
          </w:tcPr>
          <w:p w14:paraId="71A5A9C4" w14:textId="77777777" w:rsidR="009B28E6" w:rsidRPr="0071074D" w:rsidRDefault="009B28E6" w:rsidP="008B1645">
            <w:pPr>
              <w:spacing w:line="320" w:lineRule="exact"/>
              <w:jc w:val="center"/>
              <w:rPr>
                <w:rFonts w:ascii="宋体" w:hAnsi="宋体" w:hint="eastAsia"/>
                <w:color w:val="000000" w:themeColor="text1"/>
                <w:sz w:val="21"/>
                <w:szCs w:val="21"/>
              </w:rPr>
            </w:pPr>
            <w:r w:rsidRPr="0071074D">
              <w:rPr>
                <w:rFonts w:ascii="宋体" w:hAnsi="宋体"/>
                <w:color w:val="000000" w:themeColor="text1"/>
                <w:sz w:val="21"/>
                <w:szCs w:val="21"/>
              </w:rPr>
              <w:t>备注</w:t>
            </w:r>
          </w:p>
        </w:tc>
      </w:tr>
      <w:tr w:rsidR="009B28E6" w:rsidRPr="0071074D" w14:paraId="53AAEA35" w14:textId="77777777" w:rsidTr="00DD6924">
        <w:trPr>
          <w:trHeight w:val="459"/>
        </w:trPr>
        <w:tc>
          <w:tcPr>
            <w:tcW w:w="959" w:type="dxa"/>
            <w:vAlign w:val="center"/>
          </w:tcPr>
          <w:p w14:paraId="6351FCE0" w14:textId="77777777" w:rsidR="009B28E6" w:rsidRPr="0071074D" w:rsidRDefault="009B28E6" w:rsidP="008E4821">
            <w:pPr>
              <w:numPr>
                <w:ilvl w:val="0"/>
                <w:numId w:val="4"/>
              </w:numPr>
              <w:spacing w:line="320" w:lineRule="exact"/>
              <w:jc w:val="center"/>
              <w:rPr>
                <w:rFonts w:ascii="宋体" w:hAnsi="宋体" w:hint="eastAsia"/>
                <w:color w:val="000000" w:themeColor="text1"/>
                <w:sz w:val="21"/>
                <w:szCs w:val="21"/>
              </w:rPr>
            </w:pPr>
          </w:p>
        </w:tc>
        <w:tc>
          <w:tcPr>
            <w:tcW w:w="1843" w:type="dxa"/>
            <w:vMerge w:val="restart"/>
            <w:vAlign w:val="center"/>
          </w:tcPr>
          <w:p w14:paraId="5B5EFDCE" w14:textId="77777777" w:rsidR="009B28E6" w:rsidRPr="0071074D" w:rsidRDefault="00E315B3" w:rsidP="00E315B3">
            <w:pPr>
              <w:spacing w:line="320" w:lineRule="exact"/>
              <w:rPr>
                <w:rFonts w:ascii="宋体" w:hAnsi="宋体" w:hint="eastAsia"/>
                <w:color w:val="000000" w:themeColor="text1"/>
                <w:sz w:val="21"/>
                <w:szCs w:val="21"/>
              </w:rPr>
            </w:pPr>
            <w:r>
              <w:rPr>
                <w:rFonts w:ascii="宋体" w:hAnsi="宋体" w:hint="eastAsia"/>
                <w:color w:val="000000" w:themeColor="text1"/>
                <w:sz w:val="21"/>
                <w:szCs w:val="21"/>
              </w:rPr>
              <w:t>脚蹬</w:t>
            </w:r>
            <w:r w:rsidR="009B28E6" w:rsidRPr="0071074D">
              <w:rPr>
                <w:rFonts w:ascii="宋体" w:hAnsi="宋体" w:hint="eastAsia"/>
                <w:color w:val="000000" w:themeColor="text1"/>
                <w:sz w:val="21"/>
                <w:szCs w:val="21"/>
              </w:rPr>
              <w:t>转弯</w:t>
            </w:r>
            <w:r w:rsidR="009B28E6" w:rsidRPr="0071074D">
              <w:rPr>
                <w:rFonts w:ascii="宋体" w:hAnsi="宋体"/>
                <w:color w:val="000000" w:themeColor="text1"/>
                <w:sz w:val="21"/>
                <w:szCs w:val="21"/>
              </w:rPr>
              <w:t>指令</w:t>
            </w:r>
          </w:p>
        </w:tc>
        <w:tc>
          <w:tcPr>
            <w:tcW w:w="850" w:type="dxa"/>
            <w:vMerge w:val="restart"/>
            <w:vAlign w:val="center"/>
          </w:tcPr>
          <w:p w14:paraId="663BBF45" w14:textId="77777777" w:rsidR="009B28E6" w:rsidRPr="00DD6924" w:rsidRDefault="009B28E6" w:rsidP="009B28E6">
            <w:pPr>
              <w:spacing w:line="320" w:lineRule="exact"/>
              <w:jc w:val="center"/>
              <w:rPr>
                <w:rFonts w:asciiTheme="minorEastAsia" w:eastAsiaTheme="minorEastAsia" w:hAnsiTheme="minorEastAsia" w:hint="eastAsia"/>
                <w:color w:val="000000" w:themeColor="text1"/>
                <w:sz w:val="21"/>
                <w:szCs w:val="21"/>
              </w:rPr>
            </w:pPr>
            <w:r w:rsidRPr="00DD6924">
              <w:rPr>
                <w:rFonts w:asciiTheme="minorEastAsia" w:eastAsiaTheme="minorEastAsia" w:hAnsiTheme="minorEastAsia" w:hint="eastAsia"/>
                <w:color w:val="000000" w:themeColor="text1"/>
                <w:sz w:val="21"/>
                <w:szCs w:val="21"/>
              </w:rPr>
              <w:t>16</w:t>
            </w:r>
          </w:p>
          <w:p w14:paraId="1D25A870" w14:textId="77777777" w:rsidR="00DD6924" w:rsidRPr="00DD6924" w:rsidRDefault="00DD6924" w:rsidP="009B28E6">
            <w:pPr>
              <w:spacing w:line="320" w:lineRule="exact"/>
              <w:jc w:val="center"/>
              <w:rPr>
                <w:rFonts w:asciiTheme="minorEastAsia" w:eastAsiaTheme="minorEastAsia" w:hAnsiTheme="minorEastAsia" w:hint="eastAsia"/>
                <w:color w:val="000000" w:themeColor="text1"/>
                <w:sz w:val="21"/>
                <w:szCs w:val="21"/>
              </w:rPr>
            </w:pPr>
            <w:r w:rsidRPr="00DD6924">
              <w:rPr>
                <w:rFonts w:asciiTheme="minorEastAsia" w:eastAsiaTheme="minorEastAsia" w:hAnsiTheme="minorEastAsia"/>
                <w:color w:val="000000" w:themeColor="text1"/>
                <w:sz w:val="21"/>
              </w:rPr>
              <w:t>SHORT</w:t>
            </w:r>
          </w:p>
        </w:tc>
        <w:tc>
          <w:tcPr>
            <w:tcW w:w="3119" w:type="dxa"/>
            <w:vMerge w:val="restart"/>
            <w:vAlign w:val="center"/>
          </w:tcPr>
          <w:p w14:paraId="48BB9985" w14:textId="77777777" w:rsidR="009B28E6" w:rsidRPr="0071074D" w:rsidRDefault="009B28E6" w:rsidP="009B28E6">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0000H</w:t>
            </w:r>
            <w:r w:rsidRPr="0071074D">
              <w:rPr>
                <w:rFonts w:ascii="宋体" w:hAnsi="宋体" w:hint="eastAsia"/>
                <w:color w:val="000000" w:themeColor="text1"/>
                <w:sz w:val="21"/>
                <w:szCs w:val="21"/>
              </w:rPr>
              <w:t>～</w:t>
            </w:r>
            <w:r w:rsidRPr="0071074D">
              <w:rPr>
                <w:rFonts w:ascii="宋体" w:hAnsi="宋体"/>
                <w:color w:val="000000" w:themeColor="text1"/>
                <w:sz w:val="21"/>
                <w:szCs w:val="21"/>
              </w:rPr>
              <w:t>FFFFH</w:t>
            </w:r>
          </w:p>
        </w:tc>
        <w:tc>
          <w:tcPr>
            <w:tcW w:w="2516" w:type="dxa"/>
            <w:vMerge w:val="restart"/>
            <w:vAlign w:val="center"/>
          </w:tcPr>
          <w:p w14:paraId="5FFD4C12" w14:textId="77777777" w:rsidR="009B28E6" w:rsidRPr="0071074D" w:rsidRDefault="009B28E6" w:rsidP="009B28E6">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信号范围：</w:t>
            </w:r>
            <w:r w:rsidRPr="0071074D">
              <w:rPr>
                <w:rFonts w:ascii="宋体" w:hAnsi="宋体" w:hint="eastAsia"/>
                <w:color w:val="000000" w:themeColor="text1"/>
                <w:sz w:val="21"/>
                <w:szCs w:val="21"/>
              </w:rPr>
              <w:t>-4</w:t>
            </w:r>
            <w:r>
              <w:rPr>
                <w:rFonts w:ascii="宋体" w:hAnsi="宋体" w:hint="eastAsia"/>
                <w:color w:val="000000" w:themeColor="text1"/>
                <w:sz w:val="21"/>
                <w:szCs w:val="21"/>
              </w:rPr>
              <w:t>5</w:t>
            </w:r>
            <w:r w:rsidRPr="0071074D">
              <w:rPr>
                <w:rFonts w:ascii="宋体" w:hAnsi="宋体"/>
                <w:color w:val="000000" w:themeColor="text1"/>
                <w:sz w:val="21"/>
                <w:szCs w:val="21"/>
              </w:rPr>
              <w:t>°~</w:t>
            </w:r>
            <w:r w:rsidRPr="0071074D">
              <w:rPr>
                <w:rFonts w:ascii="宋体" w:hAnsi="宋体" w:hint="eastAsia"/>
                <w:color w:val="000000" w:themeColor="text1"/>
                <w:sz w:val="21"/>
                <w:szCs w:val="21"/>
              </w:rPr>
              <w:t>4</w:t>
            </w:r>
            <w:r>
              <w:rPr>
                <w:rFonts w:ascii="宋体" w:hAnsi="宋体" w:hint="eastAsia"/>
                <w:color w:val="000000" w:themeColor="text1"/>
                <w:sz w:val="21"/>
                <w:szCs w:val="21"/>
              </w:rPr>
              <w:t>5</w:t>
            </w:r>
            <w:r w:rsidRPr="0071074D">
              <w:rPr>
                <w:rFonts w:ascii="宋体" w:hAnsi="宋体"/>
                <w:color w:val="000000" w:themeColor="text1"/>
                <w:sz w:val="21"/>
                <w:szCs w:val="21"/>
              </w:rPr>
              <w:t>°；</w:t>
            </w:r>
          </w:p>
          <w:p w14:paraId="135C36B1" w14:textId="77777777" w:rsidR="009B28E6" w:rsidRPr="0071074D" w:rsidRDefault="009B28E6" w:rsidP="009B28E6">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比例尺：</w:t>
            </w:r>
            <w:r w:rsidRPr="0071074D">
              <w:rPr>
                <w:rFonts w:ascii="宋体" w:hAnsi="宋体" w:hint="eastAsia"/>
                <w:color w:val="000000" w:themeColor="text1"/>
                <w:sz w:val="21"/>
                <w:szCs w:val="21"/>
              </w:rPr>
              <w:t>LSB</w:t>
            </w:r>
            <w:r w:rsidRPr="0071074D">
              <w:rPr>
                <w:rFonts w:ascii="宋体" w:hAnsi="宋体"/>
                <w:color w:val="000000" w:themeColor="text1"/>
                <w:sz w:val="21"/>
                <w:szCs w:val="21"/>
              </w:rPr>
              <w:t>=</w:t>
            </w:r>
            <w:r w:rsidRPr="00491306">
              <w:rPr>
                <w:rFonts w:ascii="宋体" w:hAnsi="宋体" w:hint="eastAsia"/>
              </w:rPr>
              <w:t>0.</w:t>
            </w:r>
            <w:r>
              <w:rPr>
                <w:rFonts w:ascii="宋体" w:hAnsi="宋体" w:hint="eastAsia"/>
              </w:rPr>
              <w:t>010986</w:t>
            </w:r>
            <w:r w:rsidRPr="0071074D">
              <w:rPr>
                <w:rFonts w:ascii="宋体" w:hAnsi="宋体"/>
                <w:color w:val="000000" w:themeColor="text1"/>
                <w:sz w:val="21"/>
                <w:szCs w:val="21"/>
              </w:rPr>
              <w:t>°</w:t>
            </w:r>
            <w:r w:rsidRPr="0071074D">
              <w:rPr>
                <w:rFonts w:ascii="宋体" w:hAnsi="宋体" w:hint="eastAsia"/>
                <w:color w:val="000000" w:themeColor="text1"/>
                <w:sz w:val="21"/>
                <w:szCs w:val="21"/>
              </w:rPr>
              <w:t>；</w:t>
            </w:r>
          </w:p>
        </w:tc>
      </w:tr>
      <w:tr w:rsidR="009B28E6" w:rsidRPr="0071074D" w14:paraId="1D4F57D9" w14:textId="77777777" w:rsidTr="00DD6924">
        <w:tc>
          <w:tcPr>
            <w:tcW w:w="959" w:type="dxa"/>
            <w:vAlign w:val="center"/>
          </w:tcPr>
          <w:p w14:paraId="5EE7DF26" w14:textId="77777777" w:rsidR="009B28E6" w:rsidRPr="0071074D" w:rsidRDefault="009B28E6" w:rsidP="008E4821">
            <w:pPr>
              <w:numPr>
                <w:ilvl w:val="0"/>
                <w:numId w:val="4"/>
              </w:numPr>
              <w:spacing w:line="320" w:lineRule="exact"/>
              <w:jc w:val="center"/>
              <w:rPr>
                <w:rFonts w:ascii="宋体" w:hAnsi="宋体" w:hint="eastAsia"/>
                <w:color w:val="000000" w:themeColor="text1"/>
                <w:sz w:val="21"/>
                <w:szCs w:val="21"/>
              </w:rPr>
            </w:pPr>
          </w:p>
        </w:tc>
        <w:tc>
          <w:tcPr>
            <w:tcW w:w="1843" w:type="dxa"/>
            <w:vMerge/>
            <w:vAlign w:val="center"/>
          </w:tcPr>
          <w:p w14:paraId="0068A43A" w14:textId="77777777" w:rsidR="009B28E6" w:rsidRPr="0071074D" w:rsidRDefault="009B28E6" w:rsidP="009B28E6">
            <w:pPr>
              <w:spacing w:line="320" w:lineRule="exact"/>
              <w:rPr>
                <w:rFonts w:ascii="宋体" w:hAnsi="宋体" w:hint="eastAsia"/>
                <w:color w:val="000000" w:themeColor="text1"/>
                <w:sz w:val="21"/>
                <w:szCs w:val="21"/>
              </w:rPr>
            </w:pPr>
          </w:p>
        </w:tc>
        <w:tc>
          <w:tcPr>
            <w:tcW w:w="850" w:type="dxa"/>
            <w:vMerge/>
            <w:vAlign w:val="center"/>
          </w:tcPr>
          <w:p w14:paraId="4970FC5E" w14:textId="77777777" w:rsidR="009B28E6" w:rsidRPr="00DD6924" w:rsidRDefault="009B28E6" w:rsidP="009B28E6">
            <w:pPr>
              <w:spacing w:line="320" w:lineRule="exact"/>
              <w:jc w:val="center"/>
              <w:rPr>
                <w:rFonts w:asciiTheme="minorEastAsia" w:eastAsiaTheme="minorEastAsia" w:hAnsiTheme="minorEastAsia" w:hint="eastAsia"/>
                <w:color w:val="000000" w:themeColor="text1"/>
                <w:sz w:val="21"/>
                <w:szCs w:val="21"/>
              </w:rPr>
            </w:pPr>
          </w:p>
        </w:tc>
        <w:tc>
          <w:tcPr>
            <w:tcW w:w="3119" w:type="dxa"/>
            <w:vMerge/>
            <w:vAlign w:val="center"/>
          </w:tcPr>
          <w:p w14:paraId="0E8E7DF1" w14:textId="77777777" w:rsidR="009B28E6" w:rsidRPr="0071074D" w:rsidRDefault="009B28E6" w:rsidP="009B28E6">
            <w:pPr>
              <w:spacing w:line="320" w:lineRule="exact"/>
              <w:rPr>
                <w:rFonts w:ascii="宋体" w:hAnsi="宋体" w:hint="eastAsia"/>
                <w:color w:val="000000" w:themeColor="text1"/>
                <w:sz w:val="21"/>
                <w:szCs w:val="21"/>
              </w:rPr>
            </w:pPr>
          </w:p>
        </w:tc>
        <w:tc>
          <w:tcPr>
            <w:tcW w:w="2516" w:type="dxa"/>
            <w:vMerge/>
            <w:vAlign w:val="center"/>
          </w:tcPr>
          <w:p w14:paraId="0B82359C" w14:textId="77777777" w:rsidR="009B28E6" w:rsidRPr="0071074D" w:rsidRDefault="009B28E6" w:rsidP="009B28E6">
            <w:pPr>
              <w:spacing w:line="320" w:lineRule="exact"/>
              <w:rPr>
                <w:rFonts w:ascii="宋体" w:hAnsi="宋体" w:hint="eastAsia"/>
                <w:color w:val="000000" w:themeColor="text1"/>
                <w:sz w:val="21"/>
                <w:szCs w:val="21"/>
              </w:rPr>
            </w:pPr>
          </w:p>
        </w:tc>
      </w:tr>
      <w:tr w:rsidR="009B28E6" w:rsidRPr="0071074D" w14:paraId="516A3E84" w14:textId="77777777" w:rsidTr="00DD6924">
        <w:tc>
          <w:tcPr>
            <w:tcW w:w="959" w:type="dxa"/>
            <w:vMerge w:val="restart"/>
            <w:vAlign w:val="center"/>
          </w:tcPr>
          <w:p w14:paraId="07E9DFD3" w14:textId="77777777" w:rsidR="009B28E6" w:rsidRPr="0071074D" w:rsidRDefault="009B28E6" w:rsidP="008E4821">
            <w:pPr>
              <w:numPr>
                <w:ilvl w:val="0"/>
                <w:numId w:val="4"/>
              </w:numPr>
              <w:spacing w:line="320" w:lineRule="exact"/>
              <w:jc w:val="center"/>
              <w:rPr>
                <w:rFonts w:ascii="宋体" w:hAnsi="宋体" w:hint="eastAsia"/>
                <w:color w:val="000000" w:themeColor="text1"/>
                <w:sz w:val="21"/>
                <w:szCs w:val="21"/>
              </w:rPr>
            </w:pPr>
          </w:p>
        </w:tc>
        <w:tc>
          <w:tcPr>
            <w:tcW w:w="1843" w:type="dxa"/>
            <w:vMerge w:val="restart"/>
            <w:vAlign w:val="center"/>
          </w:tcPr>
          <w:p w14:paraId="323C59C6" w14:textId="77777777" w:rsidR="009B28E6" w:rsidRPr="0071074D" w:rsidRDefault="009B28E6" w:rsidP="00DD6924">
            <w:pPr>
              <w:spacing w:line="320" w:lineRule="exact"/>
              <w:rPr>
                <w:rFonts w:ascii="宋体" w:hAnsi="宋体" w:hint="eastAsia"/>
                <w:color w:val="000000" w:themeColor="text1"/>
                <w:sz w:val="21"/>
                <w:szCs w:val="21"/>
              </w:rPr>
            </w:pPr>
            <w:r w:rsidRPr="0071074D">
              <w:rPr>
                <w:rFonts w:ascii="宋体" w:hAnsi="宋体" w:hint="eastAsia"/>
                <w:color w:val="000000" w:themeColor="text1"/>
                <w:sz w:val="21"/>
                <w:szCs w:val="21"/>
              </w:rPr>
              <w:t>通道</w:t>
            </w:r>
            <w:r w:rsidR="00DD6924">
              <w:rPr>
                <w:rFonts w:ascii="宋体" w:hAnsi="宋体" w:hint="eastAsia"/>
                <w:color w:val="000000" w:themeColor="text1"/>
                <w:sz w:val="21"/>
                <w:szCs w:val="21"/>
              </w:rPr>
              <w:t>工作</w:t>
            </w:r>
            <w:r w:rsidRPr="0071074D">
              <w:rPr>
                <w:rFonts w:ascii="宋体" w:hAnsi="宋体"/>
                <w:color w:val="000000" w:themeColor="text1"/>
                <w:sz w:val="21"/>
                <w:szCs w:val="21"/>
              </w:rPr>
              <w:t>状态指令</w:t>
            </w:r>
          </w:p>
        </w:tc>
        <w:tc>
          <w:tcPr>
            <w:tcW w:w="850" w:type="dxa"/>
            <w:vMerge w:val="restart"/>
            <w:vAlign w:val="center"/>
          </w:tcPr>
          <w:p w14:paraId="504CDCA4" w14:textId="77777777" w:rsidR="009B28E6" w:rsidRPr="00DD6924" w:rsidRDefault="009B28E6" w:rsidP="009B28E6">
            <w:pPr>
              <w:spacing w:line="320" w:lineRule="exact"/>
              <w:jc w:val="center"/>
              <w:rPr>
                <w:rFonts w:asciiTheme="minorEastAsia" w:eastAsiaTheme="minorEastAsia" w:hAnsiTheme="minorEastAsia" w:hint="eastAsia"/>
                <w:color w:val="000000" w:themeColor="text1"/>
                <w:sz w:val="21"/>
                <w:szCs w:val="21"/>
              </w:rPr>
            </w:pPr>
            <w:r w:rsidRPr="00DD6924">
              <w:rPr>
                <w:rFonts w:asciiTheme="minorEastAsia" w:eastAsiaTheme="minorEastAsia" w:hAnsiTheme="minorEastAsia" w:hint="eastAsia"/>
                <w:color w:val="000000" w:themeColor="text1"/>
                <w:sz w:val="21"/>
                <w:szCs w:val="21"/>
              </w:rPr>
              <w:t>8</w:t>
            </w:r>
            <w:r w:rsidR="00DD6924" w:rsidRPr="00DD6924">
              <w:rPr>
                <w:rFonts w:asciiTheme="minorEastAsia" w:eastAsiaTheme="minorEastAsia" w:hAnsiTheme="minorEastAsia"/>
                <w:color w:val="000000" w:themeColor="text1"/>
                <w:sz w:val="21"/>
              </w:rPr>
              <w:t xml:space="preserve"> UCHAR</w:t>
            </w:r>
          </w:p>
        </w:tc>
        <w:tc>
          <w:tcPr>
            <w:tcW w:w="3119" w:type="dxa"/>
            <w:vAlign w:val="center"/>
          </w:tcPr>
          <w:p w14:paraId="2FB96602" w14:textId="77777777" w:rsidR="009B28E6" w:rsidRPr="0071074D" w:rsidRDefault="009B28E6" w:rsidP="009B28E6">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BIT</w:t>
            </w:r>
            <w:r w:rsidRPr="0071074D">
              <w:rPr>
                <w:rFonts w:ascii="宋体" w:hAnsi="宋体" w:hint="eastAsia"/>
                <w:color w:val="000000" w:themeColor="text1"/>
                <w:sz w:val="21"/>
                <w:szCs w:val="21"/>
              </w:rPr>
              <w:t>7</w:t>
            </w:r>
            <w:r w:rsidRPr="0071074D">
              <w:rPr>
                <w:rFonts w:ascii="宋体" w:hAnsi="宋体"/>
                <w:color w:val="000000" w:themeColor="text1"/>
                <w:sz w:val="21"/>
                <w:szCs w:val="21"/>
              </w:rPr>
              <w:t>～BIT</w:t>
            </w:r>
            <w:r>
              <w:rPr>
                <w:rFonts w:ascii="宋体" w:hAnsi="宋体" w:hint="eastAsia"/>
                <w:color w:val="000000" w:themeColor="text1"/>
                <w:sz w:val="21"/>
                <w:szCs w:val="21"/>
              </w:rPr>
              <w:t>3</w:t>
            </w:r>
          </w:p>
        </w:tc>
        <w:tc>
          <w:tcPr>
            <w:tcW w:w="2516" w:type="dxa"/>
            <w:vAlign w:val="center"/>
          </w:tcPr>
          <w:p w14:paraId="768B19D0" w14:textId="3473AD50" w:rsidR="009B28E6" w:rsidRPr="0071074D" w:rsidRDefault="009B28E6" w:rsidP="009B28E6">
            <w:pPr>
              <w:spacing w:line="320" w:lineRule="exact"/>
              <w:rPr>
                <w:rFonts w:ascii="宋体" w:hAnsi="宋体" w:hint="eastAsia"/>
                <w:color w:val="000000" w:themeColor="text1"/>
                <w:sz w:val="21"/>
                <w:szCs w:val="21"/>
              </w:rPr>
            </w:pPr>
            <w:del w:id="17" w:author="绎维 熊" w:date="2025-05-23T13:30:00Z" w16du:dateUtc="2025-05-23T05:30:00Z">
              <w:r w:rsidRPr="0071074D" w:rsidDel="00D97214">
                <w:rPr>
                  <w:rFonts w:ascii="宋体" w:hAnsi="宋体" w:hint="eastAsia"/>
                  <w:color w:val="000000" w:themeColor="text1"/>
                  <w:sz w:val="21"/>
                  <w:szCs w:val="21"/>
                </w:rPr>
                <w:delText>预留</w:delText>
              </w:r>
            </w:del>
            <w:ins w:id="18" w:author="绎维 熊" w:date="2025-05-23T13:31:00Z" w16du:dateUtc="2025-05-23T05:31:00Z">
              <w:r w:rsidR="00D97214">
                <w:rPr>
                  <w:rFonts w:ascii="宋体" w:hAnsi="宋体" w:hint="eastAsia"/>
                  <w:color w:val="000000" w:themeColor="text1"/>
                  <w:sz w:val="21"/>
                  <w:szCs w:val="21"/>
                </w:rPr>
                <w:t>主备标志位：0故障；1主；2备</w:t>
              </w:r>
            </w:ins>
          </w:p>
        </w:tc>
      </w:tr>
      <w:tr w:rsidR="009B28E6" w:rsidRPr="0071074D" w14:paraId="4A3485E4" w14:textId="77777777" w:rsidTr="008B1645">
        <w:trPr>
          <w:trHeight w:val="713"/>
        </w:trPr>
        <w:tc>
          <w:tcPr>
            <w:tcW w:w="959" w:type="dxa"/>
            <w:vMerge/>
            <w:vAlign w:val="center"/>
          </w:tcPr>
          <w:p w14:paraId="73ED34D4" w14:textId="77777777" w:rsidR="009B28E6" w:rsidRPr="0071074D" w:rsidRDefault="009B28E6" w:rsidP="009B28E6">
            <w:pPr>
              <w:spacing w:line="320" w:lineRule="exact"/>
              <w:jc w:val="center"/>
              <w:rPr>
                <w:rFonts w:ascii="宋体" w:hAnsi="宋体" w:hint="eastAsia"/>
                <w:color w:val="000000" w:themeColor="text1"/>
                <w:sz w:val="21"/>
                <w:szCs w:val="21"/>
              </w:rPr>
            </w:pPr>
          </w:p>
        </w:tc>
        <w:tc>
          <w:tcPr>
            <w:tcW w:w="1843" w:type="dxa"/>
            <w:vMerge/>
            <w:vAlign w:val="center"/>
          </w:tcPr>
          <w:p w14:paraId="6E1091EA" w14:textId="77777777" w:rsidR="009B28E6" w:rsidRPr="0071074D" w:rsidRDefault="009B28E6" w:rsidP="009B28E6">
            <w:pPr>
              <w:spacing w:line="320" w:lineRule="exact"/>
              <w:rPr>
                <w:rFonts w:ascii="宋体" w:hAnsi="宋体" w:hint="eastAsia"/>
                <w:color w:val="000000" w:themeColor="text1"/>
                <w:sz w:val="21"/>
                <w:szCs w:val="21"/>
              </w:rPr>
            </w:pPr>
          </w:p>
        </w:tc>
        <w:tc>
          <w:tcPr>
            <w:tcW w:w="850" w:type="dxa"/>
            <w:vMerge/>
            <w:vAlign w:val="center"/>
          </w:tcPr>
          <w:p w14:paraId="0CBAA33D" w14:textId="77777777" w:rsidR="009B28E6" w:rsidRPr="00DD6924" w:rsidRDefault="009B28E6" w:rsidP="009B28E6">
            <w:pPr>
              <w:spacing w:line="320" w:lineRule="exact"/>
              <w:jc w:val="center"/>
              <w:rPr>
                <w:rFonts w:asciiTheme="minorEastAsia" w:eastAsiaTheme="minorEastAsia" w:hAnsiTheme="minorEastAsia" w:hint="eastAsia"/>
                <w:color w:val="000000" w:themeColor="text1"/>
                <w:sz w:val="21"/>
                <w:szCs w:val="21"/>
              </w:rPr>
            </w:pPr>
          </w:p>
        </w:tc>
        <w:tc>
          <w:tcPr>
            <w:tcW w:w="3119" w:type="dxa"/>
            <w:vAlign w:val="center"/>
          </w:tcPr>
          <w:p w14:paraId="6F151DEB" w14:textId="77777777" w:rsidR="009B28E6" w:rsidRPr="0071074D" w:rsidRDefault="009B28E6" w:rsidP="009B28E6">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BIT</w:t>
            </w:r>
            <w:r>
              <w:rPr>
                <w:rFonts w:ascii="宋体" w:hAnsi="宋体" w:hint="eastAsia"/>
                <w:color w:val="000000" w:themeColor="text1"/>
                <w:sz w:val="21"/>
                <w:szCs w:val="21"/>
              </w:rPr>
              <w:t>2</w:t>
            </w:r>
            <w:r w:rsidRPr="0071074D">
              <w:rPr>
                <w:rFonts w:ascii="宋体" w:hAnsi="宋体"/>
                <w:color w:val="000000" w:themeColor="text1"/>
                <w:sz w:val="21"/>
                <w:szCs w:val="21"/>
              </w:rPr>
              <w:t>～BIT</w:t>
            </w:r>
            <w:r>
              <w:rPr>
                <w:rFonts w:ascii="宋体" w:hAnsi="宋体" w:hint="eastAsia"/>
                <w:color w:val="000000" w:themeColor="text1"/>
                <w:sz w:val="21"/>
                <w:szCs w:val="21"/>
              </w:rPr>
              <w:t>0</w:t>
            </w:r>
          </w:p>
        </w:tc>
        <w:tc>
          <w:tcPr>
            <w:tcW w:w="2516" w:type="dxa"/>
            <w:vAlign w:val="center"/>
          </w:tcPr>
          <w:p w14:paraId="1829BA82" w14:textId="77777777" w:rsidR="00E315B3" w:rsidRPr="00E315B3" w:rsidRDefault="00E315B3" w:rsidP="009B28E6">
            <w:pPr>
              <w:spacing w:line="320" w:lineRule="exact"/>
              <w:rPr>
                <w:rFonts w:ascii="宋体" w:hAnsi="宋体" w:hint="eastAsia"/>
                <w:color w:val="000000" w:themeColor="text1"/>
                <w:sz w:val="21"/>
                <w:szCs w:val="21"/>
              </w:rPr>
            </w:pPr>
            <w:r w:rsidRPr="00E315B3">
              <w:rPr>
                <w:rFonts w:ascii="宋体" w:hAnsi="宋体" w:hint="eastAsia"/>
                <w:color w:val="000000" w:themeColor="text1"/>
                <w:sz w:val="21"/>
                <w:szCs w:val="21"/>
              </w:rPr>
              <w:t>101-维护状态，</w:t>
            </w:r>
          </w:p>
          <w:p w14:paraId="13E4C3B4" w14:textId="77777777" w:rsidR="009B28E6" w:rsidRPr="0071074D" w:rsidRDefault="00E315B3" w:rsidP="009B28E6">
            <w:pPr>
              <w:spacing w:line="320" w:lineRule="exact"/>
              <w:rPr>
                <w:rFonts w:ascii="宋体" w:hAnsi="宋体" w:hint="eastAsia"/>
                <w:color w:val="000000" w:themeColor="text1"/>
                <w:sz w:val="21"/>
                <w:szCs w:val="21"/>
              </w:rPr>
            </w:pPr>
            <w:r w:rsidRPr="00E315B3">
              <w:rPr>
                <w:rFonts w:ascii="宋体" w:hAnsi="宋体" w:hint="eastAsia"/>
                <w:color w:val="000000" w:themeColor="text1"/>
                <w:sz w:val="21"/>
                <w:szCs w:val="21"/>
              </w:rPr>
              <w:t xml:space="preserve"> 牵引状态：TBD</w:t>
            </w:r>
            <w:r w:rsidR="009B28E6" w:rsidRPr="009B28E6">
              <w:rPr>
                <w:rFonts w:ascii="宋体" w:hAnsi="宋体" w:hint="eastAsia"/>
                <w:color w:val="000000" w:themeColor="text1"/>
                <w:sz w:val="21"/>
                <w:szCs w:val="21"/>
              </w:rPr>
              <w:t>；</w:t>
            </w:r>
          </w:p>
        </w:tc>
      </w:tr>
      <w:tr w:rsidR="009B28E6" w:rsidRPr="0071074D" w14:paraId="7B9E8D18" w14:textId="77777777" w:rsidTr="00DD6924">
        <w:tc>
          <w:tcPr>
            <w:tcW w:w="959" w:type="dxa"/>
            <w:vMerge w:val="restart"/>
            <w:vAlign w:val="center"/>
          </w:tcPr>
          <w:p w14:paraId="5C0149D4" w14:textId="77777777" w:rsidR="009B28E6" w:rsidRPr="0071074D" w:rsidRDefault="009B28E6" w:rsidP="008E4821">
            <w:pPr>
              <w:numPr>
                <w:ilvl w:val="0"/>
                <w:numId w:val="4"/>
              </w:numPr>
              <w:spacing w:line="320" w:lineRule="exact"/>
              <w:jc w:val="center"/>
              <w:rPr>
                <w:rFonts w:ascii="宋体" w:hAnsi="宋体" w:hint="eastAsia"/>
                <w:color w:val="000000" w:themeColor="text1"/>
                <w:sz w:val="21"/>
                <w:szCs w:val="21"/>
              </w:rPr>
            </w:pPr>
          </w:p>
        </w:tc>
        <w:tc>
          <w:tcPr>
            <w:tcW w:w="1843" w:type="dxa"/>
            <w:vMerge w:val="restart"/>
            <w:vAlign w:val="center"/>
          </w:tcPr>
          <w:p w14:paraId="387A273A" w14:textId="77777777" w:rsidR="009B28E6" w:rsidRPr="0071074D" w:rsidRDefault="009B28E6" w:rsidP="009B28E6">
            <w:pPr>
              <w:spacing w:line="320" w:lineRule="exact"/>
              <w:rPr>
                <w:rFonts w:ascii="宋体" w:hAnsi="宋体" w:hint="eastAsia"/>
                <w:color w:val="000000" w:themeColor="text1"/>
                <w:sz w:val="21"/>
                <w:szCs w:val="21"/>
              </w:rPr>
            </w:pPr>
            <w:r>
              <w:rPr>
                <w:rFonts w:ascii="宋体" w:hAnsi="宋体" w:hint="eastAsia"/>
                <w:color w:val="000000" w:themeColor="text1"/>
                <w:sz w:val="21"/>
                <w:szCs w:val="21"/>
              </w:rPr>
              <w:t>飞机轮载信号</w:t>
            </w:r>
          </w:p>
        </w:tc>
        <w:tc>
          <w:tcPr>
            <w:tcW w:w="850" w:type="dxa"/>
            <w:vMerge w:val="restart"/>
            <w:vAlign w:val="center"/>
          </w:tcPr>
          <w:p w14:paraId="413FB469" w14:textId="77777777" w:rsidR="009B28E6" w:rsidRPr="00DD6924" w:rsidRDefault="009B28E6" w:rsidP="009B28E6">
            <w:pPr>
              <w:spacing w:line="320" w:lineRule="exact"/>
              <w:jc w:val="center"/>
              <w:rPr>
                <w:rFonts w:asciiTheme="minorEastAsia" w:eastAsiaTheme="minorEastAsia" w:hAnsiTheme="minorEastAsia" w:hint="eastAsia"/>
                <w:color w:val="000000" w:themeColor="text1"/>
                <w:sz w:val="21"/>
                <w:szCs w:val="21"/>
              </w:rPr>
            </w:pPr>
            <w:r w:rsidRPr="00DD6924">
              <w:rPr>
                <w:rFonts w:asciiTheme="minorEastAsia" w:eastAsiaTheme="minorEastAsia" w:hAnsiTheme="minorEastAsia" w:hint="eastAsia"/>
                <w:color w:val="000000" w:themeColor="text1"/>
                <w:sz w:val="21"/>
                <w:szCs w:val="21"/>
              </w:rPr>
              <w:t>8</w:t>
            </w:r>
            <w:r w:rsidR="00DD6924" w:rsidRPr="00DD6924">
              <w:rPr>
                <w:rFonts w:asciiTheme="minorEastAsia" w:eastAsiaTheme="minorEastAsia" w:hAnsiTheme="minorEastAsia"/>
                <w:color w:val="000000" w:themeColor="text1"/>
                <w:sz w:val="21"/>
              </w:rPr>
              <w:t xml:space="preserve"> UCHAR</w:t>
            </w:r>
          </w:p>
        </w:tc>
        <w:tc>
          <w:tcPr>
            <w:tcW w:w="3119" w:type="dxa"/>
            <w:vAlign w:val="center"/>
          </w:tcPr>
          <w:p w14:paraId="43F8FFE7" w14:textId="77777777" w:rsidR="009B28E6" w:rsidRPr="0071074D" w:rsidRDefault="009B28E6" w:rsidP="009B28E6">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BIT</w:t>
            </w:r>
            <w:r w:rsidRPr="0071074D">
              <w:rPr>
                <w:rFonts w:ascii="宋体" w:hAnsi="宋体" w:hint="eastAsia"/>
                <w:color w:val="000000" w:themeColor="text1"/>
                <w:sz w:val="21"/>
                <w:szCs w:val="21"/>
              </w:rPr>
              <w:t>7</w:t>
            </w:r>
            <w:r w:rsidRPr="0071074D">
              <w:rPr>
                <w:rFonts w:ascii="宋体" w:hAnsi="宋体"/>
                <w:color w:val="000000" w:themeColor="text1"/>
                <w:sz w:val="21"/>
                <w:szCs w:val="21"/>
              </w:rPr>
              <w:t>～BIT</w:t>
            </w:r>
            <w:r>
              <w:rPr>
                <w:rFonts w:ascii="宋体" w:hAnsi="宋体" w:hint="eastAsia"/>
                <w:color w:val="000000" w:themeColor="text1"/>
                <w:sz w:val="21"/>
                <w:szCs w:val="21"/>
              </w:rPr>
              <w:t>2</w:t>
            </w:r>
          </w:p>
        </w:tc>
        <w:tc>
          <w:tcPr>
            <w:tcW w:w="2516" w:type="dxa"/>
            <w:vAlign w:val="center"/>
          </w:tcPr>
          <w:p w14:paraId="427E2001" w14:textId="77777777" w:rsidR="009B28E6" w:rsidRPr="0071074D" w:rsidRDefault="009B28E6" w:rsidP="009B28E6">
            <w:pPr>
              <w:spacing w:line="320" w:lineRule="exact"/>
              <w:rPr>
                <w:rFonts w:ascii="宋体" w:hAnsi="宋体" w:hint="eastAsia"/>
                <w:color w:val="000000" w:themeColor="text1"/>
                <w:sz w:val="21"/>
                <w:szCs w:val="21"/>
              </w:rPr>
            </w:pPr>
            <w:r w:rsidRPr="0071074D">
              <w:rPr>
                <w:rFonts w:ascii="宋体" w:hAnsi="宋体" w:hint="eastAsia"/>
                <w:color w:val="000000" w:themeColor="text1"/>
                <w:sz w:val="21"/>
                <w:szCs w:val="21"/>
              </w:rPr>
              <w:t>预留</w:t>
            </w:r>
          </w:p>
        </w:tc>
      </w:tr>
      <w:tr w:rsidR="009B28E6" w:rsidRPr="0071074D" w14:paraId="38993ED6" w14:textId="77777777" w:rsidTr="00DD6924">
        <w:trPr>
          <w:trHeight w:val="881"/>
        </w:trPr>
        <w:tc>
          <w:tcPr>
            <w:tcW w:w="959" w:type="dxa"/>
            <w:vMerge/>
            <w:vAlign w:val="center"/>
          </w:tcPr>
          <w:p w14:paraId="0C97BD8B" w14:textId="77777777" w:rsidR="009B28E6" w:rsidRPr="0071074D" w:rsidRDefault="009B28E6" w:rsidP="009B28E6">
            <w:pPr>
              <w:spacing w:line="320" w:lineRule="exact"/>
              <w:jc w:val="center"/>
              <w:rPr>
                <w:rFonts w:ascii="宋体" w:hAnsi="宋体" w:hint="eastAsia"/>
                <w:color w:val="000000" w:themeColor="text1"/>
                <w:sz w:val="21"/>
                <w:szCs w:val="21"/>
              </w:rPr>
            </w:pPr>
          </w:p>
        </w:tc>
        <w:tc>
          <w:tcPr>
            <w:tcW w:w="1843" w:type="dxa"/>
            <w:vMerge/>
            <w:vAlign w:val="center"/>
          </w:tcPr>
          <w:p w14:paraId="344F3FA9" w14:textId="77777777" w:rsidR="009B28E6" w:rsidRPr="0071074D" w:rsidRDefault="009B28E6" w:rsidP="009B28E6">
            <w:pPr>
              <w:spacing w:line="320" w:lineRule="exact"/>
              <w:rPr>
                <w:rFonts w:ascii="宋体" w:hAnsi="宋体" w:hint="eastAsia"/>
                <w:color w:val="000000" w:themeColor="text1"/>
                <w:sz w:val="21"/>
                <w:szCs w:val="21"/>
              </w:rPr>
            </w:pPr>
          </w:p>
        </w:tc>
        <w:tc>
          <w:tcPr>
            <w:tcW w:w="850" w:type="dxa"/>
            <w:vMerge/>
            <w:vAlign w:val="center"/>
          </w:tcPr>
          <w:p w14:paraId="5F49F8C8" w14:textId="77777777" w:rsidR="009B28E6" w:rsidRPr="00DD6924" w:rsidRDefault="009B28E6" w:rsidP="009B28E6">
            <w:pPr>
              <w:spacing w:line="320" w:lineRule="exact"/>
              <w:jc w:val="center"/>
              <w:rPr>
                <w:rFonts w:asciiTheme="minorEastAsia" w:eastAsiaTheme="minorEastAsia" w:hAnsiTheme="minorEastAsia" w:hint="eastAsia"/>
                <w:color w:val="000000" w:themeColor="text1"/>
                <w:sz w:val="21"/>
                <w:szCs w:val="21"/>
              </w:rPr>
            </w:pPr>
          </w:p>
        </w:tc>
        <w:tc>
          <w:tcPr>
            <w:tcW w:w="3119" w:type="dxa"/>
            <w:vAlign w:val="center"/>
          </w:tcPr>
          <w:p w14:paraId="33D9E7F3" w14:textId="77777777" w:rsidR="009B28E6" w:rsidRPr="0071074D" w:rsidRDefault="009B28E6" w:rsidP="009B28E6">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BIT1～BIT0</w:t>
            </w:r>
          </w:p>
          <w:p w14:paraId="49A42035" w14:textId="77777777" w:rsidR="009B28E6" w:rsidRPr="0071074D" w:rsidRDefault="009B28E6" w:rsidP="009B28E6">
            <w:pPr>
              <w:spacing w:line="320" w:lineRule="exact"/>
              <w:rPr>
                <w:rFonts w:ascii="宋体" w:hAnsi="宋体" w:hint="eastAsia"/>
                <w:color w:val="000000" w:themeColor="text1"/>
                <w:sz w:val="21"/>
                <w:szCs w:val="21"/>
              </w:rPr>
            </w:pPr>
          </w:p>
        </w:tc>
        <w:tc>
          <w:tcPr>
            <w:tcW w:w="2516" w:type="dxa"/>
            <w:vAlign w:val="center"/>
          </w:tcPr>
          <w:p w14:paraId="38745D4F" w14:textId="77777777" w:rsidR="009B28E6" w:rsidRPr="009B28E6" w:rsidRDefault="009B28E6" w:rsidP="009B28E6">
            <w:pPr>
              <w:spacing w:line="320" w:lineRule="exact"/>
              <w:rPr>
                <w:sz w:val="21"/>
                <w:szCs w:val="21"/>
              </w:rPr>
            </w:pPr>
            <w:r w:rsidRPr="009B28E6">
              <w:rPr>
                <w:rFonts w:hint="eastAsia"/>
                <w:sz w:val="21"/>
                <w:szCs w:val="21"/>
              </w:rPr>
              <w:t>01-</w:t>
            </w:r>
            <w:r w:rsidRPr="009B28E6">
              <w:rPr>
                <w:rFonts w:hint="eastAsia"/>
                <w:sz w:val="21"/>
                <w:szCs w:val="21"/>
              </w:rPr>
              <w:t>空中，</w:t>
            </w:r>
          </w:p>
          <w:p w14:paraId="632C612F" w14:textId="77777777" w:rsidR="009B28E6" w:rsidRPr="0071074D" w:rsidRDefault="009B28E6" w:rsidP="009B28E6">
            <w:pPr>
              <w:spacing w:line="320" w:lineRule="exact"/>
              <w:rPr>
                <w:rFonts w:ascii="宋体" w:hAnsi="宋体" w:hint="eastAsia"/>
                <w:color w:val="000000" w:themeColor="text1"/>
                <w:sz w:val="21"/>
                <w:szCs w:val="21"/>
              </w:rPr>
            </w:pPr>
            <w:r w:rsidRPr="009B28E6">
              <w:rPr>
                <w:rFonts w:hint="eastAsia"/>
                <w:sz w:val="21"/>
                <w:szCs w:val="21"/>
              </w:rPr>
              <w:t>10-</w:t>
            </w:r>
            <w:r w:rsidRPr="009B28E6">
              <w:rPr>
                <w:rFonts w:hint="eastAsia"/>
                <w:sz w:val="21"/>
                <w:szCs w:val="21"/>
              </w:rPr>
              <w:t>地面；</w:t>
            </w:r>
          </w:p>
        </w:tc>
      </w:tr>
      <w:tr w:rsidR="009B28E6" w:rsidRPr="0071074D" w14:paraId="27F1057E" w14:textId="77777777" w:rsidTr="00DD6924">
        <w:tc>
          <w:tcPr>
            <w:tcW w:w="959" w:type="dxa"/>
            <w:vAlign w:val="center"/>
          </w:tcPr>
          <w:p w14:paraId="6A0C6DC2" w14:textId="07251F50" w:rsidR="009B28E6" w:rsidRPr="0071074D" w:rsidRDefault="00490054" w:rsidP="008E4821">
            <w:pPr>
              <w:numPr>
                <w:ilvl w:val="0"/>
                <w:numId w:val="4"/>
              </w:numPr>
              <w:spacing w:line="320" w:lineRule="exact"/>
              <w:jc w:val="center"/>
              <w:rPr>
                <w:rFonts w:ascii="宋体" w:hAnsi="宋体" w:hint="eastAsia"/>
                <w:color w:val="000000" w:themeColor="text1"/>
                <w:sz w:val="21"/>
                <w:szCs w:val="21"/>
              </w:rPr>
            </w:pPr>
            <w:ins w:id="19" w:author="绎维 熊" w:date="2025-05-23T11:08:00Z" w16du:dateUtc="2025-05-23T03:08:00Z">
              <w:r>
                <w:rPr>
                  <w:rFonts w:ascii="宋体" w:hAnsi="宋体" w:hint="eastAsia"/>
                  <w:color w:val="000000" w:themeColor="text1"/>
                  <w:sz w:val="21"/>
                  <w:szCs w:val="21"/>
                </w:rPr>
                <w:t>-5</w:t>
              </w:r>
            </w:ins>
          </w:p>
        </w:tc>
        <w:tc>
          <w:tcPr>
            <w:tcW w:w="1843" w:type="dxa"/>
            <w:vAlign w:val="center"/>
          </w:tcPr>
          <w:p w14:paraId="79DB9965" w14:textId="77777777" w:rsidR="009B28E6" w:rsidRPr="0071074D" w:rsidRDefault="009B28E6" w:rsidP="009B28E6">
            <w:pPr>
              <w:spacing w:line="320" w:lineRule="exact"/>
              <w:rPr>
                <w:rFonts w:ascii="宋体" w:hAnsi="宋体" w:hint="eastAsia"/>
                <w:color w:val="000000" w:themeColor="text1"/>
                <w:sz w:val="21"/>
                <w:szCs w:val="21"/>
              </w:rPr>
            </w:pPr>
            <w:r>
              <w:rPr>
                <w:rFonts w:ascii="宋体" w:hAnsi="宋体" w:hint="eastAsia"/>
                <w:color w:val="000000" w:themeColor="text1"/>
                <w:sz w:val="21"/>
                <w:szCs w:val="21"/>
              </w:rPr>
              <w:t>飞机轮速</w:t>
            </w:r>
            <w:r w:rsidRPr="0071074D">
              <w:rPr>
                <w:rFonts w:ascii="宋体" w:hAnsi="宋体" w:hint="eastAsia"/>
                <w:color w:val="000000" w:themeColor="text1"/>
                <w:sz w:val="21"/>
                <w:szCs w:val="21"/>
              </w:rPr>
              <w:t>信号</w:t>
            </w:r>
          </w:p>
        </w:tc>
        <w:tc>
          <w:tcPr>
            <w:tcW w:w="850" w:type="dxa"/>
            <w:vAlign w:val="center"/>
          </w:tcPr>
          <w:p w14:paraId="7898A36F" w14:textId="77777777" w:rsidR="009B28E6" w:rsidRPr="00DD6924" w:rsidRDefault="009B28E6" w:rsidP="009B28E6">
            <w:pPr>
              <w:spacing w:line="320" w:lineRule="exact"/>
              <w:jc w:val="center"/>
              <w:rPr>
                <w:rFonts w:asciiTheme="minorEastAsia" w:eastAsiaTheme="minorEastAsia" w:hAnsiTheme="minorEastAsia" w:hint="eastAsia"/>
                <w:color w:val="000000" w:themeColor="text1"/>
                <w:sz w:val="21"/>
                <w:szCs w:val="21"/>
              </w:rPr>
            </w:pPr>
            <w:r w:rsidRPr="00DD6924">
              <w:rPr>
                <w:rFonts w:asciiTheme="minorEastAsia" w:eastAsiaTheme="minorEastAsia" w:hAnsiTheme="minorEastAsia" w:hint="eastAsia"/>
                <w:color w:val="000000" w:themeColor="text1"/>
                <w:sz w:val="21"/>
                <w:szCs w:val="21"/>
              </w:rPr>
              <w:t>16</w:t>
            </w:r>
          </w:p>
          <w:p w14:paraId="12C2E152" w14:textId="77777777" w:rsidR="00DD6924" w:rsidRPr="00DD6924" w:rsidRDefault="00DD6924" w:rsidP="009B28E6">
            <w:pPr>
              <w:spacing w:line="320" w:lineRule="exact"/>
              <w:jc w:val="center"/>
              <w:rPr>
                <w:rFonts w:asciiTheme="minorEastAsia" w:eastAsiaTheme="minorEastAsia" w:hAnsiTheme="minorEastAsia" w:hint="eastAsia"/>
                <w:color w:val="000000" w:themeColor="text1"/>
                <w:sz w:val="21"/>
                <w:szCs w:val="21"/>
              </w:rPr>
            </w:pPr>
            <w:r w:rsidRPr="00DD6924">
              <w:rPr>
                <w:rFonts w:asciiTheme="minorEastAsia" w:eastAsiaTheme="minorEastAsia" w:hAnsiTheme="minorEastAsia"/>
                <w:color w:val="000000" w:themeColor="text1"/>
                <w:sz w:val="21"/>
              </w:rPr>
              <w:t>USHORT</w:t>
            </w:r>
          </w:p>
        </w:tc>
        <w:tc>
          <w:tcPr>
            <w:tcW w:w="3119" w:type="dxa"/>
            <w:vAlign w:val="center"/>
          </w:tcPr>
          <w:p w14:paraId="594AD457" w14:textId="77777777" w:rsidR="009B28E6" w:rsidRPr="0071074D" w:rsidRDefault="009B28E6" w:rsidP="009B28E6">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0000H</w:t>
            </w:r>
            <w:r w:rsidRPr="0071074D">
              <w:rPr>
                <w:rFonts w:ascii="宋体" w:hAnsi="宋体" w:hint="eastAsia"/>
                <w:color w:val="000000" w:themeColor="text1"/>
                <w:sz w:val="21"/>
                <w:szCs w:val="21"/>
              </w:rPr>
              <w:t>～</w:t>
            </w:r>
            <w:r w:rsidRPr="0071074D">
              <w:rPr>
                <w:rFonts w:ascii="宋体" w:hAnsi="宋体"/>
                <w:color w:val="000000" w:themeColor="text1"/>
                <w:sz w:val="21"/>
                <w:szCs w:val="21"/>
              </w:rPr>
              <w:t>FFFFH</w:t>
            </w:r>
          </w:p>
        </w:tc>
        <w:tc>
          <w:tcPr>
            <w:tcW w:w="2516" w:type="dxa"/>
            <w:vAlign w:val="center"/>
          </w:tcPr>
          <w:p w14:paraId="26C0E75F" w14:textId="77777777" w:rsidR="009B28E6" w:rsidRPr="0071074D" w:rsidRDefault="009B28E6" w:rsidP="009B28E6">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信号范围：</w:t>
            </w:r>
            <w:r>
              <w:rPr>
                <w:rFonts w:ascii="宋体" w:hAnsi="宋体" w:hint="eastAsia"/>
                <w:color w:val="000000" w:themeColor="text1"/>
                <w:sz w:val="21"/>
                <w:szCs w:val="21"/>
              </w:rPr>
              <w:t>0</w:t>
            </w:r>
            <w:r w:rsidRPr="0071074D">
              <w:rPr>
                <w:rFonts w:ascii="宋体" w:hAnsi="宋体"/>
                <w:color w:val="000000" w:themeColor="text1"/>
                <w:sz w:val="21"/>
                <w:szCs w:val="21"/>
              </w:rPr>
              <w:t>～</w:t>
            </w:r>
            <w:r>
              <w:rPr>
                <w:rFonts w:ascii="宋体" w:hAnsi="宋体" w:hint="eastAsia"/>
                <w:color w:val="000000" w:themeColor="text1"/>
                <w:sz w:val="21"/>
                <w:szCs w:val="21"/>
              </w:rPr>
              <w:t>1000m/s</w:t>
            </w:r>
            <w:r w:rsidRPr="0071074D">
              <w:rPr>
                <w:rFonts w:ascii="宋体" w:hAnsi="宋体"/>
                <w:color w:val="000000" w:themeColor="text1"/>
                <w:sz w:val="21"/>
                <w:szCs w:val="21"/>
              </w:rPr>
              <w:t>；</w:t>
            </w:r>
          </w:p>
          <w:p w14:paraId="5178F237" w14:textId="77777777" w:rsidR="009B28E6" w:rsidRPr="0071074D" w:rsidRDefault="009B28E6" w:rsidP="009B28E6">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比例尺：</w:t>
            </w:r>
            <w:commentRangeStart w:id="20"/>
            <w:r w:rsidRPr="00341A54">
              <w:rPr>
                <w:rFonts w:ascii="宋体" w:hAnsi="宋体" w:hint="eastAsia"/>
                <w:color w:val="000000" w:themeColor="text1"/>
                <w:sz w:val="21"/>
                <w:szCs w:val="21"/>
                <w:highlight w:val="yellow"/>
              </w:rPr>
              <w:t>LSB</w:t>
            </w:r>
            <w:commentRangeEnd w:id="20"/>
            <w:r w:rsidR="00341A54">
              <w:rPr>
                <w:rStyle w:val="af0"/>
                <w:kern w:val="2"/>
              </w:rPr>
              <w:commentReference w:id="20"/>
            </w:r>
            <w:r w:rsidRPr="00341A54">
              <w:rPr>
                <w:rFonts w:ascii="宋体" w:hAnsi="宋体"/>
                <w:color w:val="000000" w:themeColor="text1"/>
                <w:sz w:val="21"/>
                <w:szCs w:val="21"/>
                <w:highlight w:val="yellow"/>
              </w:rPr>
              <w:t>=</w:t>
            </w:r>
            <w:r w:rsidRPr="00341A54">
              <w:rPr>
                <w:rFonts w:ascii="宋体" w:hAnsi="宋体" w:hint="eastAsia"/>
                <w:highlight w:val="yellow"/>
              </w:rPr>
              <w:t>0.010986</w:t>
            </w:r>
            <w:del w:id="21" w:author="绎维 熊" w:date="2025-05-23T11:08:00Z" w16du:dateUtc="2025-05-23T03:08:00Z">
              <w:r w:rsidRPr="00341A54" w:rsidDel="00490054">
                <w:rPr>
                  <w:rFonts w:ascii="宋体" w:hAnsi="宋体"/>
                  <w:color w:val="000000" w:themeColor="text1"/>
                  <w:sz w:val="21"/>
                  <w:szCs w:val="21"/>
                  <w:highlight w:val="yellow"/>
                </w:rPr>
                <w:delText>°</w:delText>
              </w:r>
            </w:del>
            <w:r w:rsidRPr="0071074D">
              <w:rPr>
                <w:rFonts w:ascii="宋体" w:hAnsi="宋体" w:hint="eastAsia"/>
                <w:color w:val="000000" w:themeColor="text1"/>
                <w:sz w:val="21"/>
                <w:szCs w:val="21"/>
              </w:rPr>
              <w:t>；</w:t>
            </w:r>
          </w:p>
        </w:tc>
      </w:tr>
      <w:tr w:rsidR="00DD6924" w:rsidRPr="0071074D" w:rsidDel="00765E42" w14:paraId="69453ADD" w14:textId="1B474E57" w:rsidTr="00DD6924">
        <w:trPr>
          <w:del w:id="22" w:author="绎维 熊" w:date="2025-05-23T11:46:00Z"/>
        </w:trPr>
        <w:tc>
          <w:tcPr>
            <w:tcW w:w="959" w:type="dxa"/>
            <w:vAlign w:val="center"/>
          </w:tcPr>
          <w:p w14:paraId="646C809F" w14:textId="4BE92BB3" w:rsidR="00DD6924" w:rsidRPr="0071074D" w:rsidDel="00765E42" w:rsidRDefault="00DD6924">
            <w:pPr>
              <w:spacing w:line="320" w:lineRule="exact"/>
              <w:ind w:left="227"/>
              <w:rPr>
                <w:del w:id="23" w:author="绎维 熊" w:date="2025-05-23T11:46:00Z" w16du:dateUtc="2025-05-23T03:46:00Z"/>
                <w:rFonts w:ascii="宋体" w:hAnsi="宋体" w:hint="eastAsia"/>
                <w:color w:val="000000" w:themeColor="text1"/>
                <w:sz w:val="21"/>
                <w:szCs w:val="21"/>
              </w:rPr>
              <w:pPrChange w:id="24" w:author="绎维 熊" w:date="2025-05-23T11:08:00Z" w16du:dateUtc="2025-05-23T03:08:00Z">
                <w:pPr>
                  <w:numPr>
                    <w:numId w:val="4"/>
                  </w:numPr>
                  <w:spacing w:line="320" w:lineRule="exact"/>
                  <w:ind w:left="227" w:hanging="227"/>
                  <w:jc w:val="center"/>
                </w:pPr>
              </w:pPrChange>
            </w:pPr>
          </w:p>
        </w:tc>
        <w:tc>
          <w:tcPr>
            <w:tcW w:w="1843" w:type="dxa"/>
            <w:vAlign w:val="center"/>
          </w:tcPr>
          <w:p w14:paraId="318F4966" w14:textId="30F409AF" w:rsidR="00DD6924" w:rsidRPr="0071074D" w:rsidDel="00765E42" w:rsidRDefault="00DD6924" w:rsidP="009B28E6">
            <w:pPr>
              <w:spacing w:line="320" w:lineRule="exact"/>
              <w:rPr>
                <w:del w:id="25" w:author="绎维 熊" w:date="2025-05-23T11:46:00Z" w16du:dateUtc="2025-05-23T03:46:00Z"/>
                <w:rFonts w:ascii="宋体" w:hAnsi="宋体" w:hint="eastAsia"/>
                <w:color w:val="000000" w:themeColor="text1"/>
                <w:sz w:val="21"/>
                <w:szCs w:val="21"/>
              </w:rPr>
            </w:pPr>
            <w:del w:id="26" w:author="绎维 熊" w:date="2025-05-23T11:46:00Z" w16du:dateUtc="2025-05-23T03:46:00Z">
              <w:r w:rsidRPr="0071074D" w:rsidDel="00765E42">
                <w:rPr>
                  <w:rFonts w:ascii="宋体" w:hAnsi="宋体"/>
                  <w:color w:val="000000" w:themeColor="text1"/>
                  <w:sz w:val="21"/>
                  <w:szCs w:val="21"/>
                </w:rPr>
                <w:delText>校验和</w:delText>
              </w:r>
            </w:del>
          </w:p>
        </w:tc>
        <w:tc>
          <w:tcPr>
            <w:tcW w:w="850" w:type="dxa"/>
            <w:vAlign w:val="center"/>
          </w:tcPr>
          <w:p w14:paraId="60FFAEA3" w14:textId="12785930" w:rsidR="00DD6924" w:rsidDel="00765E42" w:rsidRDefault="00DD6924" w:rsidP="009B28E6">
            <w:pPr>
              <w:spacing w:line="320" w:lineRule="exact"/>
              <w:jc w:val="center"/>
              <w:rPr>
                <w:del w:id="27" w:author="绎维 熊" w:date="2025-05-23T11:46:00Z" w16du:dateUtc="2025-05-23T03:46:00Z"/>
                <w:rFonts w:ascii="宋体" w:hAnsi="宋体" w:hint="eastAsia"/>
                <w:color w:val="000000" w:themeColor="text1"/>
                <w:sz w:val="21"/>
                <w:szCs w:val="21"/>
              </w:rPr>
            </w:pPr>
            <w:del w:id="28" w:author="绎维 熊" w:date="2025-05-23T11:46:00Z" w16du:dateUtc="2025-05-23T03:46:00Z">
              <w:r w:rsidRPr="0071074D" w:rsidDel="00765E42">
                <w:rPr>
                  <w:rFonts w:ascii="宋体" w:hAnsi="宋体"/>
                  <w:color w:val="000000" w:themeColor="text1"/>
                  <w:sz w:val="21"/>
                  <w:szCs w:val="21"/>
                </w:rPr>
                <w:delText>8</w:delText>
              </w:r>
            </w:del>
          </w:p>
          <w:p w14:paraId="4BDB8239" w14:textId="2896BF1C" w:rsidR="00DD6924" w:rsidRPr="0071074D" w:rsidDel="00765E42" w:rsidRDefault="00DD6924" w:rsidP="009B28E6">
            <w:pPr>
              <w:spacing w:line="320" w:lineRule="exact"/>
              <w:jc w:val="center"/>
              <w:rPr>
                <w:del w:id="29" w:author="绎维 熊" w:date="2025-05-23T11:46:00Z" w16du:dateUtc="2025-05-23T03:46:00Z"/>
                <w:rFonts w:ascii="宋体" w:hAnsi="宋体" w:hint="eastAsia"/>
                <w:color w:val="000000" w:themeColor="text1"/>
                <w:sz w:val="21"/>
                <w:szCs w:val="21"/>
              </w:rPr>
            </w:pPr>
            <w:del w:id="30" w:author="绎维 熊" w:date="2025-05-23T11:46:00Z" w16du:dateUtc="2025-05-23T03:46:00Z">
              <w:r w:rsidRPr="00DD6924" w:rsidDel="00765E42">
                <w:rPr>
                  <w:rFonts w:asciiTheme="minorEastAsia" w:eastAsiaTheme="minorEastAsia" w:hAnsiTheme="minorEastAsia"/>
                  <w:color w:val="000000" w:themeColor="text1"/>
                  <w:sz w:val="21"/>
                </w:rPr>
                <w:delText>UCHAR</w:delText>
              </w:r>
            </w:del>
          </w:p>
        </w:tc>
        <w:tc>
          <w:tcPr>
            <w:tcW w:w="3119" w:type="dxa"/>
            <w:vAlign w:val="center"/>
          </w:tcPr>
          <w:p w14:paraId="3F1FAAD6" w14:textId="1AE512DD" w:rsidR="00DD6924" w:rsidRPr="0071074D" w:rsidDel="00765E42" w:rsidRDefault="00DD6924" w:rsidP="009B28E6">
            <w:pPr>
              <w:spacing w:line="320" w:lineRule="exact"/>
              <w:rPr>
                <w:del w:id="31" w:author="绎维 熊" w:date="2025-05-23T11:46:00Z" w16du:dateUtc="2025-05-23T03:46:00Z"/>
                <w:rFonts w:ascii="宋体" w:hAnsi="宋体" w:hint="eastAsia"/>
                <w:color w:val="000000" w:themeColor="text1"/>
                <w:sz w:val="21"/>
                <w:szCs w:val="21"/>
              </w:rPr>
            </w:pPr>
            <w:del w:id="32" w:author="绎维 熊" w:date="2025-05-23T11:46:00Z" w16du:dateUtc="2025-05-23T03:46:00Z">
              <w:r w:rsidRPr="0071074D" w:rsidDel="00765E42">
                <w:rPr>
                  <w:rFonts w:ascii="宋体" w:hAnsi="宋体"/>
                  <w:color w:val="000000" w:themeColor="text1"/>
                  <w:sz w:val="21"/>
                  <w:szCs w:val="21"/>
                </w:rPr>
                <w:delText>00H</w:delText>
              </w:r>
              <w:r w:rsidRPr="0071074D" w:rsidDel="00765E42">
                <w:rPr>
                  <w:rFonts w:ascii="宋体" w:hAnsi="宋体" w:hint="eastAsia"/>
                  <w:color w:val="000000" w:themeColor="text1"/>
                  <w:sz w:val="21"/>
                  <w:szCs w:val="21"/>
                </w:rPr>
                <w:delText>～</w:delText>
              </w:r>
              <w:r w:rsidRPr="0071074D" w:rsidDel="00765E42">
                <w:rPr>
                  <w:rFonts w:ascii="宋体" w:hAnsi="宋体"/>
                  <w:color w:val="000000" w:themeColor="text1"/>
                  <w:sz w:val="21"/>
                  <w:szCs w:val="21"/>
                </w:rPr>
                <w:delText>FFH</w:delText>
              </w:r>
            </w:del>
          </w:p>
        </w:tc>
        <w:tc>
          <w:tcPr>
            <w:tcW w:w="2516" w:type="dxa"/>
            <w:vAlign w:val="center"/>
          </w:tcPr>
          <w:p w14:paraId="3CE99D53" w14:textId="4B9B2E2D" w:rsidR="00DD6924" w:rsidRPr="0071074D" w:rsidDel="00765E42" w:rsidRDefault="00DD6924" w:rsidP="009B28E6">
            <w:pPr>
              <w:spacing w:line="320" w:lineRule="exact"/>
              <w:rPr>
                <w:del w:id="33" w:author="绎维 熊" w:date="2025-05-23T11:46:00Z" w16du:dateUtc="2025-05-23T03:46:00Z"/>
                <w:rFonts w:ascii="宋体" w:hAnsi="宋体" w:hint="eastAsia"/>
                <w:color w:val="000000" w:themeColor="text1"/>
                <w:sz w:val="21"/>
                <w:szCs w:val="21"/>
              </w:rPr>
            </w:pPr>
            <w:del w:id="34" w:author="绎维 熊" w:date="2025-05-23T11:46:00Z" w16du:dateUtc="2025-05-23T03:46:00Z">
              <w:r w:rsidRPr="0071074D" w:rsidDel="00765E42">
                <w:rPr>
                  <w:rFonts w:ascii="宋体" w:hAnsi="宋体" w:hint="eastAsia"/>
                  <w:color w:val="000000" w:themeColor="text1"/>
                  <w:sz w:val="21"/>
                  <w:szCs w:val="21"/>
                </w:rPr>
                <w:delText>除帧头和校验和本身外的其他</w:delText>
              </w:r>
              <w:r w:rsidRPr="0071074D" w:rsidDel="00765E42">
                <w:rPr>
                  <w:rFonts w:ascii="宋体" w:hAnsi="宋体"/>
                  <w:color w:val="000000" w:themeColor="text1"/>
                  <w:sz w:val="21"/>
                  <w:szCs w:val="21"/>
                </w:rPr>
                <w:delText>字节累加求和取低八位</w:delText>
              </w:r>
            </w:del>
          </w:p>
        </w:tc>
      </w:tr>
      <w:tr w:rsidR="002B3F1C" w:rsidRPr="0071074D" w14:paraId="58790B82" w14:textId="77777777" w:rsidTr="00FF2DE2">
        <w:trPr>
          <w:trHeight w:val="475"/>
        </w:trPr>
        <w:tc>
          <w:tcPr>
            <w:tcW w:w="9287" w:type="dxa"/>
            <w:gridSpan w:val="5"/>
            <w:vAlign w:val="center"/>
          </w:tcPr>
          <w:p w14:paraId="1FF01597" w14:textId="463F8E06" w:rsidR="002B3F1C" w:rsidRPr="0071074D" w:rsidRDefault="002B3F1C" w:rsidP="002B3F1C">
            <w:pPr>
              <w:spacing w:line="320" w:lineRule="exact"/>
              <w:rPr>
                <w:rFonts w:ascii="宋体" w:hAnsi="宋体" w:hint="eastAsia"/>
                <w:color w:val="000000" w:themeColor="text1"/>
                <w:szCs w:val="21"/>
              </w:rPr>
            </w:pPr>
            <w:r w:rsidRPr="00991A1B">
              <w:rPr>
                <w:rFonts w:eastAsiaTheme="minorEastAsia"/>
                <w:color w:val="000000" w:themeColor="text1"/>
              </w:rPr>
              <w:t>CAN</w:t>
            </w:r>
            <w:r w:rsidRPr="00991A1B">
              <w:rPr>
                <w:rFonts w:eastAsiaTheme="minorEastAsia" w:hAnsiTheme="minorEastAsia"/>
                <w:color w:val="000000" w:themeColor="text1"/>
              </w:rPr>
              <w:t>总线数据通信速率为</w:t>
            </w:r>
            <w:del w:id="35" w:author="绎维 熊" w:date="2025-05-23T11:45:00Z" w16du:dateUtc="2025-05-23T03:45:00Z">
              <w:r w:rsidDel="006E139A">
                <w:rPr>
                  <w:rFonts w:eastAsiaTheme="minorEastAsia" w:hint="eastAsia"/>
                  <w:color w:val="000000" w:themeColor="text1"/>
                </w:rPr>
                <w:delText>1</w:delText>
              </w:r>
              <w:r w:rsidRPr="00991A1B" w:rsidDel="006E139A">
                <w:rPr>
                  <w:rFonts w:eastAsiaTheme="minorEastAsia"/>
                  <w:color w:val="000000" w:themeColor="text1"/>
                </w:rPr>
                <w:delText>Mbps</w:delText>
              </w:r>
            </w:del>
            <w:ins w:id="36" w:author="绎维 熊" w:date="2025-05-23T11:45:00Z" w16du:dateUtc="2025-05-23T03:45:00Z">
              <w:r w:rsidR="006E139A">
                <w:rPr>
                  <w:rFonts w:eastAsiaTheme="minorEastAsia" w:hint="eastAsia"/>
                  <w:color w:val="000000" w:themeColor="text1"/>
                </w:rPr>
                <w:t>500K</w:t>
              </w:r>
              <w:r w:rsidR="006E139A" w:rsidRPr="00991A1B">
                <w:rPr>
                  <w:rFonts w:eastAsiaTheme="minorEastAsia"/>
                  <w:color w:val="000000" w:themeColor="text1"/>
                </w:rPr>
                <w:t>bps</w:t>
              </w:r>
            </w:ins>
            <w:r>
              <w:rPr>
                <w:rFonts w:eastAsiaTheme="minorEastAsia" w:hint="eastAsia"/>
                <w:color w:val="000000" w:themeColor="text1"/>
              </w:rPr>
              <w:t>，刷新周期</w:t>
            </w:r>
            <w:r>
              <w:rPr>
                <w:rFonts w:eastAsiaTheme="minorEastAsia" w:hint="eastAsia"/>
                <w:color w:val="000000" w:themeColor="text1"/>
              </w:rPr>
              <w:t>10ms</w:t>
            </w:r>
            <w:r>
              <w:rPr>
                <w:rFonts w:eastAsiaTheme="minorEastAsia" w:hint="eastAsia"/>
                <w:color w:val="000000" w:themeColor="text1"/>
              </w:rPr>
              <w:t>（</w:t>
            </w:r>
            <w:r>
              <w:rPr>
                <w:rFonts w:eastAsiaTheme="minorEastAsia" w:hint="eastAsia"/>
                <w:color w:val="000000" w:themeColor="text1"/>
              </w:rPr>
              <w:t>TBD</w:t>
            </w:r>
            <w:r>
              <w:rPr>
                <w:rFonts w:eastAsiaTheme="minorEastAsia" w:hint="eastAsia"/>
                <w:color w:val="000000" w:themeColor="text1"/>
              </w:rPr>
              <w:t>）</w:t>
            </w:r>
          </w:p>
        </w:tc>
      </w:tr>
    </w:tbl>
    <w:p w14:paraId="36BB6945" w14:textId="77777777" w:rsidR="006441F5" w:rsidRDefault="006441F5" w:rsidP="00DD6924">
      <w:pPr>
        <w:pStyle w:val="afb"/>
        <w:spacing w:line="500" w:lineRule="exact"/>
        <w:ind w:left="420" w:firstLineChars="0" w:firstLine="0"/>
        <w:jc w:val="center"/>
        <w:rPr>
          <w:rFonts w:ascii="黑体" w:eastAsia="黑体" w:hAnsi="黑体" w:hint="eastAsia"/>
          <w:kern w:val="24"/>
          <w:sz w:val="21"/>
          <w:szCs w:val="21"/>
        </w:rPr>
      </w:pPr>
    </w:p>
    <w:p w14:paraId="4EC25D3F" w14:textId="77777777" w:rsidR="006441F5" w:rsidRDefault="006441F5" w:rsidP="00DD6924">
      <w:pPr>
        <w:pStyle w:val="afb"/>
        <w:spacing w:line="500" w:lineRule="exact"/>
        <w:ind w:left="420" w:firstLineChars="0" w:firstLine="0"/>
        <w:jc w:val="center"/>
        <w:rPr>
          <w:rFonts w:ascii="黑体" w:eastAsia="黑体" w:hAnsi="黑体" w:hint="eastAsia"/>
          <w:kern w:val="24"/>
          <w:sz w:val="21"/>
          <w:szCs w:val="21"/>
        </w:rPr>
      </w:pPr>
    </w:p>
    <w:p w14:paraId="11802A48" w14:textId="577060DB" w:rsidR="00DD6924" w:rsidRDefault="00DD6924" w:rsidP="00DD6924">
      <w:pPr>
        <w:pStyle w:val="afb"/>
        <w:spacing w:line="500" w:lineRule="exact"/>
        <w:ind w:left="420" w:firstLineChars="0" w:firstLine="0"/>
        <w:jc w:val="center"/>
        <w:rPr>
          <w:ins w:id="37" w:author="绎维 熊" w:date="2025-05-23T11:12:00Z" w16du:dateUtc="2025-05-23T03:12:00Z"/>
          <w:rFonts w:eastAsia="黑体"/>
          <w:color w:val="000000" w:themeColor="text1"/>
          <w:sz w:val="21"/>
          <w:szCs w:val="21"/>
        </w:rPr>
      </w:pPr>
      <w:r w:rsidRPr="006562EF">
        <w:rPr>
          <w:rFonts w:ascii="黑体" w:eastAsia="黑体" w:hAnsi="黑体" w:hint="eastAsia"/>
          <w:kern w:val="24"/>
          <w:sz w:val="21"/>
          <w:szCs w:val="21"/>
        </w:rPr>
        <w:t>表1</w:t>
      </w:r>
      <w:r>
        <w:rPr>
          <w:rFonts w:ascii="黑体" w:eastAsia="黑体" w:hAnsi="黑体" w:hint="eastAsia"/>
          <w:kern w:val="24"/>
          <w:sz w:val="21"/>
          <w:szCs w:val="21"/>
        </w:rPr>
        <w:t>2</w:t>
      </w:r>
      <w:r w:rsidR="006441F5">
        <w:rPr>
          <w:rFonts w:ascii="黑体" w:eastAsia="黑体" w:hAnsi="黑体" w:hint="eastAsia"/>
          <w:kern w:val="24"/>
          <w:sz w:val="21"/>
          <w:szCs w:val="21"/>
        </w:rPr>
        <w:t xml:space="preserve"> </w:t>
      </w:r>
      <w:r w:rsidRPr="006562EF">
        <w:rPr>
          <w:rFonts w:eastAsia="黑体" w:hint="eastAsia"/>
          <w:color w:val="000000" w:themeColor="text1"/>
          <w:sz w:val="21"/>
          <w:szCs w:val="21"/>
        </w:rPr>
        <w:t>CAN</w:t>
      </w:r>
      <w:r w:rsidRPr="006562EF">
        <w:rPr>
          <w:rFonts w:eastAsia="黑体" w:hint="eastAsia"/>
          <w:color w:val="000000" w:themeColor="text1"/>
          <w:sz w:val="21"/>
          <w:szCs w:val="21"/>
        </w:rPr>
        <w:t>总线</w:t>
      </w:r>
      <w:r>
        <w:rPr>
          <w:rFonts w:ascii="黑体" w:eastAsia="黑体" w:hAnsi="黑体" w:hint="eastAsia"/>
          <w:kern w:val="24"/>
          <w:sz w:val="21"/>
          <w:szCs w:val="21"/>
        </w:rPr>
        <w:t>到飞控计算机</w:t>
      </w:r>
      <w:r>
        <w:rPr>
          <w:rFonts w:eastAsia="黑体" w:hint="eastAsia"/>
          <w:color w:val="000000" w:themeColor="text1"/>
          <w:sz w:val="21"/>
          <w:szCs w:val="21"/>
        </w:rPr>
        <w:t>数据通讯</w:t>
      </w:r>
      <w:commentRangeStart w:id="38"/>
      <w:r>
        <w:rPr>
          <w:rFonts w:eastAsia="黑体" w:hint="eastAsia"/>
          <w:color w:val="000000" w:themeColor="text1"/>
          <w:sz w:val="21"/>
          <w:szCs w:val="21"/>
        </w:rPr>
        <w:t>协议</w:t>
      </w:r>
      <w:commentRangeEnd w:id="38"/>
      <w:r w:rsidR="00341A54">
        <w:rPr>
          <w:rStyle w:val="af0"/>
          <w:rFonts w:ascii="Times New Roman"/>
        </w:rPr>
        <w:commentReference w:id="38"/>
      </w:r>
      <w:ins w:id="39" w:author="绎维 熊" w:date="2025-05-23T11:38:00Z" w16du:dateUtc="2025-05-23T03:38:00Z">
        <w:r w:rsidR="000A3ADA">
          <w:rPr>
            <w:rFonts w:eastAsia="黑体" w:hint="eastAsia"/>
            <w:color w:val="000000" w:themeColor="text1"/>
            <w:sz w:val="21"/>
            <w:szCs w:val="21"/>
          </w:rPr>
          <w:t>-INTEL</w:t>
        </w:r>
        <w:r w:rsidR="000A3ADA">
          <w:rPr>
            <w:rFonts w:eastAsia="黑体" w:hint="eastAsia"/>
            <w:color w:val="000000" w:themeColor="text1"/>
            <w:sz w:val="21"/>
            <w:szCs w:val="21"/>
          </w:rPr>
          <w:t>小端</w:t>
        </w:r>
      </w:ins>
    </w:p>
    <w:p w14:paraId="71F79816" w14:textId="50FA5C58" w:rsidR="008D17B6" w:rsidRPr="006562EF" w:rsidRDefault="008D17B6" w:rsidP="008D17B6">
      <w:pPr>
        <w:pStyle w:val="afb"/>
        <w:spacing w:line="500" w:lineRule="exact"/>
        <w:ind w:left="420" w:firstLineChars="0" w:firstLine="0"/>
        <w:jc w:val="center"/>
        <w:rPr>
          <w:rFonts w:eastAsia="黑体"/>
          <w:color w:val="000000" w:themeColor="text1"/>
          <w:sz w:val="21"/>
          <w:szCs w:val="21"/>
        </w:rPr>
      </w:pPr>
      <w:ins w:id="40" w:author="绎维 熊" w:date="2025-05-23T11:12:00Z" w16du:dateUtc="2025-05-23T03:12:00Z">
        <w:r>
          <w:rPr>
            <w:rFonts w:eastAsia="黑体" w:hint="eastAsia"/>
            <w:color w:val="000000" w:themeColor="text1"/>
            <w:sz w:val="21"/>
            <w:szCs w:val="21"/>
          </w:rPr>
          <w:lastRenderedPageBreak/>
          <w:t>CAN ID</w:t>
        </w:r>
        <w:r>
          <w:rPr>
            <w:rFonts w:eastAsia="黑体" w:hint="eastAsia"/>
            <w:color w:val="000000" w:themeColor="text1"/>
            <w:sz w:val="21"/>
            <w:szCs w:val="21"/>
          </w:rPr>
          <w:t>：</w:t>
        </w:r>
        <w:r>
          <w:rPr>
            <w:rFonts w:eastAsia="黑体" w:hint="eastAsia"/>
            <w:color w:val="000000" w:themeColor="text1"/>
            <w:sz w:val="21"/>
            <w:szCs w:val="21"/>
          </w:rPr>
          <w:t>0x</w:t>
        </w:r>
      </w:ins>
      <w:ins w:id="41" w:author="绎维 熊" w:date="2025-05-23T11:38:00Z" w16du:dateUtc="2025-05-23T03:38:00Z">
        <w:r w:rsidR="0056770F">
          <w:rPr>
            <w:rFonts w:eastAsia="黑体" w:hint="eastAsia"/>
            <w:color w:val="000000" w:themeColor="text1"/>
            <w:sz w:val="21"/>
            <w:szCs w:val="21"/>
          </w:rPr>
          <w:t>2</w:t>
        </w:r>
      </w:ins>
      <w:ins w:id="42" w:author="绎维 熊" w:date="2025-05-23T11:45:00Z" w16du:dateUtc="2025-05-23T03:45:00Z">
        <w:r w:rsidR="004B13D4">
          <w:rPr>
            <w:rFonts w:eastAsia="黑体" w:hint="eastAsia"/>
            <w:color w:val="000000" w:themeColor="text1"/>
            <w:sz w:val="21"/>
            <w:szCs w:val="21"/>
          </w:rPr>
          <w:t>1</w:t>
        </w:r>
      </w:ins>
    </w:p>
    <w:tbl>
      <w:tblPr>
        <w:tblStyle w:val="afa"/>
        <w:tblW w:w="9287" w:type="dxa"/>
        <w:tblLayout w:type="fixed"/>
        <w:tblLook w:val="04A0" w:firstRow="1" w:lastRow="0" w:firstColumn="1" w:lastColumn="0" w:noHBand="0" w:noVBand="1"/>
      </w:tblPr>
      <w:tblGrid>
        <w:gridCol w:w="959"/>
        <w:gridCol w:w="1843"/>
        <w:gridCol w:w="850"/>
        <w:gridCol w:w="3119"/>
        <w:gridCol w:w="2516"/>
      </w:tblGrid>
      <w:tr w:rsidR="00DD6924" w:rsidRPr="0071074D" w14:paraId="26FCA44F" w14:textId="77777777" w:rsidTr="00545A79">
        <w:trPr>
          <w:tblHeader/>
        </w:trPr>
        <w:tc>
          <w:tcPr>
            <w:tcW w:w="959" w:type="dxa"/>
            <w:vAlign w:val="center"/>
          </w:tcPr>
          <w:p w14:paraId="7CE2D150" w14:textId="77777777" w:rsidR="00DD6924" w:rsidRPr="0071074D" w:rsidRDefault="00DD6924" w:rsidP="00545A79">
            <w:pPr>
              <w:spacing w:line="320" w:lineRule="exact"/>
              <w:jc w:val="center"/>
              <w:rPr>
                <w:rFonts w:ascii="宋体" w:hAnsi="宋体" w:hint="eastAsia"/>
                <w:color w:val="000000" w:themeColor="text1"/>
                <w:sz w:val="21"/>
                <w:szCs w:val="21"/>
              </w:rPr>
            </w:pPr>
            <w:r w:rsidRPr="0071074D">
              <w:rPr>
                <w:rFonts w:ascii="宋体" w:hAnsi="宋体" w:hint="eastAsia"/>
                <w:color w:val="000000" w:themeColor="text1"/>
                <w:sz w:val="21"/>
                <w:szCs w:val="21"/>
              </w:rPr>
              <w:t>字节号</w:t>
            </w:r>
          </w:p>
        </w:tc>
        <w:tc>
          <w:tcPr>
            <w:tcW w:w="1843" w:type="dxa"/>
            <w:vAlign w:val="center"/>
          </w:tcPr>
          <w:p w14:paraId="2484DD01" w14:textId="77777777" w:rsidR="00DD6924" w:rsidRPr="0071074D" w:rsidRDefault="00DD6924"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信号名称</w:t>
            </w:r>
          </w:p>
        </w:tc>
        <w:tc>
          <w:tcPr>
            <w:tcW w:w="850" w:type="dxa"/>
            <w:vAlign w:val="center"/>
          </w:tcPr>
          <w:p w14:paraId="181F3B6B" w14:textId="77777777" w:rsidR="00DD6924" w:rsidRPr="0071074D" w:rsidRDefault="00DD6924" w:rsidP="00545A79">
            <w:pPr>
              <w:spacing w:line="320" w:lineRule="exact"/>
              <w:jc w:val="center"/>
              <w:rPr>
                <w:rFonts w:ascii="宋体" w:hAnsi="宋体" w:hint="eastAsia"/>
                <w:color w:val="000000" w:themeColor="text1"/>
                <w:sz w:val="21"/>
                <w:szCs w:val="21"/>
              </w:rPr>
            </w:pPr>
            <w:r w:rsidRPr="0071074D">
              <w:rPr>
                <w:rFonts w:ascii="宋体" w:hAnsi="宋体" w:hint="eastAsia"/>
                <w:color w:val="000000" w:themeColor="text1"/>
                <w:sz w:val="21"/>
                <w:szCs w:val="21"/>
              </w:rPr>
              <w:t>长度</w:t>
            </w:r>
          </w:p>
        </w:tc>
        <w:tc>
          <w:tcPr>
            <w:tcW w:w="3119" w:type="dxa"/>
            <w:vAlign w:val="center"/>
          </w:tcPr>
          <w:p w14:paraId="0137395D" w14:textId="77777777" w:rsidR="00DD6924" w:rsidRPr="0071074D" w:rsidRDefault="00DD6924" w:rsidP="00545A79">
            <w:pPr>
              <w:spacing w:line="320" w:lineRule="exact"/>
              <w:rPr>
                <w:rFonts w:ascii="宋体" w:hAnsi="宋体" w:hint="eastAsia"/>
                <w:color w:val="000000" w:themeColor="text1"/>
                <w:sz w:val="21"/>
                <w:szCs w:val="21"/>
              </w:rPr>
            </w:pPr>
            <w:r w:rsidRPr="0071074D">
              <w:rPr>
                <w:rFonts w:ascii="宋体" w:hAnsi="宋体" w:hint="eastAsia"/>
                <w:color w:val="000000" w:themeColor="text1"/>
                <w:sz w:val="21"/>
                <w:szCs w:val="21"/>
              </w:rPr>
              <w:t>内容</w:t>
            </w:r>
          </w:p>
        </w:tc>
        <w:tc>
          <w:tcPr>
            <w:tcW w:w="2516" w:type="dxa"/>
            <w:vAlign w:val="center"/>
          </w:tcPr>
          <w:p w14:paraId="3EA04ED2" w14:textId="77777777" w:rsidR="00DD6924" w:rsidRPr="0071074D" w:rsidRDefault="00DD6924"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备注</w:t>
            </w:r>
          </w:p>
        </w:tc>
      </w:tr>
      <w:tr w:rsidR="00DD6924" w:rsidRPr="0071074D" w14:paraId="1521EABA" w14:textId="77777777" w:rsidTr="00545A79">
        <w:trPr>
          <w:trHeight w:val="459"/>
        </w:trPr>
        <w:tc>
          <w:tcPr>
            <w:tcW w:w="959" w:type="dxa"/>
            <w:vAlign w:val="center"/>
          </w:tcPr>
          <w:p w14:paraId="45383DB8" w14:textId="77777777" w:rsidR="00DD6924" w:rsidRPr="0071074D" w:rsidRDefault="00DD6924" w:rsidP="008E4821">
            <w:pPr>
              <w:numPr>
                <w:ilvl w:val="0"/>
                <w:numId w:val="5"/>
              </w:numPr>
              <w:spacing w:line="320" w:lineRule="exact"/>
              <w:jc w:val="center"/>
              <w:rPr>
                <w:rFonts w:ascii="宋体" w:hAnsi="宋体" w:hint="eastAsia"/>
                <w:color w:val="000000" w:themeColor="text1"/>
                <w:sz w:val="21"/>
                <w:szCs w:val="21"/>
              </w:rPr>
            </w:pPr>
          </w:p>
        </w:tc>
        <w:tc>
          <w:tcPr>
            <w:tcW w:w="1843" w:type="dxa"/>
            <w:vMerge w:val="restart"/>
            <w:vAlign w:val="center"/>
          </w:tcPr>
          <w:p w14:paraId="19A49F93" w14:textId="32C6C7D1" w:rsidR="00DD6924" w:rsidRPr="0071074D" w:rsidRDefault="00DD6924" w:rsidP="00DD6924">
            <w:pPr>
              <w:spacing w:line="320" w:lineRule="exact"/>
              <w:rPr>
                <w:rFonts w:ascii="宋体" w:hAnsi="宋体" w:hint="eastAsia"/>
                <w:color w:val="000000" w:themeColor="text1"/>
                <w:sz w:val="21"/>
                <w:szCs w:val="21"/>
              </w:rPr>
            </w:pPr>
            <w:r>
              <w:rPr>
                <w:rFonts w:ascii="宋体" w:hAnsi="宋体" w:hint="eastAsia"/>
                <w:color w:val="000000" w:themeColor="text1"/>
                <w:sz w:val="21"/>
                <w:szCs w:val="21"/>
              </w:rPr>
              <w:t>前轮</w:t>
            </w:r>
            <w:r w:rsidRPr="0071074D">
              <w:rPr>
                <w:rFonts w:ascii="宋体" w:hAnsi="宋体" w:hint="eastAsia"/>
                <w:color w:val="000000" w:themeColor="text1"/>
                <w:sz w:val="21"/>
                <w:szCs w:val="21"/>
              </w:rPr>
              <w:t>角度</w:t>
            </w:r>
            <w:r>
              <w:rPr>
                <w:rFonts w:ascii="宋体" w:hAnsi="宋体" w:hint="eastAsia"/>
                <w:color w:val="000000" w:themeColor="text1"/>
                <w:sz w:val="21"/>
                <w:szCs w:val="21"/>
              </w:rPr>
              <w:t>反馈</w:t>
            </w:r>
            <w:r w:rsidR="003852FF" w:rsidRPr="003852FF">
              <w:rPr>
                <w:rFonts w:ascii="宋体" w:hAnsi="宋体"/>
                <w:color w:val="000000" w:themeColor="text1"/>
                <w:sz w:val="21"/>
                <w:szCs w:val="21"/>
              </w:rPr>
              <w:t>fWheelAngleFB</w:t>
            </w:r>
          </w:p>
        </w:tc>
        <w:tc>
          <w:tcPr>
            <w:tcW w:w="850" w:type="dxa"/>
            <w:vMerge w:val="restart"/>
            <w:vAlign w:val="center"/>
          </w:tcPr>
          <w:p w14:paraId="5B8A9B2C" w14:textId="77777777" w:rsidR="00DD6924" w:rsidRPr="00DD6924" w:rsidRDefault="00DD6924" w:rsidP="00545A79">
            <w:pPr>
              <w:spacing w:line="320" w:lineRule="exact"/>
              <w:jc w:val="center"/>
              <w:rPr>
                <w:rFonts w:asciiTheme="minorEastAsia" w:eastAsiaTheme="minorEastAsia" w:hAnsiTheme="minorEastAsia" w:hint="eastAsia"/>
                <w:color w:val="000000" w:themeColor="text1"/>
                <w:sz w:val="21"/>
                <w:szCs w:val="21"/>
              </w:rPr>
            </w:pPr>
            <w:r w:rsidRPr="00DD6924">
              <w:rPr>
                <w:rFonts w:asciiTheme="minorEastAsia" w:eastAsiaTheme="minorEastAsia" w:hAnsiTheme="minorEastAsia" w:hint="eastAsia"/>
                <w:color w:val="000000" w:themeColor="text1"/>
                <w:sz w:val="21"/>
                <w:szCs w:val="21"/>
              </w:rPr>
              <w:t>16</w:t>
            </w:r>
          </w:p>
          <w:p w14:paraId="6F6FDFD7" w14:textId="77777777" w:rsidR="00DD6924" w:rsidRPr="00DD6924" w:rsidRDefault="00DD6924" w:rsidP="00545A79">
            <w:pPr>
              <w:spacing w:line="320" w:lineRule="exact"/>
              <w:jc w:val="center"/>
              <w:rPr>
                <w:rFonts w:asciiTheme="minorEastAsia" w:eastAsiaTheme="minorEastAsia" w:hAnsiTheme="minorEastAsia" w:hint="eastAsia"/>
                <w:color w:val="000000" w:themeColor="text1"/>
                <w:sz w:val="21"/>
                <w:szCs w:val="21"/>
              </w:rPr>
            </w:pPr>
            <w:r w:rsidRPr="00DD6924">
              <w:rPr>
                <w:rFonts w:asciiTheme="minorEastAsia" w:eastAsiaTheme="minorEastAsia" w:hAnsiTheme="minorEastAsia"/>
                <w:color w:val="000000" w:themeColor="text1"/>
                <w:sz w:val="21"/>
              </w:rPr>
              <w:t>SHORT</w:t>
            </w:r>
          </w:p>
        </w:tc>
        <w:tc>
          <w:tcPr>
            <w:tcW w:w="3119" w:type="dxa"/>
            <w:vMerge w:val="restart"/>
            <w:vAlign w:val="center"/>
          </w:tcPr>
          <w:p w14:paraId="31EB3AC9" w14:textId="77777777" w:rsidR="00DD6924" w:rsidRPr="0071074D" w:rsidRDefault="00DD6924"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0000H</w:t>
            </w:r>
            <w:r w:rsidRPr="0071074D">
              <w:rPr>
                <w:rFonts w:ascii="宋体" w:hAnsi="宋体" w:hint="eastAsia"/>
                <w:color w:val="000000" w:themeColor="text1"/>
                <w:sz w:val="21"/>
                <w:szCs w:val="21"/>
              </w:rPr>
              <w:t>～</w:t>
            </w:r>
            <w:r w:rsidRPr="0071074D">
              <w:rPr>
                <w:rFonts w:ascii="宋体" w:hAnsi="宋体"/>
                <w:color w:val="000000" w:themeColor="text1"/>
                <w:sz w:val="21"/>
                <w:szCs w:val="21"/>
              </w:rPr>
              <w:t>FFFFH</w:t>
            </w:r>
          </w:p>
        </w:tc>
        <w:tc>
          <w:tcPr>
            <w:tcW w:w="2516" w:type="dxa"/>
            <w:vMerge w:val="restart"/>
            <w:vAlign w:val="center"/>
          </w:tcPr>
          <w:p w14:paraId="283AF847" w14:textId="77777777" w:rsidR="00DD6924" w:rsidRPr="0071074D" w:rsidRDefault="00DD6924"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信号范围：</w:t>
            </w:r>
            <w:r w:rsidRPr="0071074D">
              <w:rPr>
                <w:rFonts w:ascii="宋体" w:hAnsi="宋体" w:hint="eastAsia"/>
                <w:color w:val="000000" w:themeColor="text1"/>
                <w:sz w:val="21"/>
                <w:szCs w:val="21"/>
              </w:rPr>
              <w:t>-4</w:t>
            </w:r>
            <w:r>
              <w:rPr>
                <w:rFonts w:ascii="宋体" w:hAnsi="宋体" w:hint="eastAsia"/>
                <w:color w:val="000000" w:themeColor="text1"/>
                <w:sz w:val="21"/>
                <w:szCs w:val="21"/>
              </w:rPr>
              <w:t>5</w:t>
            </w:r>
            <w:r w:rsidRPr="0071074D">
              <w:rPr>
                <w:rFonts w:ascii="宋体" w:hAnsi="宋体"/>
                <w:color w:val="000000" w:themeColor="text1"/>
                <w:sz w:val="21"/>
                <w:szCs w:val="21"/>
              </w:rPr>
              <w:t>°~</w:t>
            </w:r>
            <w:r w:rsidRPr="0071074D">
              <w:rPr>
                <w:rFonts w:ascii="宋体" w:hAnsi="宋体" w:hint="eastAsia"/>
                <w:color w:val="000000" w:themeColor="text1"/>
                <w:sz w:val="21"/>
                <w:szCs w:val="21"/>
              </w:rPr>
              <w:t>4</w:t>
            </w:r>
            <w:r>
              <w:rPr>
                <w:rFonts w:ascii="宋体" w:hAnsi="宋体" w:hint="eastAsia"/>
                <w:color w:val="000000" w:themeColor="text1"/>
                <w:sz w:val="21"/>
                <w:szCs w:val="21"/>
              </w:rPr>
              <w:t>5</w:t>
            </w:r>
            <w:r w:rsidRPr="0071074D">
              <w:rPr>
                <w:rFonts w:ascii="宋体" w:hAnsi="宋体"/>
                <w:color w:val="000000" w:themeColor="text1"/>
                <w:sz w:val="21"/>
                <w:szCs w:val="21"/>
              </w:rPr>
              <w:t>°；</w:t>
            </w:r>
          </w:p>
          <w:p w14:paraId="79538BAA" w14:textId="77777777" w:rsidR="00DD6924" w:rsidRPr="0071074D" w:rsidRDefault="00DD6924"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比例尺：</w:t>
            </w:r>
            <w:r w:rsidRPr="0071074D">
              <w:rPr>
                <w:rFonts w:ascii="宋体" w:hAnsi="宋体" w:hint="eastAsia"/>
                <w:color w:val="000000" w:themeColor="text1"/>
                <w:sz w:val="21"/>
                <w:szCs w:val="21"/>
              </w:rPr>
              <w:t>LSB</w:t>
            </w:r>
            <w:r w:rsidRPr="0071074D">
              <w:rPr>
                <w:rFonts w:ascii="宋体" w:hAnsi="宋体"/>
                <w:color w:val="000000" w:themeColor="text1"/>
                <w:sz w:val="21"/>
                <w:szCs w:val="21"/>
              </w:rPr>
              <w:t>=</w:t>
            </w:r>
            <w:r w:rsidRPr="00491306">
              <w:rPr>
                <w:rFonts w:ascii="宋体" w:hAnsi="宋体" w:hint="eastAsia"/>
              </w:rPr>
              <w:t>0.</w:t>
            </w:r>
            <w:r>
              <w:rPr>
                <w:rFonts w:ascii="宋体" w:hAnsi="宋体" w:hint="eastAsia"/>
              </w:rPr>
              <w:t>010986</w:t>
            </w:r>
            <w:r w:rsidRPr="0071074D">
              <w:rPr>
                <w:rFonts w:ascii="宋体" w:hAnsi="宋体"/>
                <w:color w:val="000000" w:themeColor="text1"/>
                <w:sz w:val="21"/>
                <w:szCs w:val="21"/>
              </w:rPr>
              <w:t>°</w:t>
            </w:r>
            <w:r w:rsidRPr="0071074D">
              <w:rPr>
                <w:rFonts w:ascii="宋体" w:hAnsi="宋体" w:hint="eastAsia"/>
                <w:color w:val="000000" w:themeColor="text1"/>
                <w:sz w:val="21"/>
                <w:szCs w:val="21"/>
              </w:rPr>
              <w:t>；</w:t>
            </w:r>
          </w:p>
        </w:tc>
      </w:tr>
      <w:tr w:rsidR="00DD6924" w:rsidRPr="0071074D" w14:paraId="2539E94B" w14:textId="77777777" w:rsidTr="00545A79">
        <w:tc>
          <w:tcPr>
            <w:tcW w:w="959" w:type="dxa"/>
            <w:vAlign w:val="center"/>
          </w:tcPr>
          <w:p w14:paraId="51369FAF" w14:textId="77777777" w:rsidR="00DD6924" w:rsidRPr="0071074D" w:rsidRDefault="00DD6924" w:rsidP="008E4821">
            <w:pPr>
              <w:numPr>
                <w:ilvl w:val="0"/>
                <w:numId w:val="5"/>
              </w:numPr>
              <w:spacing w:line="320" w:lineRule="exact"/>
              <w:jc w:val="center"/>
              <w:rPr>
                <w:rFonts w:ascii="宋体" w:hAnsi="宋体" w:hint="eastAsia"/>
                <w:color w:val="000000" w:themeColor="text1"/>
                <w:sz w:val="21"/>
                <w:szCs w:val="21"/>
              </w:rPr>
            </w:pPr>
          </w:p>
        </w:tc>
        <w:tc>
          <w:tcPr>
            <w:tcW w:w="1843" w:type="dxa"/>
            <w:vMerge/>
            <w:vAlign w:val="center"/>
          </w:tcPr>
          <w:p w14:paraId="3798ECAB" w14:textId="77777777" w:rsidR="00DD6924" w:rsidRPr="0071074D" w:rsidRDefault="00DD6924" w:rsidP="00545A79">
            <w:pPr>
              <w:spacing w:line="320" w:lineRule="exact"/>
              <w:rPr>
                <w:rFonts w:ascii="宋体" w:hAnsi="宋体" w:hint="eastAsia"/>
                <w:color w:val="000000" w:themeColor="text1"/>
                <w:sz w:val="21"/>
                <w:szCs w:val="21"/>
              </w:rPr>
            </w:pPr>
          </w:p>
        </w:tc>
        <w:tc>
          <w:tcPr>
            <w:tcW w:w="850" w:type="dxa"/>
            <w:vMerge/>
            <w:vAlign w:val="center"/>
          </w:tcPr>
          <w:p w14:paraId="00BC2BC6" w14:textId="77777777" w:rsidR="00DD6924" w:rsidRPr="00DD6924" w:rsidRDefault="00DD6924" w:rsidP="00545A79">
            <w:pPr>
              <w:spacing w:line="320" w:lineRule="exact"/>
              <w:jc w:val="center"/>
              <w:rPr>
                <w:rFonts w:asciiTheme="minorEastAsia" w:eastAsiaTheme="minorEastAsia" w:hAnsiTheme="minorEastAsia" w:hint="eastAsia"/>
                <w:color w:val="000000" w:themeColor="text1"/>
                <w:sz w:val="21"/>
                <w:szCs w:val="21"/>
              </w:rPr>
            </w:pPr>
          </w:p>
        </w:tc>
        <w:tc>
          <w:tcPr>
            <w:tcW w:w="3119" w:type="dxa"/>
            <w:vMerge/>
            <w:vAlign w:val="center"/>
          </w:tcPr>
          <w:p w14:paraId="4DE801A0" w14:textId="77777777" w:rsidR="00DD6924" w:rsidRPr="0071074D" w:rsidRDefault="00DD6924" w:rsidP="00545A79">
            <w:pPr>
              <w:spacing w:line="320" w:lineRule="exact"/>
              <w:rPr>
                <w:rFonts w:ascii="宋体" w:hAnsi="宋体" w:hint="eastAsia"/>
                <w:color w:val="000000" w:themeColor="text1"/>
                <w:sz w:val="21"/>
                <w:szCs w:val="21"/>
              </w:rPr>
            </w:pPr>
          </w:p>
        </w:tc>
        <w:tc>
          <w:tcPr>
            <w:tcW w:w="2516" w:type="dxa"/>
            <w:vMerge/>
            <w:vAlign w:val="center"/>
          </w:tcPr>
          <w:p w14:paraId="589347E4" w14:textId="77777777" w:rsidR="00DD6924" w:rsidRPr="0071074D" w:rsidRDefault="00DD6924" w:rsidP="00545A79">
            <w:pPr>
              <w:spacing w:line="320" w:lineRule="exact"/>
              <w:rPr>
                <w:rFonts w:ascii="宋体" w:hAnsi="宋体" w:hint="eastAsia"/>
                <w:color w:val="000000" w:themeColor="text1"/>
                <w:sz w:val="21"/>
                <w:szCs w:val="21"/>
              </w:rPr>
            </w:pPr>
          </w:p>
        </w:tc>
      </w:tr>
      <w:tr w:rsidR="006441F5" w:rsidRPr="0071074D" w14:paraId="13C5AC12" w14:textId="77777777" w:rsidTr="00545A79">
        <w:trPr>
          <w:trHeight w:val="881"/>
        </w:trPr>
        <w:tc>
          <w:tcPr>
            <w:tcW w:w="959" w:type="dxa"/>
            <w:vAlign w:val="center"/>
          </w:tcPr>
          <w:p w14:paraId="3F0EC602" w14:textId="5DB05E53" w:rsidR="006441F5" w:rsidRPr="00EB5938" w:rsidRDefault="00490054" w:rsidP="00E315B3">
            <w:pPr>
              <w:numPr>
                <w:ilvl w:val="0"/>
                <w:numId w:val="5"/>
              </w:numPr>
              <w:spacing w:line="320" w:lineRule="exact"/>
              <w:jc w:val="center"/>
              <w:rPr>
                <w:rFonts w:ascii="宋体" w:hAnsi="宋体" w:hint="eastAsia"/>
                <w:color w:val="000000" w:themeColor="text1"/>
                <w:sz w:val="21"/>
                <w:szCs w:val="21"/>
                <w:highlight w:val="yellow"/>
              </w:rPr>
            </w:pPr>
            <w:ins w:id="43" w:author="绎维 熊" w:date="2025-05-23T11:09:00Z" w16du:dateUtc="2025-05-23T03:09:00Z">
              <w:r>
                <w:rPr>
                  <w:rFonts w:ascii="宋体" w:hAnsi="宋体" w:hint="eastAsia"/>
                  <w:color w:val="000000" w:themeColor="text1"/>
                  <w:sz w:val="21"/>
                  <w:szCs w:val="21"/>
                  <w:highlight w:val="yellow"/>
                </w:rPr>
                <w:t>-3</w:t>
              </w:r>
            </w:ins>
          </w:p>
        </w:tc>
        <w:tc>
          <w:tcPr>
            <w:tcW w:w="1843" w:type="dxa"/>
            <w:vAlign w:val="center"/>
          </w:tcPr>
          <w:p w14:paraId="34CEFE17" w14:textId="6F6F04DE" w:rsidR="006441F5" w:rsidRPr="0071074D" w:rsidRDefault="006441F5" w:rsidP="006441F5">
            <w:pPr>
              <w:spacing w:line="320" w:lineRule="exact"/>
              <w:rPr>
                <w:rFonts w:ascii="宋体" w:hAnsi="宋体" w:hint="eastAsia"/>
                <w:color w:val="000000" w:themeColor="text1"/>
                <w:sz w:val="21"/>
                <w:szCs w:val="21"/>
              </w:rPr>
            </w:pPr>
            <w:r>
              <w:rPr>
                <w:rFonts w:ascii="宋体" w:hAnsi="宋体" w:hint="eastAsia"/>
                <w:color w:val="000000" w:themeColor="text1"/>
                <w:sz w:val="21"/>
                <w:szCs w:val="21"/>
              </w:rPr>
              <w:t>左手轮位置反馈</w:t>
            </w:r>
            <w:r w:rsidR="003852FF" w:rsidRPr="003852FF">
              <w:rPr>
                <w:rFonts w:ascii="宋体" w:hAnsi="宋体"/>
                <w:color w:val="000000" w:themeColor="text1"/>
                <w:sz w:val="21"/>
                <w:szCs w:val="21"/>
              </w:rPr>
              <w:t>lHandWheelPosFB</w:t>
            </w:r>
          </w:p>
        </w:tc>
        <w:tc>
          <w:tcPr>
            <w:tcW w:w="850" w:type="dxa"/>
            <w:vAlign w:val="center"/>
          </w:tcPr>
          <w:p w14:paraId="03F67726" w14:textId="77777777" w:rsidR="006441F5" w:rsidRPr="00866A69" w:rsidRDefault="006441F5" w:rsidP="00545A79">
            <w:pPr>
              <w:spacing w:line="320" w:lineRule="exact"/>
              <w:jc w:val="center"/>
              <w:rPr>
                <w:rFonts w:asciiTheme="minorEastAsia" w:eastAsiaTheme="minorEastAsia" w:hAnsiTheme="minorEastAsia" w:hint="eastAsia"/>
                <w:color w:val="000000" w:themeColor="text1"/>
                <w:sz w:val="21"/>
                <w:szCs w:val="21"/>
                <w:highlight w:val="yellow"/>
              </w:rPr>
            </w:pPr>
            <w:commentRangeStart w:id="44"/>
            <w:r w:rsidRPr="00866A69">
              <w:rPr>
                <w:rFonts w:asciiTheme="minorEastAsia" w:eastAsiaTheme="minorEastAsia" w:hAnsiTheme="minorEastAsia" w:hint="eastAsia"/>
                <w:color w:val="000000" w:themeColor="text1"/>
                <w:sz w:val="21"/>
                <w:szCs w:val="21"/>
                <w:highlight w:val="yellow"/>
              </w:rPr>
              <w:t>16</w:t>
            </w:r>
          </w:p>
          <w:p w14:paraId="2145A886" w14:textId="77777777" w:rsidR="006441F5" w:rsidRPr="00DD6924" w:rsidRDefault="006441F5" w:rsidP="00545A79">
            <w:pPr>
              <w:spacing w:line="320" w:lineRule="exact"/>
              <w:jc w:val="center"/>
              <w:rPr>
                <w:rFonts w:asciiTheme="minorEastAsia" w:eastAsiaTheme="minorEastAsia" w:hAnsiTheme="minorEastAsia" w:hint="eastAsia"/>
                <w:color w:val="000000" w:themeColor="text1"/>
                <w:sz w:val="21"/>
                <w:szCs w:val="21"/>
              </w:rPr>
            </w:pPr>
            <w:r w:rsidRPr="00866A69">
              <w:rPr>
                <w:rFonts w:asciiTheme="minorEastAsia" w:eastAsiaTheme="minorEastAsia" w:hAnsiTheme="minorEastAsia"/>
                <w:color w:val="000000" w:themeColor="text1"/>
                <w:sz w:val="21"/>
                <w:highlight w:val="yellow"/>
              </w:rPr>
              <w:t>SHORT</w:t>
            </w:r>
            <w:commentRangeEnd w:id="44"/>
            <w:r w:rsidR="001D6C54">
              <w:rPr>
                <w:rStyle w:val="af0"/>
                <w:kern w:val="2"/>
              </w:rPr>
              <w:commentReference w:id="44"/>
            </w:r>
          </w:p>
        </w:tc>
        <w:tc>
          <w:tcPr>
            <w:tcW w:w="3119" w:type="dxa"/>
            <w:vAlign w:val="center"/>
          </w:tcPr>
          <w:p w14:paraId="085EED9B" w14:textId="77777777" w:rsidR="006441F5" w:rsidRPr="0071074D" w:rsidRDefault="006441F5"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0000H</w:t>
            </w:r>
            <w:r w:rsidRPr="0071074D">
              <w:rPr>
                <w:rFonts w:ascii="宋体" w:hAnsi="宋体" w:hint="eastAsia"/>
                <w:color w:val="000000" w:themeColor="text1"/>
                <w:sz w:val="21"/>
                <w:szCs w:val="21"/>
              </w:rPr>
              <w:t>～</w:t>
            </w:r>
            <w:r w:rsidRPr="0071074D">
              <w:rPr>
                <w:rFonts w:ascii="宋体" w:hAnsi="宋体"/>
                <w:color w:val="000000" w:themeColor="text1"/>
                <w:sz w:val="21"/>
                <w:szCs w:val="21"/>
              </w:rPr>
              <w:t>FFFFH</w:t>
            </w:r>
          </w:p>
        </w:tc>
        <w:tc>
          <w:tcPr>
            <w:tcW w:w="2516" w:type="dxa"/>
            <w:vAlign w:val="center"/>
          </w:tcPr>
          <w:p w14:paraId="3CCE0D61" w14:textId="77777777" w:rsidR="006441F5" w:rsidRPr="0071074D" w:rsidRDefault="006441F5"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信号范围：</w:t>
            </w:r>
            <w:r w:rsidRPr="0071074D">
              <w:rPr>
                <w:rFonts w:ascii="宋体" w:hAnsi="宋体" w:hint="eastAsia"/>
                <w:color w:val="000000" w:themeColor="text1"/>
                <w:sz w:val="21"/>
                <w:szCs w:val="21"/>
              </w:rPr>
              <w:t>-</w:t>
            </w:r>
            <w:r>
              <w:rPr>
                <w:rFonts w:ascii="宋体" w:hAnsi="宋体" w:hint="eastAsia"/>
                <w:color w:val="000000" w:themeColor="text1"/>
                <w:sz w:val="21"/>
                <w:szCs w:val="21"/>
              </w:rPr>
              <w:t>90</w:t>
            </w:r>
            <w:r w:rsidRPr="0071074D">
              <w:rPr>
                <w:rFonts w:ascii="宋体" w:hAnsi="宋体"/>
                <w:color w:val="000000" w:themeColor="text1"/>
                <w:sz w:val="21"/>
                <w:szCs w:val="21"/>
              </w:rPr>
              <w:t>°~</w:t>
            </w:r>
            <w:r>
              <w:rPr>
                <w:rFonts w:ascii="宋体" w:hAnsi="宋体" w:hint="eastAsia"/>
                <w:color w:val="000000" w:themeColor="text1"/>
                <w:sz w:val="21"/>
                <w:szCs w:val="21"/>
              </w:rPr>
              <w:t>90</w:t>
            </w:r>
            <w:r w:rsidRPr="0071074D">
              <w:rPr>
                <w:rFonts w:ascii="宋体" w:hAnsi="宋体"/>
                <w:color w:val="000000" w:themeColor="text1"/>
                <w:sz w:val="21"/>
                <w:szCs w:val="21"/>
              </w:rPr>
              <w:t>°；</w:t>
            </w:r>
          </w:p>
          <w:p w14:paraId="47E4134F" w14:textId="77777777" w:rsidR="006441F5" w:rsidRPr="0071074D" w:rsidRDefault="006441F5"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比例尺：</w:t>
            </w:r>
            <w:r w:rsidRPr="0071074D">
              <w:rPr>
                <w:rFonts w:ascii="宋体" w:hAnsi="宋体" w:hint="eastAsia"/>
                <w:color w:val="000000" w:themeColor="text1"/>
                <w:sz w:val="21"/>
                <w:szCs w:val="21"/>
              </w:rPr>
              <w:t>LSB</w:t>
            </w:r>
            <w:r w:rsidRPr="0071074D">
              <w:rPr>
                <w:rFonts w:ascii="宋体" w:hAnsi="宋体"/>
                <w:color w:val="000000" w:themeColor="text1"/>
                <w:sz w:val="21"/>
                <w:szCs w:val="21"/>
              </w:rPr>
              <w:t>=</w:t>
            </w:r>
            <w:r w:rsidRPr="00491306">
              <w:rPr>
                <w:rFonts w:ascii="宋体" w:hAnsi="宋体" w:hint="eastAsia"/>
              </w:rPr>
              <w:t>0.</w:t>
            </w:r>
            <w:r>
              <w:rPr>
                <w:rFonts w:ascii="宋体" w:hAnsi="宋体" w:hint="eastAsia"/>
              </w:rPr>
              <w:t>02197</w:t>
            </w:r>
            <w:r w:rsidRPr="0071074D">
              <w:rPr>
                <w:rFonts w:ascii="宋体" w:hAnsi="宋体"/>
                <w:color w:val="000000" w:themeColor="text1"/>
                <w:sz w:val="21"/>
                <w:szCs w:val="21"/>
              </w:rPr>
              <w:t>°</w:t>
            </w:r>
            <w:r w:rsidRPr="0071074D">
              <w:rPr>
                <w:rFonts w:ascii="宋体" w:hAnsi="宋体" w:hint="eastAsia"/>
                <w:color w:val="000000" w:themeColor="text1"/>
                <w:sz w:val="21"/>
                <w:szCs w:val="21"/>
              </w:rPr>
              <w:t>；</w:t>
            </w:r>
          </w:p>
        </w:tc>
      </w:tr>
      <w:tr w:rsidR="006441F5" w:rsidRPr="0071074D" w14:paraId="14523F52" w14:textId="77777777" w:rsidTr="00545A79">
        <w:tc>
          <w:tcPr>
            <w:tcW w:w="959" w:type="dxa"/>
            <w:vAlign w:val="center"/>
          </w:tcPr>
          <w:p w14:paraId="2166F75F" w14:textId="04745750" w:rsidR="006441F5" w:rsidRPr="00EB5938" w:rsidRDefault="00490054">
            <w:pPr>
              <w:spacing w:line="320" w:lineRule="exact"/>
              <w:ind w:left="227"/>
              <w:rPr>
                <w:rFonts w:ascii="宋体" w:hAnsi="宋体" w:hint="eastAsia"/>
                <w:color w:val="000000" w:themeColor="text1"/>
                <w:sz w:val="21"/>
                <w:szCs w:val="21"/>
                <w:highlight w:val="yellow"/>
              </w:rPr>
              <w:pPrChange w:id="45" w:author="绎维 熊" w:date="2025-05-23T11:09:00Z" w16du:dateUtc="2025-05-23T03:09:00Z">
                <w:pPr>
                  <w:numPr>
                    <w:numId w:val="5"/>
                  </w:numPr>
                  <w:spacing w:line="320" w:lineRule="exact"/>
                  <w:ind w:left="227" w:hanging="227"/>
                  <w:jc w:val="center"/>
                </w:pPr>
              </w:pPrChange>
            </w:pPr>
            <w:ins w:id="46" w:author="绎维 熊" w:date="2025-05-23T11:09:00Z" w16du:dateUtc="2025-05-23T03:09:00Z">
              <w:r>
                <w:rPr>
                  <w:rFonts w:ascii="宋体" w:hAnsi="宋体" w:hint="eastAsia"/>
                  <w:color w:val="000000" w:themeColor="text1"/>
                  <w:sz w:val="21"/>
                  <w:szCs w:val="21"/>
                  <w:highlight w:val="yellow"/>
                </w:rPr>
                <w:t>4-5</w:t>
              </w:r>
            </w:ins>
          </w:p>
        </w:tc>
        <w:tc>
          <w:tcPr>
            <w:tcW w:w="1843" w:type="dxa"/>
            <w:vAlign w:val="center"/>
          </w:tcPr>
          <w:p w14:paraId="062CC045" w14:textId="40D7435B" w:rsidR="006441F5" w:rsidRPr="0071074D" w:rsidRDefault="006441F5" w:rsidP="00545A79">
            <w:pPr>
              <w:spacing w:line="320" w:lineRule="exact"/>
              <w:rPr>
                <w:rFonts w:ascii="宋体" w:hAnsi="宋体" w:hint="eastAsia"/>
                <w:color w:val="000000" w:themeColor="text1"/>
                <w:sz w:val="21"/>
                <w:szCs w:val="21"/>
              </w:rPr>
            </w:pPr>
            <w:r>
              <w:rPr>
                <w:rFonts w:ascii="宋体" w:hAnsi="宋体" w:hint="eastAsia"/>
                <w:color w:val="000000" w:themeColor="text1"/>
                <w:sz w:val="21"/>
                <w:szCs w:val="21"/>
              </w:rPr>
              <w:t>右手轮位置反馈</w:t>
            </w:r>
            <w:r w:rsidR="003852FF" w:rsidRPr="003852FF">
              <w:rPr>
                <w:rFonts w:ascii="宋体" w:hAnsi="宋体"/>
                <w:color w:val="000000" w:themeColor="text1"/>
                <w:sz w:val="21"/>
                <w:szCs w:val="21"/>
              </w:rPr>
              <w:t>rHandWheelPosFB</w:t>
            </w:r>
          </w:p>
        </w:tc>
        <w:tc>
          <w:tcPr>
            <w:tcW w:w="850" w:type="dxa"/>
            <w:vAlign w:val="center"/>
          </w:tcPr>
          <w:p w14:paraId="7DD8D8DA" w14:textId="77777777" w:rsidR="006441F5" w:rsidRPr="00866A69" w:rsidRDefault="006441F5" w:rsidP="00545A79">
            <w:pPr>
              <w:spacing w:line="320" w:lineRule="exact"/>
              <w:jc w:val="center"/>
              <w:rPr>
                <w:rFonts w:asciiTheme="minorEastAsia" w:eastAsiaTheme="minorEastAsia" w:hAnsiTheme="minorEastAsia" w:hint="eastAsia"/>
                <w:color w:val="000000" w:themeColor="text1"/>
                <w:sz w:val="21"/>
                <w:szCs w:val="21"/>
                <w:highlight w:val="yellow"/>
              </w:rPr>
            </w:pPr>
            <w:r w:rsidRPr="00866A69">
              <w:rPr>
                <w:rFonts w:asciiTheme="minorEastAsia" w:eastAsiaTheme="minorEastAsia" w:hAnsiTheme="minorEastAsia" w:hint="eastAsia"/>
                <w:color w:val="000000" w:themeColor="text1"/>
                <w:sz w:val="21"/>
                <w:szCs w:val="21"/>
                <w:highlight w:val="yellow"/>
              </w:rPr>
              <w:t>16</w:t>
            </w:r>
          </w:p>
          <w:p w14:paraId="03040F79" w14:textId="77777777" w:rsidR="006441F5" w:rsidRPr="00DD6924" w:rsidRDefault="006441F5" w:rsidP="00545A79">
            <w:pPr>
              <w:spacing w:line="320" w:lineRule="exact"/>
              <w:jc w:val="center"/>
              <w:rPr>
                <w:rFonts w:asciiTheme="minorEastAsia" w:eastAsiaTheme="minorEastAsia" w:hAnsiTheme="minorEastAsia" w:hint="eastAsia"/>
                <w:color w:val="000000" w:themeColor="text1"/>
                <w:sz w:val="21"/>
                <w:szCs w:val="21"/>
              </w:rPr>
            </w:pPr>
            <w:r w:rsidRPr="00866A69">
              <w:rPr>
                <w:rFonts w:asciiTheme="minorEastAsia" w:eastAsiaTheme="minorEastAsia" w:hAnsiTheme="minorEastAsia"/>
                <w:color w:val="000000" w:themeColor="text1"/>
                <w:sz w:val="21"/>
                <w:highlight w:val="yellow"/>
              </w:rPr>
              <w:t>SHORT</w:t>
            </w:r>
          </w:p>
        </w:tc>
        <w:tc>
          <w:tcPr>
            <w:tcW w:w="3119" w:type="dxa"/>
            <w:vAlign w:val="center"/>
          </w:tcPr>
          <w:p w14:paraId="19E60C43" w14:textId="77777777" w:rsidR="006441F5" w:rsidRDefault="006441F5"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0000H</w:t>
            </w:r>
            <w:r w:rsidRPr="0071074D">
              <w:rPr>
                <w:rFonts w:ascii="宋体" w:hAnsi="宋体" w:hint="eastAsia"/>
                <w:color w:val="000000" w:themeColor="text1"/>
                <w:sz w:val="21"/>
                <w:szCs w:val="21"/>
              </w:rPr>
              <w:t>～</w:t>
            </w:r>
            <w:r w:rsidRPr="0071074D">
              <w:rPr>
                <w:rFonts w:ascii="宋体" w:hAnsi="宋体"/>
                <w:color w:val="000000" w:themeColor="text1"/>
                <w:sz w:val="21"/>
                <w:szCs w:val="21"/>
              </w:rPr>
              <w:t>FFFFH</w:t>
            </w:r>
          </w:p>
          <w:p w14:paraId="4DD23434" w14:textId="21C99741" w:rsidR="00EB5938" w:rsidRPr="0071074D" w:rsidRDefault="00EB5938" w:rsidP="00545A79">
            <w:pPr>
              <w:spacing w:line="320" w:lineRule="exact"/>
              <w:rPr>
                <w:rFonts w:ascii="宋体" w:hAnsi="宋体" w:hint="eastAsia"/>
                <w:color w:val="000000" w:themeColor="text1"/>
                <w:sz w:val="21"/>
                <w:szCs w:val="21"/>
              </w:rPr>
            </w:pPr>
            <w:r>
              <w:rPr>
                <w:rFonts w:ascii="宋体" w:hAnsi="宋体" w:hint="eastAsia"/>
                <w:color w:val="000000" w:themeColor="text1"/>
                <w:sz w:val="21"/>
                <w:szCs w:val="21"/>
              </w:rPr>
              <w:t>Memcpy(&amp;struct, &amp;char[0], sizeof(struct))</w:t>
            </w:r>
          </w:p>
        </w:tc>
        <w:tc>
          <w:tcPr>
            <w:tcW w:w="2516" w:type="dxa"/>
            <w:vAlign w:val="center"/>
          </w:tcPr>
          <w:p w14:paraId="14297EEB" w14:textId="77777777" w:rsidR="006441F5" w:rsidRPr="0071074D" w:rsidRDefault="006441F5"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信号范围：</w:t>
            </w:r>
            <w:r w:rsidRPr="0071074D">
              <w:rPr>
                <w:rFonts w:ascii="宋体" w:hAnsi="宋体" w:hint="eastAsia"/>
                <w:color w:val="000000" w:themeColor="text1"/>
                <w:sz w:val="21"/>
                <w:szCs w:val="21"/>
              </w:rPr>
              <w:t>-</w:t>
            </w:r>
            <w:r>
              <w:rPr>
                <w:rFonts w:ascii="宋体" w:hAnsi="宋体" w:hint="eastAsia"/>
                <w:color w:val="000000" w:themeColor="text1"/>
                <w:sz w:val="21"/>
                <w:szCs w:val="21"/>
              </w:rPr>
              <w:t>90</w:t>
            </w:r>
            <w:r w:rsidRPr="0071074D">
              <w:rPr>
                <w:rFonts w:ascii="宋体" w:hAnsi="宋体"/>
                <w:color w:val="000000" w:themeColor="text1"/>
                <w:sz w:val="21"/>
                <w:szCs w:val="21"/>
              </w:rPr>
              <w:t>°~</w:t>
            </w:r>
            <w:r>
              <w:rPr>
                <w:rFonts w:ascii="宋体" w:hAnsi="宋体" w:hint="eastAsia"/>
                <w:color w:val="000000" w:themeColor="text1"/>
                <w:sz w:val="21"/>
                <w:szCs w:val="21"/>
              </w:rPr>
              <w:t>90</w:t>
            </w:r>
            <w:r w:rsidRPr="0071074D">
              <w:rPr>
                <w:rFonts w:ascii="宋体" w:hAnsi="宋体"/>
                <w:color w:val="000000" w:themeColor="text1"/>
                <w:sz w:val="21"/>
                <w:szCs w:val="21"/>
              </w:rPr>
              <w:t>°；</w:t>
            </w:r>
          </w:p>
          <w:p w14:paraId="16F6C78E" w14:textId="77777777" w:rsidR="006441F5" w:rsidRPr="0071074D" w:rsidRDefault="006441F5"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比例尺：</w:t>
            </w:r>
            <w:r w:rsidRPr="0071074D">
              <w:rPr>
                <w:rFonts w:ascii="宋体" w:hAnsi="宋体" w:hint="eastAsia"/>
                <w:color w:val="000000" w:themeColor="text1"/>
                <w:sz w:val="21"/>
                <w:szCs w:val="21"/>
              </w:rPr>
              <w:t>LSB</w:t>
            </w:r>
            <w:r w:rsidRPr="0071074D">
              <w:rPr>
                <w:rFonts w:ascii="宋体" w:hAnsi="宋体"/>
                <w:color w:val="000000" w:themeColor="text1"/>
                <w:sz w:val="21"/>
                <w:szCs w:val="21"/>
              </w:rPr>
              <w:t>=</w:t>
            </w:r>
            <w:r w:rsidRPr="00491306">
              <w:rPr>
                <w:rFonts w:ascii="宋体" w:hAnsi="宋体" w:hint="eastAsia"/>
              </w:rPr>
              <w:t>0.</w:t>
            </w:r>
            <w:r>
              <w:rPr>
                <w:rFonts w:ascii="宋体" w:hAnsi="宋体" w:hint="eastAsia"/>
              </w:rPr>
              <w:t>02197</w:t>
            </w:r>
            <w:r w:rsidRPr="0071074D">
              <w:rPr>
                <w:rFonts w:ascii="宋体" w:hAnsi="宋体"/>
                <w:color w:val="000000" w:themeColor="text1"/>
                <w:sz w:val="21"/>
                <w:szCs w:val="21"/>
              </w:rPr>
              <w:t>°</w:t>
            </w:r>
            <w:r w:rsidRPr="0071074D">
              <w:rPr>
                <w:rFonts w:ascii="宋体" w:hAnsi="宋体" w:hint="eastAsia"/>
                <w:color w:val="000000" w:themeColor="text1"/>
                <w:sz w:val="21"/>
                <w:szCs w:val="21"/>
              </w:rPr>
              <w:t>；</w:t>
            </w:r>
          </w:p>
        </w:tc>
      </w:tr>
      <w:tr w:rsidR="006441F5" w:rsidRPr="0071074D" w14:paraId="5BCD8AAE" w14:textId="77777777" w:rsidTr="00545A79">
        <w:tc>
          <w:tcPr>
            <w:tcW w:w="959" w:type="dxa"/>
            <w:vAlign w:val="center"/>
          </w:tcPr>
          <w:p w14:paraId="3253F120" w14:textId="551D45CC" w:rsidR="006441F5" w:rsidRPr="00EB5938" w:rsidRDefault="00490054">
            <w:pPr>
              <w:spacing w:line="320" w:lineRule="exact"/>
              <w:rPr>
                <w:rFonts w:ascii="宋体" w:hAnsi="宋体" w:hint="eastAsia"/>
                <w:color w:val="000000" w:themeColor="text1"/>
                <w:szCs w:val="21"/>
                <w:highlight w:val="yellow"/>
              </w:rPr>
              <w:pPrChange w:id="47" w:author="绎维 熊" w:date="2025-05-23T11:10:00Z" w16du:dateUtc="2025-05-23T03:10:00Z">
                <w:pPr>
                  <w:numPr>
                    <w:numId w:val="5"/>
                  </w:numPr>
                  <w:spacing w:line="320" w:lineRule="exact"/>
                  <w:ind w:left="227" w:hanging="227"/>
                  <w:jc w:val="center"/>
                </w:pPr>
              </w:pPrChange>
            </w:pPr>
            <w:ins w:id="48" w:author="绎维 熊" w:date="2025-05-23T11:10:00Z" w16du:dateUtc="2025-05-23T03:10:00Z">
              <w:r>
                <w:rPr>
                  <w:rFonts w:ascii="宋体" w:hAnsi="宋体" w:hint="eastAsia"/>
                  <w:color w:val="000000" w:themeColor="text1"/>
                  <w:szCs w:val="21"/>
                  <w:highlight w:val="yellow"/>
                </w:rPr>
                <w:t>6-7</w:t>
              </w:r>
            </w:ins>
          </w:p>
        </w:tc>
        <w:tc>
          <w:tcPr>
            <w:tcW w:w="1843" w:type="dxa"/>
            <w:vAlign w:val="center"/>
          </w:tcPr>
          <w:p w14:paraId="59562547" w14:textId="0E328D1A" w:rsidR="006441F5" w:rsidRPr="0071074D" w:rsidRDefault="006441F5" w:rsidP="00545A79">
            <w:pPr>
              <w:spacing w:line="320" w:lineRule="exact"/>
              <w:rPr>
                <w:rFonts w:ascii="宋体" w:hAnsi="宋体" w:hint="eastAsia"/>
                <w:color w:val="000000" w:themeColor="text1"/>
                <w:sz w:val="21"/>
                <w:szCs w:val="21"/>
              </w:rPr>
            </w:pPr>
            <w:r>
              <w:rPr>
                <w:rFonts w:ascii="宋体" w:hAnsi="宋体" w:hint="eastAsia"/>
                <w:color w:val="000000" w:themeColor="text1"/>
                <w:sz w:val="21"/>
                <w:szCs w:val="21"/>
              </w:rPr>
              <w:t>零位历史值</w:t>
            </w:r>
            <w:r w:rsidR="003852FF" w:rsidRPr="003852FF">
              <w:rPr>
                <w:rFonts w:ascii="宋体" w:hAnsi="宋体"/>
                <w:color w:val="000000" w:themeColor="text1"/>
                <w:sz w:val="21"/>
                <w:szCs w:val="21"/>
              </w:rPr>
              <w:t>zeroPosHistVal</w:t>
            </w:r>
          </w:p>
        </w:tc>
        <w:tc>
          <w:tcPr>
            <w:tcW w:w="850" w:type="dxa"/>
            <w:vAlign w:val="center"/>
          </w:tcPr>
          <w:p w14:paraId="58E0E7AA" w14:textId="77777777" w:rsidR="006441F5" w:rsidRPr="00866A69" w:rsidRDefault="006441F5" w:rsidP="00545A79">
            <w:pPr>
              <w:spacing w:line="320" w:lineRule="exact"/>
              <w:jc w:val="center"/>
              <w:rPr>
                <w:rFonts w:asciiTheme="minorEastAsia" w:eastAsiaTheme="minorEastAsia" w:hAnsiTheme="minorEastAsia" w:hint="eastAsia"/>
                <w:color w:val="000000" w:themeColor="text1"/>
                <w:sz w:val="21"/>
                <w:szCs w:val="21"/>
                <w:highlight w:val="yellow"/>
              </w:rPr>
            </w:pPr>
            <w:r w:rsidRPr="00866A69">
              <w:rPr>
                <w:rFonts w:asciiTheme="minorEastAsia" w:eastAsiaTheme="minorEastAsia" w:hAnsiTheme="minorEastAsia" w:hint="eastAsia"/>
                <w:color w:val="000000" w:themeColor="text1"/>
                <w:sz w:val="21"/>
                <w:szCs w:val="21"/>
                <w:highlight w:val="yellow"/>
              </w:rPr>
              <w:t>16</w:t>
            </w:r>
          </w:p>
          <w:p w14:paraId="47243A8D" w14:textId="77777777" w:rsidR="006441F5" w:rsidRPr="00DD6924" w:rsidRDefault="006441F5" w:rsidP="00545A79">
            <w:pPr>
              <w:spacing w:line="320" w:lineRule="exact"/>
              <w:jc w:val="center"/>
              <w:rPr>
                <w:rFonts w:asciiTheme="minorEastAsia" w:eastAsiaTheme="minorEastAsia" w:hAnsiTheme="minorEastAsia" w:hint="eastAsia"/>
                <w:color w:val="000000" w:themeColor="text1"/>
                <w:sz w:val="21"/>
                <w:szCs w:val="21"/>
              </w:rPr>
            </w:pPr>
            <w:r w:rsidRPr="00866A69">
              <w:rPr>
                <w:rFonts w:asciiTheme="minorEastAsia" w:eastAsiaTheme="minorEastAsia" w:hAnsiTheme="minorEastAsia"/>
                <w:color w:val="000000" w:themeColor="text1"/>
                <w:sz w:val="21"/>
                <w:highlight w:val="yellow"/>
              </w:rPr>
              <w:t>SHORT</w:t>
            </w:r>
          </w:p>
        </w:tc>
        <w:tc>
          <w:tcPr>
            <w:tcW w:w="3119" w:type="dxa"/>
            <w:vAlign w:val="center"/>
          </w:tcPr>
          <w:p w14:paraId="53E70C3D" w14:textId="77777777" w:rsidR="006441F5" w:rsidRPr="0071074D" w:rsidRDefault="006441F5"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0000H</w:t>
            </w:r>
            <w:r w:rsidRPr="0071074D">
              <w:rPr>
                <w:rFonts w:ascii="宋体" w:hAnsi="宋体" w:hint="eastAsia"/>
                <w:color w:val="000000" w:themeColor="text1"/>
                <w:sz w:val="21"/>
                <w:szCs w:val="21"/>
              </w:rPr>
              <w:t>～</w:t>
            </w:r>
            <w:r w:rsidRPr="0071074D">
              <w:rPr>
                <w:rFonts w:ascii="宋体" w:hAnsi="宋体"/>
                <w:color w:val="000000" w:themeColor="text1"/>
                <w:sz w:val="21"/>
                <w:szCs w:val="21"/>
              </w:rPr>
              <w:t>FFFFH</w:t>
            </w:r>
          </w:p>
        </w:tc>
        <w:tc>
          <w:tcPr>
            <w:tcW w:w="2516" w:type="dxa"/>
            <w:vAlign w:val="center"/>
          </w:tcPr>
          <w:p w14:paraId="61CD51E8" w14:textId="77777777" w:rsidR="006441F5" w:rsidRPr="0071074D" w:rsidRDefault="006441F5"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信号范围：</w:t>
            </w:r>
            <w:r w:rsidRPr="0071074D">
              <w:rPr>
                <w:rFonts w:ascii="宋体" w:hAnsi="宋体" w:hint="eastAsia"/>
                <w:color w:val="000000" w:themeColor="text1"/>
                <w:sz w:val="21"/>
                <w:szCs w:val="21"/>
              </w:rPr>
              <w:t>-4</w:t>
            </w:r>
            <w:r>
              <w:rPr>
                <w:rFonts w:ascii="宋体" w:hAnsi="宋体" w:hint="eastAsia"/>
                <w:color w:val="000000" w:themeColor="text1"/>
                <w:sz w:val="21"/>
                <w:szCs w:val="21"/>
              </w:rPr>
              <w:t>5</w:t>
            </w:r>
            <w:r w:rsidRPr="0071074D">
              <w:rPr>
                <w:rFonts w:ascii="宋体" w:hAnsi="宋体"/>
                <w:color w:val="000000" w:themeColor="text1"/>
                <w:sz w:val="21"/>
                <w:szCs w:val="21"/>
              </w:rPr>
              <w:t>°~</w:t>
            </w:r>
            <w:r w:rsidRPr="0071074D">
              <w:rPr>
                <w:rFonts w:ascii="宋体" w:hAnsi="宋体" w:hint="eastAsia"/>
                <w:color w:val="000000" w:themeColor="text1"/>
                <w:sz w:val="21"/>
                <w:szCs w:val="21"/>
              </w:rPr>
              <w:t>4</w:t>
            </w:r>
            <w:r>
              <w:rPr>
                <w:rFonts w:ascii="宋体" w:hAnsi="宋体" w:hint="eastAsia"/>
                <w:color w:val="000000" w:themeColor="text1"/>
                <w:sz w:val="21"/>
                <w:szCs w:val="21"/>
              </w:rPr>
              <w:t>5</w:t>
            </w:r>
            <w:r w:rsidRPr="0071074D">
              <w:rPr>
                <w:rFonts w:ascii="宋体" w:hAnsi="宋体"/>
                <w:color w:val="000000" w:themeColor="text1"/>
                <w:sz w:val="21"/>
                <w:szCs w:val="21"/>
              </w:rPr>
              <w:t>°；</w:t>
            </w:r>
          </w:p>
          <w:p w14:paraId="1CCC11A4" w14:textId="77777777" w:rsidR="006441F5" w:rsidRPr="0071074D" w:rsidRDefault="006441F5" w:rsidP="00545A79">
            <w:pPr>
              <w:spacing w:line="320" w:lineRule="exact"/>
              <w:rPr>
                <w:rFonts w:ascii="宋体" w:hAnsi="宋体" w:hint="eastAsia"/>
                <w:color w:val="000000" w:themeColor="text1"/>
                <w:sz w:val="21"/>
                <w:szCs w:val="21"/>
              </w:rPr>
            </w:pPr>
            <w:r w:rsidRPr="0071074D">
              <w:rPr>
                <w:rFonts w:ascii="宋体" w:hAnsi="宋体"/>
                <w:color w:val="000000" w:themeColor="text1"/>
                <w:sz w:val="21"/>
                <w:szCs w:val="21"/>
              </w:rPr>
              <w:t>比例尺：</w:t>
            </w:r>
            <w:r w:rsidRPr="0071074D">
              <w:rPr>
                <w:rFonts w:ascii="宋体" w:hAnsi="宋体" w:hint="eastAsia"/>
                <w:color w:val="000000" w:themeColor="text1"/>
                <w:sz w:val="21"/>
                <w:szCs w:val="21"/>
              </w:rPr>
              <w:t>LSB</w:t>
            </w:r>
            <w:r w:rsidRPr="0071074D">
              <w:rPr>
                <w:rFonts w:ascii="宋体" w:hAnsi="宋体"/>
                <w:color w:val="000000" w:themeColor="text1"/>
                <w:sz w:val="21"/>
                <w:szCs w:val="21"/>
              </w:rPr>
              <w:t>=</w:t>
            </w:r>
            <w:r w:rsidRPr="00491306">
              <w:rPr>
                <w:rFonts w:ascii="宋体" w:hAnsi="宋体" w:hint="eastAsia"/>
              </w:rPr>
              <w:t>0.</w:t>
            </w:r>
            <w:r>
              <w:rPr>
                <w:rFonts w:ascii="宋体" w:hAnsi="宋体" w:hint="eastAsia"/>
              </w:rPr>
              <w:t>010986</w:t>
            </w:r>
            <w:r w:rsidRPr="0071074D">
              <w:rPr>
                <w:rFonts w:ascii="宋体" w:hAnsi="宋体"/>
                <w:color w:val="000000" w:themeColor="text1"/>
                <w:sz w:val="21"/>
                <w:szCs w:val="21"/>
              </w:rPr>
              <w:t>°</w:t>
            </w:r>
            <w:r w:rsidRPr="0071074D">
              <w:rPr>
                <w:rFonts w:ascii="宋体" w:hAnsi="宋体" w:hint="eastAsia"/>
                <w:color w:val="000000" w:themeColor="text1"/>
                <w:sz w:val="21"/>
                <w:szCs w:val="21"/>
              </w:rPr>
              <w:t>；</w:t>
            </w:r>
          </w:p>
        </w:tc>
      </w:tr>
      <w:tr w:rsidR="002B3F1C" w:rsidRPr="0071074D" w14:paraId="192320D3" w14:textId="77777777" w:rsidTr="002B3F1C">
        <w:trPr>
          <w:trHeight w:val="493"/>
        </w:trPr>
        <w:tc>
          <w:tcPr>
            <w:tcW w:w="9287" w:type="dxa"/>
            <w:gridSpan w:val="5"/>
            <w:vAlign w:val="center"/>
          </w:tcPr>
          <w:p w14:paraId="21857D42" w14:textId="57919E53" w:rsidR="002B3F1C" w:rsidRPr="0071074D" w:rsidRDefault="002B3F1C" w:rsidP="00EB7DCD">
            <w:pPr>
              <w:spacing w:line="320" w:lineRule="exact"/>
              <w:rPr>
                <w:rFonts w:ascii="宋体" w:hAnsi="宋体" w:hint="eastAsia"/>
                <w:color w:val="000000" w:themeColor="text1"/>
                <w:szCs w:val="21"/>
              </w:rPr>
            </w:pPr>
            <w:r w:rsidRPr="00991A1B">
              <w:rPr>
                <w:rFonts w:eastAsiaTheme="minorEastAsia"/>
                <w:color w:val="000000" w:themeColor="text1"/>
              </w:rPr>
              <w:t>CAN</w:t>
            </w:r>
            <w:r w:rsidRPr="00991A1B">
              <w:rPr>
                <w:rFonts w:eastAsiaTheme="minorEastAsia" w:hAnsiTheme="minorEastAsia"/>
                <w:color w:val="000000" w:themeColor="text1"/>
              </w:rPr>
              <w:t>总线数据通信速率为</w:t>
            </w:r>
            <w:ins w:id="49" w:author="绎维 熊" w:date="2025-05-23T11:45:00Z" w16du:dateUtc="2025-05-23T03:45:00Z">
              <w:r w:rsidR="00C55438">
                <w:rPr>
                  <w:rFonts w:eastAsiaTheme="minorEastAsia" w:hint="eastAsia"/>
                  <w:color w:val="000000" w:themeColor="text1"/>
                </w:rPr>
                <w:t>500K</w:t>
              </w:r>
              <w:r w:rsidR="00C55438" w:rsidDel="00C55438">
                <w:rPr>
                  <w:rFonts w:eastAsiaTheme="minorEastAsia" w:hint="eastAsia"/>
                  <w:color w:val="000000" w:themeColor="text1"/>
                </w:rPr>
                <w:t xml:space="preserve"> </w:t>
              </w:r>
            </w:ins>
            <w:del w:id="50" w:author="绎维 熊" w:date="2025-05-23T11:45:00Z" w16du:dateUtc="2025-05-23T03:45:00Z">
              <w:r w:rsidDel="00C55438">
                <w:rPr>
                  <w:rFonts w:eastAsiaTheme="minorEastAsia" w:hint="eastAsia"/>
                  <w:color w:val="000000" w:themeColor="text1"/>
                </w:rPr>
                <w:delText>1</w:delText>
              </w:r>
              <w:r w:rsidRPr="00991A1B" w:rsidDel="00C55438">
                <w:rPr>
                  <w:rFonts w:eastAsiaTheme="minorEastAsia"/>
                  <w:color w:val="000000" w:themeColor="text1"/>
                </w:rPr>
                <w:delText>M</w:delText>
              </w:r>
            </w:del>
            <w:r w:rsidRPr="00991A1B">
              <w:rPr>
                <w:rFonts w:eastAsiaTheme="minorEastAsia"/>
                <w:color w:val="000000" w:themeColor="text1"/>
              </w:rPr>
              <w:t>bps</w:t>
            </w:r>
            <w:r>
              <w:rPr>
                <w:rFonts w:eastAsiaTheme="minorEastAsia" w:hint="eastAsia"/>
                <w:color w:val="000000" w:themeColor="text1"/>
              </w:rPr>
              <w:t>，刷新周期</w:t>
            </w:r>
            <w:r>
              <w:rPr>
                <w:rFonts w:eastAsiaTheme="minorEastAsia" w:hint="eastAsia"/>
                <w:color w:val="000000" w:themeColor="text1"/>
              </w:rPr>
              <w:t>10ms</w:t>
            </w:r>
            <w:r>
              <w:rPr>
                <w:rFonts w:eastAsiaTheme="minorEastAsia" w:hint="eastAsia"/>
                <w:color w:val="000000" w:themeColor="text1"/>
              </w:rPr>
              <w:t>（</w:t>
            </w:r>
            <w:r>
              <w:rPr>
                <w:rFonts w:eastAsiaTheme="minorEastAsia" w:hint="eastAsia"/>
                <w:color w:val="000000" w:themeColor="text1"/>
              </w:rPr>
              <w:t>TBD</w:t>
            </w:r>
            <w:r>
              <w:rPr>
                <w:rFonts w:eastAsiaTheme="minorEastAsia" w:hint="eastAsia"/>
                <w:color w:val="000000" w:themeColor="text1"/>
              </w:rPr>
              <w:t>）</w:t>
            </w:r>
          </w:p>
        </w:tc>
      </w:tr>
    </w:tbl>
    <w:p w14:paraId="73AEFBF1" w14:textId="77777777" w:rsidR="00A07BE6" w:rsidRPr="00DD6924" w:rsidRDefault="00A07BE6"/>
    <w:sectPr w:rsidR="00A07BE6" w:rsidRPr="00DD6924" w:rsidSect="00BB717E">
      <w:footerReference w:type="default" r:id="rId11"/>
      <w:headerReference w:type="default" r:id="rId15"/>
      <w:pgSz w:w="11906" w:h="16838"/>
      <w:pgMar w:top="1134" w:right="1134" w:bottom="1134" w:left="1134" w:header="624" w:footer="624" w:gutter="567"/>
      <w:pgNumType w:start="1"/>
      <w:cols w:space="425"/>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铜斌 袁" w:date="2025-05-22T10:27:00Z" w:initials="铜袁">
    <w:p w14:paraId="38D9402C" w14:textId="3D838E72" w:rsidR="00341A54" w:rsidRDefault="00341A54">
      <w:pPr>
        <w:pStyle w:val="af1"/>
      </w:pPr>
      <w:r>
        <w:rPr>
          <w:rStyle w:val="af0"/>
        </w:rPr>
        <w:annotationRef/>
      </w:r>
      <w:r>
        <w:rPr>
          <w:rFonts w:hint="eastAsia"/>
        </w:rPr>
        <w:t>RDCU</w:t>
      </w:r>
      <w:r>
        <w:rPr>
          <w:rFonts w:hint="eastAsia"/>
        </w:rPr>
        <w:t>是？</w:t>
      </w:r>
      <w:r>
        <w:rPr>
          <w:rFonts w:hint="eastAsia"/>
        </w:rPr>
        <w:t>DIU</w:t>
      </w:r>
      <w:r>
        <w:rPr>
          <w:rFonts w:hint="eastAsia"/>
        </w:rPr>
        <w:t>吗？</w:t>
      </w:r>
    </w:p>
  </w:comment>
  <w:comment w:id="4" w:author="铜斌 袁" w:date="2025-05-22T10:28:00Z" w:initials="铜袁">
    <w:p w14:paraId="7AFC7703" w14:textId="725312D7" w:rsidR="00341A54" w:rsidRDefault="00341A54">
      <w:pPr>
        <w:pStyle w:val="af1"/>
      </w:pPr>
      <w:r>
        <w:rPr>
          <w:rStyle w:val="af0"/>
        </w:rPr>
        <w:annotationRef/>
      </w:r>
      <w:r>
        <w:rPr>
          <w:rFonts w:hint="eastAsia"/>
        </w:rPr>
        <w:t>大端小端？</w:t>
      </w:r>
    </w:p>
  </w:comment>
  <w:comment w:id="20" w:author="铜斌 袁" w:date="2025-05-22T10:27:00Z" w:initials="铜袁">
    <w:p w14:paraId="4067ED53" w14:textId="30FB6EDF" w:rsidR="00341A54" w:rsidRDefault="00341A54">
      <w:pPr>
        <w:pStyle w:val="af1"/>
      </w:pPr>
      <w:r>
        <w:rPr>
          <w:rStyle w:val="af0"/>
        </w:rPr>
        <w:annotationRef/>
      </w:r>
      <w:r>
        <w:rPr>
          <w:rFonts w:hint="eastAsia"/>
        </w:rPr>
        <w:t>是否有问题？</w:t>
      </w:r>
    </w:p>
  </w:comment>
  <w:comment w:id="38" w:author="铜斌 袁" w:date="2025-05-22T10:29:00Z" w:initials="铜袁">
    <w:p w14:paraId="7806B0D9" w14:textId="5CC0CB4F" w:rsidR="00341A54" w:rsidRDefault="00341A54">
      <w:pPr>
        <w:pStyle w:val="af1"/>
      </w:pPr>
      <w:r>
        <w:rPr>
          <w:rStyle w:val="af0"/>
        </w:rPr>
        <w:annotationRef/>
      </w:r>
      <w:r>
        <w:rPr>
          <w:rFonts w:hint="eastAsia"/>
        </w:rPr>
        <w:t>设备</w:t>
      </w:r>
      <w:r>
        <w:rPr>
          <w:rFonts w:hint="eastAsia"/>
        </w:rPr>
        <w:t>ID</w:t>
      </w:r>
      <w:r>
        <w:rPr>
          <w:rFonts w:hint="eastAsia"/>
        </w:rPr>
        <w:t>是</w:t>
      </w:r>
    </w:p>
  </w:comment>
  <w:comment w:id="44" w:author="铜斌 袁" w:date="2025-05-23T10:12:00Z" w:initials="铜袁">
    <w:p w14:paraId="1CF01588" w14:textId="70ACD3A6" w:rsidR="001D6C54" w:rsidRDefault="001D6C54">
      <w:pPr>
        <w:pStyle w:val="af1"/>
      </w:pPr>
      <w:r>
        <w:rPr>
          <w:rStyle w:val="af0"/>
        </w:rPr>
        <w:annotationRef/>
      </w:r>
      <w:r>
        <w:rPr>
          <w:rFonts w:hint="eastAsia"/>
        </w:rPr>
        <w:t>为什么</w:t>
      </w:r>
      <w:r>
        <w:rPr>
          <w:rFonts w:hint="eastAsia"/>
        </w:rPr>
        <w:t>16</w:t>
      </w:r>
      <w:r>
        <w:rPr>
          <w:rFonts w:hint="eastAsia"/>
        </w:rPr>
        <w:t>位对应</w:t>
      </w:r>
      <w:r>
        <w:rPr>
          <w:rFonts w:hint="eastAsia"/>
        </w:rPr>
        <w:t>1</w:t>
      </w:r>
      <w:r>
        <w:rPr>
          <w:rFonts w:hint="eastAsia"/>
        </w:rPr>
        <w:t>个字节？如果是两个字节，总共就不是</w:t>
      </w:r>
      <w:r>
        <w:rPr>
          <w:rFonts w:hint="eastAsia"/>
        </w:rPr>
        <w:t>8</w:t>
      </w:r>
      <w:r>
        <w:rPr>
          <w:rFonts w:hint="eastAsia"/>
        </w:rPr>
        <w:t>个字节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D9402C" w15:done="0"/>
  <w15:commentEx w15:paraId="7AFC7703" w15:done="0"/>
  <w15:commentEx w15:paraId="4067ED53" w15:done="0"/>
  <w15:commentEx w15:paraId="7806B0D9" w15:done="0"/>
  <w15:commentEx w15:paraId="1CF015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5C1CDF" w16cex:dateUtc="2025-05-22T02:27:00Z"/>
  <w16cex:commentExtensible w16cex:durableId="6590C30E" w16cex:dateUtc="2025-05-22T02:28:00Z"/>
  <w16cex:commentExtensible w16cex:durableId="6D3807D2" w16cex:dateUtc="2025-05-22T02:27:00Z"/>
  <w16cex:commentExtensible w16cex:durableId="42AF379F" w16cex:dateUtc="2025-05-22T02:29:00Z"/>
  <w16cex:commentExtensible w16cex:durableId="543C0A3A" w16cex:dateUtc="2025-05-23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D9402C" w16cid:durableId="115C1CDF"/>
  <w16cid:commentId w16cid:paraId="7AFC7703" w16cid:durableId="6590C30E"/>
  <w16cid:commentId w16cid:paraId="4067ED53" w16cid:durableId="6D3807D2"/>
  <w16cid:commentId w16cid:paraId="7806B0D9" w16cid:durableId="42AF379F"/>
  <w16cid:commentId w16cid:paraId="1CF01588" w16cid:durableId="543C0A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B22DC" w14:textId="77777777" w:rsidR="00BA61A4" w:rsidRDefault="00BA61A4" w:rsidP="00021E81">
      <w:pPr>
        <w:ind w:firstLine="480"/>
      </w:pPr>
      <w:r>
        <w:separator/>
      </w:r>
    </w:p>
  </w:endnote>
  <w:endnote w:type="continuationSeparator" w:id="0">
    <w:p w14:paraId="222DBD3A" w14:textId="77777777" w:rsidR="00BA61A4" w:rsidRDefault="00BA61A4" w:rsidP="00021E8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长城仿宋">
    <w:altName w:val="黑体"/>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AF2D" w14:textId="77777777" w:rsidR="00583096" w:rsidRPr="00C169A1" w:rsidRDefault="00583096" w:rsidP="00BB717E">
    <w:pPr>
      <w:pStyle w:val="a5"/>
      <w:jc w:val="center"/>
    </w:pPr>
    <w:r>
      <w:fldChar w:fldCharType="begin"/>
    </w:r>
    <w:r>
      <w:instrText>PAGE   \* MERGEFORMAT</w:instrText>
    </w:r>
    <w:r>
      <w:fldChar w:fldCharType="separate"/>
    </w:r>
    <w:r w:rsidR="00980FBA" w:rsidRPr="00980FBA">
      <w:rPr>
        <w:noProof/>
        <w:lang w:val="zh-CN"/>
      </w:rPr>
      <w:t>8</w:t>
    </w:r>
    <w:r>
      <w:rPr>
        <w:noProof/>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86540" w14:textId="77777777" w:rsidR="00BA61A4" w:rsidRDefault="00BA61A4" w:rsidP="00021E81">
      <w:pPr>
        <w:ind w:firstLine="480"/>
      </w:pPr>
      <w:r>
        <w:separator/>
      </w:r>
    </w:p>
  </w:footnote>
  <w:footnote w:type="continuationSeparator" w:id="0">
    <w:p w14:paraId="56515993" w14:textId="77777777" w:rsidR="00BA61A4" w:rsidRDefault="00BA61A4" w:rsidP="00021E81">
      <w:pPr>
        <w:ind w:firstLine="480"/>
      </w:pPr>
      <w:r>
        <w:continuationSeparator/>
      </w:r>
    </w:p>
  </w:footnote>
</w:footnotes>
</file>

<file path=word/header1.xml><?xml version="1.0" encoding="utf-8"?>
<w:hdr xmlns:w="http://schemas.openxmlformats.org/wordprocessingml/2006/main" xmlns:v="urn:schemas-microsoft-com:vml" xmlns:o="urn:schemas-microsoft-com:office:office">
  <w:p w:rsidP="00DB4C38" w:rsidRDefault="00314C92">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09DA"/>
    <w:multiLevelType w:val="hybridMultilevel"/>
    <w:tmpl w:val="3A52AD34"/>
    <w:lvl w:ilvl="0" w:tplc="154690F4">
      <w:start w:val="4"/>
      <w:numFmt w:val="decimal"/>
      <w:lvlText w:val="%1"/>
      <w:lvlJc w:val="left"/>
      <w:pPr>
        <w:ind w:left="227" w:hanging="22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E63BD8"/>
    <w:multiLevelType w:val="hybridMultilevel"/>
    <w:tmpl w:val="2432148A"/>
    <w:lvl w:ilvl="0" w:tplc="824C04C4">
      <w:start w:val="1"/>
      <w:numFmt w:val="decimal"/>
      <w:lvlText w:val="1.%1"/>
      <w:lvlJc w:val="left"/>
      <w:pPr>
        <w:ind w:left="420" w:hanging="420"/>
      </w:pPr>
      <w:rPr>
        <w:rFonts w:ascii="黑体" w:eastAsia="黑体" w:hint="eastAsia"/>
        <w:b w:val="0"/>
        <w:bCs w:val="0"/>
        <w:color w:val="auto"/>
        <w:spacing w:val="0"/>
        <w:kern w:val="21"/>
        <w:sz w:val="24"/>
        <w:szCs w:val="24"/>
      </w:rPr>
    </w:lvl>
    <w:lvl w:ilvl="1" w:tplc="5C5CBBEA">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E6A4200"/>
    <w:multiLevelType w:val="multilevel"/>
    <w:tmpl w:val="0714FF7C"/>
    <w:lvl w:ilvl="0">
      <w:start w:val="1"/>
      <w:numFmt w:val="decimal"/>
      <w:pStyle w:val="ggg"/>
      <w:isLgl/>
      <w:suff w:val="space"/>
      <w:lvlText w:val="%1"/>
      <w:lvlJc w:val="left"/>
      <w:pPr>
        <w:ind w:left="0" w:firstLine="0"/>
      </w:pPr>
      <w:rPr>
        <w:rFonts w:ascii="黑体" w:eastAsia="黑体" w:hint="eastAsia"/>
        <w:b w:val="0"/>
        <w:i w:val="0"/>
        <w:sz w:val="24"/>
      </w:rPr>
    </w:lvl>
    <w:lvl w:ilvl="1">
      <w:start w:val="1"/>
      <w:numFmt w:val="decimal"/>
      <w:pStyle w:val="2"/>
      <w:isLgl/>
      <w:suff w:val="space"/>
      <w:lvlText w:val="%1.%2"/>
      <w:lvlJc w:val="left"/>
      <w:pPr>
        <w:ind w:left="0" w:firstLine="0"/>
      </w:pPr>
      <w:rPr>
        <w:rFonts w:ascii="黑体" w:eastAsia="黑体" w:hint="eastAsia"/>
        <w:b w:val="0"/>
        <w:i w:val="0"/>
        <w:sz w:val="24"/>
      </w:rPr>
    </w:lvl>
    <w:lvl w:ilvl="2">
      <w:start w:val="1"/>
      <w:numFmt w:val="decimal"/>
      <w:pStyle w:val="3"/>
      <w:suff w:val="space"/>
      <w:lvlText w:val="%1.%2.%3"/>
      <w:lvlJc w:val="left"/>
      <w:pPr>
        <w:ind w:left="0" w:firstLine="0"/>
      </w:pPr>
      <w:rPr>
        <w:rFonts w:ascii="黑体" w:eastAsia="黑体" w:hint="eastAsia"/>
        <w:b w:val="0"/>
        <w:i w:val="0"/>
        <w:sz w:val="24"/>
      </w:rPr>
    </w:lvl>
    <w:lvl w:ilvl="3">
      <w:start w:val="1"/>
      <w:numFmt w:val="decimal"/>
      <w:pStyle w:val="4"/>
      <w:suff w:val="space"/>
      <w:lvlText w:val="%1.%2.%3.%4"/>
      <w:lvlJc w:val="left"/>
      <w:pPr>
        <w:ind w:left="0" w:firstLine="0"/>
      </w:pPr>
      <w:rPr>
        <w:rFonts w:ascii="黑体" w:eastAsia="黑体" w:hint="eastAsia"/>
        <w:b w:val="0"/>
        <w:i w:val="0"/>
        <w:sz w:val="24"/>
      </w:rPr>
    </w:lvl>
    <w:lvl w:ilvl="4">
      <w:start w:val="1"/>
      <w:numFmt w:val="decimal"/>
      <w:pStyle w:val="5"/>
      <w:suff w:val="space"/>
      <w:lvlText w:val="%1.%2.%3.%4.%5"/>
      <w:lvlJc w:val="left"/>
      <w:pPr>
        <w:ind w:left="0" w:firstLine="0"/>
      </w:pPr>
      <w:rPr>
        <w:rFonts w:ascii="黑体" w:eastAsia="黑体" w:hint="eastAsia"/>
        <w:b w:val="0"/>
        <w:i w:val="0"/>
        <w:sz w:val="28"/>
      </w:rPr>
    </w:lvl>
    <w:lvl w:ilvl="5">
      <w:start w:val="1"/>
      <w:numFmt w:val="decimal"/>
      <w:pStyle w:val="6"/>
      <w:suff w:val="space"/>
      <w:lvlText w:val="%1.%2.%3.%4.%5.%6"/>
      <w:lvlJc w:val="left"/>
      <w:pPr>
        <w:ind w:left="0" w:firstLine="0"/>
      </w:pPr>
      <w:rPr>
        <w:rFonts w:ascii="黑体" w:eastAsia="黑体" w:hint="eastAsia"/>
        <w:b w:val="0"/>
        <w:i w:val="0"/>
        <w:sz w:val="28"/>
      </w:rPr>
    </w:lvl>
    <w:lvl w:ilvl="6">
      <w:start w:val="1"/>
      <w:numFmt w:val="decimal"/>
      <w:pStyle w:val="7"/>
      <w:suff w:val="space"/>
      <w:lvlText w:val="%1.%2.%3.%4.%5.%6.%7"/>
      <w:lvlJc w:val="left"/>
      <w:pPr>
        <w:ind w:left="0" w:firstLine="0"/>
      </w:pPr>
      <w:rPr>
        <w:rFonts w:ascii="黑体" w:eastAsia="黑体" w:hint="eastAsia"/>
        <w:b w:val="0"/>
        <w:i w:val="0"/>
        <w:sz w:val="28"/>
      </w:rPr>
    </w:lvl>
    <w:lvl w:ilvl="7">
      <w:start w:val="1"/>
      <w:numFmt w:val="decimal"/>
      <w:lvlRestart w:val="0"/>
      <w:suff w:val="space"/>
      <w:lvlText w:val="表%8"/>
      <w:lvlJc w:val="left"/>
      <w:pPr>
        <w:ind w:left="0" w:firstLine="0"/>
      </w:pPr>
      <w:rPr>
        <w:rFonts w:ascii="黑体" w:eastAsia="黑体" w:hint="eastAsia"/>
        <w:b w:val="0"/>
        <w:i w:val="0"/>
        <w:sz w:val="28"/>
      </w:rPr>
    </w:lvl>
    <w:lvl w:ilvl="8">
      <w:start w:val="1"/>
      <w:numFmt w:val="decimal"/>
      <w:suff w:val="nothing"/>
      <w:lvlText w:val="表%8"/>
      <w:lvlJc w:val="left"/>
      <w:pPr>
        <w:ind w:left="0" w:firstLine="0"/>
      </w:pPr>
      <w:rPr>
        <w:rFonts w:ascii="黑体" w:eastAsia="黑体" w:hint="eastAsia"/>
        <w:b w:val="0"/>
        <w:i w:val="0"/>
        <w:sz w:val="28"/>
      </w:rPr>
    </w:lvl>
  </w:abstractNum>
  <w:abstractNum w:abstractNumId="3" w15:restartNumberingAfterBreak="0">
    <w:nsid w:val="4A1B2003"/>
    <w:multiLevelType w:val="hybridMultilevel"/>
    <w:tmpl w:val="C384500E"/>
    <w:lvl w:ilvl="0" w:tplc="140EAE0C">
      <w:numFmt w:val="decimal"/>
      <w:lvlText w:val="%1"/>
      <w:lvlJc w:val="left"/>
      <w:pPr>
        <w:ind w:left="227" w:hanging="22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4837511"/>
    <w:multiLevelType w:val="hybridMultilevel"/>
    <w:tmpl w:val="222650A2"/>
    <w:lvl w:ilvl="0" w:tplc="140EAE0C">
      <w:numFmt w:val="decimal"/>
      <w:lvlText w:val="%1"/>
      <w:lvlJc w:val="left"/>
      <w:pPr>
        <w:ind w:left="227" w:hanging="22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3C1672"/>
    <w:multiLevelType w:val="hybridMultilevel"/>
    <w:tmpl w:val="881620BC"/>
    <w:lvl w:ilvl="0" w:tplc="176E525E">
      <w:start w:val="1"/>
      <w:numFmt w:val="lowerLetter"/>
      <w:pStyle w:val="40"/>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41893182">
    <w:abstractNumId w:val="5"/>
  </w:num>
  <w:num w:numId="2" w16cid:durableId="1687294091">
    <w:abstractNumId w:val="2"/>
  </w:num>
  <w:num w:numId="3" w16cid:durableId="1634023567">
    <w:abstractNumId w:val="1"/>
  </w:num>
  <w:num w:numId="4" w16cid:durableId="1012490363">
    <w:abstractNumId w:val="4"/>
  </w:num>
  <w:num w:numId="5" w16cid:durableId="2024090682">
    <w:abstractNumId w:val="3"/>
  </w:num>
  <w:num w:numId="6" w16cid:durableId="1359887065">
    <w:abstractNumId w:val="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铜斌 袁">
    <w15:presenceInfo w15:providerId="Windows Live" w15:userId="9ee1a606b012c761"/>
  </w15:person>
  <w15:person w15:author="绎维 熊">
    <w15:presenceInfo w15:providerId="Windows Live" w15:userId="32aca394ebbb72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C38"/>
    <w:rsid w:val="00021E81"/>
    <w:rsid w:val="00022D9C"/>
    <w:rsid w:val="000474DD"/>
    <w:rsid w:val="00052C50"/>
    <w:rsid w:val="00061165"/>
    <w:rsid w:val="000A3ADA"/>
    <w:rsid w:val="000C2A86"/>
    <w:rsid w:val="000F120D"/>
    <w:rsid w:val="0012142E"/>
    <w:rsid w:val="00196340"/>
    <w:rsid w:val="001A685E"/>
    <w:rsid w:val="001A7786"/>
    <w:rsid w:val="001B103A"/>
    <w:rsid w:val="001C04B3"/>
    <w:rsid w:val="001D6C54"/>
    <w:rsid w:val="0020290B"/>
    <w:rsid w:val="00227437"/>
    <w:rsid w:val="0023167B"/>
    <w:rsid w:val="0023225B"/>
    <w:rsid w:val="00237F84"/>
    <w:rsid w:val="002525F9"/>
    <w:rsid w:val="002B3F1C"/>
    <w:rsid w:val="002D40EB"/>
    <w:rsid w:val="00314C92"/>
    <w:rsid w:val="0031767D"/>
    <w:rsid w:val="00326550"/>
    <w:rsid w:val="00341A54"/>
    <w:rsid w:val="00351D38"/>
    <w:rsid w:val="00364B90"/>
    <w:rsid w:val="003852FF"/>
    <w:rsid w:val="003C07E5"/>
    <w:rsid w:val="003C0B8A"/>
    <w:rsid w:val="003C5593"/>
    <w:rsid w:val="003C696E"/>
    <w:rsid w:val="003D6367"/>
    <w:rsid w:val="0042794B"/>
    <w:rsid w:val="004577C4"/>
    <w:rsid w:val="00463131"/>
    <w:rsid w:val="00472D2F"/>
    <w:rsid w:val="00490054"/>
    <w:rsid w:val="004B13D4"/>
    <w:rsid w:val="004C668F"/>
    <w:rsid w:val="004F33F5"/>
    <w:rsid w:val="00515193"/>
    <w:rsid w:val="005361F5"/>
    <w:rsid w:val="00545A79"/>
    <w:rsid w:val="00560991"/>
    <w:rsid w:val="0056770F"/>
    <w:rsid w:val="00583096"/>
    <w:rsid w:val="00585F0C"/>
    <w:rsid w:val="005B5DDC"/>
    <w:rsid w:val="005D1C0E"/>
    <w:rsid w:val="005E2C91"/>
    <w:rsid w:val="006030BC"/>
    <w:rsid w:val="006441F5"/>
    <w:rsid w:val="006562EF"/>
    <w:rsid w:val="0067438E"/>
    <w:rsid w:val="006A4C97"/>
    <w:rsid w:val="006B0596"/>
    <w:rsid w:val="006E139A"/>
    <w:rsid w:val="006E5207"/>
    <w:rsid w:val="006F5572"/>
    <w:rsid w:val="00704F9D"/>
    <w:rsid w:val="00713C5F"/>
    <w:rsid w:val="00765E42"/>
    <w:rsid w:val="00780EF2"/>
    <w:rsid w:val="008179F3"/>
    <w:rsid w:val="0085114E"/>
    <w:rsid w:val="00851FF3"/>
    <w:rsid w:val="00866A69"/>
    <w:rsid w:val="0087173C"/>
    <w:rsid w:val="008833BE"/>
    <w:rsid w:val="008A00CA"/>
    <w:rsid w:val="008A6274"/>
    <w:rsid w:val="008B1645"/>
    <w:rsid w:val="008B5361"/>
    <w:rsid w:val="008D0877"/>
    <w:rsid w:val="008D17B6"/>
    <w:rsid w:val="008E4821"/>
    <w:rsid w:val="008F4805"/>
    <w:rsid w:val="0093067A"/>
    <w:rsid w:val="00980FBA"/>
    <w:rsid w:val="009A7018"/>
    <w:rsid w:val="009B28E6"/>
    <w:rsid w:val="009B45A2"/>
    <w:rsid w:val="009D6AEB"/>
    <w:rsid w:val="009E14AE"/>
    <w:rsid w:val="00A07BE6"/>
    <w:rsid w:val="00A10912"/>
    <w:rsid w:val="00A114E6"/>
    <w:rsid w:val="00A14ECF"/>
    <w:rsid w:val="00A34781"/>
    <w:rsid w:val="00A56F19"/>
    <w:rsid w:val="00A9640B"/>
    <w:rsid w:val="00AB19A9"/>
    <w:rsid w:val="00B40EB6"/>
    <w:rsid w:val="00B42813"/>
    <w:rsid w:val="00B62B4C"/>
    <w:rsid w:val="00BA61A4"/>
    <w:rsid w:val="00BB717E"/>
    <w:rsid w:val="00BD5A0E"/>
    <w:rsid w:val="00C007B5"/>
    <w:rsid w:val="00C449AA"/>
    <w:rsid w:val="00C47BB0"/>
    <w:rsid w:val="00C53B06"/>
    <w:rsid w:val="00C55438"/>
    <w:rsid w:val="00C66FDA"/>
    <w:rsid w:val="00C74D6A"/>
    <w:rsid w:val="00C96EA7"/>
    <w:rsid w:val="00CA6CE7"/>
    <w:rsid w:val="00CB61FD"/>
    <w:rsid w:val="00D00E6B"/>
    <w:rsid w:val="00D034F8"/>
    <w:rsid w:val="00D16D40"/>
    <w:rsid w:val="00D42634"/>
    <w:rsid w:val="00D43F6B"/>
    <w:rsid w:val="00D44B77"/>
    <w:rsid w:val="00D70113"/>
    <w:rsid w:val="00D84F80"/>
    <w:rsid w:val="00D91302"/>
    <w:rsid w:val="00D97214"/>
    <w:rsid w:val="00DA3409"/>
    <w:rsid w:val="00DB26A7"/>
    <w:rsid w:val="00DB4C38"/>
    <w:rsid w:val="00DC0742"/>
    <w:rsid w:val="00DD6924"/>
    <w:rsid w:val="00E315B3"/>
    <w:rsid w:val="00EB2632"/>
    <w:rsid w:val="00EB5938"/>
    <w:rsid w:val="00ED01C6"/>
    <w:rsid w:val="00EF5B45"/>
    <w:rsid w:val="00F107B1"/>
    <w:rsid w:val="00F266C9"/>
    <w:rsid w:val="00F46C26"/>
    <w:rsid w:val="00F55E65"/>
    <w:rsid w:val="00FA2A31"/>
    <w:rsid w:val="00FA65B4"/>
    <w:rsid w:val="00FC1034"/>
    <w:rsid w:val="00FE1F6D"/>
    <w:rsid w:val="00FE7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F2FAB"/>
  <w15:docId w15:val="{0EBA3DAF-A109-4607-B8A9-AE4329C6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4C38"/>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DB4C38"/>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rsid w:val="00DB4C3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unhideWhenUsed/>
    <w:qFormat/>
    <w:rsid w:val="00DB4C38"/>
    <w:pPr>
      <w:keepNext/>
      <w:keepLines/>
      <w:spacing w:line="360" w:lineRule="auto"/>
      <w:ind w:left="720" w:hanging="720"/>
      <w:outlineLvl w:val="2"/>
    </w:pPr>
    <w:rPr>
      <w:rFonts w:eastAsia="黑体"/>
      <w:bCs/>
      <w:sz w:val="24"/>
      <w:szCs w:val="32"/>
    </w:rPr>
  </w:style>
  <w:style w:type="paragraph" w:styleId="41">
    <w:name w:val="heading 4"/>
    <w:basedOn w:val="a"/>
    <w:next w:val="a"/>
    <w:link w:val="42"/>
    <w:uiPriority w:val="9"/>
    <w:unhideWhenUsed/>
    <w:qFormat/>
    <w:rsid w:val="00DB4C38"/>
    <w:pPr>
      <w:keepNext/>
      <w:keepLines/>
      <w:spacing w:line="360" w:lineRule="auto"/>
      <w:outlineLvl w:val="3"/>
    </w:pPr>
    <w:rPr>
      <w:rFonts w:asciiTheme="majorHAnsi" w:eastAsiaTheme="majorEastAsia" w:hAnsiTheme="majorHAnsi" w:cstheme="majorBidi"/>
      <w:bCs/>
      <w:sz w:val="24"/>
      <w:szCs w:val="28"/>
    </w:rPr>
  </w:style>
  <w:style w:type="paragraph" w:styleId="50">
    <w:name w:val="heading 5"/>
    <w:basedOn w:val="a"/>
    <w:next w:val="a"/>
    <w:link w:val="51"/>
    <w:uiPriority w:val="9"/>
    <w:unhideWhenUsed/>
    <w:qFormat/>
    <w:rsid w:val="00DB4C38"/>
    <w:pPr>
      <w:keepNext/>
      <w:keepLines/>
      <w:spacing w:before="280" w:after="290" w:line="376" w:lineRule="auto"/>
      <w:ind w:left="1008" w:hanging="1008"/>
      <w:outlineLvl w:val="4"/>
    </w:pPr>
    <w:rPr>
      <w:b/>
      <w:bCs/>
      <w:sz w:val="28"/>
      <w:szCs w:val="28"/>
    </w:rPr>
  </w:style>
  <w:style w:type="paragraph" w:styleId="60">
    <w:name w:val="heading 6"/>
    <w:basedOn w:val="a"/>
    <w:next w:val="a"/>
    <w:link w:val="61"/>
    <w:uiPriority w:val="9"/>
    <w:unhideWhenUsed/>
    <w:qFormat/>
    <w:rsid w:val="00DB4C38"/>
    <w:pPr>
      <w:keepNext/>
      <w:keepLines/>
      <w:spacing w:before="240" w:after="64" w:line="320" w:lineRule="auto"/>
      <w:ind w:left="1152" w:hanging="1152"/>
      <w:outlineLvl w:val="5"/>
    </w:pPr>
    <w:rPr>
      <w:rFonts w:asciiTheme="majorHAnsi" w:eastAsiaTheme="majorEastAsia" w:hAnsiTheme="majorHAnsi" w:cstheme="majorBidi"/>
      <w:b/>
      <w:bCs/>
      <w:sz w:val="24"/>
    </w:rPr>
  </w:style>
  <w:style w:type="paragraph" w:styleId="70">
    <w:name w:val="heading 7"/>
    <w:basedOn w:val="a"/>
    <w:next w:val="a"/>
    <w:link w:val="71"/>
    <w:uiPriority w:val="9"/>
    <w:unhideWhenUsed/>
    <w:qFormat/>
    <w:rsid w:val="00DB4C38"/>
    <w:pPr>
      <w:keepNext/>
      <w:keepLines/>
      <w:spacing w:before="240" w:after="64" w:line="320" w:lineRule="auto"/>
      <w:ind w:left="1296" w:hanging="1296"/>
      <w:outlineLvl w:val="6"/>
    </w:pPr>
    <w:rPr>
      <w:b/>
      <w:bCs/>
      <w:sz w:val="24"/>
    </w:rPr>
  </w:style>
  <w:style w:type="paragraph" w:styleId="8">
    <w:name w:val="heading 8"/>
    <w:basedOn w:val="a"/>
    <w:next w:val="a"/>
    <w:link w:val="80"/>
    <w:uiPriority w:val="9"/>
    <w:unhideWhenUsed/>
    <w:qFormat/>
    <w:rsid w:val="00DB4C38"/>
    <w:pPr>
      <w:keepNext/>
      <w:keepLines/>
      <w:spacing w:before="240" w:after="64" w:line="320" w:lineRule="auto"/>
      <w:ind w:left="1440" w:hanging="1440"/>
      <w:outlineLvl w:val="7"/>
    </w:pPr>
    <w:rPr>
      <w:rFonts w:asciiTheme="majorHAnsi" w:eastAsiaTheme="majorEastAsia" w:hAnsiTheme="majorHAnsi" w:cstheme="majorBidi"/>
      <w:sz w:val="24"/>
    </w:rPr>
  </w:style>
  <w:style w:type="paragraph" w:styleId="9">
    <w:name w:val="heading 9"/>
    <w:basedOn w:val="a"/>
    <w:next w:val="a"/>
    <w:link w:val="90"/>
    <w:uiPriority w:val="9"/>
    <w:unhideWhenUsed/>
    <w:qFormat/>
    <w:rsid w:val="00DB4C38"/>
    <w:pPr>
      <w:keepNext/>
      <w:keepLines/>
      <w:spacing w:before="240" w:after="64" w:line="320" w:lineRule="auto"/>
      <w:ind w:left="1584" w:hanging="1584"/>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4C38"/>
    <w:rPr>
      <w:rFonts w:ascii="Times New Roman" w:eastAsia="宋体" w:hAnsi="Times New Roman" w:cs="Times New Roman"/>
      <w:b/>
      <w:bCs/>
      <w:kern w:val="44"/>
      <w:sz w:val="44"/>
      <w:szCs w:val="44"/>
    </w:rPr>
  </w:style>
  <w:style w:type="character" w:customStyle="1" w:styleId="21">
    <w:name w:val="标题 2 字符"/>
    <w:basedOn w:val="a0"/>
    <w:link w:val="20"/>
    <w:uiPriority w:val="9"/>
    <w:rsid w:val="00DB4C38"/>
    <w:rPr>
      <w:rFonts w:asciiTheme="majorHAnsi" w:eastAsiaTheme="majorEastAsia" w:hAnsiTheme="majorHAnsi" w:cstheme="majorBidi"/>
      <w:b/>
      <w:bCs/>
      <w:sz w:val="32"/>
      <w:szCs w:val="32"/>
    </w:rPr>
  </w:style>
  <w:style w:type="character" w:customStyle="1" w:styleId="31">
    <w:name w:val="标题 3 字符"/>
    <w:basedOn w:val="a0"/>
    <w:link w:val="30"/>
    <w:uiPriority w:val="9"/>
    <w:rsid w:val="00DB4C38"/>
    <w:rPr>
      <w:rFonts w:ascii="Times New Roman" w:eastAsia="黑体" w:hAnsi="Times New Roman" w:cs="Times New Roman"/>
      <w:bCs/>
      <w:sz w:val="24"/>
      <w:szCs w:val="32"/>
    </w:rPr>
  </w:style>
  <w:style w:type="character" w:customStyle="1" w:styleId="42">
    <w:name w:val="标题 4 字符"/>
    <w:basedOn w:val="a0"/>
    <w:link w:val="41"/>
    <w:uiPriority w:val="9"/>
    <w:rsid w:val="00DB4C38"/>
    <w:rPr>
      <w:rFonts w:asciiTheme="majorHAnsi" w:eastAsiaTheme="majorEastAsia" w:hAnsiTheme="majorHAnsi" w:cstheme="majorBidi"/>
      <w:bCs/>
      <w:sz w:val="24"/>
      <w:szCs w:val="28"/>
    </w:rPr>
  </w:style>
  <w:style w:type="character" w:customStyle="1" w:styleId="51">
    <w:name w:val="标题 5 字符"/>
    <w:basedOn w:val="a0"/>
    <w:link w:val="50"/>
    <w:uiPriority w:val="9"/>
    <w:rsid w:val="00DB4C38"/>
    <w:rPr>
      <w:rFonts w:ascii="Times New Roman" w:eastAsia="宋体" w:hAnsi="Times New Roman" w:cs="Times New Roman"/>
      <w:b/>
      <w:bCs/>
      <w:sz w:val="28"/>
      <w:szCs w:val="28"/>
    </w:rPr>
  </w:style>
  <w:style w:type="character" w:customStyle="1" w:styleId="61">
    <w:name w:val="标题 6 字符"/>
    <w:basedOn w:val="a0"/>
    <w:link w:val="60"/>
    <w:uiPriority w:val="9"/>
    <w:rsid w:val="00DB4C38"/>
    <w:rPr>
      <w:rFonts w:asciiTheme="majorHAnsi" w:eastAsiaTheme="majorEastAsia" w:hAnsiTheme="majorHAnsi" w:cstheme="majorBidi"/>
      <w:b/>
      <w:bCs/>
      <w:sz w:val="24"/>
      <w:szCs w:val="24"/>
    </w:rPr>
  </w:style>
  <w:style w:type="character" w:customStyle="1" w:styleId="71">
    <w:name w:val="标题 7 字符"/>
    <w:basedOn w:val="a0"/>
    <w:link w:val="70"/>
    <w:uiPriority w:val="9"/>
    <w:rsid w:val="00DB4C38"/>
    <w:rPr>
      <w:rFonts w:ascii="Times New Roman" w:eastAsia="宋体" w:hAnsi="Times New Roman" w:cs="Times New Roman"/>
      <w:b/>
      <w:bCs/>
      <w:sz w:val="24"/>
      <w:szCs w:val="24"/>
    </w:rPr>
  </w:style>
  <w:style w:type="character" w:customStyle="1" w:styleId="80">
    <w:name w:val="标题 8 字符"/>
    <w:basedOn w:val="a0"/>
    <w:link w:val="8"/>
    <w:uiPriority w:val="9"/>
    <w:rsid w:val="00DB4C38"/>
    <w:rPr>
      <w:rFonts w:asciiTheme="majorHAnsi" w:eastAsiaTheme="majorEastAsia" w:hAnsiTheme="majorHAnsi" w:cstheme="majorBidi"/>
      <w:sz w:val="24"/>
      <w:szCs w:val="24"/>
    </w:rPr>
  </w:style>
  <w:style w:type="character" w:customStyle="1" w:styleId="90">
    <w:name w:val="标题 9 字符"/>
    <w:basedOn w:val="a0"/>
    <w:link w:val="9"/>
    <w:uiPriority w:val="9"/>
    <w:rsid w:val="00DB4C38"/>
    <w:rPr>
      <w:rFonts w:asciiTheme="majorHAnsi" w:eastAsiaTheme="majorEastAsia" w:hAnsiTheme="majorHAnsi" w:cstheme="majorBidi"/>
      <w:szCs w:val="21"/>
    </w:rPr>
  </w:style>
  <w:style w:type="paragraph" w:styleId="a3">
    <w:name w:val="header"/>
    <w:basedOn w:val="a"/>
    <w:link w:val="a4"/>
    <w:unhideWhenUsed/>
    <w:rsid w:val="00DB4C3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DB4C38"/>
    <w:rPr>
      <w:rFonts w:ascii="Times New Roman" w:eastAsia="宋体" w:hAnsi="Times New Roman" w:cs="Times New Roman"/>
      <w:sz w:val="18"/>
      <w:szCs w:val="18"/>
    </w:rPr>
  </w:style>
  <w:style w:type="paragraph" w:styleId="a5">
    <w:name w:val="footer"/>
    <w:basedOn w:val="a"/>
    <w:link w:val="a6"/>
    <w:unhideWhenUsed/>
    <w:rsid w:val="00DB4C38"/>
    <w:pPr>
      <w:tabs>
        <w:tab w:val="center" w:pos="4153"/>
        <w:tab w:val="right" w:pos="8306"/>
      </w:tabs>
      <w:snapToGrid w:val="0"/>
      <w:jc w:val="left"/>
    </w:pPr>
    <w:rPr>
      <w:sz w:val="18"/>
      <w:szCs w:val="18"/>
    </w:rPr>
  </w:style>
  <w:style w:type="character" w:customStyle="1" w:styleId="a6">
    <w:name w:val="页脚 字符"/>
    <w:basedOn w:val="a0"/>
    <w:link w:val="a5"/>
    <w:rsid w:val="00DB4C38"/>
    <w:rPr>
      <w:rFonts w:ascii="Times New Roman" w:eastAsia="宋体" w:hAnsi="Times New Roman" w:cs="Times New Roman"/>
      <w:sz w:val="18"/>
      <w:szCs w:val="18"/>
    </w:rPr>
  </w:style>
  <w:style w:type="paragraph" w:styleId="a7">
    <w:name w:val="Title"/>
    <w:basedOn w:val="a"/>
    <w:link w:val="a8"/>
    <w:qFormat/>
    <w:rsid w:val="00DB4C38"/>
    <w:pPr>
      <w:jc w:val="center"/>
      <w:outlineLvl w:val="0"/>
    </w:pPr>
    <w:rPr>
      <w:rFonts w:ascii="Arial" w:eastAsia="黑体" w:hAnsi="Arial"/>
      <w:b/>
      <w:sz w:val="32"/>
      <w:szCs w:val="20"/>
    </w:rPr>
  </w:style>
  <w:style w:type="character" w:customStyle="1" w:styleId="a8">
    <w:name w:val="标题 字符"/>
    <w:basedOn w:val="a0"/>
    <w:link w:val="a7"/>
    <w:rsid w:val="00DB4C38"/>
    <w:rPr>
      <w:rFonts w:ascii="Arial" w:eastAsia="黑体" w:hAnsi="Arial" w:cs="Times New Roman"/>
      <w:b/>
      <w:sz w:val="32"/>
      <w:szCs w:val="20"/>
    </w:rPr>
  </w:style>
  <w:style w:type="paragraph" w:customStyle="1" w:styleId="40">
    <w:name w:val="条标题4"/>
    <w:basedOn w:val="a"/>
    <w:qFormat/>
    <w:rsid w:val="00DB4C38"/>
    <w:pPr>
      <w:numPr>
        <w:numId w:val="1"/>
      </w:numPr>
    </w:pPr>
    <w:rPr>
      <w:rFonts w:ascii="黑体" w:eastAsia="黑体"/>
      <w:sz w:val="24"/>
    </w:rPr>
  </w:style>
  <w:style w:type="paragraph" w:customStyle="1" w:styleId="a9">
    <w:name w:val="文件正文"/>
    <w:basedOn w:val="a"/>
    <w:qFormat/>
    <w:rsid w:val="00DB4C38"/>
    <w:pPr>
      <w:ind w:right="210"/>
    </w:pPr>
    <w:rPr>
      <w:rFonts w:ascii="宋体" w:hAnsi="Calibri"/>
      <w:sz w:val="24"/>
      <w:szCs w:val="22"/>
    </w:rPr>
  </w:style>
  <w:style w:type="character" w:styleId="aa">
    <w:name w:val="Hyperlink"/>
    <w:basedOn w:val="a0"/>
    <w:uiPriority w:val="99"/>
    <w:rsid w:val="00DB4C38"/>
    <w:rPr>
      <w:color w:val="0000FF"/>
      <w:u w:val="single"/>
    </w:rPr>
  </w:style>
  <w:style w:type="paragraph" w:styleId="TOC1">
    <w:name w:val="toc 1"/>
    <w:basedOn w:val="a"/>
    <w:next w:val="a"/>
    <w:autoRedefine/>
    <w:uiPriority w:val="39"/>
    <w:qFormat/>
    <w:rsid w:val="00DB4C38"/>
    <w:pPr>
      <w:tabs>
        <w:tab w:val="left" w:pos="420"/>
        <w:tab w:val="right" w:leader="dot" w:pos="9639"/>
      </w:tabs>
      <w:spacing w:line="360" w:lineRule="auto"/>
    </w:pPr>
    <w:rPr>
      <w:szCs w:val="20"/>
    </w:rPr>
  </w:style>
  <w:style w:type="paragraph" w:customStyle="1" w:styleId="xl34">
    <w:name w:val="xl34"/>
    <w:basedOn w:val="a"/>
    <w:rsid w:val="00DB4C38"/>
    <w:pPr>
      <w:widowControl/>
      <w:pBdr>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b">
    <w:name w:val="章标题"/>
    <w:basedOn w:val="a"/>
    <w:link w:val="Char"/>
    <w:rsid w:val="00DB4C38"/>
    <w:pPr>
      <w:spacing w:line="360" w:lineRule="auto"/>
    </w:pPr>
    <w:rPr>
      <w:rFonts w:ascii="黑体" w:eastAsia="黑体" w:cs="宋体"/>
      <w:sz w:val="24"/>
      <w:szCs w:val="20"/>
    </w:rPr>
  </w:style>
  <w:style w:type="character" w:customStyle="1" w:styleId="Char">
    <w:name w:val="章标题 Char"/>
    <w:basedOn w:val="a0"/>
    <w:link w:val="ab"/>
    <w:locked/>
    <w:rsid w:val="00DB4C38"/>
    <w:rPr>
      <w:rFonts w:ascii="黑体" w:eastAsia="黑体" w:hAnsi="Times New Roman" w:cs="宋体"/>
      <w:sz w:val="24"/>
      <w:szCs w:val="20"/>
    </w:rPr>
  </w:style>
  <w:style w:type="paragraph" w:styleId="ac">
    <w:name w:val="Balloon Text"/>
    <w:basedOn w:val="a"/>
    <w:link w:val="ad"/>
    <w:uiPriority w:val="99"/>
    <w:unhideWhenUsed/>
    <w:rsid w:val="00DB4C38"/>
    <w:rPr>
      <w:sz w:val="18"/>
      <w:szCs w:val="18"/>
    </w:rPr>
  </w:style>
  <w:style w:type="character" w:customStyle="1" w:styleId="ad">
    <w:name w:val="批注框文本 字符"/>
    <w:basedOn w:val="a0"/>
    <w:link w:val="ac"/>
    <w:uiPriority w:val="99"/>
    <w:rsid w:val="00DB4C38"/>
    <w:rPr>
      <w:rFonts w:ascii="Times New Roman" w:eastAsia="宋体" w:hAnsi="Times New Roman" w:cs="Times New Roman"/>
      <w:sz w:val="18"/>
      <w:szCs w:val="18"/>
    </w:rPr>
  </w:style>
  <w:style w:type="paragraph" w:styleId="ae">
    <w:name w:val="List Paragraph"/>
    <w:aliases w:val="正文编号,表格正文居中,List Paragraph,符号列表,lp1,List Paragraph1,正文一级小标题,方案 图,列出段落3,stc标题4,List,List Paragraph11,List Paragraph2,列出段落1.,List1,格式刷标题,编号,Bullet List,FooterText,numbered,Paragraphe de liste1,Figure_name,标题 q,标题 q Char,第*章 Char,Title2 Char,I2 Ch,AAA"/>
    <w:basedOn w:val="a"/>
    <w:link w:val="af"/>
    <w:qFormat/>
    <w:rsid w:val="00DB4C38"/>
    <w:pPr>
      <w:ind w:firstLineChars="200" w:firstLine="420"/>
    </w:pPr>
  </w:style>
  <w:style w:type="paragraph" w:styleId="TOC2">
    <w:name w:val="toc 2"/>
    <w:basedOn w:val="a"/>
    <w:next w:val="a"/>
    <w:autoRedefine/>
    <w:uiPriority w:val="39"/>
    <w:unhideWhenUsed/>
    <w:qFormat/>
    <w:rsid w:val="00DB4C38"/>
    <w:pPr>
      <w:tabs>
        <w:tab w:val="right" w:leader="dot" w:pos="9627"/>
      </w:tabs>
    </w:pPr>
  </w:style>
  <w:style w:type="paragraph" w:styleId="TOC">
    <w:name w:val="TOC Heading"/>
    <w:basedOn w:val="1"/>
    <w:next w:val="a"/>
    <w:uiPriority w:val="39"/>
    <w:unhideWhenUsed/>
    <w:qFormat/>
    <w:rsid w:val="00DB4C38"/>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a"/>
    <w:next w:val="a"/>
    <w:autoRedefine/>
    <w:uiPriority w:val="39"/>
    <w:unhideWhenUsed/>
    <w:qFormat/>
    <w:rsid w:val="00DB4C38"/>
    <w:pPr>
      <w:widowControl/>
      <w:spacing w:after="100" w:line="276" w:lineRule="auto"/>
      <w:ind w:left="440"/>
      <w:jc w:val="left"/>
    </w:pPr>
    <w:rPr>
      <w:rFonts w:asciiTheme="minorHAnsi" w:eastAsiaTheme="minorEastAsia" w:hAnsiTheme="minorHAnsi" w:cstheme="minorBidi"/>
      <w:kern w:val="0"/>
      <w:sz w:val="22"/>
      <w:szCs w:val="22"/>
    </w:rPr>
  </w:style>
  <w:style w:type="character" w:customStyle="1" w:styleId="af">
    <w:name w:val="列表段落 字符"/>
    <w:aliases w:val="正文编号 字符,表格正文居中 字符,List Paragraph 字符,符号列表 字符,lp1 字符,List Paragraph1 字符,正文一级小标题 字符,方案 图 字符,列出段落3 字符,stc标题4 字符,List 字符,List Paragraph11 字符,List Paragraph2 字符,列出段落1. 字符,List1 字符,格式刷标题 字符,编号 字符,Bullet List 字符,FooterText 字符,numbered 字符,Figure_name 字符"/>
    <w:link w:val="ae"/>
    <w:uiPriority w:val="34"/>
    <w:qFormat/>
    <w:rsid w:val="00DB4C38"/>
    <w:rPr>
      <w:rFonts w:ascii="Times New Roman" w:eastAsia="宋体" w:hAnsi="Times New Roman" w:cs="Times New Roman"/>
      <w:szCs w:val="24"/>
    </w:rPr>
  </w:style>
  <w:style w:type="character" w:styleId="af0">
    <w:name w:val="annotation reference"/>
    <w:basedOn w:val="a0"/>
    <w:uiPriority w:val="99"/>
    <w:unhideWhenUsed/>
    <w:rsid w:val="00DB4C38"/>
    <w:rPr>
      <w:sz w:val="21"/>
      <w:szCs w:val="21"/>
    </w:rPr>
  </w:style>
  <w:style w:type="paragraph" w:styleId="af1">
    <w:name w:val="annotation text"/>
    <w:basedOn w:val="a"/>
    <w:link w:val="af2"/>
    <w:uiPriority w:val="99"/>
    <w:unhideWhenUsed/>
    <w:rsid w:val="00DB4C38"/>
    <w:pPr>
      <w:jc w:val="left"/>
    </w:pPr>
  </w:style>
  <w:style w:type="character" w:customStyle="1" w:styleId="af2">
    <w:name w:val="批注文字 字符"/>
    <w:basedOn w:val="a0"/>
    <w:link w:val="af1"/>
    <w:uiPriority w:val="99"/>
    <w:rsid w:val="00DB4C38"/>
    <w:rPr>
      <w:rFonts w:ascii="Times New Roman" w:eastAsia="宋体" w:hAnsi="Times New Roman" w:cs="Times New Roman"/>
      <w:szCs w:val="24"/>
    </w:rPr>
  </w:style>
  <w:style w:type="paragraph" w:styleId="af3">
    <w:name w:val="annotation subject"/>
    <w:basedOn w:val="af1"/>
    <w:next w:val="af1"/>
    <w:link w:val="af4"/>
    <w:uiPriority w:val="99"/>
    <w:semiHidden/>
    <w:unhideWhenUsed/>
    <w:rsid w:val="00DB4C38"/>
    <w:rPr>
      <w:b/>
      <w:bCs/>
    </w:rPr>
  </w:style>
  <w:style w:type="character" w:customStyle="1" w:styleId="af4">
    <w:name w:val="批注主题 字符"/>
    <w:basedOn w:val="af2"/>
    <w:link w:val="af3"/>
    <w:uiPriority w:val="99"/>
    <w:semiHidden/>
    <w:rsid w:val="00DB4C38"/>
    <w:rPr>
      <w:rFonts w:ascii="Times New Roman" w:eastAsia="宋体" w:hAnsi="Times New Roman" w:cs="Times New Roman"/>
      <w:b/>
      <w:bCs/>
      <w:szCs w:val="24"/>
    </w:rPr>
  </w:style>
  <w:style w:type="paragraph" w:styleId="af5">
    <w:name w:val="Revision"/>
    <w:hidden/>
    <w:uiPriority w:val="99"/>
    <w:semiHidden/>
    <w:rsid w:val="00DB4C38"/>
    <w:rPr>
      <w:rFonts w:ascii="Times New Roman" w:eastAsia="宋体" w:hAnsi="Times New Roman" w:cs="Times New Roman"/>
      <w:szCs w:val="24"/>
    </w:rPr>
  </w:style>
  <w:style w:type="paragraph" w:styleId="af6">
    <w:name w:val="Document Map"/>
    <w:basedOn w:val="a"/>
    <w:link w:val="af7"/>
    <w:uiPriority w:val="99"/>
    <w:unhideWhenUsed/>
    <w:rsid w:val="00DB4C38"/>
    <w:rPr>
      <w:rFonts w:ascii="宋体"/>
      <w:sz w:val="18"/>
      <w:szCs w:val="18"/>
    </w:rPr>
  </w:style>
  <w:style w:type="character" w:customStyle="1" w:styleId="af7">
    <w:name w:val="文档结构图 字符"/>
    <w:basedOn w:val="a0"/>
    <w:link w:val="af6"/>
    <w:uiPriority w:val="99"/>
    <w:rsid w:val="00DB4C38"/>
    <w:rPr>
      <w:rFonts w:ascii="宋体" w:eastAsia="宋体" w:hAnsi="Times New Roman" w:cs="Times New Roman"/>
      <w:sz w:val="18"/>
      <w:szCs w:val="18"/>
    </w:rPr>
  </w:style>
  <w:style w:type="paragraph" w:customStyle="1" w:styleId="af8">
    <w:name w:val="正文字体"/>
    <w:link w:val="Char0"/>
    <w:autoRedefine/>
    <w:rsid w:val="00DB4C38"/>
    <w:pPr>
      <w:widowControl w:val="0"/>
      <w:adjustRightInd w:val="0"/>
      <w:snapToGrid w:val="0"/>
      <w:spacing w:line="420" w:lineRule="atLeast"/>
      <w:ind w:firstLineChars="200" w:firstLine="480"/>
    </w:pPr>
    <w:rPr>
      <w:rFonts w:ascii="Times New Roman" w:eastAsia="宋体" w:hAnsi="Times New Roman" w:cs="Times New Roman"/>
      <w:snapToGrid w:val="0"/>
      <w:kern w:val="0"/>
      <w:sz w:val="24"/>
      <w:szCs w:val="24"/>
    </w:rPr>
  </w:style>
  <w:style w:type="character" w:customStyle="1" w:styleId="Char0">
    <w:name w:val="正文字体 Char"/>
    <w:basedOn w:val="a0"/>
    <w:link w:val="af8"/>
    <w:rsid w:val="00DB4C38"/>
    <w:rPr>
      <w:rFonts w:ascii="Times New Roman" w:eastAsia="宋体" w:hAnsi="Times New Roman" w:cs="Times New Roman"/>
      <w:snapToGrid w:val="0"/>
      <w:kern w:val="0"/>
      <w:sz w:val="24"/>
      <w:szCs w:val="24"/>
    </w:rPr>
  </w:style>
  <w:style w:type="paragraph" w:customStyle="1" w:styleId="Chart">
    <w:name w:val="Chart"/>
    <w:basedOn w:val="a"/>
    <w:qFormat/>
    <w:rsid w:val="00DB4C38"/>
    <w:pPr>
      <w:jc w:val="center"/>
    </w:pPr>
    <w:rPr>
      <w:rFonts w:ascii="宋体" w:hAnsi="宋体"/>
      <w:sz w:val="18"/>
      <w:szCs w:val="21"/>
    </w:rPr>
  </w:style>
  <w:style w:type="paragraph" w:customStyle="1" w:styleId="SWIEE">
    <w:name w:val="章标题(SWIEE)"/>
    <w:next w:val="a"/>
    <w:autoRedefine/>
    <w:rsid w:val="00DB4C38"/>
    <w:pPr>
      <w:adjustRightInd w:val="0"/>
      <w:snapToGrid w:val="0"/>
      <w:spacing w:before="120" w:after="120" w:line="300" w:lineRule="auto"/>
      <w:jc w:val="center"/>
    </w:pPr>
    <w:rPr>
      <w:rFonts w:ascii="黑体" w:eastAsia="黑体" w:hAnsi="宋体" w:cs="Times New Roman"/>
      <w:kern w:val="0"/>
      <w:sz w:val="24"/>
      <w:szCs w:val="20"/>
    </w:rPr>
  </w:style>
  <w:style w:type="character" w:styleId="af9">
    <w:name w:val="FollowedHyperlink"/>
    <w:basedOn w:val="a0"/>
    <w:uiPriority w:val="99"/>
    <w:semiHidden/>
    <w:unhideWhenUsed/>
    <w:rsid w:val="00DB4C38"/>
    <w:rPr>
      <w:color w:val="800080" w:themeColor="followedHyperlink"/>
      <w:u w:val="single"/>
    </w:rPr>
  </w:style>
  <w:style w:type="table" w:styleId="afa">
    <w:name w:val="Table Grid"/>
    <w:basedOn w:val="a1"/>
    <w:rsid w:val="00DB4C38"/>
    <w:rPr>
      <w:rFonts w:ascii="Calibri" w:eastAsia="宋体" w:hAnsi="Calibri" w:cs="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dd">
    <w:name w:val="ddd"/>
    <w:basedOn w:val="a"/>
    <w:link w:val="dddChar"/>
    <w:qFormat/>
    <w:rsid w:val="00DB4C38"/>
    <w:pPr>
      <w:spacing w:line="360" w:lineRule="auto"/>
      <w:ind w:firstLineChars="200" w:firstLine="480"/>
      <w:jc w:val="left"/>
    </w:pPr>
    <w:rPr>
      <w:rFonts w:asciiTheme="minorEastAsia" w:eastAsiaTheme="minorEastAsia" w:hAnsiTheme="minorEastAsia"/>
      <w:sz w:val="24"/>
    </w:rPr>
  </w:style>
  <w:style w:type="character" w:customStyle="1" w:styleId="dddChar">
    <w:name w:val="ddd Char"/>
    <w:basedOn w:val="a0"/>
    <w:link w:val="ddd"/>
    <w:qFormat/>
    <w:rsid w:val="00DB4C38"/>
    <w:rPr>
      <w:rFonts w:asciiTheme="minorEastAsia" w:hAnsiTheme="minorEastAsia" w:cs="Times New Roman"/>
      <w:sz w:val="24"/>
      <w:szCs w:val="24"/>
    </w:rPr>
  </w:style>
  <w:style w:type="paragraph" w:customStyle="1" w:styleId="2">
    <w:name w:val="编号标题2"/>
    <w:next w:val="a"/>
    <w:link w:val="2Char"/>
    <w:qFormat/>
    <w:rsid w:val="00DB4C38"/>
    <w:pPr>
      <w:numPr>
        <w:ilvl w:val="1"/>
        <w:numId w:val="2"/>
      </w:numPr>
      <w:spacing w:line="480" w:lineRule="auto"/>
      <w:outlineLvl w:val="1"/>
    </w:pPr>
    <w:rPr>
      <w:rFonts w:ascii="黑体" w:eastAsia="黑体" w:hAnsi="黑体" w:cs="Times New Roman"/>
      <w:kern w:val="0"/>
      <w:sz w:val="24"/>
      <w:szCs w:val="20"/>
    </w:rPr>
  </w:style>
  <w:style w:type="paragraph" w:customStyle="1" w:styleId="3">
    <w:name w:val="编号标题3"/>
    <w:next w:val="a"/>
    <w:link w:val="3Char"/>
    <w:qFormat/>
    <w:rsid w:val="00DB4C38"/>
    <w:pPr>
      <w:numPr>
        <w:ilvl w:val="2"/>
        <w:numId w:val="2"/>
      </w:numPr>
      <w:spacing w:line="360" w:lineRule="auto"/>
      <w:outlineLvl w:val="2"/>
    </w:pPr>
    <w:rPr>
      <w:rFonts w:ascii="黑体" w:eastAsia="黑体" w:hAnsi="黑体" w:cs="Times New Roman"/>
      <w:kern w:val="0"/>
      <w:sz w:val="24"/>
      <w:szCs w:val="20"/>
    </w:rPr>
  </w:style>
  <w:style w:type="paragraph" w:customStyle="1" w:styleId="4">
    <w:name w:val="编号标题4"/>
    <w:next w:val="a"/>
    <w:qFormat/>
    <w:rsid w:val="00DB4C38"/>
    <w:pPr>
      <w:numPr>
        <w:ilvl w:val="3"/>
        <w:numId w:val="2"/>
      </w:numPr>
      <w:spacing w:line="360" w:lineRule="auto"/>
      <w:outlineLvl w:val="3"/>
    </w:pPr>
    <w:rPr>
      <w:rFonts w:ascii="黑体" w:eastAsia="黑体" w:hAnsi="黑体" w:cs="Times New Roman"/>
      <w:kern w:val="0"/>
      <w:sz w:val="24"/>
      <w:szCs w:val="20"/>
    </w:rPr>
  </w:style>
  <w:style w:type="paragraph" w:customStyle="1" w:styleId="5">
    <w:name w:val="编号标题5"/>
    <w:next w:val="a"/>
    <w:qFormat/>
    <w:rsid w:val="00DB4C38"/>
    <w:pPr>
      <w:numPr>
        <w:ilvl w:val="4"/>
        <w:numId w:val="2"/>
      </w:numPr>
      <w:spacing w:line="360" w:lineRule="auto"/>
      <w:outlineLvl w:val="4"/>
    </w:pPr>
    <w:rPr>
      <w:rFonts w:ascii="黑体" w:eastAsia="黑体" w:hAnsi="Times New Roman" w:cs="Times New Roman"/>
      <w:kern w:val="0"/>
      <w:sz w:val="28"/>
      <w:szCs w:val="20"/>
    </w:rPr>
  </w:style>
  <w:style w:type="paragraph" w:customStyle="1" w:styleId="6">
    <w:name w:val="编号标题6"/>
    <w:next w:val="a"/>
    <w:qFormat/>
    <w:rsid w:val="00DB4C38"/>
    <w:pPr>
      <w:numPr>
        <w:ilvl w:val="5"/>
        <w:numId w:val="2"/>
      </w:numPr>
      <w:spacing w:line="360" w:lineRule="auto"/>
      <w:outlineLvl w:val="5"/>
    </w:pPr>
    <w:rPr>
      <w:rFonts w:ascii="黑体" w:eastAsia="黑体" w:hAnsi="Times New Roman" w:cs="Times New Roman"/>
      <w:kern w:val="0"/>
      <w:sz w:val="28"/>
      <w:szCs w:val="20"/>
    </w:rPr>
  </w:style>
  <w:style w:type="paragraph" w:customStyle="1" w:styleId="7">
    <w:name w:val="编号标题7"/>
    <w:next w:val="a"/>
    <w:qFormat/>
    <w:rsid w:val="00DB4C38"/>
    <w:pPr>
      <w:numPr>
        <w:ilvl w:val="6"/>
        <w:numId w:val="2"/>
      </w:numPr>
      <w:spacing w:line="360" w:lineRule="auto"/>
      <w:outlineLvl w:val="6"/>
    </w:pPr>
    <w:rPr>
      <w:rFonts w:ascii="黑体" w:eastAsia="黑体" w:hAnsi="Times New Roman" w:cs="Times New Roman"/>
      <w:kern w:val="0"/>
      <w:sz w:val="28"/>
      <w:szCs w:val="20"/>
    </w:rPr>
  </w:style>
  <w:style w:type="character" w:customStyle="1" w:styleId="3Char">
    <w:name w:val="编号标题3 Char"/>
    <w:basedOn w:val="a0"/>
    <w:link w:val="3"/>
    <w:qFormat/>
    <w:locked/>
    <w:rsid w:val="00DB4C38"/>
    <w:rPr>
      <w:rFonts w:ascii="黑体" w:eastAsia="黑体" w:hAnsi="黑体" w:cs="Times New Roman"/>
      <w:kern w:val="0"/>
      <w:sz w:val="24"/>
      <w:szCs w:val="20"/>
    </w:rPr>
  </w:style>
  <w:style w:type="character" w:customStyle="1" w:styleId="2Char">
    <w:name w:val="编号标题2 Char"/>
    <w:basedOn w:val="a0"/>
    <w:link w:val="2"/>
    <w:qFormat/>
    <w:locked/>
    <w:rsid w:val="00DB4C38"/>
    <w:rPr>
      <w:rFonts w:ascii="黑体" w:eastAsia="黑体" w:hAnsi="黑体" w:cs="Times New Roman"/>
      <w:kern w:val="0"/>
      <w:sz w:val="24"/>
      <w:szCs w:val="20"/>
    </w:rPr>
  </w:style>
  <w:style w:type="paragraph" w:customStyle="1" w:styleId="ggg">
    <w:name w:val="ggg"/>
    <w:basedOn w:val="a"/>
    <w:qFormat/>
    <w:rsid w:val="00DB4C38"/>
    <w:pPr>
      <w:widowControl/>
      <w:numPr>
        <w:numId w:val="2"/>
      </w:numPr>
      <w:spacing w:line="480" w:lineRule="auto"/>
      <w:jc w:val="left"/>
      <w:outlineLvl w:val="0"/>
    </w:pPr>
    <w:rPr>
      <w:rFonts w:ascii="黑体" w:eastAsia="黑体"/>
      <w:sz w:val="24"/>
    </w:rPr>
  </w:style>
  <w:style w:type="paragraph" w:styleId="afb">
    <w:name w:val="Normal Indent"/>
    <w:aliases w:val="正文5,ALT+Z Char,标题4,标题4 Cha,正,正文1,正文不缩进,正文缩进 Char,正文缩进 Char Char,正文缩进 Char Char Char,正文缩进 Char Char Char Char,正文缩进 Char Char Char Char Char,正文缩进 Char Char Char Char Char Char Char Char,正文非缩进,正文（首行缩进两字,正文（首行缩进两字）,正文（首行缩进两字） Char,正文（首行缩进两字） Char Char"/>
    <w:basedOn w:val="a"/>
    <w:link w:val="afc"/>
    <w:qFormat/>
    <w:rsid w:val="00DB4C38"/>
    <w:pPr>
      <w:spacing w:line="360" w:lineRule="auto"/>
      <w:ind w:firstLineChars="200" w:firstLine="420"/>
    </w:pPr>
    <w:rPr>
      <w:rFonts w:ascii="宋体"/>
      <w:sz w:val="28"/>
    </w:rPr>
  </w:style>
  <w:style w:type="paragraph" w:customStyle="1" w:styleId="afd">
    <w:name w:val="表头"/>
    <w:basedOn w:val="a"/>
    <w:rsid w:val="00DB4C38"/>
    <w:pPr>
      <w:jc w:val="center"/>
    </w:pPr>
    <w:rPr>
      <w:rFonts w:ascii="宋体"/>
      <w:b/>
      <w:kern w:val="0"/>
      <w:szCs w:val="20"/>
    </w:rPr>
  </w:style>
  <w:style w:type="paragraph" w:customStyle="1" w:styleId="afe">
    <w:name w:val="表中文字"/>
    <w:basedOn w:val="a"/>
    <w:rsid w:val="00DB4C38"/>
    <w:pPr>
      <w:adjustRightInd w:val="0"/>
      <w:snapToGrid w:val="0"/>
    </w:pPr>
    <w:rPr>
      <w:rFonts w:ascii="宋体"/>
      <w:kern w:val="24"/>
      <w:sz w:val="24"/>
      <w:szCs w:val="20"/>
    </w:rPr>
  </w:style>
  <w:style w:type="character" w:styleId="aff">
    <w:name w:val="Subtle Emphasis"/>
    <w:aliases w:val="注、表中的正文"/>
    <w:basedOn w:val="a0"/>
    <w:uiPriority w:val="19"/>
    <w:qFormat/>
    <w:rsid w:val="00DB4C38"/>
    <w:rPr>
      <w:rFonts w:asciiTheme="minorEastAsia" w:eastAsiaTheme="minorEastAsia" w:hAnsiTheme="minorEastAsia"/>
      <w:sz w:val="18"/>
    </w:rPr>
  </w:style>
  <w:style w:type="paragraph" w:customStyle="1" w:styleId="17878">
    <w:name w:val="样式 标题 1 + 黑体 小四 段前: 7.8 磅 段后: 7.8 磅"/>
    <w:basedOn w:val="1"/>
    <w:rsid w:val="00DB4C38"/>
    <w:pPr>
      <w:keepLines w:val="0"/>
      <w:spacing w:before="156" w:after="156" w:line="240" w:lineRule="auto"/>
      <w:ind w:left="900" w:hanging="420"/>
    </w:pPr>
    <w:rPr>
      <w:rFonts w:ascii="黑体" w:eastAsia="黑体" w:hAnsi="宋体" w:cs="宋体"/>
      <w:bCs w:val="0"/>
      <w:kern w:val="2"/>
      <w:sz w:val="24"/>
      <w:szCs w:val="20"/>
    </w:rPr>
  </w:style>
  <w:style w:type="paragraph" w:customStyle="1" w:styleId="A11">
    <w:name w:val="附录标题A.1.1"/>
    <w:next w:val="af8"/>
    <w:rsid w:val="00DB4C38"/>
    <w:pPr>
      <w:tabs>
        <w:tab w:val="left" w:pos="0"/>
      </w:tabs>
      <w:adjustRightInd w:val="0"/>
      <w:snapToGrid w:val="0"/>
      <w:spacing w:line="420" w:lineRule="atLeast"/>
      <w:outlineLvl w:val="2"/>
    </w:pPr>
    <w:rPr>
      <w:rFonts w:ascii="Times New Roman" w:eastAsia="宋体" w:hAnsi="Times New Roman" w:cs="Calibri"/>
      <w:snapToGrid w:val="0"/>
      <w:kern w:val="0"/>
      <w:sz w:val="24"/>
      <w:szCs w:val="28"/>
    </w:rPr>
  </w:style>
  <w:style w:type="paragraph" w:customStyle="1" w:styleId="aff0">
    <w:name w:val="正文内容"/>
    <w:link w:val="Char1"/>
    <w:qFormat/>
    <w:rsid w:val="00DB4C38"/>
    <w:pPr>
      <w:spacing w:line="360" w:lineRule="auto"/>
      <w:ind w:firstLineChars="200" w:firstLine="200"/>
    </w:pPr>
    <w:rPr>
      <w:rFonts w:ascii="宋体" w:eastAsia="宋体" w:hAnsi="Times New Roman" w:cs="Times New Roman"/>
      <w:sz w:val="24"/>
      <w:szCs w:val="24"/>
    </w:rPr>
  </w:style>
  <w:style w:type="character" w:customStyle="1" w:styleId="Char1">
    <w:name w:val="正文内容 Char"/>
    <w:aliases w:val="无间隔 Char"/>
    <w:basedOn w:val="a0"/>
    <w:link w:val="aff0"/>
    <w:rsid w:val="00DB4C38"/>
    <w:rPr>
      <w:rFonts w:ascii="宋体" w:eastAsia="宋体" w:hAnsi="Times New Roman" w:cs="Times New Roman"/>
      <w:sz w:val="24"/>
      <w:szCs w:val="24"/>
    </w:rPr>
  </w:style>
  <w:style w:type="numbering" w:customStyle="1" w:styleId="11">
    <w:name w:val="无列表1"/>
    <w:next w:val="a2"/>
    <w:uiPriority w:val="99"/>
    <w:semiHidden/>
    <w:unhideWhenUsed/>
    <w:rsid w:val="00DB4C38"/>
  </w:style>
  <w:style w:type="numbering" w:customStyle="1" w:styleId="110">
    <w:name w:val="无列表11"/>
    <w:next w:val="a2"/>
    <w:uiPriority w:val="99"/>
    <w:semiHidden/>
    <w:unhideWhenUsed/>
    <w:rsid w:val="00DB4C38"/>
  </w:style>
  <w:style w:type="character" w:customStyle="1" w:styleId="Char2">
    <w:name w:val="标准正文 Char"/>
    <w:link w:val="aff1"/>
    <w:locked/>
    <w:rsid w:val="00DB4C38"/>
    <w:rPr>
      <w:rFonts w:ascii="宋体" w:hAnsi="Times New Roman"/>
      <w:kern w:val="28"/>
      <w:sz w:val="28"/>
    </w:rPr>
  </w:style>
  <w:style w:type="paragraph" w:customStyle="1" w:styleId="A10">
    <w:name w:val="附录标题A.1"/>
    <w:next w:val="af8"/>
    <w:rsid w:val="00DB4C38"/>
    <w:pPr>
      <w:tabs>
        <w:tab w:val="left" w:pos="0"/>
      </w:tabs>
      <w:adjustRightInd w:val="0"/>
      <w:snapToGrid w:val="0"/>
      <w:spacing w:line="420" w:lineRule="atLeast"/>
      <w:outlineLvl w:val="1"/>
    </w:pPr>
    <w:rPr>
      <w:rFonts w:ascii="Times New Roman" w:eastAsia="宋体" w:hAnsi="Times New Roman" w:cs="Calibri"/>
      <w:snapToGrid w:val="0"/>
      <w:kern w:val="0"/>
      <w:sz w:val="24"/>
      <w:szCs w:val="28"/>
    </w:rPr>
  </w:style>
  <w:style w:type="paragraph" w:customStyle="1" w:styleId="aff2">
    <w:name w:val="附录"/>
    <w:next w:val="af8"/>
    <w:rsid w:val="00DB4C38"/>
    <w:pPr>
      <w:adjustRightInd w:val="0"/>
      <w:snapToGrid w:val="0"/>
      <w:spacing w:afterLines="50" w:line="420" w:lineRule="atLeast"/>
      <w:jc w:val="center"/>
      <w:outlineLvl w:val="0"/>
    </w:pPr>
    <w:rPr>
      <w:rFonts w:ascii="Times New Roman" w:eastAsia="黑体" w:hAnsi="Times New Roman" w:cs="Calibri"/>
      <w:snapToGrid w:val="0"/>
      <w:kern w:val="0"/>
      <w:sz w:val="24"/>
      <w:szCs w:val="28"/>
    </w:rPr>
  </w:style>
  <w:style w:type="paragraph" w:customStyle="1" w:styleId="101-">
    <w:name w:val="101-表内容"/>
    <w:basedOn w:val="a"/>
    <w:rsid w:val="00DB4C38"/>
    <w:pPr>
      <w:widowControl/>
      <w:adjustRightInd w:val="0"/>
      <w:snapToGrid w:val="0"/>
      <w:spacing w:beforeLines="20" w:afterLines="20"/>
      <w:jc w:val="center"/>
    </w:pPr>
    <w:rPr>
      <w:rFonts w:ascii="宋体" w:hAnsi="宋体"/>
      <w:bCs/>
      <w:color w:val="000000"/>
      <w:kern w:val="0"/>
      <w:sz w:val="18"/>
      <w:szCs w:val="20"/>
    </w:rPr>
  </w:style>
  <w:style w:type="character" w:customStyle="1" w:styleId="Char10">
    <w:name w:val="批注文字 Char1"/>
    <w:basedOn w:val="a0"/>
    <w:uiPriority w:val="99"/>
    <w:semiHidden/>
    <w:rsid w:val="00DB4C38"/>
    <w:rPr>
      <w:rFonts w:ascii="Times New Roman" w:eastAsia="宋体" w:hAnsi="Times New Roman" w:cs="Times New Roman"/>
      <w:szCs w:val="24"/>
    </w:rPr>
  </w:style>
  <w:style w:type="paragraph" w:customStyle="1" w:styleId="A11111">
    <w:name w:val="附录标题A.1.1.1.1.1"/>
    <w:next w:val="af8"/>
    <w:rsid w:val="00DB4C38"/>
    <w:pPr>
      <w:tabs>
        <w:tab w:val="left" w:pos="0"/>
      </w:tabs>
      <w:adjustRightInd w:val="0"/>
      <w:snapToGrid w:val="0"/>
      <w:spacing w:line="420" w:lineRule="atLeast"/>
      <w:outlineLvl w:val="5"/>
    </w:pPr>
    <w:rPr>
      <w:rFonts w:ascii="Times New Roman" w:eastAsia="宋体" w:hAnsi="Times New Roman" w:cs="Calibri"/>
      <w:sz w:val="24"/>
      <w:szCs w:val="20"/>
    </w:rPr>
  </w:style>
  <w:style w:type="paragraph" w:customStyle="1" w:styleId="178781">
    <w:name w:val="样式 标题 1 + 黑体 小四 段前: 7.8 磅 段后: 7.8 磅1"/>
    <w:basedOn w:val="1"/>
    <w:rsid w:val="00DB4C38"/>
    <w:pPr>
      <w:tabs>
        <w:tab w:val="left" w:pos="432"/>
      </w:tabs>
      <w:spacing w:before="156" w:after="156" w:line="240" w:lineRule="auto"/>
      <w:ind w:left="432" w:hanging="432"/>
    </w:pPr>
    <w:rPr>
      <w:rFonts w:ascii="黑体" w:eastAsia="黑体" w:hAnsi="宋体" w:cs="宋体"/>
      <w:bCs w:val="0"/>
      <w:kern w:val="2"/>
      <w:sz w:val="24"/>
      <w:szCs w:val="20"/>
    </w:rPr>
  </w:style>
  <w:style w:type="paragraph" w:customStyle="1" w:styleId="aff3">
    <w:name w:val="图编号"/>
    <w:next w:val="af8"/>
    <w:rsid w:val="00DB4C38"/>
    <w:pPr>
      <w:adjustRightInd w:val="0"/>
      <w:snapToGrid w:val="0"/>
      <w:spacing w:beforeLines="30" w:line="420" w:lineRule="atLeast"/>
      <w:ind w:left="420" w:hanging="420"/>
      <w:jc w:val="center"/>
    </w:pPr>
    <w:rPr>
      <w:rFonts w:ascii="黑体" w:eastAsia="黑体" w:hAnsi="Times New Roman" w:cs="Calibri"/>
      <w:snapToGrid w:val="0"/>
      <w:kern w:val="0"/>
      <w:szCs w:val="21"/>
    </w:rPr>
  </w:style>
  <w:style w:type="paragraph" w:customStyle="1" w:styleId="A1111">
    <w:name w:val="附录标题A.1.1.1.1"/>
    <w:next w:val="af8"/>
    <w:rsid w:val="00DB4C38"/>
    <w:pPr>
      <w:tabs>
        <w:tab w:val="left" w:pos="0"/>
      </w:tabs>
      <w:adjustRightInd w:val="0"/>
      <w:snapToGrid w:val="0"/>
      <w:spacing w:line="420" w:lineRule="atLeast"/>
      <w:outlineLvl w:val="4"/>
    </w:pPr>
    <w:rPr>
      <w:rFonts w:ascii="Times New Roman" w:eastAsia="宋体" w:hAnsi="Times New Roman" w:cs="Calibri"/>
      <w:snapToGrid w:val="0"/>
      <w:kern w:val="0"/>
      <w:sz w:val="24"/>
      <w:szCs w:val="28"/>
    </w:rPr>
  </w:style>
  <w:style w:type="paragraph" w:customStyle="1" w:styleId="37878">
    <w:name w:val="样式 标题 3 + 黑体 小四 非加粗 段前: 7.8 磅 段后: 7.8 磅 行距: 单倍行距"/>
    <w:basedOn w:val="30"/>
    <w:rsid w:val="00DB4C38"/>
    <w:pPr>
      <w:tabs>
        <w:tab w:val="left" w:pos="432"/>
        <w:tab w:val="left" w:pos="720"/>
      </w:tabs>
      <w:spacing w:before="156" w:after="156" w:line="240" w:lineRule="auto"/>
    </w:pPr>
    <w:rPr>
      <w:rFonts w:ascii="黑体" w:cs="宋体"/>
      <w:b/>
      <w:bCs w:val="0"/>
      <w:szCs w:val="20"/>
    </w:rPr>
  </w:style>
  <w:style w:type="paragraph" w:customStyle="1" w:styleId="aff4">
    <w:name w:val="表编号"/>
    <w:next w:val="a"/>
    <w:rsid w:val="00DB4C38"/>
    <w:pPr>
      <w:tabs>
        <w:tab w:val="left" w:pos="360"/>
      </w:tabs>
      <w:adjustRightInd w:val="0"/>
      <w:snapToGrid w:val="0"/>
      <w:spacing w:afterLines="20" w:line="420" w:lineRule="atLeast"/>
      <w:ind w:left="360" w:hanging="360"/>
      <w:jc w:val="center"/>
    </w:pPr>
    <w:rPr>
      <w:rFonts w:ascii="黑体" w:eastAsia="黑体" w:hAnsi="Times New Roman" w:cs="Calibri"/>
      <w:snapToGrid w:val="0"/>
      <w:kern w:val="0"/>
      <w:szCs w:val="28"/>
    </w:rPr>
  </w:style>
  <w:style w:type="character" w:customStyle="1" w:styleId="Char11">
    <w:name w:val="文档结构图 Char1"/>
    <w:basedOn w:val="a0"/>
    <w:uiPriority w:val="99"/>
    <w:semiHidden/>
    <w:rsid w:val="00DB4C38"/>
    <w:rPr>
      <w:rFonts w:ascii="Microsoft YaHei UI" w:eastAsia="Microsoft YaHei UI" w:hAnsi="Times New Roman" w:cs="Times New Roman"/>
      <w:sz w:val="18"/>
      <w:szCs w:val="18"/>
    </w:rPr>
  </w:style>
  <w:style w:type="paragraph" w:customStyle="1" w:styleId="aff1">
    <w:name w:val="标准正文"/>
    <w:basedOn w:val="a"/>
    <w:link w:val="Char2"/>
    <w:rsid w:val="00DB4C38"/>
    <w:pPr>
      <w:adjustRightInd w:val="0"/>
      <w:spacing w:line="360" w:lineRule="auto"/>
      <w:jc w:val="left"/>
      <w:textAlignment w:val="baseline"/>
    </w:pPr>
    <w:rPr>
      <w:rFonts w:ascii="宋体" w:eastAsiaTheme="minorEastAsia" w:cstheme="minorBidi"/>
      <w:kern w:val="28"/>
      <w:sz w:val="28"/>
      <w:szCs w:val="22"/>
    </w:rPr>
  </w:style>
  <w:style w:type="paragraph" w:customStyle="1" w:styleId="TOP">
    <w:name w:val="TOP"/>
    <w:basedOn w:val="a"/>
    <w:qFormat/>
    <w:rsid w:val="00DB4C38"/>
    <w:pPr>
      <w:spacing w:line="420" w:lineRule="exact"/>
      <w:jc w:val="center"/>
    </w:pPr>
    <w:rPr>
      <w:rFonts w:ascii="黑体" w:eastAsia="黑体" w:hAnsi="黑体"/>
      <w:szCs w:val="28"/>
    </w:rPr>
  </w:style>
  <w:style w:type="paragraph" w:customStyle="1" w:styleId="aff5">
    <w:name w:val="仿宋"/>
    <w:basedOn w:val="a"/>
    <w:next w:val="a"/>
    <w:rsid w:val="00DB4C38"/>
    <w:pPr>
      <w:adjustRightInd w:val="0"/>
      <w:spacing w:line="360" w:lineRule="auto"/>
      <w:textAlignment w:val="baseline"/>
    </w:pPr>
    <w:rPr>
      <w:rFonts w:ascii="宋体" w:eastAsia="长城仿宋"/>
      <w:kern w:val="28"/>
      <w:sz w:val="24"/>
      <w:szCs w:val="20"/>
    </w:rPr>
  </w:style>
  <w:style w:type="paragraph" w:customStyle="1" w:styleId="12">
    <w:name w:val="列出段落1"/>
    <w:basedOn w:val="a"/>
    <w:uiPriority w:val="34"/>
    <w:qFormat/>
    <w:rsid w:val="00DB4C38"/>
    <w:pPr>
      <w:ind w:firstLineChars="200" w:firstLine="420"/>
    </w:pPr>
    <w:rPr>
      <w:rFonts w:eastAsiaTheme="minorEastAsia" w:cstheme="minorBidi"/>
    </w:rPr>
  </w:style>
  <w:style w:type="paragraph" w:styleId="TOC8">
    <w:name w:val="toc 8"/>
    <w:basedOn w:val="a"/>
    <w:next w:val="a"/>
    <w:uiPriority w:val="39"/>
    <w:unhideWhenUsed/>
    <w:rsid w:val="00DB4C38"/>
    <w:pPr>
      <w:ind w:leftChars="1400" w:left="2940"/>
    </w:pPr>
    <w:rPr>
      <w:rFonts w:ascii="Calibri" w:hAnsi="Calibri" w:cs="黑体"/>
      <w:szCs w:val="22"/>
    </w:rPr>
  </w:style>
  <w:style w:type="paragraph" w:styleId="TOC7">
    <w:name w:val="toc 7"/>
    <w:basedOn w:val="a"/>
    <w:next w:val="a"/>
    <w:uiPriority w:val="39"/>
    <w:unhideWhenUsed/>
    <w:rsid w:val="00DB4C38"/>
    <w:pPr>
      <w:ind w:leftChars="1200" w:left="2520"/>
    </w:pPr>
    <w:rPr>
      <w:rFonts w:ascii="Calibri" w:hAnsi="Calibri" w:cs="黑体"/>
      <w:szCs w:val="22"/>
    </w:rPr>
  </w:style>
  <w:style w:type="paragraph" w:styleId="TOC5">
    <w:name w:val="toc 5"/>
    <w:basedOn w:val="a"/>
    <w:next w:val="a"/>
    <w:uiPriority w:val="39"/>
    <w:unhideWhenUsed/>
    <w:rsid w:val="00DB4C38"/>
    <w:pPr>
      <w:ind w:leftChars="800" w:left="1680"/>
    </w:pPr>
    <w:rPr>
      <w:rFonts w:ascii="Calibri" w:hAnsi="Calibri" w:cs="黑体"/>
      <w:szCs w:val="22"/>
    </w:rPr>
  </w:style>
  <w:style w:type="paragraph" w:customStyle="1" w:styleId="A111">
    <w:name w:val="附录标题A.1.1.1"/>
    <w:next w:val="af8"/>
    <w:rsid w:val="00DB4C38"/>
    <w:pPr>
      <w:tabs>
        <w:tab w:val="left" w:pos="0"/>
      </w:tabs>
      <w:adjustRightInd w:val="0"/>
      <w:snapToGrid w:val="0"/>
      <w:spacing w:line="420" w:lineRule="atLeast"/>
      <w:outlineLvl w:val="3"/>
    </w:pPr>
    <w:rPr>
      <w:rFonts w:ascii="Times New Roman" w:eastAsia="宋体" w:hAnsi="Times New Roman" w:cs="Calibri"/>
      <w:snapToGrid w:val="0"/>
      <w:kern w:val="0"/>
      <w:sz w:val="24"/>
      <w:szCs w:val="28"/>
    </w:rPr>
  </w:style>
  <w:style w:type="paragraph" w:styleId="TOC9">
    <w:name w:val="toc 9"/>
    <w:basedOn w:val="a"/>
    <w:next w:val="a"/>
    <w:uiPriority w:val="39"/>
    <w:unhideWhenUsed/>
    <w:rsid w:val="00DB4C38"/>
    <w:pPr>
      <w:ind w:leftChars="1600" w:left="3360"/>
    </w:pPr>
    <w:rPr>
      <w:rFonts w:ascii="Calibri" w:hAnsi="Calibri" w:cs="黑体"/>
      <w:szCs w:val="22"/>
    </w:rPr>
  </w:style>
  <w:style w:type="paragraph" w:styleId="TOC6">
    <w:name w:val="toc 6"/>
    <w:basedOn w:val="a"/>
    <w:next w:val="a"/>
    <w:uiPriority w:val="39"/>
    <w:unhideWhenUsed/>
    <w:rsid w:val="00DB4C38"/>
    <w:pPr>
      <w:ind w:leftChars="1000" w:left="2100"/>
    </w:pPr>
    <w:rPr>
      <w:rFonts w:ascii="Calibri" w:hAnsi="Calibri" w:cs="黑体"/>
      <w:szCs w:val="22"/>
    </w:rPr>
  </w:style>
  <w:style w:type="paragraph" w:styleId="TOC4">
    <w:name w:val="toc 4"/>
    <w:basedOn w:val="a"/>
    <w:next w:val="a"/>
    <w:uiPriority w:val="39"/>
    <w:unhideWhenUsed/>
    <w:rsid w:val="00DB4C38"/>
    <w:pPr>
      <w:ind w:leftChars="600" w:left="1260"/>
    </w:pPr>
    <w:rPr>
      <w:rFonts w:ascii="Calibri" w:hAnsi="Calibri" w:cs="黑体"/>
      <w:szCs w:val="22"/>
    </w:rPr>
  </w:style>
  <w:style w:type="paragraph" w:customStyle="1" w:styleId="TOC10">
    <w:name w:val="TOC 标题1"/>
    <w:basedOn w:val="1"/>
    <w:next w:val="a"/>
    <w:uiPriority w:val="39"/>
    <w:unhideWhenUsed/>
    <w:qFormat/>
    <w:rsid w:val="00DB4C38"/>
    <w:pPr>
      <w:widowControl/>
      <w:spacing w:before="480" w:after="0" w:line="276" w:lineRule="auto"/>
      <w:jc w:val="left"/>
      <w:outlineLvl w:val="9"/>
    </w:pPr>
    <w:rPr>
      <w:rFonts w:ascii="Cambria" w:eastAsia="黑体" w:hAnsi="Cambria"/>
      <w:b w:val="0"/>
      <w:color w:val="365F91"/>
      <w:kern w:val="0"/>
      <w:sz w:val="28"/>
      <w:szCs w:val="28"/>
    </w:rPr>
  </w:style>
  <w:style w:type="numbering" w:customStyle="1" w:styleId="22">
    <w:name w:val="无列表2"/>
    <w:next w:val="a2"/>
    <w:uiPriority w:val="99"/>
    <w:semiHidden/>
    <w:unhideWhenUsed/>
    <w:rsid w:val="00DB4C38"/>
  </w:style>
  <w:style w:type="numbering" w:customStyle="1" w:styleId="111">
    <w:name w:val="无列表111"/>
    <w:next w:val="a2"/>
    <w:uiPriority w:val="99"/>
    <w:semiHidden/>
    <w:unhideWhenUsed/>
    <w:rsid w:val="00DB4C38"/>
  </w:style>
  <w:style w:type="numbering" w:customStyle="1" w:styleId="210">
    <w:name w:val="无列表21"/>
    <w:next w:val="a2"/>
    <w:uiPriority w:val="99"/>
    <w:semiHidden/>
    <w:unhideWhenUsed/>
    <w:rsid w:val="00DB4C38"/>
  </w:style>
  <w:style w:type="paragraph" w:customStyle="1" w:styleId="211">
    <w:name w:val="标题 21"/>
    <w:basedOn w:val="a"/>
    <w:next w:val="a"/>
    <w:unhideWhenUsed/>
    <w:qFormat/>
    <w:rsid w:val="00DB4C38"/>
    <w:pPr>
      <w:keepNext/>
      <w:keepLines/>
      <w:spacing w:before="260" w:after="260" w:line="416" w:lineRule="auto"/>
      <w:outlineLvl w:val="1"/>
    </w:pPr>
    <w:rPr>
      <w:rFonts w:ascii="Cambria" w:hAnsi="Cambria"/>
      <w:b/>
      <w:bCs/>
      <w:sz w:val="32"/>
      <w:szCs w:val="32"/>
    </w:rPr>
  </w:style>
  <w:style w:type="numbering" w:customStyle="1" w:styleId="1111">
    <w:name w:val="无列表1111"/>
    <w:next w:val="a2"/>
    <w:uiPriority w:val="99"/>
    <w:semiHidden/>
    <w:unhideWhenUsed/>
    <w:rsid w:val="00DB4C38"/>
  </w:style>
  <w:style w:type="paragraph" w:customStyle="1" w:styleId="310">
    <w:name w:val="目录 31"/>
    <w:basedOn w:val="a"/>
    <w:next w:val="a"/>
    <w:autoRedefine/>
    <w:uiPriority w:val="39"/>
    <w:unhideWhenUsed/>
    <w:qFormat/>
    <w:rsid w:val="00DB4C38"/>
    <w:pPr>
      <w:widowControl/>
      <w:spacing w:after="100" w:line="276" w:lineRule="auto"/>
      <w:ind w:left="440"/>
      <w:jc w:val="left"/>
    </w:pPr>
    <w:rPr>
      <w:rFonts w:ascii="Calibri" w:hAnsi="Calibri"/>
      <w:kern w:val="0"/>
      <w:sz w:val="22"/>
      <w:szCs w:val="22"/>
    </w:rPr>
  </w:style>
  <w:style w:type="numbering" w:customStyle="1" w:styleId="11111">
    <w:name w:val="无列表11111"/>
    <w:next w:val="a2"/>
    <w:uiPriority w:val="99"/>
    <w:semiHidden/>
    <w:unhideWhenUsed/>
    <w:rsid w:val="00DB4C38"/>
  </w:style>
  <w:style w:type="character" w:customStyle="1" w:styleId="2Char1">
    <w:name w:val="标题 2 Char1"/>
    <w:basedOn w:val="a0"/>
    <w:uiPriority w:val="9"/>
    <w:semiHidden/>
    <w:rsid w:val="00DB4C38"/>
    <w:rPr>
      <w:rFonts w:ascii="Calibri Light" w:eastAsia="宋体" w:hAnsi="Calibri Light" w:cs="Times New Roman"/>
      <w:b/>
      <w:bCs/>
      <w:sz w:val="32"/>
      <w:szCs w:val="32"/>
    </w:rPr>
  </w:style>
  <w:style w:type="numbering" w:customStyle="1" w:styleId="2110">
    <w:name w:val="无列表211"/>
    <w:next w:val="a2"/>
    <w:uiPriority w:val="99"/>
    <w:semiHidden/>
    <w:unhideWhenUsed/>
    <w:rsid w:val="00DB4C38"/>
  </w:style>
  <w:style w:type="paragraph" w:customStyle="1" w:styleId="TOC20">
    <w:name w:val="TOC 标题2"/>
    <w:basedOn w:val="1"/>
    <w:next w:val="a"/>
    <w:uiPriority w:val="39"/>
    <w:unhideWhenUsed/>
    <w:qFormat/>
    <w:rsid w:val="00DB4C38"/>
    <w:pPr>
      <w:widowControl/>
      <w:spacing w:before="480" w:after="0" w:line="276" w:lineRule="auto"/>
      <w:jc w:val="left"/>
      <w:outlineLvl w:val="9"/>
    </w:pPr>
    <w:rPr>
      <w:rFonts w:ascii="Cambria" w:hAnsi="Cambria"/>
      <w:color w:val="365F91"/>
      <w:kern w:val="0"/>
      <w:sz w:val="28"/>
      <w:szCs w:val="28"/>
    </w:rPr>
  </w:style>
  <w:style w:type="numbering" w:customStyle="1" w:styleId="120">
    <w:name w:val="无列表12"/>
    <w:next w:val="a2"/>
    <w:uiPriority w:val="99"/>
    <w:semiHidden/>
    <w:unhideWhenUsed/>
    <w:rsid w:val="00DB4C38"/>
  </w:style>
  <w:style w:type="numbering" w:customStyle="1" w:styleId="32">
    <w:name w:val="无列表3"/>
    <w:next w:val="a2"/>
    <w:uiPriority w:val="99"/>
    <w:semiHidden/>
    <w:unhideWhenUsed/>
    <w:rsid w:val="00DB4C38"/>
  </w:style>
  <w:style w:type="numbering" w:customStyle="1" w:styleId="13">
    <w:name w:val="无列表13"/>
    <w:next w:val="a2"/>
    <w:uiPriority w:val="99"/>
    <w:semiHidden/>
    <w:unhideWhenUsed/>
    <w:rsid w:val="00DB4C38"/>
  </w:style>
  <w:style w:type="numbering" w:customStyle="1" w:styleId="220">
    <w:name w:val="无列表22"/>
    <w:next w:val="a2"/>
    <w:uiPriority w:val="99"/>
    <w:semiHidden/>
    <w:unhideWhenUsed/>
    <w:rsid w:val="00DB4C38"/>
  </w:style>
  <w:style w:type="numbering" w:customStyle="1" w:styleId="112">
    <w:name w:val="无列表112"/>
    <w:next w:val="a2"/>
    <w:uiPriority w:val="99"/>
    <w:semiHidden/>
    <w:unhideWhenUsed/>
    <w:rsid w:val="00DB4C38"/>
  </w:style>
  <w:style w:type="numbering" w:customStyle="1" w:styleId="212">
    <w:name w:val="无列表212"/>
    <w:next w:val="a2"/>
    <w:uiPriority w:val="99"/>
    <w:semiHidden/>
    <w:unhideWhenUsed/>
    <w:rsid w:val="00DB4C38"/>
  </w:style>
  <w:style w:type="numbering" w:customStyle="1" w:styleId="1112">
    <w:name w:val="无列表1112"/>
    <w:next w:val="a2"/>
    <w:uiPriority w:val="99"/>
    <w:semiHidden/>
    <w:unhideWhenUsed/>
    <w:rsid w:val="00DB4C38"/>
  </w:style>
  <w:style w:type="numbering" w:customStyle="1" w:styleId="11112">
    <w:name w:val="无列表11112"/>
    <w:next w:val="a2"/>
    <w:uiPriority w:val="99"/>
    <w:semiHidden/>
    <w:unhideWhenUsed/>
    <w:rsid w:val="00DB4C38"/>
  </w:style>
  <w:style w:type="numbering" w:customStyle="1" w:styleId="2111">
    <w:name w:val="无列表2111"/>
    <w:next w:val="a2"/>
    <w:uiPriority w:val="99"/>
    <w:semiHidden/>
    <w:unhideWhenUsed/>
    <w:rsid w:val="00DB4C38"/>
  </w:style>
  <w:style w:type="numbering" w:customStyle="1" w:styleId="121">
    <w:name w:val="无列表121"/>
    <w:next w:val="a2"/>
    <w:uiPriority w:val="99"/>
    <w:semiHidden/>
    <w:unhideWhenUsed/>
    <w:rsid w:val="00DB4C38"/>
  </w:style>
  <w:style w:type="character" w:customStyle="1" w:styleId="afc">
    <w:name w:val="正文缩进 字符"/>
    <w:aliases w:val="正文5 字符,ALT+Z Char 字符,标题4 字符,标题4 Cha 字符,正 字符,正文1 字符,正文不缩进 字符,正文缩进 Char 字符,正文缩进 Char Char 字符,正文缩进 Char Char Char 字符,正文缩进 Char Char Char Char 字符,正文缩进 Char Char Char Char Char 字符,正文缩进 Char Char Char Char Char Char Char Char 字符,正文非缩进 字符,正文（首行缩进两字 字符"/>
    <w:link w:val="afb"/>
    <w:rsid w:val="008A6274"/>
    <w:rPr>
      <w:rFonts w:ascii="宋体" w:eastAsia="宋体"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commentsExtensible.xml" Type="http://schemas.microsoft.com/office/2018/08/relationships/commentsExtensible"/><Relationship Id="rId11" Target="footer1.xml" Type="http://schemas.openxmlformats.org/officeDocument/2006/relationships/footer"/><Relationship Id="rId12" Target="fontTable.xml" Type="http://schemas.openxmlformats.org/officeDocument/2006/relationships/fontTable"/><Relationship Id="rId13" Target="people.xml" Type="http://schemas.microsoft.com/office/2011/relationships/people"/><Relationship Id="rId14" Target="theme/theme1.xml" Type="http://schemas.openxmlformats.org/officeDocument/2006/relationships/theme"/><Relationship Id="rId15" Target="header1.xml" Type="http://schemas.openxmlformats.org/officeDocument/2006/relationships/header"/><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comments.xml" Type="http://schemas.openxmlformats.org/officeDocument/2006/relationships/comments"/><Relationship Id="rId8" Target="commentsExtended.xml" Type="http://schemas.microsoft.com/office/2011/relationships/commentsExtended"/><Relationship Id="rId9" Target="commentsIds.xml" Type="http://schemas.microsoft.com/office/2016/09/relationships/commentsIds"/></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2558</Words>
  <Characters>3582</Characters>
  <Application>Microsoft Office Word</Application>
  <DocSecurity>0</DocSecurity>
  <Lines>1791</Lines>
  <Paragraphs>1534</Paragraphs>
  <ScaleCrop>false</ScaleCrop>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2025-05-23T03:07:00Z</dcterms:created>
  <dc:creator>贾盈盈</dc:creator>
  <cp:lastModifiedBy>绎维 熊</cp:lastModifiedBy>
  <dcterms:modified xsi:type="dcterms:W3CDTF">2025-05-23T05:31:00Z</dcterms:modified>
  <cp:revision>28</cp:revision>
</cp:coreProperties>
</file>