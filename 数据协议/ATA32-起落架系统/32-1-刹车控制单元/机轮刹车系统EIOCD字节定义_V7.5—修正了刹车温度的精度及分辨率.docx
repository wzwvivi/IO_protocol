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04A2" w14:textId="77777777" w:rsidR="00543D5D" w:rsidRPr="00D05CD2" w:rsidRDefault="006E20DC">
      <w:pPr>
        <w:tabs>
          <w:tab w:val="left" w:pos="576"/>
          <w:tab w:val="left" w:pos="720"/>
        </w:tabs>
        <w:spacing w:beforeLines="50" w:before="120" w:afterLines="50" w:after="120" w:line="500" w:lineRule="exact"/>
        <w:jc w:val="center"/>
        <w:outlineLvl w:val="0"/>
        <w:rPr>
          <w:rFonts w:ascii="黑体" w:eastAsia="黑体" w:hAnsi="黑体" w:hint="eastAsia"/>
          <w:sz w:val="22"/>
          <w:szCs w:val="22"/>
        </w:rPr>
      </w:pPr>
      <w:r w:rsidRPr="00D05CD2">
        <w:rPr>
          <w:rFonts w:ascii="黑体" w:eastAsia="黑体" w:hAnsi="黑体" w:hint="eastAsia"/>
          <w:sz w:val="22"/>
          <w:szCs w:val="22"/>
        </w:rPr>
        <w:t>机轮刹车系统通信协议</w:t>
      </w:r>
    </w:p>
    <w:p w14:paraId="2C647330" w14:textId="77777777" w:rsidR="00543D5D" w:rsidRPr="00D05CD2" w:rsidRDefault="006E20DC">
      <w:pPr>
        <w:pStyle w:val="20"/>
      </w:pPr>
      <w:bookmarkStart w:id="0" w:name="_Toc22046"/>
      <w:bookmarkStart w:id="1" w:name="_Toc8238"/>
      <w:bookmarkStart w:id="2" w:name="OLE_LINK30"/>
      <w:r w:rsidRPr="00D05CD2">
        <w:rPr>
          <w:rFonts w:hint="eastAsia"/>
        </w:rPr>
        <w:t>总线信号定义整体说明</w:t>
      </w:r>
      <w:bookmarkStart w:id="3" w:name="_Toc19101"/>
      <w:bookmarkStart w:id="4" w:name="_Toc25250"/>
      <w:bookmarkEnd w:id="0"/>
      <w:bookmarkEnd w:id="1"/>
    </w:p>
    <w:p w14:paraId="486D367C" w14:textId="77777777" w:rsidR="00543D5D" w:rsidRPr="00D05CD2" w:rsidRDefault="006E20DC">
      <w:pPr>
        <w:pStyle w:val="30"/>
      </w:pPr>
      <w:r w:rsidRPr="00D05CD2">
        <w:t>发送</w:t>
      </w:r>
      <w:r w:rsidRPr="00D05CD2">
        <w:t>A429</w:t>
      </w:r>
      <w:r w:rsidRPr="00D05CD2">
        <w:t>信号</w:t>
      </w:r>
      <w:r w:rsidRPr="00D05CD2">
        <w:t>SDI</w:t>
      </w:r>
      <w:r w:rsidRPr="00D05CD2">
        <w:t>定义</w:t>
      </w:r>
      <w:bookmarkEnd w:id="3"/>
      <w:bookmarkEnd w:id="4"/>
    </w:p>
    <w:p w14:paraId="7AFF2276" w14:textId="77777777" w:rsidR="00543D5D" w:rsidRPr="00D05CD2" w:rsidRDefault="006E20DC">
      <w:r w:rsidRPr="00D05CD2">
        <w:rPr>
          <w:rFonts w:hint="eastAsia"/>
        </w:rPr>
        <w:t>机轮刹车系统通过</w:t>
      </w:r>
      <w:r w:rsidRPr="00D05CD2">
        <w:rPr>
          <w:rFonts w:hint="eastAsia"/>
        </w:rPr>
        <w:t>A429</w:t>
      </w:r>
      <w:r w:rsidRPr="00D05CD2">
        <w:rPr>
          <w:rFonts w:hint="eastAsia"/>
        </w:rPr>
        <w:t>总线发出的消息以各</w:t>
      </w:r>
      <w:r w:rsidRPr="00D05CD2">
        <w:rPr>
          <w:rFonts w:hint="eastAsia"/>
        </w:rPr>
        <w:t>Label bit9</w:t>
      </w:r>
      <w:r w:rsidRPr="00D05CD2">
        <w:rPr>
          <w:rFonts w:hint="eastAsia"/>
        </w:rPr>
        <w:t>和</w:t>
      </w:r>
      <w:r w:rsidRPr="00D05CD2">
        <w:rPr>
          <w:rFonts w:hint="eastAsia"/>
        </w:rPr>
        <w:t xml:space="preserve">bit10 </w:t>
      </w:r>
      <w:r w:rsidRPr="00D05CD2">
        <w:rPr>
          <w:rFonts w:hint="eastAsia"/>
        </w:rPr>
        <w:t>组成的</w:t>
      </w:r>
      <w:r w:rsidRPr="00D05CD2">
        <w:rPr>
          <w:rFonts w:hint="eastAsia"/>
        </w:rPr>
        <w:t>SDI</w:t>
      </w:r>
      <w:r w:rsidRPr="00D05CD2">
        <w:rPr>
          <w:rFonts w:hint="eastAsia"/>
        </w:rPr>
        <w:t>区分</w:t>
      </w:r>
      <w:r w:rsidRPr="00D05CD2">
        <w:rPr>
          <w:rFonts w:hint="eastAsia"/>
        </w:rPr>
        <w:t>ABCU</w:t>
      </w:r>
      <w:r w:rsidRPr="00D05CD2">
        <w:rPr>
          <w:rFonts w:hint="eastAsia"/>
        </w:rPr>
        <w:t>和</w:t>
      </w:r>
      <w:r w:rsidRPr="00D05CD2">
        <w:rPr>
          <w:rFonts w:hint="eastAsia"/>
        </w:rPr>
        <w:t>BCMU</w:t>
      </w:r>
      <w:r w:rsidRPr="00D05CD2">
        <w:rPr>
          <w:rFonts w:hint="eastAsia"/>
        </w:rPr>
        <w:t>，原则见表</w:t>
      </w:r>
      <w:r w:rsidRPr="00D05CD2">
        <w:rPr>
          <w:rFonts w:hint="eastAsia"/>
        </w:rPr>
        <w:t>1</w:t>
      </w:r>
      <w:r w:rsidRPr="00D05CD2">
        <w:rPr>
          <w:rFonts w:hint="eastAsia"/>
        </w:rPr>
        <w:t>所示。</w:t>
      </w:r>
    </w:p>
    <w:p w14:paraId="5E016321" w14:textId="77777777" w:rsidR="00543D5D" w:rsidRPr="00D05CD2" w:rsidRDefault="006E20DC">
      <w:pPr>
        <w:pStyle w:val="affb"/>
        <w:adjustRightInd w:val="0"/>
        <w:snapToGrid w:val="0"/>
        <w:rPr>
          <w:rFonts w:cs="黑体" w:hint="eastAsia"/>
        </w:rPr>
      </w:pPr>
      <w:bookmarkStart w:id="5" w:name="_Toc20959"/>
      <w:r w:rsidRPr="00D05CD2">
        <w:rPr>
          <w:rFonts w:cs="黑体"/>
        </w:rPr>
        <w:t xml:space="preserve">表1  </w:t>
      </w:r>
      <w:r w:rsidRPr="00D05CD2">
        <w:rPr>
          <w:rFonts w:cs="黑体" w:hint="eastAsia"/>
        </w:rPr>
        <w:t>机轮刹车系统发送信号</w:t>
      </w:r>
      <w:r w:rsidRPr="00D05CD2">
        <w:rPr>
          <w:rFonts w:cs="黑体"/>
        </w:rPr>
        <w:t>SDI原则</w:t>
      </w:r>
      <w:bookmarkEnd w:id="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1828"/>
        <w:gridCol w:w="3839"/>
      </w:tblGrid>
      <w:tr w:rsidR="00543D5D" w:rsidRPr="00D05CD2" w14:paraId="63F85D3A" w14:textId="77777777">
        <w:trPr>
          <w:tblHeader/>
          <w:jc w:val="center"/>
        </w:trPr>
        <w:tc>
          <w:tcPr>
            <w:tcW w:w="3656" w:type="dxa"/>
            <w:gridSpan w:val="2"/>
            <w:tcMar>
              <w:left w:w="60" w:type="dxa"/>
              <w:right w:w="60" w:type="dxa"/>
            </w:tcMar>
            <w:vAlign w:val="center"/>
          </w:tcPr>
          <w:p w14:paraId="4B6CA826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BIT</w:t>
            </w:r>
          </w:p>
        </w:tc>
        <w:tc>
          <w:tcPr>
            <w:tcW w:w="3839" w:type="dxa"/>
            <w:vMerge w:val="restart"/>
            <w:tcMar>
              <w:left w:w="60" w:type="dxa"/>
              <w:right w:w="60" w:type="dxa"/>
            </w:tcMar>
            <w:vAlign w:val="center"/>
          </w:tcPr>
          <w:p w14:paraId="2F546A3C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含义</w:t>
            </w:r>
          </w:p>
        </w:tc>
      </w:tr>
      <w:tr w:rsidR="00543D5D" w:rsidRPr="00D05CD2" w14:paraId="5C00AB81" w14:textId="77777777"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592161D4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10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4E28EBFD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9</w:t>
            </w:r>
          </w:p>
        </w:tc>
        <w:tc>
          <w:tcPr>
            <w:tcW w:w="3839" w:type="dxa"/>
            <w:vMerge/>
            <w:tcMar>
              <w:left w:w="60" w:type="dxa"/>
              <w:right w:w="60" w:type="dxa"/>
            </w:tcMar>
            <w:vAlign w:val="center"/>
          </w:tcPr>
          <w:p w14:paraId="2F2904B2" w14:textId="77777777" w:rsidR="00543D5D" w:rsidRPr="00D05CD2" w:rsidRDefault="00543D5D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 w:rsidR="00543D5D" w:rsidRPr="00D05CD2" w14:paraId="3AA20FF9" w14:textId="77777777"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6A3CF493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1E1A99A1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0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 w14:paraId="63DBA0CD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ABCU</w:t>
            </w:r>
          </w:p>
        </w:tc>
      </w:tr>
      <w:tr w:rsidR="00543D5D" w:rsidRPr="00D05CD2" w14:paraId="21721939" w14:textId="77777777"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52F99168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 w14:paraId="1D07D816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 w14:paraId="2EC76322" w14:textId="77777777" w:rsidR="00543D5D" w:rsidRPr="00D05CD2" w:rsidRDefault="006E20DC">
            <w:pPr>
              <w:pStyle w:val="aff"/>
              <w:jc w:val="center"/>
              <w:rPr>
                <w:rFonts w:ascii="Times New Roman"/>
                <w:sz w:val="21"/>
                <w:szCs w:val="21"/>
              </w:rPr>
            </w:pPr>
            <w:r w:rsidRPr="00D05CD2">
              <w:rPr>
                <w:rFonts w:ascii="Times New Roman"/>
                <w:sz w:val="21"/>
                <w:szCs w:val="21"/>
              </w:rPr>
              <w:t>BCMU</w:t>
            </w:r>
          </w:p>
        </w:tc>
      </w:tr>
      <w:bookmarkEnd w:id="2"/>
    </w:tbl>
    <w:p w14:paraId="0648FE4C" w14:textId="77777777" w:rsidR="00543D5D" w:rsidRDefault="00543D5D"/>
    <w:p w14:paraId="300D84B3" w14:textId="491E942E" w:rsidR="00905B06" w:rsidRDefault="00905B06">
      <w:r>
        <w:rPr>
          <w:rFonts w:hint="eastAsia"/>
        </w:rPr>
        <w:t>429</w:t>
      </w:r>
      <w:r>
        <w:rPr>
          <w:rFonts w:hint="eastAsia"/>
        </w:rPr>
        <w:t>通讯中仅</w:t>
      </w:r>
      <w:r>
        <w:rPr>
          <w:rFonts w:hint="eastAsia"/>
        </w:rPr>
        <w:t>FCC</w:t>
      </w:r>
      <w:r>
        <w:rPr>
          <w:rFonts w:hint="eastAsia"/>
        </w:rPr>
        <w:t>发送指令的通讯周期为</w:t>
      </w:r>
      <w:r>
        <w:rPr>
          <w:rFonts w:hint="eastAsia"/>
        </w:rPr>
        <w:t>20ms</w:t>
      </w:r>
      <w:r>
        <w:rPr>
          <w:rFonts w:hint="eastAsia"/>
        </w:rPr>
        <w:t>；其他</w:t>
      </w:r>
      <w:r>
        <w:rPr>
          <w:rFonts w:hint="eastAsia"/>
        </w:rPr>
        <w:t>429</w:t>
      </w:r>
      <w:r>
        <w:rPr>
          <w:rFonts w:hint="eastAsia"/>
        </w:rPr>
        <w:t>字节的通讯周期均为</w:t>
      </w:r>
      <w:r>
        <w:rPr>
          <w:rFonts w:hint="eastAsia"/>
        </w:rPr>
        <w:t>100ms</w:t>
      </w:r>
      <w:r>
        <w:rPr>
          <w:rFonts w:hint="eastAsia"/>
        </w:rPr>
        <w:t>。</w:t>
      </w:r>
    </w:p>
    <w:p w14:paraId="745EE080" w14:textId="77777777" w:rsidR="00B236D2" w:rsidRDefault="00B236D2"/>
    <w:p w14:paraId="7E61598A" w14:textId="007037CA" w:rsidR="00B236D2" w:rsidRDefault="00B236D2">
      <w:r>
        <w:rPr>
          <w:rFonts w:hint="eastAsia"/>
        </w:rPr>
        <w:t>接收轮载信号</w:t>
      </w:r>
      <w:r w:rsidR="0088044E">
        <w:rPr>
          <w:rFonts w:hint="eastAsia"/>
        </w:rPr>
        <w:t>(</w:t>
      </w:r>
      <w:proofErr w:type="spellStart"/>
      <w:r w:rsidR="0088044E">
        <w:rPr>
          <w:rFonts w:hint="eastAsia"/>
        </w:rPr>
        <w:t>labbel</w:t>
      </w:r>
      <w:proofErr w:type="spellEnd"/>
      <w:r w:rsidR="0088044E">
        <w:rPr>
          <w:rFonts w:hint="eastAsia"/>
        </w:rPr>
        <w:t>；</w:t>
      </w:r>
      <w:r w:rsidR="0088044E">
        <w:rPr>
          <w:rFonts w:hint="eastAsia"/>
        </w:rPr>
        <w:t>273</w:t>
      </w:r>
      <w:r w:rsidR="0088044E">
        <w:rPr>
          <w:rFonts w:hint="eastAsia"/>
        </w:rPr>
        <w:t>、</w:t>
      </w:r>
      <w:r w:rsidR="0088044E">
        <w:rPr>
          <w:rFonts w:hint="eastAsia"/>
        </w:rPr>
        <w:t>274)</w:t>
      </w:r>
      <w:r>
        <w:rPr>
          <w:rFonts w:hint="eastAsia"/>
        </w:rPr>
        <w:t>只有</w:t>
      </w:r>
      <w:r>
        <w:rPr>
          <w:rFonts w:hint="eastAsia"/>
        </w:rPr>
        <w:t>DIU4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有</w:t>
      </w:r>
      <w:r w:rsidR="0088044E">
        <w:rPr>
          <w:rFonts w:hint="eastAsia"/>
        </w:rPr>
        <w:t>（每个</w:t>
      </w:r>
      <w:r w:rsidR="0088044E">
        <w:rPr>
          <w:rFonts w:hint="eastAsia"/>
        </w:rPr>
        <w:t>DIU</w:t>
      </w:r>
      <w:r w:rsidR="0088044E">
        <w:rPr>
          <w:rFonts w:hint="eastAsia"/>
        </w:rPr>
        <w:t>分别有两个</w:t>
      </w:r>
      <w:r w:rsidR="0088044E">
        <w:rPr>
          <w:rFonts w:hint="eastAsia"/>
        </w:rPr>
        <w:t>273</w:t>
      </w:r>
      <w:r w:rsidR="0088044E">
        <w:rPr>
          <w:rFonts w:hint="eastAsia"/>
        </w:rPr>
        <w:t>、和</w:t>
      </w:r>
      <w:r w:rsidR="0088044E">
        <w:rPr>
          <w:rFonts w:hint="eastAsia"/>
        </w:rPr>
        <w:t>274</w:t>
      </w:r>
      <w:r w:rsidR="0088044E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DIU6</w:t>
      </w:r>
      <w:r>
        <w:rPr>
          <w:rFonts w:hint="eastAsia"/>
        </w:rPr>
        <w:t>没有轮载信号。</w:t>
      </w:r>
      <w:r w:rsidR="0088044E">
        <w:rPr>
          <w:rFonts w:hint="eastAsia"/>
        </w:rPr>
        <w:t>需要通过主</w:t>
      </w:r>
      <w:proofErr w:type="gramStart"/>
      <w:r w:rsidR="0088044E">
        <w:rPr>
          <w:rFonts w:hint="eastAsia"/>
        </w:rPr>
        <w:t>备状态</w:t>
      </w:r>
      <w:proofErr w:type="gramEnd"/>
      <w:r w:rsidR="0088044E">
        <w:rPr>
          <w:rFonts w:hint="eastAsia"/>
        </w:rPr>
        <w:t>决定采信哪个</w:t>
      </w:r>
      <w:r w:rsidR="0088044E">
        <w:rPr>
          <w:rFonts w:hint="eastAsia"/>
        </w:rPr>
        <w:t>273</w:t>
      </w:r>
      <w:r w:rsidR="0088044E">
        <w:rPr>
          <w:rFonts w:hint="eastAsia"/>
        </w:rPr>
        <w:t>和</w:t>
      </w:r>
      <w:r w:rsidR="0088044E">
        <w:rPr>
          <w:rFonts w:hint="eastAsia"/>
        </w:rPr>
        <w:t>274</w:t>
      </w:r>
      <w:r w:rsidR="0088044E">
        <w:rPr>
          <w:rFonts w:hint="eastAsia"/>
        </w:rPr>
        <w:t>。</w:t>
      </w:r>
    </w:p>
    <w:p w14:paraId="721B583B" w14:textId="77777777" w:rsidR="006D48A4" w:rsidRPr="0088044E" w:rsidRDefault="006D48A4"/>
    <w:p w14:paraId="412C33A3" w14:textId="438BFCB1" w:rsidR="006D48A4" w:rsidRDefault="006D48A4">
      <w:r>
        <w:rPr>
          <w:rFonts w:hint="eastAsia"/>
        </w:rPr>
        <w:t>BMCU-</w:t>
      </w:r>
      <w:r w:rsidR="0088044E">
        <w:rPr>
          <w:rFonts w:hint="eastAsia"/>
        </w:rPr>
        <w:t>DIU4\DIU6</w:t>
      </w:r>
      <w:r w:rsidR="0088044E">
        <w:tab/>
      </w:r>
      <w:r w:rsidR="0088044E">
        <w:tab/>
      </w:r>
      <w:r w:rsidR="0088044E">
        <w:tab/>
      </w:r>
      <w:r w:rsidR="0088044E">
        <w:tab/>
      </w:r>
      <w:r w:rsidR="0088044E">
        <w:rPr>
          <w:rFonts w:hint="eastAsia"/>
        </w:rPr>
        <w:t>ABCU-DIU5\DIU6</w:t>
      </w:r>
    </w:p>
    <w:p w14:paraId="2018A352" w14:textId="77777777" w:rsidR="0088044E" w:rsidRDefault="0088044E"/>
    <w:p w14:paraId="16305C12" w14:textId="52AC1FBD" w:rsidR="0088044E" w:rsidRDefault="0088044E"/>
    <w:p w14:paraId="104039F7" w14:textId="530B4A8F" w:rsidR="0088044E" w:rsidRDefault="0088044E">
      <w:r>
        <w:rPr>
          <w:rFonts w:hint="eastAsia"/>
        </w:rPr>
        <w:t>只有轮载信号以总线通讯为主，其他信号均以</w:t>
      </w:r>
      <w:r w:rsidR="0066069A">
        <w:rPr>
          <w:rFonts w:hint="eastAsia"/>
        </w:rPr>
        <w:t>硬线为主。</w:t>
      </w:r>
    </w:p>
    <w:p w14:paraId="4AB01244" w14:textId="77777777" w:rsidR="0088044E" w:rsidRDefault="0088044E"/>
    <w:p w14:paraId="4C7829EB" w14:textId="5A44E2E0" w:rsidR="0088044E" w:rsidRPr="00D05CD2" w:rsidRDefault="0088044E"/>
    <w:p w14:paraId="22FD978C" w14:textId="77777777" w:rsidR="00543D5D" w:rsidRPr="00D05CD2" w:rsidRDefault="006E20DC">
      <w:pPr>
        <w:pStyle w:val="20"/>
      </w:pPr>
      <w:r w:rsidRPr="00D05CD2">
        <w:rPr>
          <w:rFonts w:hint="eastAsia"/>
        </w:rPr>
        <w:t>429</w:t>
      </w:r>
      <w:r w:rsidRPr="00D05CD2">
        <w:rPr>
          <w:rFonts w:hint="eastAsia"/>
        </w:rPr>
        <w:t>通讯协议</w:t>
      </w:r>
    </w:p>
    <w:p w14:paraId="346AE277" w14:textId="77777777" w:rsidR="00543D5D" w:rsidRPr="00D05CD2" w:rsidRDefault="006E20DC">
      <w:pPr>
        <w:pStyle w:val="30"/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t>BCMU</w:t>
      </w:r>
      <w:r w:rsidRPr="00D05CD2">
        <w:rPr>
          <w:rFonts w:hint="eastAsia"/>
          <w:sz w:val="22"/>
          <w:szCs w:val="22"/>
        </w:rPr>
        <w:t>的</w:t>
      </w:r>
      <w:r w:rsidRPr="00D05CD2">
        <w:rPr>
          <w:rFonts w:hint="eastAsia"/>
          <w:sz w:val="22"/>
          <w:szCs w:val="22"/>
        </w:rPr>
        <w:t>429</w:t>
      </w:r>
      <w:r w:rsidRPr="00D05CD2">
        <w:rPr>
          <w:rFonts w:hint="eastAsia"/>
          <w:sz w:val="22"/>
          <w:szCs w:val="22"/>
        </w:rPr>
        <w:t>通讯发送字节</w:t>
      </w:r>
    </w:p>
    <w:p w14:paraId="1CC1BAA3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6" w:name="OLE_LINK37"/>
      <w:bookmarkStart w:id="7" w:name="_Hlk209689511"/>
      <w:bookmarkStart w:id="8" w:name="OLE_LINK59"/>
      <w:bookmarkStart w:id="9" w:name="OLE_LINK28"/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bookmarkEnd w:id="6"/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65A315D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0045C9F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B3354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440FB14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CAS1</w:t>
            </w:r>
          </w:p>
        </w:tc>
        <w:tc>
          <w:tcPr>
            <w:tcW w:w="850" w:type="dxa"/>
          </w:tcPr>
          <w:p w14:paraId="6CC70A7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7C05C53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9200A7A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5266A9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7F40BAB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10697DC" w14:textId="36F2AC75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351</w:t>
            </w:r>
          </w:p>
        </w:tc>
      </w:tr>
      <w:tr w:rsidR="00543D5D" w:rsidRPr="00D05CD2" w14:paraId="5CDC78A3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26EA787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270FCC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108367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44CF48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7079A9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F2FC0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9D39DB3" w14:textId="77777777">
        <w:trPr>
          <w:trHeight w:val="272"/>
        </w:trPr>
        <w:tc>
          <w:tcPr>
            <w:tcW w:w="467" w:type="dxa"/>
            <w:vMerge/>
          </w:tcPr>
          <w:p w14:paraId="08437BE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F201C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38C63EF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4378903" w14:textId="77777777">
        <w:trPr>
          <w:trHeight w:val="262"/>
        </w:trPr>
        <w:tc>
          <w:tcPr>
            <w:tcW w:w="467" w:type="dxa"/>
            <w:vMerge/>
          </w:tcPr>
          <w:p w14:paraId="7B151C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3E45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FC559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0548FCE" w14:textId="77777777">
        <w:trPr>
          <w:trHeight w:val="231"/>
        </w:trPr>
        <w:tc>
          <w:tcPr>
            <w:tcW w:w="467" w:type="dxa"/>
            <w:vMerge/>
          </w:tcPr>
          <w:p w14:paraId="084EF4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7AEE4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64FE94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60D36207" w14:textId="77777777">
        <w:trPr>
          <w:trHeight w:val="207"/>
        </w:trPr>
        <w:tc>
          <w:tcPr>
            <w:tcW w:w="467" w:type="dxa"/>
            <w:vMerge/>
          </w:tcPr>
          <w:p w14:paraId="0EBF8C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D9621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EBC14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71E5A6D0" w14:textId="77777777">
        <w:trPr>
          <w:trHeight w:val="311"/>
        </w:trPr>
        <w:tc>
          <w:tcPr>
            <w:tcW w:w="467" w:type="dxa"/>
            <w:vMerge/>
          </w:tcPr>
          <w:p w14:paraId="77F8B71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291C76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517216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68087BA8" w14:textId="77777777">
        <w:trPr>
          <w:trHeight w:val="201"/>
        </w:trPr>
        <w:tc>
          <w:tcPr>
            <w:tcW w:w="467" w:type="dxa"/>
            <w:vMerge/>
          </w:tcPr>
          <w:p w14:paraId="6FF413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E4C1E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3FF47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0DFB05DE" w14:textId="77777777">
        <w:trPr>
          <w:trHeight w:val="201"/>
        </w:trPr>
        <w:tc>
          <w:tcPr>
            <w:tcW w:w="467" w:type="dxa"/>
            <w:vMerge/>
          </w:tcPr>
          <w:p w14:paraId="35E9DD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F7CDF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5DF2D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3C909CC7" w14:textId="77777777">
        <w:trPr>
          <w:trHeight w:val="167"/>
        </w:trPr>
        <w:tc>
          <w:tcPr>
            <w:tcW w:w="467" w:type="dxa"/>
            <w:vMerge/>
          </w:tcPr>
          <w:p w14:paraId="5E33C48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9422E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713C39D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174DAAC4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EB3086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</w:t>
            </w: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8" w:type="dxa"/>
            <w:vAlign w:val="center"/>
          </w:tcPr>
          <w:p w14:paraId="3C0BB40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630E84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30D41E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074EBB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9A335E0" w14:textId="77777777">
        <w:trPr>
          <w:trHeight w:val="149"/>
        </w:trPr>
        <w:tc>
          <w:tcPr>
            <w:tcW w:w="467" w:type="dxa"/>
            <w:vMerge/>
          </w:tcPr>
          <w:p w14:paraId="316E22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10" w:name="_Hlk209600893"/>
          </w:p>
        </w:tc>
        <w:tc>
          <w:tcPr>
            <w:tcW w:w="718" w:type="dxa"/>
            <w:vAlign w:val="center"/>
          </w:tcPr>
          <w:p w14:paraId="706983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D9075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07D48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4C88D3F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</w:tr>
      <w:tr w:rsidR="00543D5D" w:rsidRPr="00D05CD2" w14:paraId="31FE9ECD" w14:textId="77777777">
        <w:trPr>
          <w:trHeight w:val="309"/>
        </w:trPr>
        <w:tc>
          <w:tcPr>
            <w:tcW w:w="467" w:type="dxa"/>
            <w:vMerge/>
          </w:tcPr>
          <w:p w14:paraId="5010E0F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FCDDB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57915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609EE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5BBB093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</w:tr>
      <w:tr w:rsidR="00543D5D" w:rsidRPr="00D05CD2" w14:paraId="43E21C50" w14:textId="77777777">
        <w:trPr>
          <w:trHeight w:val="285"/>
        </w:trPr>
        <w:tc>
          <w:tcPr>
            <w:tcW w:w="467" w:type="dxa"/>
            <w:vMerge/>
          </w:tcPr>
          <w:p w14:paraId="4F7B963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0461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A96D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75A964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1DB7EF7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</w:tr>
      <w:tr w:rsidR="00543D5D" w:rsidRPr="00D05CD2" w14:paraId="3B6C5792" w14:textId="77777777">
        <w:trPr>
          <w:trHeight w:val="275"/>
        </w:trPr>
        <w:tc>
          <w:tcPr>
            <w:tcW w:w="467" w:type="dxa"/>
            <w:vMerge/>
          </w:tcPr>
          <w:p w14:paraId="363D06B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A6F42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1B920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BE632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68E9B5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</w:tr>
      <w:tr w:rsidR="00543D5D" w:rsidRPr="00D05CD2" w14:paraId="15349D49" w14:textId="77777777">
        <w:trPr>
          <w:trHeight w:val="265"/>
        </w:trPr>
        <w:tc>
          <w:tcPr>
            <w:tcW w:w="467" w:type="dxa"/>
            <w:vMerge/>
          </w:tcPr>
          <w:p w14:paraId="7244B6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55067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56F6B2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B12BB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881D49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</w:tr>
      <w:tr w:rsidR="00543D5D" w:rsidRPr="00D05CD2" w14:paraId="1F4A91B6" w14:textId="77777777">
        <w:trPr>
          <w:trHeight w:val="255"/>
        </w:trPr>
        <w:tc>
          <w:tcPr>
            <w:tcW w:w="467" w:type="dxa"/>
            <w:vMerge/>
          </w:tcPr>
          <w:p w14:paraId="3F924B3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B6FAA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1476AC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861DFF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 w14:paraId="55284B5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4F1AFA3B" w14:textId="77777777">
        <w:trPr>
          <w:trHeight w:val="244"/>
        </w:trPr>
        <w:tc>
          <w:tcPr>
            <w:tcW w:w="467" w:type="dxa"/>
            <w:vMerge/>
          </w:tcPr>
          <w:p w14:paraId="5E8D63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7CA0C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09F9B7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F370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 w14:paraId="050162A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7070ECAC" w14:textId="77777777">
        <w:trPr>
          <w:trHeight w:val="235"/>
        </w:trPr>
        <w:tc>
          <w:tcPr>
            <w:tcW w:w="467" w:type="dxa"/>
            <w:vMerge/>
          </w:tcPr>
          <w:p w14:paraId="52105F8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5D21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E3AC3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58DC2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45E574E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T</w:t>
            </w:r>
            <w:r w:rsidRPr="00D05CD2"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</w:tr>
      <w:tr w:rsidR="00543D5D" w:rsidRPr="00D05CD2" w14:paraId="2150BAA2" w14:textId="77777777">
        <w:trPr>
          <w:trHeight w:val="225"/>
        </w:trPr>
        <w:tc>
          <w:tcPr>
            <w:tcW w:w="467" w:type="dxa"/>
            <w:vMerge/>
          </w:tcPr>
          <w:p w14:paraId="2E5733D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05BB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375F9F0A" w14:textId="16CEE457" w:rsidR="00A87D66" w:rsidRPr="00D05CD2" w:rsidRDefault="00A87D6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0AA1C8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2623CA3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RIGHT_OUTSIDE_</w:t>
            </w:r>
            <w:r w:rsidRPr="00D05CD2"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</w:tr>
      <w:tr w:rsidR="00543D5D" w:rsidRPr="00D05CD2" w14:paraId="4726B7DF" w14:textId="77777777">
        <w:trPr>
          <w:trHeight w:val="215"/>
        </w:trPr>
        <w:tc>
          <w:tcPr>
            <w:tcW w:w="467" w:type="dxa"/>
            <w:vMerge/>
          </w:tcPr>
          <w:p w14:paraId="168AEFE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4541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409FA8E" w14:textId="1A1A9D4C" w:rsidR="00543D5D" w:rsidRPr="00D05CD2" w:rsidRDefault="00A87D66">
            <w:pPr>
              <w:rPr>
                <w:sz w:val="22"/>
                <w:szCs w:val="22"/>
              </w:rPr>
            </w:pPr>
            <w:commentRangeStart w:id="11"/>
            <w:r>
              <w:rPr>
                <w:rFonts w:hint="eastAsia"/>
                <w:sz w:val="22"/>
                <w:szCs w:val="22"/>
              </w:rPr>
              <w:t>SDI</w:t>
            </w:r>
            <w:commentRangeEnd w:id="11"/>
            <w:r w:rsidR="00D974E9">
              <w:rPr>
                <w:rStyle w:val="af8"/>
              </w:rPr>
              <w:commentReference w:id="11"/>
            </w:r>
          </w:p>
        </w:tc>
        <w:tc>
          <w:tcPr>
            <w:tcW w:w="720" w:type="dxa"/>
            <w:vAlign w:val="center"/>
          </w:tcPr>
          <w:p w14:paraId="086821D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A85E26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BCMU_BRK_TEMP_FAIL</w:t>
            </w:r>
          </w:p>
        </w:tc>
      </w:tr>
      <w:bookmarkEnd w:id="10"/>
      <w:tr w:rsidR="00543D5D" w:rsidRPr="00D05CD2" w14:paraId="590B758F" w14:textId="77777777">
        <w:trPr>
          <w:trHeight w:val="294"/>
        </w:trPr>
        <w:tc>
          <w:tcPr>
            <w:tcW w:w="467" w:type="dxa"/>
            <w:vMerge/>
          </w:tcPr>
          <w:p w14:paraId="131E87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1D69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080F3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PARK_BRK_FAIL</w:t>
            </w:r>
          </w:p>
        </w:tc>
        <w:tc>
          <w:tcPr>
            <w:tcW w:w="720" w:type="dxa"/>
            <w:vAlign w:val="center"/>
          </w:tcPr>
          <w:p w14:paraId="7650BB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06696C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bookmarkStart w:id="12" w:name="OLE_LINK4"/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  <w:bookmarkEnd w:id="12"/>
          </w:p>
        </w:tc>
      </w:tr>
      <w:tr w:rsidR="00543D5D" w:rsidRPr="00D05CD2" w14:paraId="189E7855" w14:textId="77777777">
        <w:trPr>
          <w:trHeight w:val="47"/>
        </w:trPr>
        <w:tc>
          <w:tcPr>
            <w:tcW w:w="467" w:type="dxa"/>
            <w:vMerge/>
          </w:tcPr>
          <w:p w14:paraId="10A5D75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61537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3FF5D9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720" w:type="dxa"/>
            <w:vAlign w:val="center"/>
          </w:tcPr>
          <w:p w14:paraId="78D7B1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2E9952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916CED" w14:textId="77777777">
        <w:trPr>
          <w:trHeight w:val="60"/>
        </w:trPr>
        <w:tc>
          <w:tcPr>
            <w:tcW w:w="467" w:type="dxa"/>
            <w:vMerge/>
          </w:tcPr>
          <w:p w14:paraId="32A10C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3E63E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55880430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720" w:type="dxa"/>
            <w:vAlign w:val="center"/>
          </w:tcPr>
          <w:p w14:paraId="351CCA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14311F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1ADA74" w14:textId="77777777">
        <w:trPr>
          <w:trHeight w:val="302"/>
        </w:trPr>
        <w:tc>
          <w:tcPr>
            <w:tcW w:w="467" w:type="dxa"/>
            <w:vMerge/>
          </w:tcPr>
          <w:p w14:paraId="3F93AF7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488B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2CC4DBBE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bookmarkStart w:id="13" w:name="OLE_LINK14"/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bookmarkEnd w:id="13"/>
            <w:r w:rsidRPr="00D05CD2"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720" w:type="dxa"/>
            <w:vAlign w:val="center"/>
          </w:tcPr>
          <w:p w14:paraId="20C0E9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5F5B0D6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D4F7ABB" w14:textId="77777777">
        <w:trPr>
          <w:trHeight w:val="293"/>
        </w:trPr>
        <w:tc>
          <w:tcPr>
            <w:tcW w:w="467" w:type="dxa"/>
            <w:vMerge/>
          </w:tcPr>
          <w:p w14:paraId="7BDF2F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43B4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1CFCB99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720" w:type="dxa"/>
            <w:vAlign w:val="center"/>
          </w:tcPr>
          <w:p w14:paraId="7688FB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A930A3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B5C8FB6" w14:textId="77777777">
        <w:trPr>
          <w:trHeight w:val="269"/>
        </w:trPr>
        <w:tc>
          <w:tcPr>
            <w:tcW w:w="467" w:type="dxa"/>
            <w:vMerge/>
          </w:tcPr>
          <w:p w14:paraId="4B6A525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799D2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12F0BE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720" w:type="dxa"/>
            <w:vAlign w:val="center"/>
          </w:tcPr>
          <w:p w14:paraId="0F9FC0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67E0E1F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8D8AE69" w14:textId="77777777">
        <w:trPr>
          <w:trHeight w:val="1292"/>
        </w:trPr>
        <w:tc>
          <w:tcPr>
            <w:tcW w:w="467" w:type="dxa"/>
            <w:vAlign w:val="center"/>
          </w:tcPr>
          <w:p w14:paraId="0926E2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3BF592AE" w14:textId="308022AF" w:rsidR="00543D5D" w:rsidRPr="00D05CD2" w:rsidRDefault="006E20DC">
            <w:pPr>
              <w:pStyle w:val="a7"/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bookmarkStart w:id="14" w:name="OLE_LINK5"/>
            <w:del w:id="15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ins w:id="17" w:author="yaozu long" w:date="2026-01-07T21:21:00Z" w16du:dateUtc="2026-01-07T13:21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  <w:bookmarkEnd w:id="14"/>
          </w:p>
          <w:p w14:paraId="625A4D4F" w14:textId="77777777" w:rsidR="00543D5D" w:rsidRPr="00D05CD2" w:rsidRDefault="00543D5D">
            <w:pPr>
              <w:pStyle w:val="a7"/>
              <w:rPr>
                <w:sz w:val="22"/>
                <w:szCs w:val="22"/>
              </w:rPr>
            </w:pPr>
          </w:p>
          <w:p w14:paraId="3D54B082" w14:textId="2C2428B4" w:rsidR="00543D5D" w:rsidRPr="00D05CD2" w:rsidRDefault="006E20DC">
            <w:pPr>
              <w:pStyle w:val="a7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bookmarkStart w:id="18" w:name="OLE_LINK16"/>
            <w:r w:rsidR="00D05CD2" w:rsidRPr="00D05CD2" w:rsidDel="00D05CD2">
              <w:rPr>
                <w:rFonts w:ascii="Arial" w:hAnsi="Arial" w:cs="Arial" w:hint="eastAsia"/>
                <w:sz w:val="22"/>
                <w:szCs w:val="22"/>
              </w:rPr>
              <w:t xml:space="preserve"> </w:t>
            </w:r>
            <w:bookmarkEnd w:id="18"/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</w:t>
            </w:r>
          </w:p>
        </w:tc>
      </w:tr>
    </w:tbl>
    <w:p w14:paraId="7E85680A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14BD7AF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hAnsi="宋体"/>
          <w:sz w:val="22"/>
          <w:szCs w:val="22"/>
        </w:rPr>
        <w:br w:type="page"/>
      </w:r>
      <w:bookmarkStart w:id="19" w:name="OLE_LINK2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</w:t>
      </w:r>
      <w:bookmarkEnd w:id="19"/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1A694AD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4E177F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04705B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4A97C2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CAS2</w:t>
            </w:r>
          </w:p>
        </w:tc>
        <w:tc>
          <w:tcPr>
            <w:tcW w:w="850" w:type="dxa"/>
          </w:tcPr>
          <w:p w14:paraId="6AB922D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8EAF64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DC1960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4D0172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E0559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647D07D0" w14:textId="0A112F39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051</w:t>
            </w:r>
          </w:p>
        </w:tc>
      </w:tr>
      <w:tr w:rsidR="00543D5D" w:rsidRPr="00D05CD2" w14:paraId="2BFFDDE2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A1FCC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50FF15E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99BBD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40953A9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D4D843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308270F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9C08636" w14:textId="77777777">
        <w:trPr>
          <w:trHeight w:val="272"/>
        </w:trPr>
        <w:tc>
          <w:tcPr>
            <w:tcW w:w="467" w:type="dxa"/>
            <w:vMerge/>
          </w:tcPr>
          <w:p w14:paraId="2C495B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05F2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671EAD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9D45BF3" w14:textId="77777777">
        <w:trPr>
          <w:trHeight w:val="262"/>
        </w:trPr>
        <w:tc>
          <w:tcPr>
            <w:tcW w:w="467" w:type="dxa"/>
            <w:vMerge/>
          </w:tcPr>
          <w:p w14:paraId="2D9E5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C0FC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531D1B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444A7F1" w14:textId="77777777">
        <w:trPr>
          <w:trHeight w:val="231"/>
        </w:trPr>
        <w:tc>
          <w:tcPr>
            <w:tcW w:w="467" w:type="dxa"/>
            <w:vMerge/>
          </w:tcPr>
          <w:p w14:paraId="687777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8854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D5E47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73043FB0" w14:textId="77777777">
        <w:trPr>
          <w:trHeight w:val="207"/>
        </w:trPr>
        <w:tc>
          <w:tcPr>
            <w:tcW w:w="467" w:type="dxa"/>
            <w:vMerge/>
          </w:tcPr>
          <w:p w14:paraId="3D6399B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6F0C9C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645CEB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4E601C49" w14:textId="77777777">
        <w:trPr>
          <w:trHeight w:val="311"/>
        </w:trPr>
        <w:tc>
          <w:tcPr>
            <w:tcW w:w="467" w:type="dxa"/>
            <w:vMerge/>
          </w:tcPr>
          <w:p w14:paraId="64F7DC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CB84A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3AF7A1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06FDE7FA" w14:textId="77777777">
        <w:trPr>
          <w:trHeight w:val="201"/>
        </w:trPr>
        <w:tc>
          <w:tcPr>
            <w:tcW w:w="467" w:type="dxa"/>
            <w:vMerge/>
          </w:tcPr>
          <w:p w14:paraId="56328E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21F11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442573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0D8C56A8" w14:textId="77777777">
        <w:trPr>
          <w:trHeight w:val="201"/>
        </w:trPr>
        <w:tc>
          <w:tcPr>
            <w:tcW w:w="467" w:type="dxa"/>
            <w:vMerge/>
          </w:tcPr>
          <w:p w14:paraId="75281F1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94D7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2AD33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586448F" w14:textId="77777777">
        <w:trPr>
          <w:trHeight w:val="167"/>
        </w:trPr>
        <w:tc>
          <w:tcPr>
            <w:tcW w:w="467" w:type="dxa"/>
            <w:vMerge/>
          </w:tcPr>
          <w:p w14:paraId="24E797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BE540D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B43B5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277BED56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54D1D1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C296E0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653365D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7C38FE3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181FAF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DABB40C" w14:textId="77777777">
        <w:trPr>
          <w:trHeight w:val="149"/>
        </w:trPr>
        <w:tc>
          <w:tcPr>
            <w:tcW w:w="467" w:type="dxa"/>
            <w:vMerge/>
          </w:tcPr>
          <w:p w14:paraId="32432D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3452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50EEC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EBC5E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794C05D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BRK_COPLT_PED_FAIL</w:t>
            </w:r>
          </w:p>
        </w:tc>
      </w:tr>
      <w:tr w:rsidR="00543D5D" w:rsidRPr="00D05CD2" w14:paraId="671C3534" w14:textId="77777777">
        <w:trPr>
          <w:trHeight w:val="309"/>
        </w:trPr>
        <w:tc>
          <w:tcPr>
            <w:tcW w:w="467" w:type="dxa"/>
            <w:vMerge/>
          </w:tcPr>
          <w:p w14:paraId="7A26F3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F4E5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5A0074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23DE2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3263D6B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BRK_NML_NO_DISPATCH</w:t>
            </w:r>
          </w:p>
        </w:tc>
      </w:tr>
      <w:tr w:rsidR="00543D5D" w:rsidRPr="00D05CD2" w14:paraId="5AADA0A5" w14:textId="77777777">
        <w:trPr>
          <w:trHeight w:val="285"/>
        </w:trPr>
        <w:tc>
          <w:tcPr>
            <w:tcW w:w="467" w:type="dxa"/>
            <w:vMerge/>
          </w:tcPr>
          <w:p w14:paraId="44DA1C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AAB5C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D4DBF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53A59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B72D68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BCMU_TIRE_PR_FAIL</w:t>
            </w:r>
          </w:p>
        </w:tc>
      </w:tr>
      <w:tr w:rsidR="00543D5D" w:rsidRPr="00D05CD2" w14:paraId="508F8576" w14:textId="77777777">
        <w:trPr>
          <w:trHeight w:val="275"/>
        </w:trPr>
        <w:tc>
          <w:tcPr>
            <w:tcW w:w="467" w:type="dxa"/>
            <w:vMerge/>
          </w:tcPr>
          <w:p w14:paraId="4C0883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9F2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23F73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10B78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 w14:paraId="2AFBDCC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bookmarkStart w:id="20" w:name="OLE_LINK1"/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bookmarkEnd w:id="20"/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1FB1FD21" w14:textId="77777777">
        <w:trPr>
          <w:trHeight w:val="90"/>
        </w:trPr>
        <w:tc>
          <w:tcPr>
            <w:tcW w:w="467" w:type="dxa"/>
            <w:vMerge/>
          </w:tcPr>
          <w:p w14:paraId="05B1637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D9A2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99713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0CCD5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3FED2EB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bookmarkStart w:id="21" w:name="OLE_LINK6"/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bookmarkEnd w:id="21"/>
            <w:r w:rsidRPr="00D05CD2">
              <w:rPr>
                <w:rFonts w:ascii="宋体" w:hAnsi="宋体" w:cs="Arial"/>
                <w:sz w:val="22"/>
                <w:szCs w:val="22"/>
              </w:rPr>
              <w:t>TIRE_PR_ADVY</w:t>
            </w:r>
          </w:p>
        </w:tc>
      </w:tr>
      <w:tr w:rsidR="00543D5D" w:rsidRPr="00D05CD2" w14:paraId="5989353C" w14:textId="77777777">
        <w:trPr>
          <w:trHeight w:val="40"/>
        </w:trPr>
        <w:tc>
          <w:tcPr>
            <w:tcW w:w="467" w:type="dxa"/>
            <w:vMerge/>
          </w:tcPr>
          <w:p w14:paraId="3D0E07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7DFE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89445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B7552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D39E76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72A7168D" w14:textId="77777777">
        <w:trPr>
          <w:trHeight w:val="244"/>
        </w:trPr>
        <w:tc>
          <w:tcPr>
            <w:tcW w:w="467" w:type="dxa"/>
            <w:vMerge/>
          </w:tcPr>
          <w:p w14:paraId="4120F7C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372B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7A5F9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E6822C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C0941E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49F86950" w14:textId="77777777">
        <w:trPr>
          <w:trHeight w:val="235"/>
        </w:trPr>
        <w:tc>
          <w:tcPr>
            <w:tcW w:w="467" w:type="dxa"/>
            <w:vMerge/>
          </w:tcPr>
          <w:p w14:paraId="6727AA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C6D6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35225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0C800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 w14:paraId="53081A2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BC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M</w:t>
            </w:r>
            <w:r w:rsidRPr="00D05CD2">
              <w:rPr>
                <w:rFonts w:ascii="宋体" w:hAnsi="宋体" w:cs="Arial"/>
                <w:sz w:val="22"/>
                <w:szCs w:val="22"/>
              </w:rPr>
              <w:t>U_CTR_STATUS</w:t>
            </w:r>
          </w:p>
        </w:tc>
      </w:tr>
      <w:tr w:rsidR="00543D5D" w:rsidRPr="00D05CD2" w14:paraId="36ACA420" w14:textId="77777777">
        <w:trPr>
          <w:trHeight w:val="225"/>
        </w:trPr>
        <w:tc>
          <w:tcPr>
            <w:tcW w:w="467" w:type="dxa"/>
            <w:vMerge/>
          </w:tcPr>
          <w:p w14:paraId="04F1B8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424C2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6B42844C" w14:textId="504D638A" w:rsidR="00543D5D" w:rsidRPr="00D05CD2" w:rsidRDefault="00987934">
            <w:pPr>
              <w:rPr>
                <w:sz w:val="22"/>
                <w:szCs w:val="22"/>
              </w:rPr>
            </w:pPr>
            <w:bookmarkStart w:id="22" w:name="OLE_LINK23"/>
            <w:r>
              <w:rPr>
                <w:rFonts w:hint="eastAsia"/>
                <w:sz w:val="22"/>
                <w:szCs w:val="22"/>
              </w:rPr>
              <w:t>SDI</w:t>
            </w:r>
            <w:bookmarkEnd w:id="22"/>
          </w:p>
        </w:tc>
        <w:tc>
          <w:tcPr>
            <w:tcW w:w="720" w:type="dxa"/>
            <w:vAlign w:val="center"/>
          </w:tcPr>
          <w:p w14:paraId="7368CF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1ABF51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263BD34" w14:textId="77777777">
        <w:trPr>
          <w:trHeight w:val="215"/>
        </w:trPr>
        <w:tc>
          <w:tcPr>
            <w:tcW w:w="467" w:type="dxa"/>
            <w:vMerge/>
          </w:tcPr>
          <w:p w14:paraId="709595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261D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1F585448" w14:textId="43F08A10" w:rsidR="00543D5D" w:rsidRPr="00D05CD2" w:rsidRDefault="0098793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7F265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 w14:paraId="47DD5AA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79F615" w14:textId="77777777">
        <w:trPr>
          <w:trHeight w:val="294"/>
        </w:trPr>
        <w:tc>
          <w:tcPr>
            <w:tcW w:w="467" w:type="dxa"/>
            <w:vMerge/>
          </w:tcPr>
          <w:p w14:paraId="00614EF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AA5DD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4EF0E58E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23" w:name="OLE_LINK15"/>
            <w:bookmarkStart w:id="24" w:name="OLE_LINK21"/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bookmarkEnd w:id="23"/>
            <w:r w:rsidRPr="00D05CD2">
              <w:rPr>
                <w:rFonts w:ascii="宋体" w:hAnsi="宋体" w:cs="Arial"/>
                <w:sz w:val="22"/>
                <w:szCs w:val="22"/>
              </w:rPr>
              <w:t>AUTO_BRK_FAIL</w:t>
            </w:r>
            <w:bookmarkEnd w:id="24"/>
          </w:p>
        </w:tc>
        <w:tc>
          <w:tcPr>
            <w:tcW w:w="720" w:type="dxa"/>
            <w:vAlign w:val="center"/>
          </w:tcPr>
          <w:p w14:paraId="4CEF3A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1E17AA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DC87FE" w14:textId="77777777">
        <w:trPr>
          <w:trHeight w:val="47"/>
        </w:trPr>
        <w:tc>
          <w:tcPr>
            <w:tcW w:w="467" w:type="dxa"/>
            <w:vMerge/>
          </w:tcPr>
          <w:p w14:paraId="7E1B0F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4EE2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242CD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AUTO_BRK_LO</w:t>
            </w:r>
          </w:p>
        </w:tc>
        <w:tc>
          <w:tcPr>
            <w:tcW w:w="720" w:type="dxa"/>
            <w:vAlign w:val="center"/>
          </w:tcPr>
          <w:p w14:paraId="4CD503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51CB5CD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bookmarkStart w:id="25" w:name="OLE_LINK7"/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  <w:bookmarkEnd w:id="25"/>
          </w:p>
        </w:tc>
      </w:tr>
      <w:tr w:rsidR="00543D5D" w:rsidRPr="00D05CD2" w14:paraId="20ACCC44" w14:textId="77777777">
        <w:trPr>
          <w:trHeight w:val="60"/>
        </w:trPr>
        <w:tc>
          <w:tcPr>
            <w:tcW w:w="467" w:type="dxa"/>
            <w:vMerge/>
          </w:tcPr>
          <w:p w14:paraId="10E3FE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6501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3F016844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MED</w:t>
            </w:r>
          </w:p>
        </w:tc>
        <w:tc>
          <w:tcPr>
            <w:tcW w:w="720" w:type="dxa"/>
            <w:vAlign w:val="center"/>
          </w:tcPr>
          <w:p w14:paraId="59AE13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432AAD7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4AF5E1" w14:textId="77777777">
        <w:trPr>
          <w:trHeight w:val="302"/>
        </w:trPr>
        <w:tc>
          <w:tcPr>
            <w:tcW w:w="467" w:type="dxa"/>
            <w:vMerge/>
          </w:tcPr>
          <w:p w14:paraId="2D02ECF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E198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1179CE02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HI</w:t>
            </w:r>
          </w:p>
        </w:tc>
        <w:tc>
          <w:tcPr>
            <w:tcW w:w="720" w:type="dxa"/>
            <w:vAlign w:val="center"/>
          </w:tcPr>
          <w:p w14:paraId="1F511B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C4B1C1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DA3EF19" w14:textId="77777777">
        <w:trPr>
          <w:trHeight w:val="293"/>
        </w:trPr>
        <w:tc>
          <w:tcPr>
            <w:tcW w:w="467" w:type="dxa"/>
            <w:vMerge/>
          </w:tcPr>
          <w:p w14:paraId="66EA41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8E9A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705EC53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RTO</w:t>
            </w:r>
          </w:p>
        </w:tc>
        <w:tc>
          <w:tcPr>
            <w:tcW w:w="720" w:type="dxa"/>
            <w:vAlign w:val="center"/>
          </w:tcPr>
          <w:p w14:paraId="31DEBD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1D32D5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3F52107" w14:textId="77777777">
        <w:trPr>
          <w:trHeight w:val="269"/>
        </w:trPr>
        <w:tc>
          <w:tcPr>
            <w:tcW w:w="467" w:type="dxa"/>
            <w:vMerge/>
          </w:tcPr>
          <w:p w14:paraId="384AB36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BE977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7D1797EA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BRK_PLT_PED_FAIL</w:t>
            </w:r>
          </w:p>
        </w:tc>
        <w:tc>
          <w:tcPr>
            <w:tcW w:w="720" w:type="dxa"/>
            <w:vAlign w:val="center"/>
          </w:tcPr>
          <w:p w14:paraId="1C465DE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C3ECE9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F7D115A" w14:textId="77777777">
        <w:trPr>
          <w:trHeight w:val="1292"/>
        </w:trPr>
        <w:tc>
          <w:tcPr>
            <w:tcW w:w="467" w:type="dxa"/>
            <w:vAlign w:val="center"/>
          </w:tcPr>
          <w:p w14:paraId="2A1AF91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4B447049" w14:textId="3EBF5BC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26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7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ins w:id="28" w:author="yaozu long" w:date="2026-01-07T21:26:00Z" w16du:dateUtc="2026-01-07T13:26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616488F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FBC1428" w14:textId="48160F8B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2901C7AD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bookmarkEnd w:id="7"/>
    <w:p w14:paraId="0E0DDF26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bookmarkEnd w:id="8"/>
    <w:p w14:paraId="2B88913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ARINC429数据字3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EC593B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0B53D1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29" w:name="OLE_LINK8"/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4484B6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0CB4653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左内主轮速</w:t>
            </w:r>
          </w:p>
        </w:tc>
        <w:tc>
          <w:tcPr>
            <w:tcW w:w="850" w:type="dxa"/>
          </w:tcPr>
          <w:p w14:paraId="50C3FAC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73AF96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BE21E84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7509650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F8AF8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2A665B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004</w:t>
            </w:r>
          </w:p>
        </w:tc>
      </w:tr>
      <w:tr w:rsidR="00543D5D" w:rsidRPr="00D05CD2" w14:paraId="006BA64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E81ED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1201D3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59753B8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2B498D8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59CE69C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信号类型</w:t>
            </w:r>
          </w:p>
        </w:tc>
        <w:tc>
          <w:tcPr>
            <w:tcW w:w="6621" w:type="dxa"/>
            <w:gridSpan w:val="6"/>
          </w:tcPr>
          <w:p w14:paraId="6EA6E2C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6A5B6685" w14:textId="77777777">
        <w:trPr>
          <w:trHeight w:val="272"/>
        </w:trPr>
        <w:tc>
          <w:tcPr>
            <w:tcW w:w="467" w:type="dxa"/>
            <w:vMerge/>
          </w:tcPr>
          <w:p w14:paraId="55206F5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E7904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F35B9B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C19A633" w14:textId="77777777">
        <w:trPr>
          <w:trHeight w:val="262"/>
        </w:trPr>
        <w:tc>
          <w:tcPr>
            <w:tcW w:w="467" w:type="dxa"/>
            <w:vMerge/>
          </w:tcPr>
          <w:p w14:paraId="096D69E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F7B8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9C6D7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BF8557E" w14:textId="77777777">
        <w:trPr>
          <w:trHeight w:val="231"/>
        </w:trPr>
        <w:tc>
          <w:tcPr>
            <w:tcW w:w="467" w:type="dxa"/>
            <w:vMerge/>
          </w:tcPr>
          <w:p w14:paraId="4808A79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21AD8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02AFA4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174E3E7" w14:textId="77777777">
        <w:trPr>
          <w:trHeight w:val="207"/>
        </w:trPr>
        <w:tc>
          <w:tcPr>
            <w:tcW w:w="467" w:type="dxa"/>
            <w:vMerge/>
          </w:tcPr>
          <w:p w14:paraId="775944A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30" w:name="_Hlk209601919"/>
          </w:p>
        </w:tc>
        <w:tc>
          <w:tcPr>
            <w:tcW w:w="1434" w:type="dxa"/>
            <w:gridSpan w:val="2"/>
            <w:vAlign w:val="center"/>
          </w:tcPr>
          <w:p w14:paraId="7E3FA8F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BBC66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0612F7DC" w14:textId="77777777">
        <w:trPr>
          <w:trHeight w:val="311"/>
        </w:trPr>
        <w:tc>
          <w:tcPr>
            <w:tcW w:w="467" w:type="dxa"/>
            <w:vMerge/>
          </w:tcPr>
          <w:p w14:paraId="652FFF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332773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9767D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196D6A38" w14:textId="77777777">
        <w:trPr>
          <w:trHeight w:val="201"/>
        </w:trPr>
        <w:tc>
          <w:tcPr>
            <w:tcW w:w="467" w:type="dxa"/>
            <w:vMerge/>
          </w:tcPr>
          <w:p w14:paraId="028B5F1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7BE19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ABC7B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bookmarkEnd w:id="30"/>
      <w:tr w:rsidR="00543D5D" w:rsidRPr="00D05CD2" w14:paraId="71AE6FC7" w14:textId="77777777">
        <w:trPr>
          <w:trHeight w:val="201"/>
        </w:trPr>
        <w:tc>
          <w:tcPr>
            <w:tcW w:w="467" w:type="dxa"/>
            <w:vMerge/>
          </w:tcPr>
          <w:p w14:paraId="6528C2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788F7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175088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26884AB9" w14:textId="77777777">
        <w:trPr>
          <w:trHeight w:val="167"/>
        </w:trPr>
        <w:tc>
          <w:tcPr>
            <w:tcW w:w="467" w:type="dxa"/>
            <w:vMerge/>
          </w:tcPr>
          <w:p w14:paraId="7072CB5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0851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42E0A25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4D898AA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E7AC2B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749FF50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E30110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7AC04C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023A33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B8ECB17" w14:textId="77777777">
        <w:trPr>
          <w:trHeight w:val="149"/>
        </w:trPr>
        <w:tc>
          <w:tcPr>
            <w:tcW w:w="467" w:type="dxa"/>
            <w:vMerge/>
          </w:tcPr>
          <w:p w14:paraId="3CC65D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D5AD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397A5C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C433D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2DD76E8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DDAEB8A" w14:textId="77777777">
        <w:trPr>
          <w:trHeight w:val="309"/>
        </w:trPr>
        <w:tc>
          <w:tcPr>
            <w:tcW w:w="467" w:type="dxa"/>
            <w:vMerge/>
          </w:tcPr>
          <w:p w14:paraId="06FE8B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5EBB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6120FB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EE5D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63C6400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15606B1" w14:textId="77777777">
        <w:trPr>
          <w:trHeight w:val="285"/>
        </w:trPr>
        <w:tc>
          <w:tcPr>
            <w:tcW w:w="467" w:type="dxa"/>
            <w:vMerge/>
          </w:tcPr>
          <w:p w14:paraId="7EA0544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31C9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790C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61F6EA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08ADAD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8E94B0" w14:textId="77777777">
        <w:trPr>
          <w:trHeight w:val="275"/>
        </w:trPr>
        <w:tc>
          <w:tcPr>
            <w:tcW w:w="467" w:type="dxa"/>
            <w:vMerge/>
          </w:tcPr>
          <w:p w14:paraId="6531DC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047A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27DF09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753BB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F11B67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B56942B" w14:textId="77777777">
        <w:trPr>
          <w:trHeight w:val="265"/>
        </w:trPr>
        <w:tc>
          <w:tcPr>
            <w:tcW w:w="467" w:type="dxa"/>
            <w:vMerge/>
          </w:tcPr>
          <w:p w14:paraId="1F6269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AD81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14C04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50112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734E793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B790C65" w14:textId="77777777">
        <w:trPr>
          <w:trHeight w:val="255"/>
        </w:trPr>
        <w:tc>
          <w:tcPr>
            <w:tcW w:w="467" w:type="dxa"/>
            <w:vMerge/>
          </w:tcPr>
          <w:p w14:paraId="197007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5EDE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D4D72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D50CF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224704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1ACDFE" w14:textId="77777777">
        <w:trPr>
          <w:trHeight w:val="244"/>
        </w:trPr>
        <w:tc>
          <w:tcPr>
            <w:tcW w:w="467" w:type="dxa"/>
            <w:vMerge/>
          </w:tcPr>
          <w:p w14:paraId="1BFAB64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11E2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FBAF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F4BD1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CF98D5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5E2A47" w14:textId="77777777">
        <w:trPr>
          <w:trHeight w:val="235"/>
        </w:trPr>
        <w:tc>
          <w:tcPr>
            <w:tcW w:w="467" w:type="dxa"/>
            <w:vMerge/>
          </w:tcPr>
          <w:p w14:paraId="1C4D3EB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3009B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D8E0D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BF157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412C7D5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B814D4" w14:textId="77777777">
        <w:trPr>
          <w:trHeight w:val="225"/>
        </w:trPr>
        <w:tc>
          <w:tcPr>
            <w:tcW w:w="467" w:type="dxa"/>
            <w:vMerge/>
          </w:tcPr>
          <w:p w14:paraId="0286E94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2333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17EC416" w14:textId="7DED54FC" w:rsidR="00543D5D" w:rsidRPr="00D05CD2" w:rsidRDefault="0098793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0443F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5794559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6C7565" w14:textId="77777777">
        <w:trPr>
          <w:trHeight w:val="215"/>
        </w:trPr>
        <w:tc>
          <w:tcPr>
            <w:tcW w:w="467" w:type="dxa"/>
            <w:vMerge/>
          </w:tcPr>
          <w:p w14:paraId="70E073C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D61C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08ECA62" w14:textId="14E24B33" w:rsidR="00543D5D" w:rsidRPr="00D05CD2" w:rsidRDefault="0098793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79A92B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60C930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F4FA31" w14:textId="77777777">
        <w:trPr>
          <w:trHeight w:val="294"/>
        </w:trPr>
        <w:tc>
          <w:tcPr>
            <w:tcW w:w="467" w:type="dxa"/>
            <w:vMerge/>
          </w:tcPr>
          <w:p w14:paraId="00DCAC4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227F0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7507B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EA55E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28EAFBD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4BB1B0F" w14:textId="77777777">
        <w:trPr>
          <w:trHeight w:val="47"/>
        </w:trPr>
        <w:tc>
          <w:tcPr>
            <w:tcW w:w="467" w:type="dxa"/>
            <w:vMerge/>
          </w:tcPr>
          <w:p w14:paraId="623CBC6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7F805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349E6FB8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31" w:name="OLE_LINK20"/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  <w:bookmarkEnd w:id="31"/>
          </w:p>
        </w:tc>
        <w:tc>
          <w:tcPr>
            <w:tcW w:w="720" w:type="dxa"/>
            <w:vAlign w:val="center"/>
          </w:tcPr>
          <w:p w14:paraId="3495FC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69B989A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BD68D25" w14:textId="77777777">
        <w:trPr>
          <w:trHeight w:val="60"/>
        </w:trPr>
        <w:tc>
          <w:tcPr>
            <w:tcW w:w="467" w:type="dxa"/>
            <w:vMerge/>
          </w:tcPr>
          <w:p w14:paraId="0ECA1E2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88E5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20BE2E46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E3B5C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1A3B7ED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EF9762" w14:textId="77777777">
        <w:trPr>
          <w:trHeight w:val="302"/>
        </w:trPr>
        <w:tc>
          <w:tcPr>
            <w:tcW w:w="467" w:type="dxa"/>
            <w:vMerge/>
          </w:tcPr>
          <w:p w14:paraId="105A33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DEBA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55D54F1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D0BF0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599B93D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69AE43D" w14:textId="77777777">
        <w:trPr>
          <w:trHeight w:val="293"/>
        </w:trPr>
        <w:tc>
          <w:tcPr>
            <w:tcW w:w="467" w:type="dxa"/>
            <w:vMerge/>
          </w:tcPr>
          <w:p w14:paraId="2C1CC3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B809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52E2645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88EEC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427AF6C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FF2EF8C" w14:textId="77777777">
        <w:trPr>
          <w:trHeight w:val="269"/>
        </w:trPr>
        <w:tc>
          <w:tcPr>
            <w:tcW w:w="467" w:type="dxa"/>
            <w:vMerge/>
          </w:tcPr>
          <w:p w14:paraId="6376C56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40D30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4C6CF89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4090A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155B9B2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8CBC345" w14:textId="77777777">
        <w:trPr>
          <w:trHeight w:val="1292"/>
        </w:trPr>
        <w:tc>
          <w:tcPr>
            <w:tcW w:w="467" w:type="dxa"/>
            <w:vAlign w:val="center"/>
          </w:tcPr>
          <w:p w14:paraId="3D565C6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56C75072" w14:textId="4E31CB9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32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33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B724474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2DB43C4" w14:textId="0A0C8E96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  <w:bookmarkEnd w:id="29"/>
    </w:tbl>
    <w:p w14:paraId="4D544E4F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28423C3A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34" w:name="OLE_LINK18"/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970A205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bookmarkEnd w:id="34"/>
          <w:p w14:paraId="43E7319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2EA4F52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D7D6F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左外主轮速</w:t>
            </w:r>
          </w:p>
        </w:tc>
        <w:tc>
          <w:tcPr>
            <w:tcW w:w="850" w:type="dxa"/>
          </w:tcPr>
          <w:p w14:paraId="10E5976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0614F46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695F3B1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B54245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C01C8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4C7B1B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005</w:t>
            </w:r>
          </w:p>
        </w:tc>
      </w:tr>
      <w:tr w:rsidR="00543D5D" w:rsidRPr="00D05CD2" w14:paraId="6101EFBF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7D50C80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B4833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F788C4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025352A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776D9B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2CB3519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46314A0" w14:textId="77777777">
        <w:trPr>
          <w:trHeight w:val="272"/>
        </w:trPr>
        <w:tc>
          <w:tcPr>
            <w:tcW w:w="467" w:type="dxa"/>
            <w:vMerge/>
          </w:tcPr>
          <w:p w14:paraId="1505E39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DFDD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917872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45F665E" w14:textId="77777777">
        <w:trPr>
          <w:trHeight w:val="262"/>
        </w:trPr>
        <w:tc>
          <w:tcPr>
            <w:tcW w:w="467" w:type="dxa"/>
            <w:vMerge/>
          </w:tcPr>
          <w:p w14:paraId="739A007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C216E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02107E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194CE9D" w14:textId="77777777">
        <w:trPr>
          <w:trHeight w:val="231"/>
        </w:trPr>
        <w:tc>
          <w:tcPr>
            <w:tcW w:w="467" w:type="dxa"/>
            <w:vMerge/>
          </w:tcPr>
          <w:p w14:paraId="2BDC3A7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DA50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CDBA0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196AC80" w14:textId="77777777">
        <w:trPr>
          <w:trHeight w:val="207"/>
        </w:trPr>
        <w:tc>
          <w:tcPr>
            <w:tcW w:w="467" w:type="dxa"/>
            <w:vMerge/>
          </w:tcPr>
          <w:p w14:paraId="46353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E4970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9EC11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2AF7011D" w14:textId="77777777">
        <w:trPr>
          <w:trHeight w:val="311"/>
        </w:trPr>
        <w:tc>
          <w:tcPr>
            <w:tcW w:w="467" w:type="dxa"/>
            <w:vMerge/>
          </w:tcPr>
          <w:p w14:paraId="284661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68F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519A3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A98A377" w14:textId="77777777">
        <w:trPr>
          <w:trHeight w:val="201"/>
        </w:trPr>
        <w:tc>
          <w:tcPr>
            <w:tcW w:w="467" w:type="dxa"/>
            <w:vMerge/>
          </w:tcPr>
          <w:p w14:paraId="5441D5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60D7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631639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2km/h</w:t>
            </w:r>
          </w:p>
        </w:tc>
      </w:tr>
      <w:tr w:rsidR="00543D5D" w:rsidRPr="00D05CD2" w14:paraId="3C7C5131" w14:textId="77777777" w:rsidTr="00D05CD2">
        <w:trPr>
          <w:trHeight w:val="90"/>
        </w:trPr>
        <w:tc>
          <w:tcPr>
            <w:tcW w:w="467" w:type="dxa"/>
            <w:vMerge/>
          </w:tcPr>
          <w:p w14:paraId="28A850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94E78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6FAC1A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58D2179" w14:textId="77777777">
        <w:trPr>
          <w:trHeight w:val="167"/>
        </w:trPr>
        <w:tc>
          <w:tcPr>
            <w:tcW w:w="467" w:type="dxa"/>
            <w:vMerge/>
          </w:tcPr>
          <w:p w14:paraId="3D4357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6A84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7B06A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21AA759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5000596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</w:t>
            </w: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8" w:type="dxa"/>
            <w:vAlign w:val="center"/>
          </w:tcPr>
          <w:p w14:paraId="22443E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128312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7271A0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5A276B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26703D1C" w14:textId="77777777">
        <w:trPr>
          <w:trHeight w:val="149"/>
        </w:trPr>
        <w:tc>
          <w:tcPr>
            <w:tcW w:w="467" w:type="dxa"/>
            <w:vMerge/>
          </w:tcPr>
          <w:p w14:paraId="20B3B7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C817C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6A2627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2ED9E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6EB72CA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6AC9A6" w14:textId="77777777">
        <w:trPr>
          <w:trHeight w:val="309"/>
        </w:trPr>
        <w:tc>
          <w:tcPr>
            <w:tcW w:w="467" w:type="dxa"/>
            <w:vMerge/>
          </w:tcPr>
          <w:p w14:paraId="323798B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55A70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025B6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91218A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2E373CF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0A21C87" w14:textId="77777777">
        <w:trPr>
          <w:trHeight w:val="285"/>
        </w:trPr>
        <w:tc>
          <w:tcPr>
            <w:tcW w:w="467" w:type="dxa"/>
            <w:vMerge/>
          </w:tcPr>
          <w:p w14:paraId="063AE42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174F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D087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A9611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3B70241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E0C044" w14:textId="77777777">
        <w:trPr>
          <w:trHeight w:val="275"/>
        </w:trPr>
        <w:tc>
          <w:tcPr>
            <w:tcW w:w="467" w:type="dxa"/>
            <w:vMerge/>
          </w:tcPr>
          <w:p w14:paraId="45FDFE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25A07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60C927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9999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4CC572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1D9AB2" w14:textId="77777777">
        <w:trPr>
          <w:trHeight w:val="265"/>
        </w:trPr>
        <w:tc>
          <w:tcPr>
            <w:tcW w:w="467" w:type="dxa"/>
            <w:vMerge/>
          </w:tcPr>
          <w:p w14:paraId="64DB830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44593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4B5A5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72C94A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D082E3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3D784EF" w14:textId="77777777">
        <w:trPr>
          <w:trHeight w:val="255"/>
        </w:trPr>
        <w:tc>
          <w:tcPr>
            <w:tcW w:w="467" w:type="dxa"/>
            <w:vMerge/>
          </w:tcPr>
          <w:p w14:paraId="5FDF51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4241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2FCBA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EA6E1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2660669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CF66765" w14:textId="77777777">
        <w:trPr>
          <w:trHeight w:val="244"/>
        </w:trPr>
        <w:tc>
          <w:tcPr>
            <w:tcW w:w="467" w:type="dxa"/>
            <w:vMerge/>
          </w:tcPr>
          <w:p w14:paraId="3B6490F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8D36C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0BA4B1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A605E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7F826C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937BA6" w14:textId="77777777">
        <w:trPr>
          <w:trHeight w:val="235"/>
        </w:trPr>
        <w:tc>
          <w:tcPr>
            <w:tcW w:w="467" w:type="dxa"/>
            <w:vMerge/>
          </w:tcPr>
          <w:p w14:paraId="1C9D05A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79032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5AB760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BDA20A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BAC676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A1B2CD" w14:textId="77777777">
        <w:trPr>
          <w:trHeight w:val="225"/>
        </w:trPr>
        <w:tc>
          <w:tcPr>
            <w:tcW w:w="467" w:type="dxa"/>
            <w:vMerge/>
          </w:tcPr>
          <w:p w14:paraId="6C5DA5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750F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2EBCCD3A" w14:textId="486B9C8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274BE03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1FC5D85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014F1B" w14:textId="77777777">
        <w:trPr>
          <w:trHeight w:val="215"/>
        </w:trPr>
        <w:tc>
          <w:tcPr>
            <w:tcW w:w="467" w:type="dxa"/>
            <w:vMerge/>
          </w:tcPr>
          <w:p w14:paraId="767359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D0CE4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C7355F1" w14:textId="2FE3759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19DFCD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5832FA5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F33DD1" w14:textId="77777777">
        <w:trPr>
          <w:trHeight w:val="294"/>
        </w:trPr>
        <w:tc>
          <w:tcPr>
            <w:tcW w:w="467" w:type="dxa"/>
            <w:vMerge/>
          </w:tcPr>
          <w:p w14:paraId="1A531D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0E88A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E574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48A0D9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1CB08A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0DC285" w14:textId="77777777">
        <w:trPr>
          <w:trHeight w:val="47"/>
        </w:trPr>
        <w:tc>
          <w:tcPr>
            <w:tcW w:w="467" w:type="dxa"/>
            <w:vMerge/>
          </w:tcPr>
          <w:p w14:paraId="659ACF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FEC73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D82CC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5BF5FB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4DB6FED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F87885" w14:textId="77777777">
        <w:trPr>
          <w:trHeight w:val="60"/>
        </w:trPr>
        <w:tc>
          <w:tcPr>
            <w:tcW w:w="467" w:type="dxa"/>
            <w:vMerge/>
          </w:tcPr>
          <w:p w14:paraId="52C95C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2D4CF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18BE4A76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FCC12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660420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DE3EB2" w14:textId="77777777">
        <w:trPr>
          <w:trHeight w:val="302"/>
        </w:trPr>
        <w:tc>
          <w:tcPr>
            <w:tcW w:w="467" w:type="dxa"/>
            <w:vMerge/>
          </w:tcPr>
          <w:p w14:paraId="0EAA2AC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95A8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4E0A78E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24FEA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34F17C1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F75397A" w14:textId="77777777">
        <w:trPr>
          <w:trHeight w:val="293"/>
        </w:trPr>
        <w:tc>
          <w:tcPr>
            <w:tcW w:w="467" w:type="dxa"/>
            <w:vMerge/>
          </w:tcPr>
          <w:p w14:paraId="2A1C9E7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92CC2A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0D10F6B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CCE024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810292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E3CD1D1" w14:textId="77777777">
        <w:trPr>
          <w:trHeight w:val="269"/>
        </w:trPr>
        <w:tc>
          <w:tcPr>
            <w:tcW w:w="467" w:type="dxa"/>
            <w:vMerge/>
          </w:tcPr>
          <w:p w14:paraId="6EEAA9F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67A1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0E42F7D2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3FC25A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C2F3A0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E961C2A" w14:textId="77777777">
        <w:trPr>
          <w:trHeight w:val="1292"/>
        </w:trPr>
        <w:tc>
          <w:tcPr>
            <w:tcW w:w="467" w:type="dxa"/>
            <w:vAlign w:val="center"/>
          </w:tcPr>
          <w:p w14:paraId="1ED7CA0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73779B80" w14:textId="675B82C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35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3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1A8D21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CC548B3" w14:textId="247E23E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03F53A43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77865733" w14:textId="77777777" w:rsidR="00543D5D" w:rsidRPr="00D05CD2" w:rsidRDefault="00543D5D">
      <w:pPr>
        <w:rPr>
          <w:sz w:val="22"/>
          <w:szCs w:val="22"/>
        </w:rPr>
      </w:pPr>
    </w:p>
    <w:p w14:paraId="214F5924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ARINC429数据字5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417F99C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5C651A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52CC5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5463189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右内主轮速</w:t>
            </w:r>
          </w:p>
        </w:tc>
        <w:tc>
          <w:tcPr>
            <w:tcW w:w="850" w:type="dxa"/>
          </w:tcPr>
          <w:p w14:paraId="45288F8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30FA1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BCC1006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1776D8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69168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65FECB8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006</w:t>
            </w:r>
          </w:p>
        </w:tc>
      </w:tr>
      <w:tr w:rsidR="00543D5D" w:rsidRPr="00D05CD2" w14:paraId="4DB31CA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47174D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CDEAAD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0033C7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1DD63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303412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321A87C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12482FC0" w14:textId="77777777">
        <w:trPr>
          <w:trHeight w:val="272"/>
        </w:trPr>
        <w:tc>
          <w:tcPr>
            <w:tcW w:w="467" w:type="dxa"/>
            <w:vMerge/>
          </w:tcPr>
          <w:p w14:paraId="359097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74BC6A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BC9A41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9F7A82E" w14:textId="77777777">
        <w:trPr>
          <w:trHeight w:val="262"/>
        </w:trPr>
        <w:tc>
          <w:tcPr>
            <w:tcW w:w="467" w:type="dxa"/>
            <w:vMerge/>
          </w:tcPr>
          <w:p w14:paraId="6D960FD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E4AE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533AE2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B7E7DA0" w14:textId="77777777">
        <w:trPr>
          <w:trHeight w:val="231"/>
        </w:trPr>
        <w:tc>
          <w:tcPr>
            <w:tcW w:w="467" w:type="dxa"/>
            <w:vMerge/>
          </w:tcPr>
          <w:p w14:paraId="5C880B5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0CD25D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F6425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00D7338" w14:textId="77777777">
        <w:trPr>
          <w:trHeight w:val="207"/>
        </w:trPr>
        <w:tc>
          <w:tcPr>
            <w:tcW w:w="467" w:type="dxa"/>
            <w:vMerge/>
          </w:tcPr>
          <w:p w14:paraId="4997BB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12C80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6943D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55F2C533" w14:textId="77777777">
        <w:trPr>
          <w:trHeight w:val="311"/>
        </w:trPr>
        <w:tc>
          <w:tcPr>
            <w:tcW w:w="467" w:type="dxa"/>
            <w:vMerge/>
          </w:tcPr>
          <w:p w14:paraId="514457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CB1E4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1BB94A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DC39BA5" w14:textId="77777777">
        <w:trPr>
          <w:trHeight w:val="201"/>
        </w:trPr>
        <w:tc>
          <w:tcPr>
            <w:tcW w:w="467" w:type="dxa"/>
            <w:vMerge/>
          </w:tcPr>
          <w:p w14:paraId="2B13BF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2906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66F933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3164DFAB" w14:textId="77777777">
        <w:trPr>
          <w:trHeight w:val="201"/>
        </w:trPr>
        <w:tc>
          <w:tcPr>
            <w:tcW w:w="467" w:type="dxa"/>
            <w:vMerge/>
          </w:tcPr>
          <w:p w14:paraId="0719775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78697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51F499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9D492B9" w14:textId="77777777">
        <w:trPr>
          <w:trHeight w:val="167"/>
        </w:trPr>
        <w:tc>
          <w:tcPr>
            <w:tcW w:w="467" w:type="dxa"/>
            <w:vMerge/>
          </w:tcPr>
          <w:p w14:paraId="1473E6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F06A1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7025DE8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0C4F7BD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6E106D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A303D6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6A82C91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01B857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C509B0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17416FD3" w14:textId="77777777">
        <w:trPr>
          <w:trHeight w:val="149"/>
        </w:trPr>
        <w:tc>
          <w:tcPr>
            <w:tcW w:w="467" w:type="dxa"/>
            <w:vMerge/>
          </w:tcPr>
          <w:p w14:paraId="1E2B0E0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952A9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80F9D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40A380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50377D7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7E2B52" w14:textId="77777777">
        <w:trPr>
          <w:trHeight w:val="309"/>
        </w:trPr>
        <w:tc>
          <w:tcPr>
            <w:tcW w:w="467" w:type="dxa"/>
            <w:vMerge/>
          </w:tcPr>
          <w:p w14:paraId="3AE6EA1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637E85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3F1BC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81366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0E79B8D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EF1BC1D" w14:textId="77777777">
        <w:trPr>
          <w:trHeight w:val="285"/>
        </w:trPr>
        <w:tc>
          <w:tcPr>
            <w:tcW w:w="467" w:type="dxa"/>
            <w:vMerge/>
          </w:tcPr>
          <w:p w14:paraId="15DAB31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039B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3198A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CF35C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2EA2A0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39302C" w14:textId="77777777">
        <w:trPr>
          <w:trHeight w:val="275"/>
        </w:trPr>
        <w:tc>
          <w:tcPr>
            <w:tcW w:w="467" w:type="dxa"/>
            <w:vMerge/>
          </w:tcPr>
          <w:p w14:paraId="587787B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F746B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E5C7A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A4F84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EC8DD1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6B7368" w14:textId="77777777">
        <w:trPr>
          <w:trHeight w:val="265"/>
        </w:trPr>
        <w:tc>
          <w:tcPr>
            <w:tcW w:w="467" w:type="dxa"/>
            <w:vMerge/>
          </w:tcPr>
          <w:p w14:paraId="3C84A9F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F0C7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14655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6F10D0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09AF827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2D1999" w14:textId="77777777">
        <w:trPr>
          <w:trHeight w:val="255"/>
        </w:trPr>
        <w:tc>
          <w:tcPr>
            <w:tcW w:w="467" w:type="dxa"/>
            <w:vMerge/>
          </w:tcPr>
          <w:p w14:paraId="69CFD2F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B8EA9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4C8A53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C9947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24FF898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F21BCD" w14:textId="77777777">
        <w:trPr>
          <w:trHeight w:val="244"/>
        </w:trPr>
        <w:tc>
          <w:tcPr>
            <w:tcW w:w="467" w:type="dxa"/>
            <w:vMerge/>
          </w:tcPr>
          <w:p w14:paraId="5FE96D6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57DE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6F7D8C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05BE7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27F398E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FE0023" w14:textId="77777777">
        <w:trPr>
          <w:trHeight w:val="235"/>
        </w:trPr>
        <w:tc>
          <w:tcPr>
            <w:tcW w:w="467" w:type="dxa"/>
            <w:vMerge/>
          </w:tcPr>
          <w:p w14:paraId="7D6135E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7E68F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DCB71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E67F88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3FEE29E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8273DA" w14:textId="77777777">
        <w:trPr>
          <w:trHeight w:val="225"/>
        </w:trPr>
        <w:tc>
          <w:tcPr>
            <w:tcW w:w="467" w:type="dxa"/>
            <w:vMerge/>
          </w:tcPr>
          <w:p w14:paraId="232C5B1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4995E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15BC3BF" w14:textId="442225A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9D4156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55C3873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5508B8" w14:textId="77777777">
        <w:trPr>
          <w:trHeight w:val="215"/>
        </w:trPr>
        <w:tc>
          <w:tcPr>
            <w:tcW w:w="467" w:type="dxa"/>
            <w:vMerge/>
          </w:tcPr>
          <w:p w14:paraId="65AF40B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DFBF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E6DD583" w14:textId="6D0A3ED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2EC975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59B0BF3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A3047A" w14:textId="77777777">
        <w:trPr>
          <w:trHeight w:val="294"/>
        </w:trPr>
        <w:tc>
          <w:tcPr>
            <w:tcW w:w="467" w:type="dxa"/>
            <w:vMerge/>
          </w:tcPr>
          <w:p w14:paraId="5868041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E0E1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7CD304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BF894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9744BB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42FD0C5" w14:textId="77777777">
        <w:trPr>
          <w:trHeight w:val="47"/>
        </w:trPr>
        <w:tc>
          <w:tcPr>
            <w:tcW w:w="467" w:type="dxa"/>
            <w:vMerge/>
          </w:tcPr>
          <w:p w14:paraId="319148F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9C9D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7324B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7A1F6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F4EE2E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9F9DFF9" w14:textId="77777777">
        <w:trPr>
          <w:trHeight w:val="60"/>
        </w:trPr>
        <w:tc>
          <w:tcPr>
            <w:tcW w:w="467" w:type="dxa"/>
            <w:vMerge/>
          </w:tcPr>
          <w:p w14:paraId="27FD7C5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7F10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6F71EA0C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893E5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930567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D999D8" w14:textId="77777777">
        <w:trPr>
          <w:trHeight w:val="302"/>
        </w:trPr>
        <w:tc>
          <w:tcPr>
            <w:tcW w:w="467" w:type="dxa"/>
            <w:vMerge/>
          </w:tcPr>
          <w:p w14:paraId="4647D3E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91CDDC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5B06ABFC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A7457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0310E3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43ABEA9" w14:textId="77777777">
        <w:trPr>
          <w:trHeight w:val="293"/>
        </w:trPr>
        <w:tc>
          <w:tcPr>
            <w:tcW w:w="467" w:type="dxa"/>
            <w:vMerge/>
          </w:tcPr>
          <w:p w14:paraId="4C89B4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74E1F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60AEAE8D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A1DE1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5AFCD06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22051F3" w14:textId="77777777">
        <w:trPr>
          <w:trHeight w:val="269"/>
        </w:trPr>
        <w:tc>
          <w:tcPr>
            <w:tcW w:w="467" w:type="dxa"/>
            <w:vMerge/>
          </w:tcPr>
          <w:p w14:paraId="5771DC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B19C02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234A7C4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6B74C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1DC272F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111E1DA" w14:textId="77777777">
        <w:trPr>
          <w:trHeight w:val="1292"/>
        </w:trPr>
        <w:tc>
          <w:tcPr>
            <w:tcW w:w="467" w:type="dxa"/>
            <w:vAlign w:val="center"/>
          </w:tcPr>
          <w:p w14:paraId="5D219CA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C1059E0" w14:textId="3CB58F05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37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38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27C7D32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D6AFD47" w14:textId="67102B30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0F21D92D" w14:textId="77777777" w:rsidR="00543D5D" w:rsidRPr="00D05CD2" w:rsidRDefault="00543D5D">
      <w:pPr>
        <w:rPr>
          <w:sz w:val="22"/>
          <w:szCs w:val="22"/>
        </w:rPr>
      </w:pPr>
    </w:p>
    <w:p w14:paraId="0D190F49" w14:textId="77777777" w:rsidR="00543D5D" w:rsidRPr="00D05CD2" w:rsidRDefault="00543D5D">
      <w:pPr>
        <w:rPr>
          <w:sz w:val="22"/>
          <w:szCs w:val="22"/>
        </w:rPr>
      </w:pPr>
    </w:p>
    <w:p w14:paraId="45B856DE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ARINC429数据字6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BC446DD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7BF16E3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6DF172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28FAF02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右外主轮速</w:t>
            </w:r>
          </w:p>
        </w:tc>
        <w:tc>
          <w:tcPr>
            <w:tcW w:w="850" w:type="dxa"/>
          </w:tcPr>
          <w:p w14:paraId="1076987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4129EFA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0D38A9F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3DA83DD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6B425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34753C2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007</w:t>
            </w:r>
          </w:p>
        </w:tc>
      </w:tr>
      <w:tr w:rsidR="00543D5D" w:rsidRPr="00D05CD2" w14:paraId="6E1D3B08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F91520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6EB2AA2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EFF9DC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7677E7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9CC438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7ECFC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1C525932" w14:textId="77777777">
        <w:trPr>
          <w:trHeight w:val="272"/>
        </w:trPr>
        <w:tc>
          <w:tcPr>
            <w:tcW w:w="467" w:type="dxa"/>
            <w:vMerge/>
          </w:tcPr>
          <w:p w14:paraId="4D7F433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C13C9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16A2B6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6E919E9" w14:textId="77777777">
        <w:trPr>
          <w:trHeight w:val="262"/>
        </w:trPr>
        <w:tc>
          <w:tcPr>
            <w:tcW w:w="467" w:type="dxa"/>
            <w:vMerge/>
          </w:tcPr>
          <w:p w14:paraId="002569F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ED87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567D9F0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97DF0AC" w14:textId="77777777">
        <w:trPr>
          <w:trHeight w:val="231"/>
        </w:trPr>
        <w:tc>
          <w:tcPr>
            <w:tcW w:w="467" w:type="dxa"/>
            <w:vMerge/>
          </w:tcPr>
          <w:p w14:paraId="451FF79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B6166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7FB94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03AD3F6B" w14:textId="77777777">
        <w:trPr>
          <w:trHeight w:val="207"/>
        </w:trPr>
        <w:tc>
          <w:tcPr>
            <w:tcW w:w="467" w:type="dxa"/>
            <w:vMerge/>
          </w:tcPr>
          <w:p w14:paraId="463C73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81DC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3FC97D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28F9DEC4" w14:textId="77777777">
        <w:trPr>
          <w:trHeight w:val="311"/>
        </w:trPr>
        <w:tc>
          <w:tcPr>
            <w:tcW w:w="467" w:type="dxa"/>
            <w:vMerge/>
          </w:tcPr>
          <w:p w14:paraId="1AEF0B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B5F8D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710D36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4FDB7309" w14:textId="77777777">
        <w:trPr>
          <w:trHeight w:val="201"/>
        </w:trPr>
        <w:tc>
          <w:tcPr>
            <w:tcW w:w="467" w:type="dxa"/>
            <w:vMerge/>
          </w:tcPr>
          <w:p w14:paraId="706A9A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B8FF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4B3F3C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3380628E" w14:textId="77777777">
        <w:trPr>
          <w:trHeight w:val="201"/>
        </w:trPr>
        <w:tc>
          <w:tcPr>
            <w:tcW w:w="467" w:type="dxa"/>
            <w:vMerge/>
          </w:tcPr>
          <w:p w14:paraId="796A08F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03FBC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2ACE1E1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617306C9" w14:textId="77777777">
        <w:trPr>
          <w:trHeight w:val="167"/>
        </w:trPr>
        <w:tc>
          <w:tcPr>
            <w:tcW w:w="467" w:type="dxa"/>
            <w:vMerge/>
          </w:tcPr>
          <w:p w14:paraId="040178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3C35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656553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612050B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4AEEC80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277686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12E6A55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34809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7888CF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75658DF" w14:textId="77777777">
        <w:trPr>
          <w:trHeight w:val="149"/>
        </w:trPr>
        <w:tc>
          <w:tcPr>
            <w:tcW w:w="467" w:type="dxa"/>
            <w:vMerge/>
          </w:tcPr>
          <w:p w14:paraId="2741F2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39" w:name="_Hlk209100513"/>
          </w:p>
        </w:tc>
        <w:tc>
          <w:tcPr>
            <w:tcW w:w="718" w:type="dxa"/>
            <w:vAlign w:val="center"/>
          </w:tcPr>
          <w:p w14:paraId="25C265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4ABBD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3898C3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61D9E67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C620F1C" w14:textId="77777777">
        <w:trPr>
          <w:trHeight w:val="309"/>
        </w:trPr>
        <w:tc>
          <w:tcPr>
            <w:tcW w:w="467" w:type="dxa"/>
            <w:vMerge/>
          </w:tcPr>
          <w:p w14:paraId="34FB1A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12DE9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2A73E9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3D18B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7EA7BF1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4B4DABA" w14:textId="77777777">
        <w:trPr>
          <w:trHeight w:val="285"/>
        </w:trPr>
        <w:tc>
          <w:tcPr>
            <w:tcW w:w="467" w:type="dxa"/>
            <w:vMerge/>
          </w:tcPr>
          <w:p w14:paraId="48E9749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9A9F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0E8FC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0E2AC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B7197C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95B14A" w14:textId="77777777">
        <w:trPr>
          <w:trHeight w:val="275"/>
        </w:trPr>
        <w:tc>
          <w:tcPr>
            <w:tcW w:w="467" w:type="dxa"/>
            <w:vMerge/>
          </w:tcPr>
          <w:p w14:paraId="1BC15C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40" w:name="_Hlk208239914"/>
          </w:p>
        </w:tc>
        <w:tc>
          <w:tcPr>
            <w:tcW w:w="718" w:type="dxa"/>
            <w:vAlign w:val="center"/>
          </w:tcPr>
          <w:p w14:paraId="369AF1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43D0BB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C09F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1A468F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C59DE7B" w14:textId="77777777">
        <w:trPr>
          <w:trHeight w:val="265"/>
        </w:trPr>
        <w:tc>
          <w:tcPr>
            <w:tcW w:w="467" w:type="dxa"/>
            <w:vMerge/>
          </w:tcPr>
          <w:p w14:paraId="2EF99B5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47698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9E7FD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01372A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3AB4DE9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bookmarkEnd w:id="40"/>
      <w:tr w:rsidR="00543D5D" w:rsidRPr="00D05CD2" w14:paraId="12DA96B8" w14:textId="77777777">
        <w:trPr>
          <w:trHeight w:val="255"/>
        </w:trPr>
        <w:tc>
          <w:tcPr>
            <w:tcW w:w="467" w:type="dxa"/>
            <w:vMerge/>
          </w:tcPr>
          <w:p w14:paraId="404633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C6FC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4CAA7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3E0F69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079F814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7B383D" w14:textId="77777777">
        <w:trPr>
          <w:trHeight w:val="244"/>
        </w:trPr>
        <w:tc>
          <w:tcPr>
            <w:tcW w:w="467" w:type="dxa"/>
            <w:vMerge/>
          </w:tcPr>
          <w:p w14:paraId="43C5964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52902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66E29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CD2A6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4F7E17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9BE5260" w14:textId="77777777">
        <w:trPr>
          <w:trHeight w:val="235"/>
        </w:trPr>
        <w:tc>
          <w:tcPr>
            <w:tcW w:w="467" w:type="dxa"/>
            <w:vMerge/>
          </w:tcPr>
          <w:p w14:paraId="08E043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7E33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483E78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BE66F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41AE637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52B2472" w14:textId="77777777">
        <w:trPr>
          <w:trHeight w:val="225"/>
        </w:trPr>
        <w:tc>
          <w:tcPr>
            <w:tcW w:w="467" w:type="dxa"/>
            <w:vMerge/>
          </w:tcPr>
          <w:p w14:paraId="0DD654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EB7F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694410F8" w14:textId="3D18D40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276FC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2FD3637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F06C587" w14:textId="77777777">
        <w:trPr>
          <w:trHeight w:val="215"/>
        </w:trPr>
        <w:tc>
          <w:tcPr>
            <w:tcW w:w="467" w:type="dxa"/>
            <w:vMerge/>
          </w:tcPr>
          <w:p w14:paraId="6113D2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AB27D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6313570E" w14:textId="7C8A22C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175021B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5488143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6E0D5F" w14:textId="77777777">
        <w:trPr>
          <w:trHeight w:val="294"/>
        </w:trPr>
        <w:tc>
          <w:tcPr>
            <w:tcW w:w="467" w:type="dxa"/>
            <w:vMerge/>
          </w:tcPr>
          <w:p w14:paraId="753D625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3571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07B542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087C66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EC26AB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581503" w14:textId="77777777">
        <w:trPr>
          <w:trHeight w:val="47"/>
        </w:trPr>
        <w:tc>
          <w:tcPr>
            <w:tcW w:w="467" w:type="dxa"/>
            <w:vMerge/>
          </w:tcPr>
          <w:p w14:paraId="5BB567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25372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41B822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0DFF7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21F694E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A22990" w14:textId="77777777">
        <w:trPr>
          <w:trHeight w:val="60"/>
        </w:trPr>
        <w:tc>
          <w:tcPr>
            <w:tcW w:w="467" w:type="dxa"/>
            <w:vMerge/>
          </w:tcPr>
          <w:p w14:paraId="05B230A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37A34F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5F3663A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347EBF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17D4898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69E3B3" w14:textId="77777777">
        <w:trPr>
          <w:trHeight w:val="302"/>
        </w:trPr>
        <w:tc>
          <w:tcPr>
            <w:tcW w:w="467" w:type="dxa"/>
            <w:vMerge/>
          </w:tcPr>
          <w:p w14:paraId="320F6F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8BC0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17F64D7E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14E726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2E394C1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ED8783F" w14:textId="77777777">
        <w:trPr>
          <w:trHeight w:val="293"/>
        </w:trPr>
        <w:tc>
          <w:tcPr>
            <w:tcW w:w="467" w:type="dxa"/>
            <w:vMerge/>
          </w:tcPr>
          <w:p w14:paraId="5C912F1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5307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C46267B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517D7D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5DE21B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4DD8677" w14:textId="77777777">
        <w:trPr>
          <w:trHeight w:val="269"/>
        </w:trPr>
        <w:tc>
          <w:tcPr>
            <w:tcW w:w="467" w:type="dxa"/>
            <w:vMerge/>
          </w:tcPr>
          <w:p w14:paraId="682C3E0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D0107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071D414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67E91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81B312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bookmarkEnd w:id="39"/>
      <w:tr w:rsidR="00543D5D" w:rsidRPr="00D05CD2" w14:paraId="41DE89E8" w14:textId="77777777">
        <w:trPr>
          <w:trHeight w:val="1292"/>
        </w:trPr>
        <w:tc>
          <w:tcPr>
            <w:tcW w:w="467" w:type="dxa"/>
            <w:vAlign w:val="center"/>
          </w:tcPr>
          <w:p w14:paraId="2ED495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344919BF" w14:textId="1C3C948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41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42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0D537B14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EFF4617" w14:textId="6FB7B48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7EA2A1FC" w14:textId="77777777" w:rsidR="00543D5D" w:rsidRPr="00D05CD2" w:rsidRDefault="00543D5D">
      <w:pPr>
        <w:rPr>
          <w:sz w:val="22"/>
          <w:szCs w:val="22"/>
        </w:rPr>
      </w:pPr>
    </w:p>
    <w:p w14:paraId="4D907BB4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D8504BE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4A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EB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17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85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59F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3E90ECF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B55B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1C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DA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002</w:t>
            </w:r>
          </w:p>
        </w:tc>
      </w:tr>
      <w:tr w:rsidR="00543D5D" w:rsidRPr="00D05CD2" w14:paraId="703A2EA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35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BC0C7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BE58D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F5342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BA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B9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8602B27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44A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60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86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192F9E2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32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58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D7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FA7CF2C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0E514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43" w:name="_Hlk209529991"/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27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9B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7FBE888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988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1E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D8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0D5DAE2C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0C9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B4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6E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bookmarkEnd w:id="43"/>
      <w:tr w:rsidR="00543D5D" w:rsidRPr="00D05CD2" w14:paraId="3F97F6E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A29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73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53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5BC12D6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569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F15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8E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73E292DD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FAC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411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3F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5DEF7C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038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6D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FB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8F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70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4915F48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FE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57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BC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25A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03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4B53ED2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1F7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B6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C8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53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D2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236A2D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477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FA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94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D4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6D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2FEEF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8E0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09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23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173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A1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31D52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CC2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E8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39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F7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3D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85F80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521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B58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37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0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1B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6AE01D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9E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637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E7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B8B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F25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E15C4D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D78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49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6E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7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3D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15757B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E7A6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D77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84B3" w14:textId="5A64DBC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58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97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6BD681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73B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90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E796" w14:textId="6A51013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12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8A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88ED0EE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614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1A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49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50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0C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534376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B92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0D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5C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DD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24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5D7F874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66E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7D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8A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456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2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481C36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C4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574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33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2E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87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A9A0B93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73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FA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C6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77F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49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7638A38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0D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F7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AD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A8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7E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A8D0E43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320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F1CC" w14:textId="584E98B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注：各字节</w:t>
            </w:r>
            <w:r w:rsidRPr="00D05CD2">
              <w:rPr>
                <w:sz w:val="22"/>
                <w:szCs w:val="22"/>
              </w:rPr>
              <w:t>1-</w:t>
            </w:r>
            <w:r w:rsidRPr="00D05CD2">
              <w:rPr>
                <w:rFonts w:hint="eastAsia"/>
                <w:sz w:val="22"/>
                <w:szCs w:val="22"/>
              </w:rPr>
              <w:t>有效</w:t>
            </w:r>
            <w:del w:id="44" w:author="yaozu long" w:date="2026-01-07T21:27:00Z" w16du:dateUtc="2026-01-07T13:27:00Z">
              <w:r w:rsidRPr="00D05CD2" w:rsidDel="00DF2156">
                <w:rPr>
                  <w:rFonts w:hint="eastAsia"/>
                  <w:sz w:val="22"/>
                  <w:szCs w:val="22"/>
                </w:rPr>
                <w:delText>；</w:delText>
              </w:r>
            </w:del>
            <w:ins w:id="45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、</w:t>
              </w:r>
            </w:ins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无效。</w:t>
            </w:r>
          </w:p>
          <w:p w14:paraId="64112BA0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772E631" w14:textId="7877872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2A7B8CC" w14:textId="77777777" w:rsidR="00543D5D" w:rsidRPr="00D05CD2" w:rsidRDefault="00543D5D">
      <w:pPr>
        <w:rPr>
          <w:sz w:val="22"/>
          <w:szCs w:val="22"/>
        </w:rPr>
      </w:pPr>
    </w:p>
    <w:p w14:paraId="4DC3E830" w14:textId="77777777" w:rsidR="00543D5D" w:rsidRPr="00D05CD2" w:rsidRDefault="00543D5D">
      <w:pPr>
        <w:rPr>
          <w:sz w:val="22"/>
          <w:szCs w:val="22"/>
        </w:rPr>
      </w:pPr>
    </w:p>
    <w:p w14:paraId="276583F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886593E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7D1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0E7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C9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41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19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BB3660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ABB6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A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D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003</w:t>
            </w:r>
          </w:p>
        </w:tc>
      </w:tr>
      <w:tr w:rsidR="00543D5D" w:rsidRPr="00D05CD2" w14:paraId="74B0C0D9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68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46C43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FD466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72683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39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02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EB4F699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3E3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A5D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98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AA5A5A6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13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E76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D1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C595A13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ACB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4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B3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7D853E89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8F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7A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94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454B3DB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8D0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07A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0E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1021FC9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F46A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7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01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2E3BA66D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1B7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19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5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100D337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AE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217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76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73EF548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3E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55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0CB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8C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D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54A1253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8C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B5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ED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955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AF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D437CFC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C3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40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5E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AB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4C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3476E30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9F1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8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94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F3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0B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89CDD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BA3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8C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9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576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5A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E04DD1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8AD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12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BB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97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0F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2AD57A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A5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8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1E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197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6B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16BEAF9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F9B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BB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26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47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D9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182FC8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AE0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3D4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4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9FD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92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C90664E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C07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7A6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6213" w14:textId="40A9831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37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9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A0EB6A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56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2D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AA14" w14:textId="4216BB7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07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C1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D79A1C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4B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AFC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C3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CF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1D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F97A3E9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AE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76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7B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7F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1E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2C0DC5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BF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95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AA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4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62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20F854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8BB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BC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F2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39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16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827C040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A1BC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4E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AF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EC5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10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AA35A57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D7E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334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2E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13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32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854C8D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81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715F" w14:textId="44956EE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注：各字节</w:t>
            </w:r>
            <w:r w:rsidRPr="00D05CD2">
              <w:rPr>
                <w:sz w:val="22"/>
                <w:szCs w:val="22"/>
              </w:rPr>
              <w:t>1-</w:t>
            </w:r>
            <w:r w:rsidRPr="00D05CD2">
              <w:rPr>
                <w:rFonts w:hint="eastAsia"/>
                <w:sz w:val="22"/>
                <w:szCs w:val="22"/>
              </w:rPr>
              <w:t>有效</w:t>
            </w:r>
            <w:del w:id="46" w:author="yaozu long" w:date="2026-01-07T21:27:00Z" w16du:dateUtc="2026-01-07T13:27:00Z">
              <w:r w:rsidRPr="00D05CD2" w:rsidDel="00DF2156">
                <w:rPr>
                  <w:rFonts w:hint="eastAsia"/>
                  <w:sz w:val="22"/>
                  <w:szCs w:val="22"/>
                </w:rPr>
                <w:delText>；</w:delText>
              </w:r>
            </w:del>
            <w:ins w:id="47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、</w:t>
              </w:r>
            </w:ins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无效。</w:t>
            </w:r>
          </w:p>
          <w:p w14:paraId="4270CDD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0D1C4CC" w14:textId="18A4E7D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57418A67" w14:textId="77777777" w:rsidR="00543D5D" w:rsidRPr="00D05CD2" w:rsidRDefault="00543D5D">
      <w:pPr>
        <w:rPr>
          <w:sz w:val="22"/>
          <w:szCs w:val="22"/>
        </w:rPr>
      </w:pPr>
    </w:p>
    <w:p w14:paraId="2647E67A" w14:textId="77777777" w:rsidR="00543D5D" w:rsidRPr="00D05CD2" w:rsidRDefault="00543D5D">
      <w:pPr>
        <w:rPr>
          <w:sz w:val="22"/>
          <w:szCs w:val="22"/>
        </w:rPr>
      </w:pPr>
    </w:p>
    <w:p w14:paraId="1F26076A" w14:textId="77777777" w:rsidR="00543D5D" w:rsidRPr="00D05CD2" w:rsidRDefault="00543D5D">
      <w:pPr>
        <w:rPr>
          <w:sz w:val="22"/>
          <w:szCs w:val="22"/>
        </w:rPr>
      </w:pPr>
    </w:p>
    <w:p w14:paraId="0369BE7D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ARINC429数据字9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2DCE0D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2A8C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48" w:name="OLE_LINK10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A2A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D8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各机轮防滑状态、刹车模式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CA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597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E6BC3CB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2F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DF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9B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352</w:t>
            </w:r>
          </w:p>
        </w:tc>
      </w:tr>
      <w:tr w:rsidR="00543D5D" w:rsidRPr="00D05CD2" w14:paraId="42E5E43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A38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92A5D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8CE51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0A048C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8ED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B6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A15E0A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17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397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A6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0426B0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5E19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6CF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ABF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6B4FF27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5B17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C8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A0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70313CC7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C6ED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6A5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6F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2EF2782F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31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3F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6C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03E6CFF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58D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AE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83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3FC8369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9CF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2C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4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4E915A41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7CE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E8D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D7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B435824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28B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58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82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5B3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0A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0F0EE943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D9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B80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45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53F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9A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</w:tr>
      <w:tr w:rsidR="00543D5D" w:rsidRPr="00D05CD2" w14:paraId="546C07F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EA2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D2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92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F0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F2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</w:tr>
      <w:tr w:rsidR="00543D5D" w:rsidRPr="00D05CD2" w14:paraId="72722440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5E2F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49" w:name="_Hlk209688609"/>
            <w:bookmarkStart w:id="50" w:name="_Hlk209688780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B71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1C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A49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E2D2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BCMU_AUTO_BRK_ON</w:t>
            </w:r>
          </w:p>
        </w:tc>
      </w:tr>
      <w:tr w:rsidR="00543D5D" w:rsidRPr="00D05CD2" w14:paraId="6E0C23D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ED1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3E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FC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06B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7C69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BCMU_BRK_NML_ON</w:t>
            </w:r>
          </w:p>
        </w:tc>
      </w:tr>
      <w:bookmarkEnd w:id="49"/>
      <w:tr w:rsidR="00543D5D" w:rsidRPr="00D05CD2" w14:paraId="2A712A2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80B6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34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75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C4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1E28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BCMU_BRK_ALT_ON</w:t>
            </w:r>
          </w:p>
        </w:tc>
      </w:tr>
      <w:tr w:rsidR="00543D5D" w:rsidRPr="00D05CD2" w14:paraId="40070DC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BEF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CF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75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170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B31E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BCMU_BRK_EMER_ON</w:t>
            </w:r>
          </w:p>
        </w:tc>
      </w:tr>
      <w:bookmarkEnd w:id="50"/>
      <w:tr w:rsidR="00543D5D" w:rsidRPr="00D05CD2" w14:paraId="224B15C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24E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05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25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6E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C3F7" w14:textId="0BC4C481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del w:id="51" w:author="yaozu long" w:date="2025-12-25T15:12:00Z" w16du:dateUtc="2025-12-25T07:12:00Z">
              <w:r w:rsidRPr="00D05CD2" w:rsidDel="00382594">
                <w:rPr>
                  <w:rFonts w:hint="eastAsia"/>
                  <w:sz w:val="22"/>
                  <w:szCs w:val="22"/>
                </w:rPr>
                <w:delText>预留</w:delText>
              </w:r>
            </w:del>
            <w:ins w:id="52" w:author="yaozu long" w:date="2025-12-25T15:12:00Z" w16du:dateUtc="2025-12-25T07:12:00Z">
              <w:r w:rsidR="00382594">
                <w:rPr>
                  <w:rFonts w:hint="eastAsia"/>
                  <w:sz w:val="22"/>
                  <w:szCs w:val="22"/>
                </w:rPr>
                <w:t>轮速故障状态</w:t>
              </w:r>
            </w:ins>
          </w:p>
        </w:tc>
      </w:tr>
      <w:tr w:rsidR="00543D5D" w:rsidRPr="00D05CD2" w14:paraId="40877C0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D3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4BF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D6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CE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14204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307CC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A87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22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6DEE" w14:textId="7D234B6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B0F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B7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F21A57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BC3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C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722F" w14:textId="4E0F9F14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8D0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9F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894ED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123B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53" w:name="_Hlk209688656"/>
            <w:bookmarkStart w:id="54" w:name="_Hlk208239785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B74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8BDD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bookmarkStart w:id="55" w:name="OLE_LINK9"/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  <w:bookmarkEnd w:id="55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696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EA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0390F95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0C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8AD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78EC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B2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2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bookmarkEnd w:id="53"/>
      <w:tr w:rsidR="00543D5D" w:rsidRPr="00D05CD2" w14:paraId="7CE464CC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A4C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E9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0B5F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27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B1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8C78A3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895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9CC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1CE5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32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A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bookmarkEnd w:id="54"/>
      <w:tr w:rsidR="00543D5D" w:rsidRPr="00D05CD2" w14:paraId="17B9825B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81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10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3A3F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B84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30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E549E53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8C1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A2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E5C0" w14:textId="77777777" w:rsidR="00543D5D" w:rsidRPr="00D05CD2" w:rsidRDefault="006E20DC">
            <w:pPr>
              <w:rPr>
                <w:color w:val="EE000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A7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4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CF1815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42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0059" w14:textId="17CE6C7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注：各字节</w:t>
            </w:r>
            <w:r w:rsidRPr="00D05CD2">
              <w:rPr>
                <w:sz w:val="22"/>
                <w:szCs w:val="22"/>
              </w:rPr>
              <w:t>1-</w:t>
            </w:r>
            <w:r w:rsidRPr="00D05CD2">
              <w:rPr>
                <w:rFonts w:hint="eastAsia"/>
                <w:sz w:val="22"/>
                <w:szCs w:val="22"/>
              </w:rPr>
              <w:t>有效</w:t>
            </w:r>
            <w:del w:id="56" w:author="yaozu long" w:date="2026-01-07T21:27:00Z" w16du:dateUtc="2026-01-07T13:27:00Z">
              <w:r w:rsidRPr="00D05CD2" w:rsidDel="00DF2156">
                <w:rPr>
                  <w:rFonts w:hint="eastAsia"/>
                  <w:sz w:val="22"/>
                  <w:szCs w:val="22"/>
                </w:rPr>
                <w:delText>；</w:delText>
              </w:r>
            </w:del>
            <w:ins w:id="57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、</w:t>
              </w:r>
            </w:ins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无效</w:t>
            </w:r>
            <w:ins w:id="58" w:author="yaozu long" w:date="2026-01-07T21:27:00Z" w16du:dateUtc="2026-01-07T13:27:00Z">
              <w:r w:rsidR="00DF2156">
                <w:rPr>
                  <w:rFonts w:hint="eastAsia"/>
                  <w:sz w:val="22"/>
                  <w:szCs w:val="22"/>
                </w:rPr>
                <w:t>；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 w:rsidRPr="00D05CD2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6AABD39B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7D32B6D" w14:textId="1F70C87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48"/>
    </w:tbl>
    <w:p w14:paraId="5A286A53" w14:textId="77777777" w:rsidR="00543D5D" w:rsidRPr="00D05CD2" w:rsidRDefault="00543D5D">
      <w:pPr>
        <w:rPr>
          <w:sz w:val="22"/>
          <w:szCs w:val="22"/>
        </w:rPr>
      </w:pPr>
    </w:p>
    <w:p w14:paraId="572FD3DB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ARINC429数据字10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EA788DA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07FDD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59" w:name="OLE_LINK11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0E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F9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E4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FB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3602C5E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DF8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4BE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A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060</w:t>
            </w:r>
          </w:p>
        </w:tc>
      </w:tr>
      <w:tr w:rsidR="00543D5D" w:rsidRPr="00D05CD2" w14:paraId="238F50F7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F4F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7E97C8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0FC1F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BEBC4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2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6F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4C78B2B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1BE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E0E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50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DF8FF2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9C7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D4C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12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ED8F986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6C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AEF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43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psi</w:t>
            </w:r>
          </w:p>
        </w:tc>
      </w:tr>
      <w:tr w:rsidR="00543D5D" w:rsidRPr="00D05CD2" w14:paraId="1CD9E0C9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C26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56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0C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0-655.35</w:t>
            </w:r>
          </w:p>
        </w:tc>
      </w:tr>
      <w:tr w:rsidR="00543D5D" w:rsidRPr="00D05CD2" w14:paraId="51D94A40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3A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ED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57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</w:t>
            </w:r>
          </w:p>
        </w:tc>
      </w:tr>
      <w:tr w:rsidR="00543D5D" w:rsidRPr="00D05CD2" w14:paraId="643D8BC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DCC1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1AB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BA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5 PSI</w:t>
            </w:r>
          </w:p>
        </w:tc>
      </w:tr>
      <w:tr w:rsidR="00543D5D" w:rsidRPr="00D05CD2" w14:paraId="1B39695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6F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C41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93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26CBF229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CD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2B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84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E898578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AF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9C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8E4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A7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B4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68BFDC3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EA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9EF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C6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E5F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51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0FB255B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D6C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A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44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77B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0F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4937CA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8F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8BE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A1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C7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23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F3464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67B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A6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5E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5FC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E7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B52E1D7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1AE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8BD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C7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08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E4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B2DDD9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5E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DB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2F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FEA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2B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B745AA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45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3C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BC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D98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8A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AC0524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77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84D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42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31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14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B2DEF84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10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0E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5CF4" w14:textId="4856B02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D9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43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51D70E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B21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117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DEAF" w14:textId="40B1E6D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B97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2D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09BE23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ED6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1C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F5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499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5D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E9A15B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02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EE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7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AE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8F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154E07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94D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294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A0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F1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64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E8DDAE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528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978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89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0E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8D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3BE9DD06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C9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C8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5F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C5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F9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8D2160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4E0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4B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05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49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355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22D050B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DD5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9BEE" w14:textId="11C5320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0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1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2099A852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7672186E" w14:textId="52A1F62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59"/>
    </w:tbl>
    <w:p w14:paraId="5B937D12" w14:textId="77777777" w:rsidR="00543D5D" w:rsidRPr="00D05CD2" w:rsidRDefault="00543D5D">
      <w:pPr>
        <w:rPr>
          <w:sz w:val="22"/>
          <w:szCs w:val="22"/>
        </w:rPr>
      </w:pPr>
    </w:p>
    <w:p w14:paraId="5D9C9060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ARINC429数据字11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9C53DF4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11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C40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D8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90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7D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8DFDFEB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989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0E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E3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062</w:t>
            </w:r>
          </w:p>
        </w:tc>
      </w:tr>
      <w:tr w:rsidR="00543D5D" w:rsidRPr="00D05CD2" w14:paraId="7D447DC6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E9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E73C1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7F096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7089C9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20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92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62DB0102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36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9D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58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67DCE8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546D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F2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DD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A3D3A03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BF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9C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76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psi</w:t>
            </w:r>
          </w:p>
        </w:tc>
      </w:tr>
      <w:tr w:rsidR="00543D5D" w:rsidRPr="00D05CD2" w14:paraId="40E2837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DE8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74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7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0-655.35</w:t>
            </w:r>
          </w:p>
        </w:tc>
      </w:tr>
      <w:tr w:rsidR="00543D5D" w:rsidRPr="00D05CD2" w14:paraId="69A3A13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A9AD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7E3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D4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</w:t>
            </w:r>
          </w:p>
        </w:tc>
      </w:tr>
      <w:tr w:rsidR="00543D5D" w:rsidRPr="00D05CD2" w14:paraId="0326AD8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121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13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A0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5 PSI</w:t>
            </w:r>
          </w:p>
        </w:tc>
      </w:tr>
      <w:tr w:rsidR="00543D5D" w:rsidRPr="00D05CD2" w14:paraId="7FEB5CC9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EC5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42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BF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77E5F935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557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2F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A0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AA97FDC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11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0A6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726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04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633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564FDD1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53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970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01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8B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9E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2818B7F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20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D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E9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B3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9D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CCFB881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8F8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184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18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2F2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7B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0DC1763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D2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480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60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8CC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FE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5BC4FC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F5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17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01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512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74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68121E0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5B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428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8A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846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51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54891D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7B1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49D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87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9E2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F5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4799D21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38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30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6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FE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89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30442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50A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715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5D09" w14:textId="03F0E7C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784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AA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62C7F68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82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82F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283D" w14:textId="4BF8567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F82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6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359DC98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51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66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4E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68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C5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6ED887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C60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55C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15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19E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D4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CD8C8E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703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BC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00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735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46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EC28A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E74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1F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47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C5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FF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7694A4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9236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FC4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6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9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F6A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6F563B12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7F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AC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7B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8C5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A7F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110E7AC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C16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3224" w14:textId="2229D03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2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3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6174DB0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F7E43B0" w14:textId="2A14DE3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442AEE4" w14:textId="77777777" w:rsidR="00543D5D" w:rsidRPr="00D05CD2" w:rsidRDefault="00543D5D">
      <w:pPr>
        <w:rPr>
          <w:sz w:val="22"/>
          <w:szCs w:val="22"/>
        </w:rPr>
      </w:pPr>
    </w:p>
    <w:p w14:paraId="30C0F57C" w14:textId="77777777" w:rsidR="00543D5D" w:rsidRPr="00D05CD2" w:rsidRDefault="00543D5D">
      <w:pPr>
        <w:rPr>
          <w:sz w:val="22"/>
          <w:szCs w:val="22"/>
        </w:rPr>
      </w:pPr>
    </w:p>
    <w:p w14:paraId="4B6B2E82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ARINC429数据字12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404503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642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38C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ED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06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6F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8D17D60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F8C1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C7D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E5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061</w:t>
            </w:r>
          </w:p>
        </w:tc>
      </w:tr>
      <w:tr w:rsidR="00543D5D" w:rsidRPr="00D05CD2" w14:paraId="2E8DB6A4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844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D9C5B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515DAA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8CF29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E7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D1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468BAB4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BFC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42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06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845EB5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C655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42F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6D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0DF6BD2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41D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2A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14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psi</w:t>
            </w:r>
          </w:p>
        </w:tc>
      </w:tr>
      <w:tr w:rsidR="00543D5D" w:rsidRPr="00D05CD2" w14:paraId="25B919DD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16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08B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32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0-655.35</w:t>
            </w:r>
          </w:p>
        </w:tc>
      </w:tr>
      <w:tr w:rsidR="00543D5D" w:rsidRPr="00D05CD2" w14:paraId="15AB8B83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D8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34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67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</w:t>
            </w:r>
          </w:p>
        </w:tc>
      </w:tr>
      <w:tr w:rsidR="00543D5D" w:rsidRPr="00D05CD2" w14:paraId="27E8D00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3F1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20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55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5 PSI</w:t>
            </w:r>
          </w:p>
        </w:tc>
      </w:tr>
      <w:tr w:rsidR="00543D5D" w:rsidRPr="00D05CD2" w14:paraId="58070BE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01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485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DF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448B6A76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9B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2C4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81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7269E72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8B7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F43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61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6BB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2B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297BEE81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0AA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A55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4A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2C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10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FC452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732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3E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94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F4B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B8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A548B0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2CB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637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18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C5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7C8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D24B2E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73C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994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B0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943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32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13E4C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E3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DB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6B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99F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EF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3B9D52F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DE8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F70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BC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80D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B7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771BD11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F8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831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B0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678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7E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D89A1B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593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1A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54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749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4B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DFFF6F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DC1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118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C8F9" w14:textId="111A14A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356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84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EC0E526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0F8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41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632D" w14:textId="309658E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5A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47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2A86F9DD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43C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69D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79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3B8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FD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F69CB2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439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7E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0B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687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CC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04B0D6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C96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0A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FB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204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BA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DBF16DE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6E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31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2C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31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DF1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1772EB04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350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90B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DE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77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B3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2907ADC5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7D8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A28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BE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AC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CA5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F22F970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477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8189" w14:textId="3925186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4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5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6918052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DE0B5E4" w14:textId="624FD62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0C49553" w14:textId="77777777" w:rsidR="00543D5D" w:rsidRPr="00D05CD2" w:rsidRDefault="00543D5D">
      <w:pPr>
        <w:rPr>
          <w:sz w:val="22"/>
          <w:szCs w:val="22"/>
        </w:rPr>
      </w:pPr>
    </w:p>
    <w:p w14:paraId="2EEAC537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ARINC429数据字13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A8281BB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9E08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66" w:name="OLE_LINK12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33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F45F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右外胎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压数据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D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60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4020010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18E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EA6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04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063</w:t>
            </w:r>
          </w:p>
        </w:tc>
      </w:tr>
      <w:tr w:rsidR="00543D5D" w:rsidRPr="00D05CD2" w14:paraId="4709CE02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41B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AB2A6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42AE1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31AB0B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CA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95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645B1F5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74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2AB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0E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3A0487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E86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C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6A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DEA7CD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5697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27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F8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psi</w:t>
            </w:r>
          </w:p>
        </w:tc>
      </w:tr>
      <w:tr w:rsidR="00543D5D" w:rsidRPr="00D05CD2" w14:paraId="73A3EBF2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2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26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5A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0-655.35</w:t>
            </w:r>
          </w:p>
        </w:tc>
      </w:tr>
      <w:tr w:rsidR="00543D5D" w:rsidRPr="00D05CD2" w14:paraId="159BCF3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6C3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DC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75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0.01</w:t>
            </w:r>
          </w:p>
        </w:tc>
      </w:tr>
      <w:tr w:rsidR="00543D5D" w:rsidRPr="00D05CD2" w14:paraId="189214A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754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96E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88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>5 PSI</w:t>
            </w:r>
          </w:p>
        </w:tc>
      </w:tr>
      <w:tr w:rsidR="00543D5D" w:rsidRPr="00D05CD2" w14:paraId="17F5651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4CF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2C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42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0B586D6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856F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8AE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F6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54B2EEA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A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523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4C7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5F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F48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3932D0B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DBF04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67" w:name="_Hlk209603091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7B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EE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62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3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5E036C2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25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E4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CE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E0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76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783B7A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07A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74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E4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33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A7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C88C1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5A5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69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ED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445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44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A0356D8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0B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DCC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4B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03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61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1A33619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C57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02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BD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D0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1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04957F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AB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81F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D0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87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25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0DE6BEA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8B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85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35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3C2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25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E9B4C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F96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14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3696" w14:textId="12DE604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EE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E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5B9519C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E573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90C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CD91" w14:textId="7820580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1C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0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D317C6D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FD7E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4E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99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5DB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36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443E51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03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F1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FB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2C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72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ECB92A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482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026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46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CC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1C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4E5C36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A5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F2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E1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F7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6A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0F5D34DF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9D4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5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0C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BD4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EF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14C6BE43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7422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D2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52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4F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04E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bookmarkEnd w:id="67"/>
      <w:tr w:rsidR="00543D5D" w:rsidRPr="00D05CD2" w14:paraId="748CA8D2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53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57D3" w14:textId="5F262C7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68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69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7BD6930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FB730F0" w14:textId="0ED4730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 xml:space="preserve">  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66"/>
    </w:tbl>
    <w:p w14:paraId="29C7D677" w14:textId="77777777" w:rsidR="00543D5D" w:rsidRPr="00D05CD2" w:rsidRDefault="00543D5D">
      <w:pPr>
        <w:rPr>
          <w:sz w:val="22"/>
          <w:szCs w:val="22"/>
        </w:rPr>
      </w:pPr>
    </w:p>
    <w:p w14:paraId="3F134C51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A51180A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4A66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70" w:name="OLE_LINK13"/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59D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DE54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A6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43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83ABC2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D60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06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FB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070</w:t>
            </w:r>
          </w:p>
        </w:tc>
      </w:tr>
      <w:tr w:rsidR="00543D5D" w:rsidRPr="00D05CD2" w14:paraId="62F2CCF8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58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AFCB9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D09EA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4E4DA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EF4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F3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2136AD6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B8B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28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A7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DB15608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07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54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16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276BE75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A1B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C0E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80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1DFB2A3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6D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D2E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2A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65536N</w:t>
            </w:r>
          </w:p>
        </w:tc>
      </w:tr>
      <w:tr w:rsidR="00543D5D" w:rsidRPr="00D05CD2" w14:paraId="5FF14B9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52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669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CF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4FD20B2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30F7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761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AA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6AF7F369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FAE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302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20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FB67C1F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04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F2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21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30125B5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545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DC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D1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32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BE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7F67A51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A82F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19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B3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E7E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E8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70073D3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225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38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80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E62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5F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C3BFB25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AEB6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C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9D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CE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16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61C39C2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ED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F57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51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A3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4D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C73C7DD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F2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97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D0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8A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85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9127564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A6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9E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CF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37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F7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6D8C4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C339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27D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01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BC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2A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46B4B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20B8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AEA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B9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8A2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EE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B24919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696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BAE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C179" w14:textId="0BDD4B3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A6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55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5EA9D7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F94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BD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0471" w14:textId="439BA55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CB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58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EAC12A9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B74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C7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D2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C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5C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50E960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6E0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240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5D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55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1E9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4E201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6B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1E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45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38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37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E32E64E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869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B3E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51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6A8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1C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B8F9164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0A5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6AD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1D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0D7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4CC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322CCA32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FC65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30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19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603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12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2624B22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45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4F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CFCA76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3D2FB28" w14:textId="2B91888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  <w:bookmarkEnd w:id="70"/>
    </w:tbl>
    <w:p w14:paraId="074D61CE" w14:textId="77777777" w:rsidR="00543D5D" w:rsidRPr="00D05CD2" w:rsidRDefault="00543D5D">
      <w:pPr>
        <w:rPr>
          <w:sz w:val="22"/>
          <w:szCs w:val="22"/>
        </w:rPr>
      </w:pPr>
    </w:p>
    <w:p w14:paraId="747C37E1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CA94D9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3C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CA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21C4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B8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EE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87D2847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A6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9A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D9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072</w:t>
            </w:r>
          </w:p>
        </w:tc>
      </w:tr>
      <w:tr w:rsidR="00543D5D" w:rsidRPr="00D05CD2" w14:paraId="13937F3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FBF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FCD04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ABA11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F6C14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B3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D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BF647FD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77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EB4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82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EECC31E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5F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7F9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7D3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ED555D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9F5F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A7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6D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531F5FFA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610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DF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11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52F3171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72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BD8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C9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0AE5AE9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9C4D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E28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91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4AC305A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29D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164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3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EF4900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EDD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F7D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5E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D0CB240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9BC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F1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E7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C4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949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E2E12D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BE37C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71" w:name="_Hlk209603154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96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1B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4F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3F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979C930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88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23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4E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DE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47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337D8EF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0E2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917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7D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69C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1C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1AEF59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457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68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15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75F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E8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8C5C913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7D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503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4A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68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3D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0F22B3D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F37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4A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D0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A0D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EA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87FDF5D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6CE5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D31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48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3EF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D3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FE3C850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78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B6F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FE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A0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93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2B75C47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CF8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2C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142E" w14:textId="4523006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C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EC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CF93BF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E6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475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9F19" w14:textId="6AD43F2B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88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F7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0043EB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57B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A2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E5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92E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87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8D7B59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FD2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74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0E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7EC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E3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C76FC7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AA2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64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3B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1A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9D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78A6C9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5EB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89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2E3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F9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5F8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6B02D865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0A3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14D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80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CB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2D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C01F5D0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45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9C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F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C2B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48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bookmarkEnd w:id="71"/>
      <w:tr w:rsidR="00543D5D" w:rsidRPr="00D05CD2" w14:paraId="6F3CEE4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7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2D2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0736C7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8CCA9FA" w14:textId="67EA581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B9F0275" w14:textId="77777777" w:rsidR="00543D5D" w:rsidRPr="00D05CD2" w:rsidRDefault="00543D5D">
      <w:pPr>
        <w:rPr>
          <w:sz w:val="22"/>
          <w:szCs w:val="22"/>
        </w:rPr>
      </w:pPr>
    </w:p>
    <w:p w14:paraId="4650CF7A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7800C07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D7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FF7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F32C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92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DF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92497D5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F6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26A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8B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071</w:t>
            </w:r>
          </w:p>
        </w:tc>
      </w:tr>
      <w:tr w:rsidR="00543D5D" w:rsidRPr="00D05CD2" w14:paraId="4C2ACE52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3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888C3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1E60E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F674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39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88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0D4842B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8528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7CA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BAF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7285717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31D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ACC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CD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5C034D7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301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1EE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F8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2253FE6D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652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3B4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C8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029E5432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B17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E4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B3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4B67A6E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8C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EC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68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760D56B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62A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99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1E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AC896E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DBD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91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5F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CD83DE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68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4D8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5A9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8D5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A4A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F649E06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DD0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07A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F0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22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B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63AE200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3CE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1CD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9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89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9A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0C28E11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22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0BD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78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E58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EB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70AA00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2B3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89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29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2D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BF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84B284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B00E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3C5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9D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49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1F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EA0BD4C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B83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363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B6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7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AB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0A6E716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2C2F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1C0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01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2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37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A929B47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E6D8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BD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10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71E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41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5024070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E2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8C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8A72" w14:textId="6B88523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DA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92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12A8285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26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127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42B9" w14:textId="67C658D9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47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D9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A50511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BAD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5C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F3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58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87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EB60DA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2C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6E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8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4D0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18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0027DBA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DB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480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F3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4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6A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6CAA5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0802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345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E2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A20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29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961D427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783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6E0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2D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13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DEE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796B6A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E07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7F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5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411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7FE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A42219F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160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4E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17527B4E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1C139CB6" w14:textId="7DB0FFE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 </w:t>
            </w:r>
          </w:p>
        </w:tc>
      </w:tr>
    </w:tbl>
    <w:p w14:paraId="3BE91CB2" w14:textId="77777777" w:rsidR="00543D5D" w:rsidRPr="00D05CD2" w:rsidRDefault="00543D5D">
      <w:pPr>
        <w:rPr>
          <w:sz w:val="22"/>
          <w:szCs w:val="22"/>
        </w:rPr>
      </w:pPr>
    </w:p>
    <w:p w14:paraId="657818B8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B52F187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9DD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F5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96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AC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410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BE56426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E1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4FC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B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073</w:t>
            </w:r>
          </w:p>
        </w:tc>
      </w:tr>
      <w:tr w:rsidR="00543D5D" w:rsidRPr="00D05CD2" w14:paraId="3482D49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52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01FBF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7E169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5BA8C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F1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41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3BC1FBE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B52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952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31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FB46809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EB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BC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037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BEA7426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01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18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9E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5D91ACD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42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E8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9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</w:t>
            </w: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32A7E54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28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8B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1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</w:p>
        </w:tc>
      </w:tr>
      <w:tr w:rsidR="00543D5D" w:rsidRPr="00D05CD2" w14:paraId="68DBE3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58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CA4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DE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>100 N</w:t>
            </w:r>
          </w:p>
        </w:tc>
      </w:tr>
      <w:tr w:rsidR="00543D5D" w:rsidRPr="00D05CD2" w14:paraId="2B3BB56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C5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1B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DA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0309103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61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49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8F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183F7C94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4F3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618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CE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EAB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11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CF2334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01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61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0CA0" w14:textId="5573C854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AB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60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4A57A4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B4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7D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F7D3" w14:textId="087EDF15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BA4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10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CE2838C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88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246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97B7" w14:textId="01AD64F5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4C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93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E1E5AB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FFE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EB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4AC7" w14:textId="4316973A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E0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57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025A32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093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AE8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EA98" w14:textId="27D32C06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3F8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EF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4A9035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F7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33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E3F1" w14:textId="7957632D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7D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F2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06C6FBB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41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7F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C558" w14:textId="0497C699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9F4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65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1E5AA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CC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C24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E49E" w14:textId="212B3C0C" w:rsidR="00543D5D" w:rsidRPr="00D05CD2" w:rsidRDefault="00A73475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A67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F0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5224BF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D26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68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480B" w14:textId="4C98A47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76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77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DFF486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695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2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ACFD" w14:textId="60989AD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16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69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6C70574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540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CB9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EC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FA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18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204174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D5F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5E4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E9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8DD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2B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83C42E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B6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94E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C4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A5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34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82C4F09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69A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3E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7C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77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6F6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57E51A33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DA6F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15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3C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2EE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89A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3BD71EE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7C6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506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A2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E2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B7C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0ADB29A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6E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A2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3B943CE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A89AEA0" w14:textId="3F97450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47A53EBA" w14:textId="77777777" w:rsidR="00543D5D" w:rsidRPr="00D05CD2" w:rsidRDefault="00543D5D">
      <w:pPr>
        <w:rPr>
          <w:sz w:val="22"/>
          <w:szCs w:val="22"/>
        </w:rPr>
      </w:pPr>
    </w:p>
    <w:p w14:paraId="0ECFEBEC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03DA6E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19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2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95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28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EB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6703761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66B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47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B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  <w:r w:rsidRPr="00D05CD2">
              <w:rPr>
                <w:sz w:val="22"/>
                <w:szCs w:val="22"/>
              </w:rPr>
              <w:t>4</w:t>
            </w:r>
          </w:p>
        </w:tc>
      </w:tr>
      <w:tr w:rsidR="00543D5D" w:rsidRPr="00D05CD2" w14:paraId="060633CB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06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2BB09D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E64E2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77EF5B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8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D2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EFCC105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653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EF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25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ECF46E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1D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F9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09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5FBE069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4F0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9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55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01C96ADC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09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80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4F21" w14:textId="4B49AD1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72" w:author="yaozu long" w:date="2026-01-18T20:00:00Z" w16du:dateUtc="2026-01-18T12:00:00Z">
              <w:r w:rsidRPr="00D05CD2" w:rsidDel="009C4371">
                <w:rPr>
                  <w:sz w:val="22"/>
                  <w:szCs w:val="22"/>
                </w:rPr>
                <w:delText>2</w:delText>
              </w:r>
            </w:del>
            <w:r w:rsidRPr="00D05CD2">
              <w:rPr>
                <w:sz w:val="22"/>
                <w:szCs w:val="22"/>
              </w:rPr>
              <w:t>5</w:t>
            </w:r>
            <w:ins w:id="73" w:author="yaozu long" w:date="2026-01-18T20:00:00Z" w16du:dateUtc="2026-01-18T12:00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74" w:author="yaozu long" w:date="2026-01-18T20:00:00Z" w16du:dateUtc="2026-01-18T12:00:00Z">
              <w:r w:rsidRPr="00D05CD2" w:rsidDel="009C4371">
                <w:rPr>
                  <w:sz w:val="22"/>
                  <w:szCs w:val="22"/>
                </w:rPr>
                <w:delText>6</w:delText>
              </w:r>
            </w:del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51A4C53A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32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39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F3D4" w14:textId="0D92304F" w:rsidR="00543D5D" w:rsidRPr="00D05CD2" w:rsidRDefault="009C4371">
            <w:pPr>
              <w:rPr>
                <w:sz w:val="22"/>
                <w:szCs w:val="22"/>
              </w:rPr>
            </w:pPr>
            <w:ins w:id="75" w:author="yaozu long" w:date="2026-01-18T20:00:00Z" w16du:dateUtc="2026-01-18T12:00:00Z">
              <w:r>
                <w:rPr>
                  <w:rFonts w:hint="eastAsia"/>
                  <w:sz w:val="22"/>
                  <w:szCs w:val="22"/>
                </w:rPr>
                <w:t>2</w:t>
              </w:r>
            </w:ins>
            <w:del w:id="76" w:author="yaozu long" w:date="2026-01-18T20:00:00Z" w16du:dateUtc="2026-01-18T12:00:00Z">
              <w:r w:rsidR="006E20DC" w:rsidRPr="00D05CD2" w:rsidDel="009C4371">
                <w:rPr>
                  <w:sz w:val="22"/>
                  <w:szCs w:val="22"/>
                </w:rPr>
                <w:delText>1</w:delText>
              </w:r>
              <w:r w:rsidR="006E20DC" w:rsidRPr="00D05CD2" w:rsidDel="009C4371">
                <w:rPr>
                  <w:rFonts w:hint="eastAsia"/>
                  <w:sz w:val="22"/>
                  <w:szCs w:val="22"/>
                </w:rPr>
                <w:delText>0</w:delText>
              </w:r>
            </w:del>
          </w:p>
        </w:tc>
      </w:tr>
      <w:tr w:rsidR="00543D5D" w:rsidRPr="00D05CD2" w14:paraId="35DD5160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D81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150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76BD" w14:textId="7B4CDF8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ins w:id="77" w:author="yaozu long" w:date="2026-01-18T20:04:00Z" w16du:dateUtc="2026-01-18T12:04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78" w:author="yaozu long" w:date="2026-01-18T20:00:00Z" w16du:dateUtc="2026-01-18T12:00:00Z">
              <w:r w:rsidRPr="00D05CD2" w:rsidDel="009C4371">
                <w:rPr>
                  <w:sz w:val="22"/>
                  <w:szCs w:val="22"/>
                </w:rPr>
                <w:delText>10</w:delText>
              </w:r>
            </w:del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294EAF3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B704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21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3F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42464E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503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96B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55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EBD4788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01F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7D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9F3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F50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F8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4C11BC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27C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E3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9A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007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4D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A7473BD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7A3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8F5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D9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C4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52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E770479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F5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AB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0F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00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D4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B20BD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C715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99E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B6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BD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0A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B75E2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41C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1BD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EC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DB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14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0ABB9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162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4A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AE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3C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5F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DBE060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29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B8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C1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14A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12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127EE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B3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4A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D9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28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CB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DE9C2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EC1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716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57E0" w14:textId="597852D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2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16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78C732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E46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FF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6931" w14:textId="780DDE4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8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99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6B13B66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F49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5C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8E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B7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75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FADB7C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FF2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DBE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C6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501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CE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8F1F90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65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35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27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30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49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24FD8F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2E7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35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98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11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B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01625296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B08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E00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1F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180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5E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926065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DFF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609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DB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FE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C79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4C6D69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39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C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FBBA8E0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322FF38" w14:textId="6462823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27CAF5B3" w14:textId="77777777" w:rsidR="00543D5D" w:rsidRPr="00D05CD2" w:rsidRDefault="00543D5D">
      <w:pPr>
        <w:rPr>
          <w:sz w:val="22"/>
          <w:szCs w:val="22"/>
        </w:rPr>
      </w:pPr>
    </w:p>
    <w:p w14:paraId="04BA3C1D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ARINC429数据字19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8DEEEAB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B55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13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1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0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6DA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07EAEEC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23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20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D8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116</w:t>
            </w:r>
          </w:p>
        </w:tc>
      </w:tr>
      <w:tr w:rsidR="00543D5D" w:rsidRPr="00D05CD2" w14:paraId="3CB2F0A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CE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A2F9D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D71C1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E1393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1B5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A8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C5A58C8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425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B13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55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B29CC72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F5E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866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E7C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7267FD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D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0B8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15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1C7F6723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A8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3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AFA4" w14:textId="60BD054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79" w:author="yaozu long" w:date="2026-01-18T20:00:00Z" w16du:dateUtc="2026-01-18T12:00:00Z">
              <w:r w:rsidRPr="00D05CD2" w:rsidDel="009C4371">
                <w:rPr>
                  <w:sz w:val="22"/>
                  <w:szCs w:val="22"/>
                </w:rPr>
                <w:delText>2</w:delText>
              </w:r>
            </w:del>
            <w:r w:rsidRPr="00D05CD2">
              <w:rPr>
                <w:sz w:val="22"/>
                <w:szCs w:val="22"/>
              </w:rPr>
              <w:t>5</w:t>
            </w:r>
            <w:ins w:id="80" w:author="yaozu long" w:date="2026-01-18T20:00:00Z" w16du:dateUtc="2026-01-18T12:00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81" w:author="yaozu long" w:date="2026-01-18T20:00:00Z" w16du:dateUtc="2026-01-18T12:00:00Z">
              <w:r w:rsidRPr="00D05CD2" w:rsidDel="009C4371">
                <w:rPr>
                  <w:sz w:val="22"/>
                  <w:szCs w:val="22"/>
                </w:rPr>
                <w:delText>6</w:delText>
              </w:r>
            </w:del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4E7C62A1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C8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BA8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DECB" w14:textId="16A379D6" w:rsidR="00543D5D" w:rsidRPr="00D05CD2" w:rsidRDefault="009C4371">
            <w:pPr>
              <w:rPr>
                <w:sz w:val="22"/>
                <w:szCs w:val="22"/>
              </w:rPr>
            </w:pPr>
            <w:ins w:id="82" w:author="yaozu long" w:date="2026-01-18T20:00:00Z" w16du:dateUtc="2026-01-18T12:00:00Z">
              <w:r>
                <w:rPr>
                  <w:rFonts w:hint="eastAsia"/>
                  <w:sz w:val="22"/>
                  <w:szCs w:val="22"/>
                </w:rPr>
                <w:t>2</w:t>
              </w:r>
            </w:ins>
            <w:del w:id="83" w:author="yaozu long" w:date="2026-01-18T20:00:00Z" w16du:dateUtc="2026-01-18T12:00:00Z">
              <w:r w:rsidR="006E20DC" w:rsidRPr="00D05CD2" w:rsidDel="009C4371">
                <w:rPr>
                  <w:sz w:val="22"/>
                  <w:szCs w:val="22"/>
                </w:rPr>
                <w:delText>1</w:delText>
              </w:r>
              <w:r w:rsidR="006E20DC" w:rsidRPr="00D05CD2" w:rsidDel="009C4371">
                <w:rPr>
                  <w:rFonts w:hint="eastAsia"/>
                  <w:sz w:val="22"/>
                  <w:szCs w:val="22"/>
                </w:rPr>
                <w:delText>0</w:delText>
              </w:r>
            </w:del>
          </w:p>
        </w:tc>
      </w:tr>
      <w:tr w:rsidR="00543D5D" w:rsidRPr="00D05CD2" w14:paraId="78185080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BD2E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519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1D0B" w14:textId="09AD8B5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ins w:id="84" w:author="yaozu long" w:date="2026-01-18T20:04:00Z" w16du:dateUtc="2026-01-18T12:04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85" w:author="yaozu long" w:date="2026-01-18T20:00:00Z" w16du:dateUtc="2026-01-18T12:00:00Z">
              <w:r w:rsidRPr="00D05CD2" w:rsidDel="009C4371">
                <w:rPr>
                  <w:sz w:val="22"/>
                  <w:szCs w:val="22"/>
                </w:rPr>
                <w:delText>10</w:delText>
              </w:r>
            </w:del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057B045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923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96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D0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5E65D925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1DF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B12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25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BA1A197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7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49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851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6C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BDC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4F1978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EC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04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5E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F4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4E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EEBDF8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B5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0B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64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95C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BB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8F53A9D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637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2F0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3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4F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E7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4F8762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C6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376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19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B20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54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EF90F7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65D5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951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7B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CBB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43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A2A97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E2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704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1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35D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4F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8E2DD7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E1F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6DC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70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96C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DB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83D593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A9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7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D6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A4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3F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FF1689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281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F04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DF66" w14:textId="47167A5B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C0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30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23A16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A7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477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C437" w14:textId="4460C01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14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716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DC7D43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9E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2BC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EC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365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59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4C97340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E3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01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77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A0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6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A4D4520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CE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66D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05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0A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C7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AAEF51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BF9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D70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90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8BD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1FD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54E77DB9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CF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D67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70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0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E0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C0184A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07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C5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BC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82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E30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FAB06C0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76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2C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082C19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B677431" w14:textId="6B4548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C24A13D" w14:textId="77777777" w:rsidR="00543D5D" w:rsidRPr="00D05CD2" w:rsidRDefault="00543D5D">
      <w:pPr>
        <w:rPr>
          <w:sz w:val="22"/>
          <w:szCs w:val="22"/>
        </w:rPr>
      </w:pPr>
    </w:p>
    <w:p w14:paraId="799CDC81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ARINC429数据字20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2BFC2F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9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AA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C3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E4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E7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21E38A9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CC4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EDB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E8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115</w:t>
            </w:r>
          </w:p>
        </w:tc>
      </w:tr>
      <w:tr w:rsidR="00543D5D" w:rsidRPr="00D05CD2" w14:paraId="56F28E4C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0D2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A1F4C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50504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7604E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81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88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3D16442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0C4D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8F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72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1B602D8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F6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AC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B1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44752A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9BE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E6B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F8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416CBEBC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0C24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7E1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DA10" w14:textId="110EC75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86" w:author="yaozu long" w:date="2026-01-18T20:03:00Z" w16du:dateUtc="2026-01-18T12:03:00Z">
              <w:r w:rsidRPr="00D05CD2" w:rsidDel="009C4371">
                <w:rPr>
                  <w:sz w:val="22"/>
                  <w:szCs w:val="22"/>
                </w:rPr>
                <w:delText>2</w:delText>
              </w:r>
            </w:del>
            <w:r w:rsidRPr="00D05CD2">
              <w:rPr>
                <w:sz w:val="22"/>
                <w:szCs w:val="22"/>
              </w:rPr>
              <w:t>5</w:t>
            </w:r>
            <w:ins w:id="87" w:author="yaozu long" w:date="2026-01-18T20:03:00Z" w16du:dateUtc="2026-01-18T12:03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88" w:author="yaozu long" w:date="2026-01-18T20:03:00Z" w16du:dateUtc="2026-01-18T12:03:00Z">
              <w:r w:rsidRPr="00D05CD2" w:rsidDel="009C4371">
                <w:rPr>
                  <w:sz w:val="22"/>
                  <w:szCs w:val="22"/>
                </w:rPr>
                <w:delText>6</w:delText>
              </w:r>
            </w:del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4162179F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FF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A8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B13A" w14:textId="690217F7" w:rsidR="00543D5D" w:rsidRPr="00D05CD2" w:rsidRDefault="009C4371">
            <w:pPr>
              <w:rPr>
                <w:sz w:val="22"/>
                <w:szCs w:val="22"/>
              </w:rPr>
            </w:pPr>
            <w:ins w:id="89" w:author="yaozu long" w:date="2026-01-18T20:03:00Z" w16du:dateUtc="2026-01-18T12:03:00Z">
              <w:r>
                <w:rPr>
                  <w:rFonts w:hint="eastAsia"/>
                  <w:sz w:val="22"/>
                  <w:szCs w:val="22"/>
                </w:rPr>
                <w:t>2</w:t>
              </w:r>
            </w:ins>
            <w:del w:id="90" w:author="yaozu long" w:date="2026-01-18T20:03:00Z" w16du:dateUtc="2026-01-18T12:03:00Z">
              <w:r w:rsidR="006E20DC" w:rsidRPr="00D05CD2" w:rsidDel="009C4371">
                <w:rPr>
                  <w:sz w:val="22"/>
                  <w:szCs w:val="22"/>
                </w:rPr>
                <w:delText>1</w:delText>
              </w:r>
              <w:r w:rsidR="006E20DC" w:rsidRPr="00D05CD2" w:rsidDel="009C4371">
                <w:rPr>
                  <w:rFonts w:hint="eastAsia"/>
                  <w:sz w:val="22"/>
                  <w:szCs w:val="22"/>
                </w:rPr>
                <w:delText>0</w:delText>
              </w:r>
            </w:del>
          </w:p>
        </w:tc>
      </w:tr>
      <w:tr w:rsidR="00543D5D" w:rsidRPr="00D05CD2" w14:paraId="29A1F91D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C83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F3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67C7" w14:textId="3583FC4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ins w:id="91" w:author="yaozu long" w:date="2026-01-18T20:03:00Z" w16du:dateUtc="2026-01-18T12:03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92" w:author="yaozu long" w:date="2026-01-18T20:03:00Z" w16du:dateUtc="2026-01-18T12:03:00Z">
              <w:r w:rsidRPr="00D05CD2" w:rsidDel="009C4371">
                <w:rPr>
                  <w:sz w:val="22"/>
                  <w:szCs w:val="22"/>
                </w:rPr>
                <w:delText>10</w:delText>
              </w:r>
            </w:del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3AAE59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A1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49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5B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A28539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9D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E9D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A0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5FF4B5F1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AA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B0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F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87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6A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16A1F3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ED7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C16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E6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7BB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61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82A73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064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A3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E4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52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B3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EF60653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B951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C7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5C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862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E0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E4F5E3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9E0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354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11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40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C9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BA2485B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84C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FAE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8F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4D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62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DACBCF2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76AB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874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CA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33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C2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9042C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1F2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EDC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48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1C8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4AF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C307E9C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A28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19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F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AED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71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9A0E2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6D0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E7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551E" w14:textId="4EB4F8D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C7D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8C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0BA0384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1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C17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69A7" w14:textId="0FBAE71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4F6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79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0E33DF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384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64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4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F6B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30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50A260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877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E5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0E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324A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84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406F03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78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7B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63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B1F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8A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32148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6D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FB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E4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768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455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3859882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2E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3B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8A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ED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AF1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AFD47E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82C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C76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96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B7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D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818AD69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10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34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70CB6FF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9896743" w14:textId="3FD6AE4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 xml:space="preserve">  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BC597BF" w14:textId="77777777" w:rsidR="00543D5D" w:rsidRPr="00D05CD2" w:rsidRDefault="00543D5D">
      <w:pPr>
        <w:rPr>
          <w:sz w:val="22"/>
          <w:szCs w:val="22"/>
        </w:rPr>
      </w:pPr>
    </w:p>
    <w:p w14:paraId="275072AE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ARINC429数据字21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2C45CB1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43A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B75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CC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右外机轮刹车温度数据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5C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739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3F4835A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4ED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CEB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9F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117</w:t>
            </w:r>
          </w:p>
        </w:tc>
      </w:tr>
      <w:tr w:rsidR="00543D5D" w:rsidRPr="00D05CD2" w14:paraId="4131A8D8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41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09B4B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E1986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33629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7AA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76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7D057808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110C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7B8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83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22EFE1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621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430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51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4B9827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80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875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F7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EBDCB3C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50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5F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918E" w14:textId="639C5D6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93" w:author="yaozu long" w:date="2026-01-18T20:03:00Z" w16du:dateUtc="2026-01-18T12:03:00Z">
              <w:r w:rsidRPr="00D05CD2" w:rsidDel="009C4371">
                <w:rPr>
                  <w:sz w:val="22"/>
                  <w:szCs w:val="22"/>
                </w:rPr>
                <w:delText>2</w:delText>
              </w:r>
            </w:del>
            <w:r w:rsidRPr="00D05CD2">
              <w:rPr>
                <w:sz w:val="22"/>
                <w:szCs w:val="22"/>
              </w:rPr>
              <w:t>5</w:t>
            </w:r>
            <w:ins w:id="94" w:author="yaozu long" w:date="2026-01-18T20:03:00Z" w16du:dateUtc="2026-01-18T12:03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95" w:author="yaozu long" w:date="2026-01-18T20:03:00Z" w16du:dateUtc="2026-01-18T12:03:00Z">
              <w:r w:rsidRPr="00D05CD2" w:rsidDel="009C4371">
                <w:rPr>
                  <w:sz w:val="22"/>
                  <w:szCs w:val="22"/>
                </w:rPr>
                <w:delText>6</w:delText>
              </w:r>
            </w:del>
            <w:r w:rsidRPr="00D05CD2">
              <w:rPr>
                <w:rFonts w:hint="eastAsia"/>
                <w:sz w:val="22"/>
                <w:szCs w:val="22"/>
              </w:rPr>
              <w:t>0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065D7354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CF1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F79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5F53" w14:textId="10CC2931" w:rsidR="00543D5D" w:rsidRPr="00D05CD2" w:rsidRDefault="009C4371">
            <w:pPr>
              <w:rPr>
                <w:sz w:val="22"/>
                <w:szCs w:val="22"/>
              </w:rPr>
            </w:pPr>
            <w:ins w:id="96" w:author="yaozu long" w:date="2026-01-18T20:03:00Z" w16du:dateUtc="2026-01-18T12:03:00Z">
              <w:r>
                <w:rPr>
                  <w:rFonts w:hint="eastAsia"/>
                  <w:sz w:val="22"/>
                  <w:szCs w:val="22"/>
                </w:rPr>
                <w:t>2</w:t>
              </w:r>
            </w:ins>
            <w:del w:id="97" w:author="yaozu long" w:date="2026-01-18T20:03:00Z" w16du:dateUtc="2026-01-18T12:03:00Z">
              <w:r w:rsidR="006E20DC" w:rsidRPr="00D05CD2" w:rsidDel="009C4371">
                <w:rPr>
                  <w:sz w:val="22"/>
                  <w:szCs w:val="22"/>
                </w:rPr>
                <w:delText>1</w:delText>
              </w:r>
              <w:r w:rsidR="006E20DC" w:rsidRPr="00D05CD2" w:rsidDel="009C4371">
                <w:rPr>
                  <w:rFonts w:hint="eastAsia"/>
                  <w:sz w:val="22"/>
                  <w:szCs w:val="22"/>
                </w:rPr>
                <w:delText>0</w:delText>
              </w:r>
            </w:del>
          </w:p>
        </w:tc>
      </w:tr>
      <w:tr w:rsidR="00543D5D" w:rsidRPr="00D05CD2" w14:paraId="7C68688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26E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A5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A4C4" w14:textId="4301C3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ins w:id="98" w:author="yaozu long" w:date="2026-01-18T20:03:00Z" w16du:dateUtc="2026-01-18T12:03:00Z">
              <w:r w:rsidR="009C4371">
                <w:rPr>
                  <w:rFonts w:hint="eastAsia"/>
                  <w:sz w:val="22"/>
                  <w:szCs w:val="22"/>
                </w:rPr>
                <w:t>1</w:t>
              </w:r>
            </w:ins>
            <w:del w:id="99" w:author="yaozu long" w:date="2026-01-18T20:03:00Z" w16du:dateUtc="2026-01-18T12:03:00Z">
              <w:r w:rsidRPr="00D05CD2" w:rsidDel="009C4371">
                <w:rPr>
                  <w:sz w:val="22"/>
                  <w:szCs w:val="22"/>
                </w:rPr>
                <w:delText>10</w:delText>
              </w:r>
            </w:del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℃</w:t>
            </w:r>
          </w:p>
        </w:tc>
      </w:tr>
      <w:tr w:rsidR="00543D5D" w:rsidRPr="00D05CD2" w14:paraId="6DF7E38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FB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1A7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58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295258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A4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6C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A7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3F0A93CB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8A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16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D96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F59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B9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90E8840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4811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23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2F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C2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F5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C6584B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208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C3B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D8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0B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D9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BC8F61C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6D8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0A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59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9C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48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236E1C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5DF7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944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98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D6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A4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1FED9FA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C0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B1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C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06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88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3138C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0F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9E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10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D8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E4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F73723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AF7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30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22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990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96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E9E3D4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FB9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BC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2F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72D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8D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FA36F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DC0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C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1454" w14:textId="1040EDF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863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53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2F7EAF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A64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4F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2875" w14:textId="25F52F69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D1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93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FC1103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594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80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AF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14A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57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DD1847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09E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B3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DD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69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31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145EA59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98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B6A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BB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770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BA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CF97E1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2D7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CB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96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6C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75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846DA47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A34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73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EA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82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9F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1CE1383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BCE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C4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84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952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E19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EB298C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891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34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723AC20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2BF2798" w14:textId="08DD313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</w:t>
            </w:r>
          </w:p>
        </w:tc>
      </w:tr>
    </w:tbl>
    <w:p w14:paraId="1FA87DEA" w14:textId="77777777" w:rsidR="00543D5D" w:rsidRPr="00D05CD2" w:rsidRDefault="00543D5D">
      <w:pPr>
        <w:rPr>
          <w:sz w:val="22"/>
          <w:szCs w:val="22"/>
        </w:rPr>
      </w:pPr>
    </w:p>
    <w:p w14:paraId="05DBC907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ARINC429数据字22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694C30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547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31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36F0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11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9B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AD4FA36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CB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FF9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B0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170</w:t>
            </w:r>
          </w:p>
        </w:tc>
      </w:tr>
      <w:tr w:rsidR="00543D5D" w:rsidRPr="00D05CD2" w14:paraId="17AC342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BF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75C54C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6C44CC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18951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77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65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0B3D6B5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537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3B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E8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718945A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0E1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19C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E3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F9A18BB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60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26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96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B519727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13F1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FF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37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07A6DC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E9FA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248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95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01C8D51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B46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2A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AB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3442D56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A56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E5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3A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41F5EB8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57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C7A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15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085C507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9D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5A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92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49D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E78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5FCE0A0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6D5C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CD4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5D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26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9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F82985C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6D9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3F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22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7AF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16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AE7F69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F1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07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23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48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F4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34B0D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65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8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AD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8FA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F2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DA61E7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4FF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EED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47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780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F3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345654C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4EF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88B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2A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BFC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2F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D13FFE9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335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863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DF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7BC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62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47E2F6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BA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D2F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60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66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73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442A3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5C9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0DD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5559" w14:textId="4A28A875" w:rsidR="00543D5D" w:rsidRPr="00D05CD2" w:rsidRDefault="00987934">
            <w:pPr>
              <w:rPr>
                <w:sz w:val="22"/>
                <w:szCs w:val="22"/>
              </w:rPr>
            </w:pPr>
            <w:bookmarkStart w:id="100" w:name="OLE_LINK24"/>
            <w:r>
              <w:rPr>
                <w:rFonts w:hint="eastAsia"/>
                <w:sz w:val="22"/>
                <w:szCs w:val="22"/>
              </w:rPr>
              <w:t>SDI</w:t>
            </w:r>
            <w:bookmarkEnd w:id="100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57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24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37B76D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84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CF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7EF2" w14:textId="14D37E2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15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3E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C54557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DDF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6F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A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98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C0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1F793B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5DC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299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37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CD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6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D8DDE8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E9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8C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E6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FF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29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01837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59F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F9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D0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E0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DA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50BF0E8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D0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AF8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6E1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51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464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DF41EB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3C97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6A1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CF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60F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23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C348E48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7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37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1BCCA0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DA5851B" w14:textId="7D0A01DA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2842E7E1" w14:textId="77777777" w:rsidR="00543D5D" w:rsidRPr="00D05CD2" w:rsidRDefault="00543D5D">
      <w:pPr>
        <w:rPr>
          <w:sz w:val="22"/>
          <w:szCs w:val="22"/>
        </w:rPr>
      </w:pPr>
    </w:p>
    <w:p w14:paraId="73EED93F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ARINC429数据字23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4DFC2C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3BE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03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F9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75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AF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460BC00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06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C4A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E8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172</w:t>
            </w:r>
          </w:p>
        </w:tc>
      </w:tr>
      <w:tr w:rsidR="00543D5D" w:rsidRPr="00D05CD2" w14:paraId="1AECCCC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4A2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4FB7E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689D09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3ABAC3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07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4B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C073956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C2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37C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84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DE62F66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C5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AB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12F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E6B5A3F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D6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FA5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84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2FDE0FE3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52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FEE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73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2651551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06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0B2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C1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2012842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45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BC3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9F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75F7C62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29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A5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44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EBA9D09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576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4E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8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6A742F3B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D5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6E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71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B2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017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D66E8B2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EA9D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5F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C9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4D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47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BB3A5AD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77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FFC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E8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FB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BE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C5B8C96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DD1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2F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00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ED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6C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4247995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51C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52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64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47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12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AEDEDC3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94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655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93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1D7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74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04601A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A2A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E9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2E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A56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18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F8DF8BB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FC7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ABB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97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BC5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36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12E3C9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DE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81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48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26E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4C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777E44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1F50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22B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EB61" w14:textId="109A6180" w:rsidR="00543D5D" w:rsidRPr="00D05CD2" w:rsidRDefault="00987934">
            <w:pPr>
              <w:rPr>
                <w:sz w:val="22"/>
                <w:szCs w:val="22"/>
              </w:rPr>
            </w:pPr>
            <w:bookmarkStart w:id="101" w:name="OLE_LINK29"/>
            <w:r>
              <w:rPr>
                <w:rFonts w:hint="eastAsia"/>
                <w:sz w:val="22"/>
                <w:szCs w:val="22"/>
              </w:rPr>
              <w:t>SDI</w:t>
            </w:r>
            <w:bookmarkEnd w:id="101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1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C5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BBAF49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6F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3E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EC3F" w14:textId="0D9B371B" w:rsidR="00543D5D" w:rsidRPr="00D05CD2" w:rsidRDefault="00987934">
            <w:pPr>
              <w:rPr>
                <w:sz w:val="22"/>
                <w:szCs w:val="22"/>
              </w:rPr>
            </w:pPr>
            <w:bookmarkStart w:id="102" w:name="OLE_LINK27"/>
            <w:r>
              <w:rPr>
                <w:rFonts w:hint="eastAsia"/>
                <w:sz w:val="22"/>
                <w:szCs w:val="22"/>
              </w:rPr>
              <w:t>SDI</w:t>
            </w:r>
            <w:bookmarkEnd w:id="102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639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E09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1CF3B7A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BB7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C06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6C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C29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6B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B9F63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E2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74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27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A9D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F6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85B44E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155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ED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43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E50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4F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25D630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B79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2A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37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D36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4F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744CD2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866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1B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46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E5B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D15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6B982F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2EBC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F7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90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2BF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06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216E964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EB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D0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377DC4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1107FCB4" w14:textId="16BF82A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</w:t>
            </w:r>
          </w:p>
        </w:tc>
      </w:tr>
    </w:tbl>
    <w:p w14:paraId="68E8FD31" w14:textId="77777777" w:rsidR="00543D5D" w:rsidRPr="00D05CD2" w:rsidRDefault="00543D5D">
      <w:pPr>
        <w:rPr>
          <w:sz w:val="22"/>
          <w:szCs w:val="22"/>
        </w:rPr>
      </w:pPr>
    </w:p>
    <w:p w14:paraId="39E64709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68CDE09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995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0BA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22D7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BB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3D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6D88125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095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29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55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171</w:t>
            </w:r>
          </w:p>
        </w:tc>
      </w:tr>
      <w:tr w:rsidR="00543D5D" w:rsidRPr="00D05CD2" w14:paraId="7F273686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383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4F8640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FEDAD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78C890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BA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71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BA157E9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F9F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8C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2D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B39B489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45BC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FC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9F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F7B8D2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43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9D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6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6E91B7B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BED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12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6A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17D423E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09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A4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F1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018A8DF7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6A3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1E1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B5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4977B383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90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363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0A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0A9EB0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0E4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8F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2E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74F9C8E5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EB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066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F4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88A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DAD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A0295AD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F03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E5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57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1D4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71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E87EF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FEB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15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20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49A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01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F990771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1E5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595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7F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940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C1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86D86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10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693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61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70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87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F3F6BE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6C66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65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46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010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A3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24991A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3A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E3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DE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FB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92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5FB6A4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20AE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E24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FF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73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776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CD30E8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503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06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0D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37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F1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DD1722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0F5D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567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EA92" w14:textId="169DC4D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8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1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53D295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1B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B89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C858" w14:textId="3D95A1F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5C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C9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57AC2B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6415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1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EA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A9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40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D495C94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DC9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45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36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65E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DD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2304B1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F2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0C0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A6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D2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E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463105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5D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A35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C3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B5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D7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7461D0E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681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60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F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2D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8EA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1D57E65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5BB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8F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13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773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A7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AD755C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385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B8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4CF2448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5004D66" w14:textId="567CD4D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0856234D" w14:textId="77777777" w:rsidR="00543D5D" w:rsidRPr="00D05CD2" w:rsidRDefault="00543D5D">
      <w:pPr>
        <w:rPr>
          <w:sz w:val="22"/>
          <w:szCs w:val="22"/>
        </w:rPr>
      </w:pPr>
    </w:p>
    <w:p w14:paraId="7CE6ED0B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6D9E657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22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D9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22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07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C5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4C4FB47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7A6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A1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76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173</w:t>
            </w:r>
          </w:p>
        </w:tc>
      </w:tr>
      <w:tr w:rsidR="00543D5D" w:rsidRPr="00D05CD2" w14:paraId="7876925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91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85689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DBF6F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8AB8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B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D7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F94F361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37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AC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13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78BF641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FF97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F31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3F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5D0E01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5E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3D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17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D3A0D36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2B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8BF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FE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2A9C7FF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AE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DBE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0C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32C2A44F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751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07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EF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78DAB7D7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95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0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39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5956500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D6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E4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98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1330ECAF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45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A2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BE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96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FF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848269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4486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4C4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A9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16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BC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41FC4ED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B06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40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72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C12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3E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864BED4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F24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3EA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1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17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72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DAFD65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AF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AD7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3D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F10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29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EAE1D0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245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CD5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0C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35A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39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D814C6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21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1B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75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6E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16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A50A438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7C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38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69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2A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11F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F210C4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BA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E6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58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5B4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4B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72E90A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230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C5A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D09F" w14:textId="307307C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0A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0A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EF164E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DD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E97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5099" w14:textId="47FE139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A4A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74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77891A8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674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84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59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12B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6D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EBEFC7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8A5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637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08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C53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FF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0ED2E9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B87A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3EE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24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769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F3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9D0A89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227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75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E7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6F0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69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40377D0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D081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C5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C7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C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5B2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D12B70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98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87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E0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8D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96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FD0CB77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99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22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2354C6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DB697B7" w14:textId="7A4679A7" w:rsidR="00543D5D" w:rsidRPr="00D05CD2" w:rsidRDefault="006E20DC">
            <w:pPr>
              <w:rPr>
                <w:sz w:val="22"/>
                <w:szCs w:val="22"/>
              </w:rPr>
            </w:pPr>
            <w:bookmarkStart w:id="103" w:name="OLE_LINK25"/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</w:t>
            </w:r>
            <w:bookmarkEnd w:id="103"/>
            <w:r w:rsidRPr="00D05CD2">
              <w:rPr>
                <w:sz w:val="22"/>
                <w:szCs w:val="22"/>
              </w:rPr>
              <w:t xml:space="preserve">                 </w:t>
            </w:r>
          </w:p>
        </w:tc>
      </w:tr>
    </w:tbl>
    <w:p w14:paraId="470D35FE" w14:textId="77777777" w:rsidR="00543D5D" w:rsidRPr="00D05CD2" w:rsidRDefault="00543D5D">
      <w:pPr>
        <w:rPr>
          <w:sz w:val="22"/>
          <w:szCs w:val="22"/>
        </w:rPr>
      </w:pPr>
    </w:p>
    <w:p w14:paraId="1F038CAE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10A37DB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0A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17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F0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04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1C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8B741AA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BD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222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D7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  <w:r w:rsidRPr="00D05CD2">
              <w:rPr>
                <w:sz w:val="22"/>
                <w:szCs w:val="22"/>
              </w:rPr>
              <w:t>4</w:t>
            </w:r>
          </w:p>
        </w:tc>
      </w:tr>
      <w:tr w:rsidR="00543D5D" w:rsidRPr="00D05CD2" w14:paraId="50D1E430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BD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EC182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9AC99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0A4BA9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4C2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DD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C85181F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2C3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91F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92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E76C64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C94C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D5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85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419648C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023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18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C1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E0A492E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2EF1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71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6BB8" w14:textId="5E39C825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ins w:id="104" w:author="yaozu long" w:date="2026-01-15T14:37:00Z" w16du:dateUtc="2026-01-15T06:37:00Z">
              <w:r w:rsidR="0086511B">
                <w:rPr>
                  <w:rFonts w:hint="eastAsia"/>
                  <w:sz w:val="22"/>
                  <w:szCs w:val="22"/>
                </w:rPr>
                <w:t>10</w:t>
              </w:r>
            </w:ins>
            <w:ins w:id="105" w:author="yaozu long" w:date="2026-01-15T14:43:00Z" w16du:dateUtc="2026-01-15T06:43:00Z">
              <w:r w:rsidR="0086511B">
                <w:rPr>
                  <w:rFonts w:hint="eastAsia"/>
                  <w:sz w:val="22"/>
                  <w:szCs w:val="22"/>
                </w:rPr>
                <w:t>2</w:t>
              </w:r>
            </w:ins>
            <w:del w:id="106" w:author="yaozu long" w:date="2026-01-15T14:37:00Z" w16du:dateUtc="2026-01-15T06:37:00Z">
              <w:r w:rsidRPr="00D05CD2" w:rsidDel="0086511B">
                <w:rPr>
                  <w:sz w:val="22"/>
                  <w:szCs w:val="22"/>
                </w:rPr>
                <w:delText>256</w:delText>
              </w:r>
            </w:del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A88925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40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415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16AE" w14:textId="7C5FAB0B" w:rsidR="00543D5D" w:rsidRPr="00D05CD2" w:rsidRDefault="0086511B">
            <w:pPr>
              <w:rPr>
                <w:sz w:val="22"/>
                <w:szCs w:val="22"/>
              </w:rPr>
            </w:pPr>
            <w:ins w:id="107" w:author="yaozu long" w:date="2026-01-15T14:37:00Z" w16du:dateUtc="2026-01-15T06:37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08" w:author="yaozu long" w:date="2026-01-15T14:37:00Z" w16du:dateUtc="2026-01-15T06:37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0602BCF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86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94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212F" w14:textId="05E9A1FB" w:rsidR="00543D5D" w:rsidRPr="00D05CD2" w:rsidRDefault="0086511B">
            <w:pPr>
              <w:rPr>
                <w:sz w:val="22"/>
                <w:szCs w:val="22"/>
              </w:rPr>
            </w:pPr>
            <w:ins w:id="109" w:author="yaozu long" w:date="2026-01-15T14:37:00Z" w16du:dateUtc="2026-01-15T06:37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10" w:author="yaozu long" w:date="2026-01-15T14:37:00Z" w16du:dateUtc="2026-01-15T06:37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  <w:r w:rsidR="006E20DC"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117A92B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B9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C55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84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97C2DDD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462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97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62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3CD94B60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876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EA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55F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BC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3E8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343E08F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CA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AE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52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85F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59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9B4908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9A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03F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E0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A8F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7A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8FF034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7B9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44B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4D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01E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C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61C3F6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F757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35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83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258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90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F16529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5B4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87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AC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D3E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5C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CECC23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978B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3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FD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2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CFF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C08DB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5C51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24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51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12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BA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659754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D4DD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A3A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10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701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84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63AEF3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2C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7A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A3C9" w14:textId="7943625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6DF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9B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9839A9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13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FE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D2CC" w14:textId="291FE06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B3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E7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5A4122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17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E9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25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D56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6A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9DA5938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AE7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A6D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EF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C02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07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B6F24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FA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127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20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7E7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90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323188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1DA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486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9F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404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C3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5282811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3C58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E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BD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F5A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D1E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178641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47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BF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3D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17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BE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C8C9BA9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7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C3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02786DD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37AA7C3" w14:textId="1C6CF44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FE832DD" w14:textId="77777777" w:rsidR="00543D5D" w:rsidRPr="00D05CD2" w:rsidRDefault="00543D5D">
      <w:pPr>
        <w:rPr>
          <w:sz w:val="22"/>
          <w:szCs w:val="22"/>
        </w:rPr>
      </w:pPr>
    </w:p>
    <w:p w14:paraId="4B84F3B2" w14:textId="77777777" w:rsidR="00543D5D" w:rsidRPr="00D05CD2" w:rsidRDefault="006E20DC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7ABDA41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5D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9B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41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0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29E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07AEAD2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3F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41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70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175</w:t>
            </w:r>
          </w:p>
        </w:tc>
      </w:tr>
      <w:tr w:rsidR="00543D5D" w:rsidRPr="00D05CD2" w14:paraId="5732039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32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1A9DB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3E4E9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A5636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0B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73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328F2E9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A3A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CC9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AD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0A9827AC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289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D9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69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1C374B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4CF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59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0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7EF957F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D92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5F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0B4E" w14:textId="48B93A8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ins w:id="111" w:author="yaozu long" w:date="2026-01-15T14:37:00Z" w16du:dateUtc="2026-01-15T06:37:00Z">
              <w:r w:rsidR="0086511B">
                <w:rPr>
                  <w:rFonts w:hint="eastAsia"/>
                  <w:sz w:val="22"/>
                  <w:szCs w:val="22"/>
                </w:rPr>
                <w:t>10</w:t>
              </w:r>
            </w:ins>
            <w:ins w:id="112" w:author="yaozu long" w:date="2026-01-15T14:43:00Z" w16du:dateUtc="2026-01-15T06:43:00Z">
              <w:r w:rsidR="0086511B">
                <w:rPr>
                  <w:rFonts w:hint="eastAsia"/>
                  <w:sz w:val="22"/>
                  <w:szCs w:val="22"/>
                </w:rPr>
                <w:t>2</w:t>
              </w:r>
            </w:ins>
            <w:del w:id="113" w:author="yaozu long" w:date="2026-01-15T14:37:00Z" w16du:dateUtc="2026-01-15T06:37:00Z">
              <w:r w:rsidRPr="00D05CD2" w:rsidDel="0086511B">
                <w:rPr>
                  <w:sz w:val="22"/>
                  <w:szCs w:val="22"/>
                </w:rPr>
                <w:delText>256</w:delText>
              </w:r>
            </w:del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C8F0AFA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7AF3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FD1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20F6" w14:textId="4FF5FFAF" w:rsidR="00543D5D" w:rsidRPr="00D05CD2" w:rsidRDefault="0086511B">
            <w:pPr>
              <w:rPr>
                <w:sz w:val="22"/>
                <w:szCs w:val="22"/>
              </w:rPr>
            </w:pPr>
            <w:ins w:id="114" w:author="yaozu long" w:date="2026-01-15T14:37:00Z" w16du:dateUtc="2026-01-15T06:37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15" w:author="yaozu long" w:date="2026-01-15T14:37:00Z" w16du:dateUtc="2026-01-15T06:37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088AC6D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0D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15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F78F" w14:textId="6419AF51" w:rsidR="00543D5D" w:rsidRPr="00D05CD2" w:rsidRDefault="0086511B">
            <w:pPr>
              <w:rPr>
                <w:sz w:val="22"/>
                <w:szCs w:val="22"/>
              </w:rPr>
            </w:pPr>
            <w:ins w:id="116" w:author="yaozu long" w:date="2026-01-15T14:37:00Z" w16du:dateUtc="2026-01-15T06:37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17" w:author="yaozu long" w:date="2026-01-15T14:37:00Z" w16du:dateUtc="2026-01-15T06:37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  <w:r w:rsidR="006E20DC"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80E8EE3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14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504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09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23F9B638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5B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2A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27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69BE7924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E64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E2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18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A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6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7ECC55B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E10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C65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7306" w14:textId="226FAAFC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D0F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3D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01237F8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F9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F2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F2A7" w14:textId="4F547223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B7E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C7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0A6A473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F5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2CB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8F47" w14:textId="50FE44C6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6D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11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4E9366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4F71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6A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01E2" w14:textId="54F88ED3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F2C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B8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A56D57D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4D6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7FB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2C6A" w14:textId="3EDE0065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E8B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B8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D96ACB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5C2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85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C1AE" w14:textId="5AF3E241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050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87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B51936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E8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AC4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99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77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48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7D61B0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A2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D8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DD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A6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C5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6C69F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F3D6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DA0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0ABB" w14:textId="46F05F3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5F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69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8706BF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D3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3D8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32C3" w14:textId="0E821A6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39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3F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D07D6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63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69F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0B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F2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EF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E948B6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9D9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909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EA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DF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21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AAD688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F3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BC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00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63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4D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680EE1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29A9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DE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6C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1F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82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772FA255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CC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A2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97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4C5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0AE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5947A0D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7CC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38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A2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12C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9B8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2D1D7F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9D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4F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E740AD7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6A67068" w14:textId="64A00D0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28F194F" w14:textId="77777777" w:rsidR="00543D5D" w:rsidRPr="00D05CD2" w:rsidRDefault="006E20DC">
      <w:pPr>
        <w:widowControl/>
        <w:jc w:val="left"/>
        <w:rPr>
          <w:rFonts w:hAnsi="宋体" w:hint="eastAsia"/>
          <w:sz w:val="22"/>
          <w:szCs w:val="22"/>
        </w:rPr>
      </w:pPr>
      <w:r w:rsidRPr="00D05CD2">
        <w:rPr>
          <w:rFonts w:hAnsi="宋体" w:hint="eastAsia"/>
          <w:sz w:val="22"/>
          <w:szCs w:val="22"/>
        </w:rPr>
        <w:br w:type="page"/>
      </w:r>
    </w:p>
    <w:bookmarkEnd w:id="9"/>
    <w:p w14:paraId="2AAC72C1" w14:textId="77777777" w:rsidR="00543D5D" w:rsidRPr="00D05CD2" w:rsidRDefault="006E20DC" w:rsidP="00D05CD2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到航电的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</w:t>
      </w:r>
      <w:commentRangeStart w:id="118"/>
      <w:commentRangeEnd w:id="118"/>
      <w:r w:rsidRPr="00D05CD2">
        <w:commentReference w:id="118"/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89D6802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8364E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4B2979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3A96D0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自动飞行状态信号指令回绕</w:t>
            </w:r>
          </w:p>
        </w:tc>
        <w:tc>
          <w:tcPr>
            <w:tcW w:w="850" w:type="dxa"/>
          </w:tcPr>
          <w:p w14:paraId="182DFD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DAF65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A922099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3A1DA9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D358A2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766E1A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353</w:t>
            </w:r>
          </w:p>
        </w:tc>
      </w:tr>
      <w:tr w:rsidR="00543D5D" w:rsidRPr="00D05CD2" w14:paraId="0BA94EB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00576A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34632AC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289109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48E2FBC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648C1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7C9696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5CB813B9" w14:textId="77777777">
        <w:trPr>
          <w:trHeight w:val="272"/>
        </w:trPr>
        <w:tc>
          <w:tcPr>
            <w:tcW w:w="467" w:type="dxa"/>
            <w:vMerge/>
          </w:tcPr>
          <w:p w14:paraId="67DFAF0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D7514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C7A735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</w:t>
            </w:r>
          </w:p>
        </w:tc>
      </w:tr>
      <w:tr w:rsidR="00543D5D" w:rsidRPr="00D05CD2" w14:paraId="64B7BE75" w14:textId="77777777">
        <w:trPr>
          <w:trHeight w:val="262"/>
        </w:trPr>
        <w:tc>
          <w:tcPr>
            <w:tcW w:w="467" w:type="dxa"/>
            <w:vMerge/>
          </w:tcPr>
          <w:p w14:paraId="09CAC86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2DA86B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8E0ED8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1EC33EE" w14:textId="77777777">
        <w:trPr>
          <w:trHeight w:val="231"/>
        </w:trPr>
        <w:tc>
          <w:tcPr>
            <w:tcW w:w="467" w:type="dxa"/>
            <w:vMerge/>
          </w:tcPr>
          <w:p w14:paraId="3B742E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0F06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E1494E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89EFB01" w14:textId="77777777">
        <w:trPr>
          <w:trHeight w:val="207"/>
        </w:trPr>
        <w:tc>
          <w:tcPr>
            <w:tcW w:w="467" w:type="dxa"/>
            <w:vMerge/>
          </w:tcPr>
          <w:p w14:paraId="3EB9CE7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4B43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CA5400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EA1F8FA" w14:textId="77777777">
        <w:trPr>
          <w:trHeight w:val="311"/>
        </w:trPr>
        <w:tc>
          <w:tcPr>
            <w:tcW w:w="467" w:type="dxa"/>
            <w:vMerge/>
          </w:tcPr>
          <w:p w14:paraId="45C024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ED2E36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15A552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78E3614" w14:textId="77777777">
        <w:trPr>
          <w:trHeight w:val="201"/>
        </w:trPr>
        <w:tc>
          <w:tcPr>
            <w:tcW w:w="467" w:type="dxa"/>
            <w:vMerge/>
          </w:tcPr>
          <w:p w14:paraId="537982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A93AD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1D54B67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C6E83AA" w14:textId="77777777">
        <w:trPr>
          <w:trHeight w:val="201"/>
        </w:trPr>
        <w:tc>
          <w:tcPr>
            <w:tcW w:w="467" w:type="dxa"/>
            <w:vMerge/>
          </w:tcPr>
          <w:p w14:paraId="6170ACD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C9C755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73A3AEB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84157CA" w14:textId="77777777">
        <w:trPr>
          <w:trHeight w:val="167"/>
        </w:trPr>
        <w:tc>
          <w:tcPr>
            <w:tcW w:w="467" w:type="dxa"/>
            <w:vMerge/>
          </w:tcPr>
          <w:p w14:paraId="6DFC97F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4A56F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45BF69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0C2D7E0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B9734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3E58657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D04F35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0D6AD72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C917BC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2E1411E" w14:textId="77777777">
        <w:trPr>
          <w:trHeight w:val="149"/>
        </w:trPr>
        <w:tc>
          <w:tcPr>
            <w:tcW w:w="467" w:type="dxa"/>
            <w:vMerge/>
          </w:tcPr>
          <w:p w14:paraId="44C997B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E214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E6894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48E6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51A9EA2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AUTOFLIGHT_AutoBrake_HI</w:t>
            </w:r>
            <w:proofErr w:type="spellEnd"/>
          </w:p>
        </w:tc>
      </w:tr>
      <w:tr w:rsidR="00543D5D" w:rsidRPr="00D05CD2" w14:paraId="737D5866" w14:textId="77777777">
        <w:trPr>
          <w:trHeight w:val="309"/>
        </w:trPr>
        <w:tc>
          <w:tcPr>
            <w:tcW w:w="467" w:type="dxa"/>
            <w:vMerge/>
          </w:tcPr>
          <w:p w14:paraId="16C15E9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60D4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4D7A5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B527F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63A9A51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AUTOFLIGHT_AutoBrake_RTO</w:t>
            </w:r>
            <w:proofErr w:type="spellEnd"/>
          </w:p>
        </w:tc>
      </w:tr>
      <w:tr w:rsidR="00543D5D" w:rsidRPr="00D05CD2" w14:paraId="15583522" w14:textId="77777777">
        <w:trPr>
          <w:trHeight w:val="285"/>
        </w:trPr>
        <w:tc>
          <w:tcPr>
            <w:tcW w:w="467" w:type="dxa"/>
            <w:vMerge/>
          </w:tcPr>
          <w:p w14:paraId="4F8E989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37B8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E70BE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CC360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1699129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左油门指令</w:t>
            </w:r>
          </w:p>
        </w:tc>
      </w:tr>
      <w:tr w:rsidR="00543D5D" w:rsidRPr="00D05CD2" w14:paraId="45BDAAFC" w14:textId="77777777">
        <w:trPr>
          <w:trHeight w:val="275"/>
        </w:trPr>
        <w:tc>
          <w:tcPr>
            <w:tcW w:w="467" w:type="dxa"/>
            <w:vMerge/>
          </w:tcPr>
          <w:p w14:paraId="5595731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1A0811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B4CF0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28C45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16E89A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右油门指令</w:t>
            </w:r>
          </w:p>
        </w:tc>
      </w:tr>
      <w:tr w:rsidR="00543D5D" w:rsidRPr="00D05CD2" w14:paraId="6739542C" w14:textId="77777777">
        <w:trPr>
          <w:trHeight w:val="265"/>
        </w:trPr>
        <w:tc>
          <w:tcPr>
            <w:tcW w:w="467" w:type="dxa"/>
            <w:vMerge/>
          </w:tcPr>
          <w:p w14:paraId="5F58007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35D4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2C153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0C7C9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5B91E35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4E79B29" w14:textId="77777777">
        <w:trPr>
          <w:trHeight w:val="255"/>
        </w:trPr>
        <w:tc>
          <w:tcPr>
            <w:tcW w:w="467" w:type="dxa"/>
            <w:vMerge/>
          </w:tcPr>
          <w:p w14:paraId="0FF0743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D73A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A89C0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4B0C0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816D59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EF25D8" w14:textId="77777777">
        <w:trPr>
          <w:trHeight w:val="244"/>
        </w:trPr>
        <w:tc>
          <w:tcPr>
            <w:tcW w:w="467" w:type="dxa"/>
            <w:vMerge/>
          </w:tcPr>
          <w:p w14:paraId="50A98B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D8523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CB1F2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EC9B1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AC08E0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D20573" w14:textId="77777777">
        <w:trPr>
          <w:trHeight w:val="235"/>
        </w:trPr>
        <w:tc>
          <w:tcPr>
            <w:tcW w:w="467" w:type="dxa"/>
            <w:vMerge/>
          </w:tcPr>
          <w:p w14:paraId="5A9755E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8E60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6E35C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92FC2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5381FE3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066285" w14:textId="77777777">
        <w:trPr>
          <w:trHeight w:val="225"/>
        </w:trPr>
        <w:tc>
          <w:tcPr>
            <w:tcW w:w="467" w:type="dxa"/>
            <w:vMerge/>
          </w:tcPr>
          <w:p w14:paraId="14ED2FC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9702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F4742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0CD29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21D50C2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269103D" w14:textId="77777777">
        <w:trPr>
          <w:trHeight w:val="215"/>
        </w:trPr>
        <w:tc>
          <w:tcPr>
            <w:tcW w:w="467" w:type="dxa"/>
            <w:vMerge/>
          </w:tcPr>
          <w:p w14:paraId="224C97B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879A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4B7A8B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0B2B251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3C1B53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DC7D82" w14:textId="77777777">
        <w:trPr>
          <w:trHeight w:val="294"/>
        </w:trPr>
        <w:tc>
          <w:tcPr>
            <w:tcW w:w="467" w:type="dxa"/>
            <w:vMerge/>
          </w:tcPr>
          <w:p w14:paraId="1F84E9B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433E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B75FC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720" w:type="dxa"/>
            <w:vAlign w:val="center"/>
          </w:tcPr>
          <w:p w14:paraId="1BEDEC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2DFEEF4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A977A4" w14:textId="77777777">
        <w:trPr>
          <w:trHeight w:val="47"/>
        </w:trPr>
        <w:tc>
          <w:tcPr>
            <w:tcW w:w="467" w:type="dxa"/>
            <w:vMerge/>
          </w:tcPr>
          <w:p w14:paraId="2C6AD2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2E94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093D044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AUTOFILGHT_Park_Brake_ON</w:t>
            </w:r>
            <w:proofErr w:type="spellEnd"/>
          </w:p>
        </w:tc>
        <w:tc>
          <w:tcPr>
            <w:tcW w:w="720" w:type="dxa"/>
            <w:vAlign w:val="center"/>
          </w:tcPr>
          <w:p w14:paraId="5EE1FC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248696F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93168F" w14:textId="77777777">
        <w:trPr>
          <w:trHeight w:val="60"/>
        </w:trPr>
        <w:tc>
          <w:tcPr>
            <w:tcW w:w="467" w:type="dxa"/>
            <w:vMerge/>
          </w:tcPr>
          <w:p w14:paraId="02150D4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6146C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2F9A3AE8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AUTOFLIGHT_Antiskid_ON</w:t>
            </w:r>
            <w:proofErr w:type="spellEnd"/>
          </w:p>
        </w:tc>
        <w:tc>
          <w:tcPr>
            <w:tcW w:w="720" w:type="dxa"/>
            <w:vAlign w:val="center"/>
          </w:tcPr>
          <w:p w14:paraId="4D2A0BB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4C2B4F4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05486E8" w14:textId="77777777">
        <w:trPr>
          <w:trHeight w:val="302"/>
        </w:trPr>
        <w:tc>
          <w:tcPr>
            <w:tcW w:w="467" w:type="dxa"/>
            <w:vMerge/>
          </w:tcPr>
          <w:p w14:paraId="6EE4E6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E932D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114953BA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720" w:type="dxa"/>
            <w:vAlign w:val="center"/>
          </w:tcPr>
          <w:p w14:paraId="675B8E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CBDFB1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9EE06D1" w14:textId="77777777">
        <w:trPr>
          <w:trHeight w:val="293"/>
        </w:trPr>
        <w:tc>
          <w:tcPr>
            <w:tcW w:w="467" w:type="dxa"/>
            <w:vMerge/>
          </w:tcPr>
          <w:p w14:paraId="2594F5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21A8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D4C5E86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720" w:type="dxa"/>
            <w:vAlign w:val="center"/>
          </w:tcPr>
          <w:p w14:paraId="238DF6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5FC189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E3F8378" w14:textId="77777777">
        <w:trPr>
          <w:trHeight w:val="269"/>
        </w:trPr>
        <w:tc>
          <w:tcPr>
            <w:tcW w:w="467" w:type="dxa"/>
            <w:vMerge/>
          </w:tcPr>
          <w:p w14:paraId="7764F2F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F98A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6D745CD1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720" w:type="dxa"/>
            <w:vAlign w:val="center"/>
          </w:tcPr>
          <w:p w14:paraId="24FF88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82B0A5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19EB2AA" w14:textId="77777777">
        <w:trPr>
          <w:trHeight w:val="1292"/>
        </w:trPr>
        <w:tc>
          <w:tcPr>
            <w:tcW w:w="467" w:type="dxa"/>
            <w:vAlign w:val="center"/>
          </w:tcPr>
          <w:p w14:paraId="38F8F26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70DED30A" w14:textId="43C67D7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19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20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43A15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3640973F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4954E0AE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117A64BC" w14:textId="77777777" w:rsidR="00543D5D" w:rsidRPr="00D05CD2" w:rsidRDefault="006E20DC" w:rsidP="00D05CD2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C97A7B6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3D2240D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743DA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2882E8E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自动飞行左刹车行程量指令回绕</w:t>
            </w:r>
          </w:p>
        </w:tc>
        <w:tc>
          <w:tcPr>
            <w:tcW w:w="850" w:type="dxa"/>
          </w:tcPr>
          <w:p w14:paraId="517BC04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474537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986BBBC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67C46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5BDF13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368838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176</w:t>
            </w:r>
          </w:p>
        </w:tc>
      </w:tr>
      <w:tr w:rsidR="00543D5D" w:rsidRPr="00D05CD2" w14:paraId="27ADCA24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168B2F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C32186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746D98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68A958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1D5D5F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120E81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49947EBB" w14:textId="77777777">
        <w:trPr>
          <w:trHeight w:val="272"/>
        </w:trPr>
        <w:tc>
          <w:tcPr>
            <w:tcW w:w="467" w:type="dxa"/>
            <w:vMerge/>
          </w:tcPr>
          <w:p w14:paraId="3D32BF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E1147B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ADA51A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</w:t>
            </w:r>
          </w:p>
        </w:tc>
      </w:tr>
      <w:tr w:rsidR="00543D5D" w:rsidRPr="00D05CD2" w14:paraId="5E9A4A7F" w14:textId="77777777">
        <w:trPr>
          <w:trHeight w:val="262"/>
        </w:trPr>
        <w:tc>
          <w:tcPr>
            <w:tcW w:w="467" w:type="dxa"/>
            <w:vMerge/>
          </w:tcPr>
          <w:p w14:paraId="260946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6CDBE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5B9A68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020116C" w14:textId="77777777">
        <w:trPr>
          <w:trHeight w:val="231"/>
        </w:trPr>
        <w:tc>
          <w:tcPr>
            <w:tcW w:w="467" w:type="dxa"/>
            <w:vMerge/>
          </w:tcPr>
          <w:p w14:paraId="184904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FD32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767BE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328E7C0" w14:textId="77777777">
        <w:trPr>
          <w:trHeight w:val="207"/>
        </w:trPr>
        <w:tc>
          <w:tcPr>
            <w:tcW w:w="467" w:type="dxa"/>
            <w:vMerge/>
          </w:tcPr>
          <w:p w14:paraId="547C70A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02995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206AD9C" w14:textId="17F1BBA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ins w:id="121" w:author="yaozu long" w:date="2026-01-15T14:42:00Z" w16du:dateUtc="2026-01-15T06:42:00Z">
              <w:r w:rsidR="0086511B">
                <w:rPr>
                  <w:rFonts w:hint="eastAsia"/>
                  <w:sz w:val="22"/>
                  <w:szCs w:val="22"/>
                </w:rPr>
                <w:t>10</w:t>
              </w:r>
            </w:ins>
            <w:ins w:id="122" w:author="yaozu long" w:date="2026-01-15T14:43:00Z" w16du:dateUtc="2026-01-15T06:43:00Z">
              <w:r w:rsidR="0086511B">
                <w:rPr>
                  <w:rFonts w:hint="eastAsia"/>
                  <w:sz w:val="22"/>
                  <w:szCs w:val="22"/>
                </w:rPr>
                <w:t>2</w:t>
              </w:r>
            </w:ins>
            <w:del w:id="123" w:author="yaozu long" w:date="2026-01-15T14:42:00Z" w16du:dateUtc="2026-01-15T06:42:00Z">
              <w:r w:rsidRPr="00D05CD2" w:rsidDel="0086511B">
                <w:rPr>
                  <w:sz w:val="22"/>
                  <w:szCs w:val="22"/>
                </w:rPr>
                <w:delText>256</w:delText>
              </w:r>
            </w:del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DE06DFD" w14:textId="77777777">
        <w:trPr>
          <w:trHeight w:val="311"/>
        </w:trPr>
        <w:tc>
          <w:tcPr>
            <w:tcW w:w="467" w:type="dxa"/>
            <w:vMerge/>
          </w:tcPr>
          <w:p w14:paraId="4D88AA8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4C4D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38CAC7FB" w14:textId="11B908EA" w:rsidR="00543D5D" w:rsidRPr="00D05CD2" w:rsidRDefault="0086511B">
            <w:pPr>
              <w:rPr>
                <w:sz w:val="22"/>
                <w:szCs w:val="22"/>
              </w:rPr>
            </w:pPr>
            <w:ins w:id="124" w:author="yaozu long" w:date="2026-01-15T14:42:00Z" w16du:dateUtc="2026-01-15T06:4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25" w:author="yaozu long" w:date="2026-01-15T14:42:00Z" w16du:dateUtc="2026-01-15T06:42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2E50904B" w14:textId="77777777">
        <w:trPr>
          <w:trHeight w:val="201"/>
        </w:trPr>
        <w:tc>
          <w:tcPr>
            <w:tcW w:w="467" w:type="dxa"/>
            <w:vMerge/>
          </w:tcPr>
          <w:p w14:paraId="3DA7C0A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17D5C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30447689" w14:textId="4F8044EA" w:rsidR="00543D5D" w:rsidRPr="00D05CD2" w:rsidRDefault="0086511B">
            <w:pPr>
              <w:rPr>
                <w:sz w:val="22"/>
                <w:szCs w:val="22"/>
              </w:rPr>
            </w:pPr>
            <w:ins w:id="126" w:author="yaozu long" w:date="2026-01-15T14:42:00Z" w16du:dateUtc="2026-01-15T06:4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27" w:author="yaozu long" w:date="2026-01-15T14:42:00Z" w16du:dateUtc="2026-01-15T06:42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  <w:r w:rsidR="006E20DC"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25D48735" w14:textId="77777777">
        <w:trPr>
          <w:trHeight w:val="201"/>
        </w:trPr>
        <w:tc>
          <w:tcPr>
            <w:tcW w:w="467" w:type="dxa"/>
            <w:vMerge/>
          </w:tcPr>
          <w:p w14:paraId="6A93B96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7E043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51477E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0C021BF" w14:textId="77777777">
        <w:trPr>
          <w:trHeight w:val="167"/>
        </w:trPr>
        <w:tc>
          <w:tcPr>
            <w:tcW w:w="467" w:type="dxa"/>
            <w:vMerge/>
          </w:tcPr>
          <w:p w14:paraId="0168960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556F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C4C6DF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0810390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277E3B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7408FE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7E562A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54E791B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5FCC5A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132851EE" w14:textId="77777777">
        <w:trPr>
          <w:trHeight w:val="149"/>
        </w:trPr>
        <w:tc>
          <w:tcPr>
            <w:tcW w:w="467" w:type="dxa"/>
            <w:vMerge/>
          </w:tcPr>
          <w:p w14:paraId="374B30F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215A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650BCF4E" w14:textId="67621146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493D0E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7906629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C2922D3" w14:textId="77777777">
        <w:trPr>
          <w:trHeight w:val="309"/>
        </w:trPr>
        <w:tc>
          <w:tcPr>
            <w:tcW w:w="467" w:type="dxa"/>
            <w:vMerge/>
          </w:tcPr>
          <w:p w14:paraId="76B2738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9045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21E6167" w14:textId="64AF5854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4D257A0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3F854A7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F21D475" w14:textId="77777777">
        <w:trPr>
          <w:trHeight w:val="285"/>
        </w:trPr>
        <w:tc>
          <w:tcPr>
            <w:tcW w:w="467" w:type="dxa"/>
            <w:vMerge/>
          </w:tcPr>
          <w:p w14:paraId="38CF45F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A53E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70C065EE" w14:textId="3D4DDE24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1496B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63F5ED0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786519" w14:textId="77777777">
        <w:trPr>
          <w:trHeight w:val="275"/>
        </w:trPr>
        <w:tc>
          <w:tcPr>
            <w:tcW w:w="467" w:type="dxa"/>
            <w:vMerge/>
          </w:tcPr>
          <w:p w14:paraId="54DF4B6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2490A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0402E16" w14:textId="06632748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0444F5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258203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1F9F568" w14:textId="77777777">
        <w:trPr>
          <w:trHeight w:val="265"/>
        </w:trPr>
        <w:tc>
          <w:tcPr>
            <w:tcW w:w="467" w:type="dxa"/>
            <w:vMerge/>
          </w:tcPr>
          <w:p w14:paraId="22F4C9C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A724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03C25CCB" w14:textId="79431992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371CC0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15967FD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F2E209A" w14:textId="77777777">
        <w:trPr>
          <w:trHeight w:val="255"/>
        </w:trPr>
        <w:tc>
          <w:tcPr>
            <w:tcW w:w="467" w:type="dxa"/>
            <w:vMerge/>
          </w:tcPr>
          <w:p w14:paraId="12F033B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84C22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C407263" w14:textId="6A369773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149E695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09BAB7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C21D2A" w14:textId="77777777">
        <w:trPr>
          <w:trHeight w:val="244"/>
        </w:trPr>
        <w:tc>
          <w:tcPr>
            <w:tcW w:w="467" w:type="dxa"/>
            <w:vMerge/>
          </w:tcPr>
          <w:p w14:paraId="3DE12C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F168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49AA3CDD" w14:textId="239F400D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431200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913EBC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C7C81D5" w14:textId="77777777">
        <w:trPr>
          <w:trHeight w:val="235"/>
        </w:trPr>
        <w:tc>
          <w:tcPr>
            <w:tcW w:w="467" w:type="dxa"/>
            <w:vMerge/>
          </w:tcPr>
          <w:p w14:paraId="4929E1A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66CA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4D9A1368" w14:textId="43471830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50D6D1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39871F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636A74A" w14:textId="77777777">
        <w:trPr>
          <w:trHeight w:val="225"/>
        </w:trPr>
        <w:tc>
          <w:tcPr>
            <w:tcW w:w="467" w:type="dxa"/>
            <w:vMerge/>
          </w:tcPr>
          <w:p w14:paraId="7B35AF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5D0A02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6C6AA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38F303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37B722A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649E7D" w14:textId="77777777">
        <w:trPr>
          <w:trHeight w:val="215"/>
        </w:trPr>
        <w:tc>
          <w:tcPr>
            <w:tcW w:w="467" w:type="dxa"/>
            <w:vMerge/>
          </w:tcPr>
          <w:p w14:paraId="4F9D80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0071B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2A6B0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5DB8BD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2AACF7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DC9F768" w14:textId="77777777">
        <w:trPr>
          <w:trHeight w:val="294"/>
        </w:trPr>
        <w:tc>
          <w:tcPr>
            <w:tcW w:w="467" w:type="dxa"/>
            <w:vMerge/>
          </w:tcPr>
          <w:p w14:paraId="656AD33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810E9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43C86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0F96D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991FA6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CDFD9C4" w14:textId="77777777">
        <w:trPr>
          <w:trHeight w:val="47"/>
        </w:trPr>
        <w:tc>
          <w:tcPr>
            <w:tcW w:w="467" w:type="dxa"/>
            <w:vMerge/>
          </w:tcPr>
          <w:p w14:paraId="53BEE6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DB47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9C87D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5AA1DA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B82FAC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2D9B226" w14:textId="77777777">
        <w:trPr>
          <w:trHeight w:val="60"/>
        </w:trPr>
        <w:tc>
          <w:tcPr>
            <w:tcW w:w="467" w:type="dxa"/>
            <w:vMerge/>
          </w:tcPr>
          <w:p w14:paraId="754CF9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7A78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107EFC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CE224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7030275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9BFF4AF" w14:textId="77777777">
        <w:trPr>
          <w:trHeight w:val="302"/>
        </w:trPr>
        <w:tc>
          <w:tcPr>
            <w:tcW w:w="467" w:type="dxa"/>
            <w:vMerge/>
          </w:tcPr>
          <w:p w14:paraId="1541541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D2AC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738543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B00FE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1C4F403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251E590D" w14:textId="77777777">
        <w:trPr>
          <w:trHeight w:val="293"/>
        </w:trPr>
        <w:tc>
          <w:tcPr>
            <w:tcW w:w="467" w:type="dxa"/>
            <w:vMerge/>
          </w:tcPr>
          <w:p w14:paraId="6683632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0F94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1FB1C5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8D23B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7B51F4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36B6590" w14:textId="77777777">
        <w:trPr>
          <w:trHeight w:val="269"/>
        </w:trPr>
        <w:tc>
          <w:tcPr>
            <w:tcW w:w="467" w:type="dxa"/>
            <w:vMerge/>
          </w:tcPr>
          <w:p w14:paraId="7C01D6B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C8F045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49218A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E1561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AD7B43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5B67836" w14:textId="77777777">
        <w:trPr>
          <w:trHeight w:val="1292"/>
        </w:trPr>
        <w:tc>
          <w:tcPr>
            <w:tcW w:w="467" w:type="dxa"/>
            <w:vAlign w:val="center"/>
          </w:tcPr>
          <w:p w14:paraId="2C0FE0B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06D4A959" w14:textId="30C7A89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28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29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565079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06F5D62C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4E6CBEE7" w14:textId="77777777" w:rsidR="00543D5D" w:rsidRPr="00D05CD2" w:rsidRDefault="006E20DC" w:rsidP="00D05CD2">
      <w:pPr>
        <w:pStyle w:val="afb"/>
        <w:numPr>
          <w:ilvl w:val="0"/>
          <w:numId w:val="3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BCMU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ARINC429数据字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54A02B4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5E6B9A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D670B0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AE4A3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自动飞行右刹车行程量指令回绕</w:t>
            </w:r>
          </w:p>
        </w:tc>
        <w:tc>
          <w:tcPr>
            <w:tcW w:w="850" w:type="dxa"/>
          </w:tcPr>
          <w:p w14:paraId="7EADAFE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35A2D8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2DC8049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6E811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035D2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D02B1F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177</w:t>
            </w:r>
          </w:p>
        </w:tc>
      </w:tr>
      <w:tr w:rsidR="00543D5D" w:rsidRPr="00D05CD2" w14:paraId="281E5594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6867BCA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63B0F2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5388C2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1F9FB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54C9683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48B2A3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06B3A429" w14:textId="77777777">
        <w:trPr>
          <w:trHeight w:val="272"/>
        </w:trPr>
        <w:tc>
          <w:tcPr>
            <w:tcW w:w="467" w:type="dxa"/>
            <w:vMerge/>
          </w:tcPr>
          <w:p w14:paraId="292D72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86A8A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306A404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</w:t>
            </w:r>
          </w:p>
        </w:tc>
      </w:tr>
      <w:tr w:rsidR="00543D5D" w:rsidRPr="00D05CD2" w14:paraId="3FCE1368" w14:textId="77777777">
        <w:trPr>
          <w:trHeight w:val="262"/>
        </w:trPr>
        <w:tc>
          <w:tcPr>
            <w:tcW w:w="467" w:type="dxa"/>
            <w:vMerge/>
          </w:tcPr>
          <w:p w14:paraId="24F440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BAA92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3C13A6C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DE42132" w14:textId="77777777">
        <w:trPr>
          <w:trHeight w:val="231"/>
        </w:trPr>
        <w:tc>
          <w:tcPr>
            <w:tcW w:w="467" w:type="dxa"/>
            <w:vMerge/>
          </w:tcPr>
          <w:p w14:paraId="452D475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01F74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2FA7C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8B4C3D5" w14:textId="77777777">
        <w:trPr>
          <w:trHeight w:val="207"/>
        </w:trPr>
        <w:tc>
          <w:tcPr>
            <w:tcW w:w="467" w:type="dxa"/>
            <w:vMerge/>
          </w:tcPr>
          <w:p w14:paraId="7BA8218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A997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CC30FF4" w14:textId="29C73D7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ins w:id="130" w:author="yaozu long" w:date="2026-01-15T14:42:00Z" w16du:dateUtc="2026-01-15T06:42:00Z">
              <w:r w:rsidR="0086511B">
                <w:rPr>
                  <w:rFonts w:hint="eastAsia"/>
                  <w:sz w:val="22"/>
                  <w:szCs w:val="22"/>
                </w:rPr>
                <w:t>102</w:t>
              </w:r>
            </w:ins>
            <w:del w:id="131" w:author="yaozu long" w:date="2026-01-15T14:42:00Z" w16du:dateUtc="2026-01-15T06:42:00Z">
              <w:r w:rsidRPr="00D05CD2" w:rsidDel="0086511B">
                <w:rPr>
                  <w:sz w:val="22"/>
                  <w:szCs w:val="22"/>
                </w:rPr>
                <w:delText>256</w:delText>
              </w:r>
            </w:del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8577E61" w14:textId="77777777">
        <w:trPr>
          <w:trHeight w:val="311"/>
        </w:trPr>
        <w:tc>
          <w:tcPr>
            <w:tcW w:w="467" w:type="dxa"/>
            <w:vMerge/>
          </w:tcPr>
          <w:p w14:paraId="210375F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B9C6F8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10F0981" w14:textId="0AA38255" w:rsidR="00543D5D" w:rsidRPr="00D05CD2" w:rsidRDefault="0086511B">
            <w:pPr>
              <w:rPr>
                <w:sz w:val="22"/>
                <w:szCs w:val="22"/>
              </w:rPr>
            </w:pPr>
            <w:ins w:id="132" w:author="yaozu long" w:date="2026-01-15T14:42:00Z" w16du:dateUtc="2026-01-15T06:4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33" w:author="yaozu long" w:date="2026-01-15T14:42:00Z" w16du:dateUtc="2026-01-15T06:42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1D330A19" w14:textId="77777777">
        <w:trPr>
          <w:trHeight w:val="201"/>
        </w:trPr>
        <w:tc>
          <w:tcPr>
            <w:tcW w:w="467" w:type="dxa"/>
            <w:vMerge/>
          </w:tcPr>
          <w:p w14:paraId="75C9CDE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672B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AA8BE5D" w14:textId="3F2225DF" w:rsidR="00543D5D" w:rsidRPr="00D05CD2" w:rsidRDefault="0086511B">
            <w:pPr>
              <w:rPr>
                <w:sz w:val="22"/>
                <w:szCs w:val="22"/>
              </w:rPr>
            </w:pPr>
            <w:ins w:id="134" w:author="yaozu long" w:date="2026-01-15T14:42:00Z" w16du:dateUtc="2026-01-15T06:4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35" w:author="yaozu long" w:date="2026-01-15T14:42:00Z" w16du:dateUtc="2026-01-15T06:42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  <w:r w:rsidR="006E20DC"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46B06B3" w14:textId="77777777">
        <w:trPr>
          <w:trHeight w:val="201"/>
        </w:trPr>
        <w:tc>
          <w:tcPr>
            <w:tcW w:w="467" w:type="dxa"/>
            <w:vMerge/>
          </w:tcPr>
          <w:p w14:paraId="3375188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C4AC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00ED8A4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9AB6FC2" w14:textId="77777777">
        <w:trPr>
          <w:trHeight w:val="167"/>
        </w:trPr>
        <w:tc>
          <w:tcPr>
            <w:tcW w:w="467" w:type="dxa"/>
            <w:vMerge/>
          </w:tcPr>
          <w:p w14:paraId="239106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EFFD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7297133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2C2AE66B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64746B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0A7042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43A1BF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793C094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339F17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37C1A90D" w14:textId="77777777">
        <w:trPr>
          <w:trHeight w:val="149"/>
        </w:trPr>
        <w:tc>
          <w:tcPr>
            <w:tcW w:w="467" w:type="dxa"/>
            <w:vMerge/>
          </w:tcPr>
          <w:p w14:paraId="44896D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960A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EC708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BF2B3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375FF94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D6C9066" w14:textId="77777777">
        <w:trPr>
          <w:trHeight w:val="309"/>
        </w:trPr>
        <w:tc>
          <w:tcPr>
            <w:tcW w:w="467" w:type="dxa"/>
            <w:vMerge/>
          </w:tcPr>
          <w:p w14:paraId="434C0E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DFAC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6C3640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1040C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5C64819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DF01990" w14:textId="77777777">
        <w:trPr>
          <w:trHeight w:val="285"/>
        </w:trPr>
        <w:tc>
          <w:tcPr>
            <w:tcW w:w="467" w:type="dxa"/>
            <w:vMerge/>
          </w:tcPr>
          <w:p w14:paraId="5B54B4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114C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1491B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56372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5867F3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DE5BA8" w14:textId="77777777">
        <w:trPr>
          <w:trHeight w:val="275"/>
        </w:trPr>
        <w:tc>
          <w:tcPr>
            <w:tcW w:w="467" w:type="dxa"/>
            <w:vMerge/>
          </w:tcPr>
          <w:p w14:paraId="6EC4191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D1049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C6047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36EDF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F612E7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C5000C" w14:textId="77777777">
        <w:trPr>
          <w:trHeight w:val="265"/>
        </w:trPr>
        <w:tc>
          <w:tcPr>
            <w:tcW w:w="467" w:type="dxa"/>
            <w:vMerge/>
          </w:tcPr>
          <w:p w14:paraId="2612830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A5A5E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624BD0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93AD6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5901065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E33EB0" w14:textId="77777777">
        <w:trPr>
          <w:trHeight w:val="255"/>
        </w:trPr>
        <w:tc>
          <w:tcPr>
            <w:tcW w:w="467" w:type="dxa"/>
            <w:vMerge/>
          </w:tcPr>
          <w:p w14:paraId="55FA0C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0D26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79920A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BF7F58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28932E7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F56D62" w14:textId="77777777">
        <w:trPr>
          <w:trHeight w:val="244"/>
        </w:trPr>
        <w:tc>
          <w:tcPr>
            <w:tcW w:w="467" w:type="dxa"/>
            <w:vMerge/>
          </w:tcPr>
          <w:p w14:paraId="6B8F45E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126B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DA4DF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53889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05CA475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9AC76B" w14:textId="77777777">
        <w:trPr>
          <w:trHeight w:val="235"/>
        </w:trPr>
        <w:tc>
          <w:tcPr>
            <w:tcW w:w="467" w:type="dxa"/>
            <w:vMerge/>
          </w:tcPr>
          <w:p w14:paraId="60E50A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0D9E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3EEC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19739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560FB79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EA48FB9" w14:textId="77777777">
        <w:trPr>
          <w:trHeight w:val="225"/>
        </w:trPr>
        <w:tc>
          <w:tcPr>
            <w:tcW w:w="467" w:type="dxa"/>
            <w:vMerge/>
          </w:tcPr>
          <w:p w14:paraId="05DCF95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0C914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34AD05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69F2BD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BE6BC9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4A9A710" w14:textId="77777777">
        <w:trPr>
          <w:trHeight w:val="215"/>
        </w:trPr>
        <w:tc>
          <w:tcPr>
            <w:tcW w:w="467" w:type="dxa"/>
            <w:vMerge/>
          </w:tcPr>
          <w:p w14:paraId="70CC48D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3D28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450D0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530A49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6AA6ED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FA97D1" w14:textId="77777777">
        <w:trPr>
          <w:trHeight w:val="294"/>
        </w:trPr>
        <w:tc>
          <w:tcPr>
            <w:tcW w:w="467" w:type="dxa"/>
            <w:vMerge/>
          </w:tcPr>
          <w:p w14:paraId="6F3802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6836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6546CF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3D2265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72D6457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F99673" w14:textId="77777777">
        <w:trPr>
          <w:trHeight w:val="47"/>
        </w:trPr>
        <w:tc>
          <w:tcPr>
            <w:tcW w:w="467" w:type="dxa"/>
            <w:vMerge/>
          </w:tcPr>
          <w:p w14:paraId="1DB533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6CE5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5519A4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3302E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E4E1A1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9915436" w14:textId="77777777">
        <w:trPr>
          <w:trHeight w:val="60"/>
        </w:trPr>
        <w:tc>
          <w:tcPr>
            <w:tcW w:w="467" w:type="dxa"/>
            <w:vMerge/>
          </w:tcPr>
          <w:p w14:paraId="3C1B9D4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1A40D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51D755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6BF42B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544E9F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6B86C9" w14:textId="77777777">
        <w:trPr>
          <w:trHeight w:val="302"/>
        </w:trPr>
        <w:tc>
          <w:tcPr>
            <w:tcW w:w="467" w:type="dxa"/>
            <w:vMerge/>
          </w:tcPr>
          <w:p w14:paraId="73DE15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85FAC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6B5C0E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32B692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64334F9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5B7D72C0" w14:textId="77777777">
        <w:trPr>
          <w:trHeight w:val="293"/>
        </w:trPr>
        <w:tc>
          <w:tcPr>
            <w:tcW w:w="467" w:type="dxa"/>
            <w:vMerge/>
          </w:tcPr>
          <w:p w14:paraId="280FD9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53B95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46F82F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F86AF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DB6133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F6640E8" w14:textId="77777777">
        <w:trPr>
          <w:trHeight w:val="269"/>
        </w:trPr>
        <w:tc>
          <w:tcPr>
            <w:tcW w:w="467" w:type="dxa"/>
            <w:vMerge/>
          </w:tcPr>
          <w:p w14:paraId="49B8EC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6AD0F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A1883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57149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4E9F709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74D9B32" w14:textId="77777777">
        <w:trPr>
          <w:trHeight w:val="1292"/>
        </w:trPr>
        <w:tc>
          <w:tcPr>
            <w:tcW w:w="467" w:type="dxa"/>
            <w:vAlign w:val="center"/>
          </w:tcPr>
          <w:p w14:paraId="23AF40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04663C09" w14:textId="769B081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36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37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1449DF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720AD973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1DC81D1" w14:textId="77777777" w:rsidR="00543D5D" w:rsidRPr="00D05CD2" w:rsidRDefault="006E20DC" w:rsidP="00D05CD2">
      <w:pPr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br w:type="page"/>
      </w:r>
    </w:p>
    <w:p w14:paraId="58A23AA9" w14:textId="77777777" w:rsidR="00543D5D" w:rsidRPr="00D05CD2" w:rsidRDefault="006E20DC">
      <w:pPr>
        <w:pStyle w:val="30"/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lastRenderedPageBreak/>
        <w:t>ABCU</w:t>
      </w:r>
      <w:r w:rsidRPr="00D05CD2">
        <w:rPr>
          <w:rFonts w:hint="eastAsia"/>
          <w:sz w:val="22"/>
          <w:szCs w:val="22"/>
        </w:rPr>
        <w:t>的</w:t>
      </w:r>
      <w:r w:rsidRPr="00D05CD2">
        <w:rPr>
          <w:rFonts w:hint="eastAsia"/>
          <w:sz w:val="22"/>
          <w:szCs w:val="22"/>
        </w:rPr>
        <w:t>429</w:t>
      </w:r>
      <w:r w:rsidRPr="00D05CD2">
        <w:rPr>
          <w:rFonts w:hint="eastAsia"/>
          <w:sz w:val="22"/>
          <w:szCs w:val="22"/>
        </w:rPr>
        <w:t>通讯发送字节</w:t>
      </w:r>
    </w:p>
    <w:p w14:paraId="35AAE720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8D0C44F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3A6319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5C6ADF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38B351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CAS1</w:t>
            </w:r>
          </w:p>
        </w:tc>
        <w:tc>
          <w:tcPr>
            <w:tcW w:w="850" w:type="dxa"/>
          </w:tcPr>
          <w:p w14:paraId="5D4A89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8A9FB7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9765142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47ECBAE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B07DE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6ECBF711" w14:textId="3B2D0446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351</w:t>
            </w:r>
          </w:p>
        </w:tc>
      </w:tr>
      <w:tr w:rsidR="00543D5D" w:rsidRPr="00D05CD2" w14:paraId="0F4183C8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2449000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1F73858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A56360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280D410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1A7CE21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1FF1DF0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E89FA26" w14:textId="77777777">
        <w:trPr>
          <w:trHeight w:val="272"/>
        </w:trPr>
        <w:tc>
          <w:tcPr>
            <w:tcW w:w="467" w:type="dxa"/>
            <w:vMerge/>
          </w:tcPr>
          <w:p w14:paraId="5C60814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17950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F38DDF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9F2F18A" w14:textId="77777777">
        <w:trPr>
          <w:trHeight w:val="262"/>
        </w:trPr>
        <w:tc>
          <w:tcPr>
            <w:tcW w:w="467" w:type="dxa"/>
            <w:vMerge/>
          </w:tcPr>
          <w:p w14:paraId="373A315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7A73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CFD3C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49EBFF9" w14:textId="77777777">
        <w:trPr>
          <w:trHeight w:val="231"/>
        </w:trPr>
        <w:tc>
          <w:tcPr>
            <w:tcW w:w="467" w:type="dxa"/>
            <w:vMerge/>
          </w:tcPr>
          <w:p w14:paraId="18DDA53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66E8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6D541E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6AED7B17" w14:textId="77777777">
        <w:trPr>
          <w:trHeight w:val="207"/>
        </w:trPr>
        <w:tc>
          <w:tcPr>
            <w:tcW w:w="467" w:type="dxa"/>
            <w:vMerge/>
          </w:tcPr>
          <w:p w14:paraId="352882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2631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1D75A4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51BEEA6D" w14:textId="77777777">
        <w:trPr>
          <w:trHeight w:val="311"/>
        </w:trPr>
        <w:tc>
          <w:tcPr>
            <w:tcW w:w="467" w:type="dxa"/>
            <w:vMerge/>
          </w:tcPr>
          <w:p w14:paraId="1763FCC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A6535D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1C034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450D553A" w14:textId="77777777">
        <w:trPr>
          <w:trHeight w:val="201"/>
        </w:trPr>
        <w:tc>
          <w:tcPr>
            <w:tcW w:w="467" w:type="dxa"/>
            <w:vMerge/>
          </w:tcPr>
          <w:p w14:paraId="1D37B5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201C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DE9B5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273C6F2E" w14:textId="77777777">
        <w:trPr>
          <w:trHeight w:val="201"/>
        </w:trPr>
        <w:tc>
          <w:tcPr>
            <w:tcW w:w="467" w:type="dxa"/>
            <w:vMerge/>
          </w:tcPr>
          <w:p w14:paraId="6AD76A0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4B71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7BE2895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E38BD23" w14:textId="77777777">
        <w:trPr>
          <w:trHeight w:val="167"/>
        </w:trPr>
        <w:tc>
          <w:tcPr>
            <w:tcW w:w="467" w:type="dxa"/>
            <w:vMerge/>
          </w:tcPr>
          <w:p w14:paraId="420073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75AEE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5E2A29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9433953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7971AC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0FBBBA7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08958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610E8DC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C18A2A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6B2CE3A" w14:textId="77777777">
        <w:trPr>
          <w:trHeight w:val="149"/>
        </w:trPr>
        <w:tc>
          <w:tcPr>
            <w:tcW w:w="467" w:type="dxa"/>
            <w:vMerge/>
          </w:tcPr>
          <w:p w14:paraId="1BABFE4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5C2258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EED5F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0B8FF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070345E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</w:tr>
      <w:tr w:rsidR="00543D5D" w:rsidRPr="00D05CD2" w14:paraId="7B0878D6" w14:textId="77777777">
        <w:trPr>
          <w:trHeight w:val="309"/>
        </w:trPr>
        <w:tc>
          <w:tcPr>
            <w:tcW w:w="467" w:type="dxa"/>
            <w:vMerge/>
          </w:tcPr>
          <w:p w14:paraId="5D8110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70CA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AF64D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C645B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460EE54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</w:tr>
      <w:tr w:rsidR="00543D5D" w:rsidRPr="00D05CD2" w14:paraId="7BAD9FDE" w14:textId="77777777">
        <w:trPr>
          <w:trHeight w:val="285"/>
        </w:trPr>
        <w:tc>
          <w:tcPr>
            <w:tcW w:w="467" w:type="dxa"/>
            <w:vMerge/>
          </w:tcPr>
          <w:p w14:paraId="6AA0D8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43645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61F731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4363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55A8A61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</w:tr>
      <w:tr w:rsidR="00543D5D" w:rsidRPr="00D05CD2" w14:paraId="68C47B1A" w14:textId="77777777">
        <w:trPr>
          <w:trHeight w:val="275"/>
        </w:trPr>
        <w:tc>
          <w:tcPr>
            <w:tcW w:w="467" w:type="dxa"/>
            <w:vMerge/>
          </w:tcPr>
          <w:p w14:paraId="041FA24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0D9E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37A17F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977FD4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AFD80A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</w:tr>
      <w:tr w:rsidR="00543D5D" w:rsidRPr="00D05CD2" w14:paraId="5D737EBC" w14:textId="77777777">
        <w:trPr>
          <w:trHeight w:val="265"/>
        </w:trPr>
        <w:tc>
          <w:tcPr>
            <w:tcW w:w="467" w:type="dxa"/>
            <w:vMerge/>
          </w:tcPr>
          <w:p w14:paraId="4B8636D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A1EB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693333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E9EC7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5FAFF2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</w:tr>
      <w:tr w:rsidR="00543D5D" w:rsidRPr="00D05CD2" w14:paraId="5B583AC7" w14:textId="77777777">
        <w:trPr>
          <w:trHeight w:val="255"/>
        </w:trPr>
        <w:tc>
          <w:tcPr>
            <w:tcW w:w="467" w:type="dxa"/>
            <w:vMerge/>
          </w:tcPr>
          <w:p w14:paraId="0B7A17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AE5A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13097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9DF406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 w14:paraId="481BFCE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3ECD8853" w14:textId="77777777">
        <w:trPr>
          <w:trHeight w:val="244"/>
        </w:trPr>
        <w:tc>
          <w:tcPr>
            <w:tcW w:w="467" w:type="dxa"/>
            <w:vMerge/>
          </w:tcPr>
          <w:p w14:paraId="109A21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B44C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39787C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19CD5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</w:tcPr>
          <w:p w14:paraId="7295EB2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</w:tr>
      <w:tr w:rsidR="00543D5D" w:rsidRPr="00D05CD2" w14:paraId="08AE0C7E" w14:textId="77777777">
        <w:trPr>
          <w:trHeight w:val="235"/>
        </w:trPr>
        <w:tc>
          <w:tcPr>
            <w:tcW w:w="467" w:type="dxa"/>
            <w:vMerge/>
          </w:tcPr>
          <w:p w14:paraId="61C8085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4B3A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630437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46132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F91867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T</w:t>
            </w:r>
            <w:r w:rsidRPr="00D05CD2"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</w:tr>
      <w:tr w:rsidR="00543D5D" w:rsidRPr="00D05CD2" w14:paraId="71757199" w14:textId="77777777">
        <w:trPr>
          <w:trHeight w:val="225"/>
        </w:trPr>
        <w:tc>
          <w:tcPr>
            <w:tcW w:w="467" w:type="dxa"/>
            <w:vMerge/>
          </w:tcPr>
          <w:p w14:paraId="104CDA3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F248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F71CE54" w14:textId="4909BAB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5E7171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3670110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RIGHT_OUTSIDE_</w:t>
            </w:r>
            <w:r w:rsidRPr="00D05CD2"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</w:tr>
      <w:tr w:rsidR="00543D5D" w:rsidRPr="00D05CD2" w14:paraId="2172EDD5" w14:textId="77777777">
        <w:trPr>
          <w:trHeight w:val="215"/>
        </w:trPr>
        <w:tc>
          <w:tcPr>
            <w:tcW w:w="467" w:type="dxa"/>
            <w:vMerge/>
          </w:tcPr>
          <w:p w14:paraId="001A5A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E413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3F74160C" w14:textId="154CA45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7F40F1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1D58C55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ABCU_BRK_TEMP_FAIL</w:t>
            </w:r>
          </w:p>
        </w:tc>
      </w:tr>
      <w:tr w:rsidR="00543D5D" w:rsidRPr="00D05CD2" w14:paraId="00DC33D7" w14:textId="77777777">
        <w:trPr>
          <w:trHeight w:val="294"/>
        </w:trPr>
        <w:tc>
          <w:tcPr>
            <w:tcW w:w="467" w:type="dxa"/>
            <w:vMerge/>
          </w:tcPr>
          <w:p w14:paraId="79CF8CC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AE62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2D42D8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PARK_BRK_FAIL</w:t>
            </w:r>
          </w:p>
        </w:tc>
        <w:tc>
          <w:tcPr>
            <w:tcW w:w="720" w:type="dxa"/>
            <w:vAlign w:val="center"/>
          </w:tcPr>
          <w:p w14:paraId="7888F2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D22788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846368" w14:textId="77777777">
        <w:trPr>
          <w:trHeight w:val="47"/>
        </w:trPr>
        <w:tc>
          <w:tcPr>
            <w:tcW w:w="467" w:type="dxa"/>
            <w:vMerge/>
          </w:tcPr>
          <w:p w14:paraId="3A4A0C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97DD1A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424EE2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720" w:type="dxa"/>
            <w:vAlign w:val="center"/>
          </w:tcPr>
          <w:p w14:paraId="5D0346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3409958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A6DBA1B" w14:textId="77777777">
        <w:trPr>
          <w:trHeight w:val="60"/>
        </w:trPr>
        <w:tc>
          <w:tcPr>
            <w:tcW w:w="467" w:type="dxa"/>
            <w:vMerge/>
          </w:tcPr>
          <w:p w14:paraId="43DC75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A92C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60427C43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720" w:type="dxa"/>
            <w:vAlign w:val="center"/>
          </w:tcPr>
          <w:p w14:paraId="2985F5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48BD14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D05BE0" w14:textId="77777777">
        <w:trPr>
          <w:trHeight w:val="302"/>
        </w:trPr>
        <w:tc>
          <w:tcPr>
            <w:tcW w:w="467" w:type="dxa"/>
            <w:vMerge/>
          </w:tcPr>
          <w:p w14:paraId="7F4B506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A4FC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278D93E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BRK_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ALT</w:t>
            </w:r>
            <w:r w:rsidRPr="00D05CD2">
              <w:rPr>
                <w:rFonts w:ascii="宋体" w:hAnsi="宋体"/>
                <w:sz w:val="22"/>
                <w:szCs w:val="22"/>
              </w:rPr>
              <w:t>_FAIL</w:t>
            </w:r>
          </w:p>
        </w:tc>
        <w:tc>
          <w:tcPr>
            <w:tcW w:w="720" w:type="dxa"/>
            <w:vAlign w:val="center"/>
          </w:tcPr>
          <w:p w14:paraId="67F111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D84195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3C67CFC" w14:textId="77777777">
        <w:trPr>
          <w:trHeight w:val="293"/>
        </w:trPr>
        <w:tc>
          <w:tcPr>
            <w:tcW w:w="467" w:type="dxa"/>
            <w:vMerge/>
          </w:tcPr>
          <w:p w14:paraId="40FE79F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24BC2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564723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720" w:type="dxa"/>
            <w:vAlign w:val="center"/>
          </w:tcPr>
          <w:p w14:paraId="6F101B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10A7799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29074C7" w14:textId="77777777">
        <w:trPr>
          <w:trHeight w:val="269"/>
        </w:trPr>
        <w:tc>
          <w:tcPr>
            <w:tcW w:w="467" w:type="dxa"/>
            <w:vMerge/>
          </w:tcPr>
          <w:p w14:paraId="10405E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7FE8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589133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720" w:type="dxa"/>
            <w:vAlign w:val="center"/>
          </w:tcPr>
          <w:p w14:paraId="3508951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14F6821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AEBCD15" w14:textId="77777777">
        <w:trPr>
          <w:trHeight w:val="1292"/>
        </w:trPr>
        <w:tc>
          <w:tcPr>
            <w:tcW w:w="467" w:type="dxa"/>
            <w:vAlign w:val="center"/>
          </w:tcPr>
          <w:p w14:paraId="7B4046A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D7D753A" w14:textId="34930BEA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38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39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044F5C73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40D086D" w14:textId="53C0E460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4B5BBCE3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6031C8C2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hAnsi="宋体"/>
          <w:sz w:val="22"/>
          <w:szCs w:val="22"/>
        </w:rPr>
        <w:br w:type="page"/>
      </w: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144C426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7ACA553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70887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5A5F37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CAS2</w:t>
            </w:r>
          </w:p>
        </w:tc>
        <w:tc>
          <w:tcPr>
            <w:tcW w:w="850" w:type="dxa"/>
          </w:tcPr>
          <w:p w14:paraId="492511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2043B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FD2B5E9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8F9D3C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F00CEE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31BE3A7A" w14:textId="3848AD37" w:rsidR="00543D5D" w:rsidRPr="00D05CD2" w:rsidRDefault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051</w:t>
            </w:r>
          </w:p>
        </w:tc>
      </w:tr>
      <w:tr w:rsidR="00543D5D" w:rsidRPr="00D05CD2" w14:paraId="65843CE1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39A4D90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1F81C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77E91B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D31C5C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3EB75B8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607E8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AD421A4" w14:textId="77777777">
        <w:trPr>
          <w:trHeight w:val="272"/>
        </w:trPr>
        <w:tc>
          <w:tcPr>
            <w:tcW w:w="467" w:type="dxa"/>
            <w:vMerge/>
          </w:tcPr>
          <w:p w14:paraId="6647D88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1D9BB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641E66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0DF6474" w14:textId="77777777">
        <w:trPr>
          <w:trHeight w:val="262"/>
        </w:trPr>
        <w:tc>
          <w:tcPr>
            <w:tcW w:w="467" w:type="dxa"/>
            <w:vMerge/>
          </w:tcPr>
          <w:p w14:paraId="3FC367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E16D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6DC18A3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713F360" w14:textId="77777777">
        <w:trPr>
          <w:trHeight w:val="231"/>
        </w:trPr>
        <w:tc>
          <w:tcPr>
            <w:tcW w:w="467" w:type="dxa"/>
            <w:vMerge/>
          </w:tcPr>
          <w:p w14:paraId="787E4F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66E22F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8B2E4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36B19C46" w14:textId="77777777">
        <w:trPr>
          <w:trHeight w:val="207"/>
        </w:trPr>
        <w:tc>
          <w:tcPr>
            <w:tcW w:w="467" w:type="dxa"/>
            <w:vMerge/>
          </w:tcPr>
          <w:p w14:paraId="032D5B8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A910C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6B4C9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5CA04C6A" w14:textId="77777777">
        <w:trPr>
          <w:trHeight w:val="311"/>
        </w:trPr>
        <w:tc>
          <w:tcPr>
            <w:tcW w:w="467" w:type="dxa"/>
            <w:vMerge/>
          </w:tcPr>
          <w:p w14:paraId="4F3DE1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01A62F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3ED968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无</w:t>
            </w:r>
          </w:p>
        </w:tc>
      </w:tr>
      <w:tr w:rsidR="00543D5D" w:rsidRPr="00D05CD2" w14:paraId="211F54F9" w14:textId="77777777">
        <w:trPr>
          <w:trHeight w:val="201"/>
        </w:trPr>
        <w:tc>
          <w:tcPr>
            <w:tcW w:w="467" w:type="dxa"/>
            <w:vMerge/>
          </w:tcPr>
          <w:p w14:paraId="217617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C3283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BF381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4DCE11BD" w14:textId="77777777">
        <w:trPr>
          <w:trHeight w:val="201"/>
        </w:trPr>
        <w:tc>
          <w:tcPr>
            <w:tcW w:w="467" w:type="dxa"/>
            <w:vMerge/>
          </w:tcPr>
          <w:p w14:paraId="55AFC8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C0966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7DE7818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4EAA7B21" w14:textId="77777777">
        <w:trPr>
          <w:trHeight w:val="167"/>
        </w:trPr>
        <w:tc>
          <w:tcPr>
            <w:tcW w:w="467" w:type="dxa"/>
            <w:vMerge/>
          </w:tcPr>
          <w:p w14:paraId="6539EBE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0603EB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1DB2F14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023051C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5BA91EB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06C3612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343F42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45B9CE6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3E10B1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35E5EC28" w14:textId="77777777">
        <w:trPr>
          <w:trHeight w:val="149"/>
        </w:trPr>
        <w:tc>
          <w:tcPr>
            <w:tcW w:w="467" w:type="dxa"/>
            <w:vMerge/>
          </w:tcPr>
          <w:p w14:paraId="460F6E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1E082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C3FDE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8E696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48F8929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BRK_COPLT_PED_FAIL</w:t>
            </w:r>
          </w:p>
        </w:tc>
      </w:tr>
      <w:tr w:rsidR="00543D5D" w:rsidRPr="00D05CD2" w14:paraId="76426B80" w14:textId="77777777">
        <w:trPr>
          <w:trHeight w:val="309"/>
        </w:trPr>
        <w:tc>
          <w:tcPr>
            <w:tcW w:w="467" w:type="dxa"/>
            <w:vMerge/>
          </w:tcPr>
          <w:p w14:paraId="629BC8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B3D7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7BEC7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6E241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2CF4040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BRK_NML_NO_DISPATCH</w:t>
            </w:r>
          </w:p>
        </w:tc>
      </w:tr>
      <w:tr w:rsidR="00543D5D" w:rsidRPr="00D05CD2" w14:paraId="2C7B4018" w14:textId="77777777">
        <w:trPr>
          <w:trHeight w:val="285"/>
        </w:trPr>
        <w:tc>
          <w:tcPr>
            <w:tcW w:w="467" w:type="dxa"/>
            <w:vMerge/>
          </w:tcPr>
          <w:p w14:paraId="3805F0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F355D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0C847C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052423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19619E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ABCU_TIRE_PR_FAIL</w:t>
            </w:r>
          </w:p>
        </w:tc>
      </w:tr>
      <w:tr w:rsidR="00543D5D" w:rsidRPr="00D05CD2" w14:paraId="2362C7DB" w14:textId="77777777">
        <w:trPr>
          <w:trHeight w:val="275"/>
        </w:trPr>
        <w:tc>
          <w:tcPr>
            <w:tcW w:w="467" w:type="dxa"/>
            <w:vMerge/>
          </w:tcPr>
          <w:p w14:paraId="259270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0B1C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EF71B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AFA95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 w14:paraId="6066791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09857C5A" w14:textId="77777777">
        <w:trPr>
          <w:trHeight w:val="265"/>
        </w:trPr>
        <w:tc>
          <w:tcPr>
            <w:tcW w:w="467" w:type="dxa"/>
            <w:vMerge/>
          </w:tcPr>
          <w:p w14:paraId="50F2AD8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4516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2AB8D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F8B80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12A8551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54EC923A" w14:textId="77777777">
        <w:trPr>
          <w:trHeight w:val="40"/>
        </w:trPr>
        <w:tc>
          <w:tcPr>
            <w:tcW w:w="467" w:type="dxa"/>
            <w:vMerge/>
          </w:tcPr>
          <w:p w14:paraId="18870A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8590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233C9C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038FC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EAFF86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1092DAC0" w14:textId="77777777">
        <w:trPr>
          <w:trHeight w:val="244"/>
        </w:trPr>
        <w:tc>
          <w:tcPr>
            <w:tcW w:w="467" w:type="dxa"/>
            <w:vMerge/>
          </w:tcPr>
          <w:p w14:paraId="205C0D0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CDEE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2E5CA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A5EE3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0349BF5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</w:tr>
      <w:tr w:rsidR="00543D5D" w:rsidRPr="00D05CD2" w14:paraId="3C1FF8F3" w14:textId="77777777">
        <w:trPr>
          <w:trHeight w:val="235"/>
        </w:trPr>
        <w:tc>
          <w:tcPr>
            <w:tcW w:w="467" w:type="dxa"/>
            <w:vMerge/>
          </w:tcPr>
          <w:p w14:paraId="69637BB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998C0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5C4AF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4B64E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 w14:paraId="6BB514D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</w:rPr>
              <w:t>预留</w:t>
            </w:r>
          </w:p>
        </w:tc>
      </w:tr>
      <w:tr w:rsidR="00543D5D" w:rsidRPr="00D05CD2" w14:paraId="4BF1DF44" w14:textId="77777777">
        <w:trPr>
          <w:trHeight w:val="225"/>
        </w:trPr>
        <w:tc>
          <w:tcPr>
            <w:tcW w:w="467" w:type="dxa"/>
            <w:vMerge/>
          </w:tcPr>
          <w:p w14:paraId="19932E3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81F3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5C9FD5EA" w14:textId="5729DF2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373AC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679DD1F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3D48EA" w14:textId="77777777">
        <w:trPr>
          <w:trHeight w:val="215"/>
        </w:trPr>
        <w:tc>
          <w:tcPr>
            <w:tcW w:w="467" w:type="dxa"/>
            <w:vMerge/>
          </w:tcPr>
          <w:p w14:paraId="71F8944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27D017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79D3BC54" w14:textId="7C62187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2F3231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 w14:paraId="56630C6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AD433C7" w14:textId="77777777">
        <w:trPr>
          <w:trHeight w:val="294"/>
        </w:trPr>
        <w:tc>
          <w:tcPr>
            <w:tcW w:w="467" w:type="dxa"/>
            <w:vMerge/>
          </w:tcPr>
          <w:p w14:paraId="7084C4F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08C3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041852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AUTO_BRK_FAIL</w:t>
            </w:r>
          </w:p>
        </w:tc>
        <w:tc>
          <w:tcPr>
            <w:tcW w:w="720" w:type="dxa"/>
            <w:vAlign w:val="center"/>
          </w:tcPr>
          <w:p w14:paraId="34EA96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C06B91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05B5AE" w14:textId="77777777">
        <w:trPr>
          <w:trHeight w:val="47"/>
        </w:trPr>
        <w:tc>
          <w:tcPr>
            <w:tcW w:w="467" w:type="dxa"/>
            <w:vMerge/>
          </w:tcPr>
          <w:p w14:paraId="6204FBE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12E0D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D0EC4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AUTO_BRK_LO</w:t>
            </w:r>
          </w:p>
        </w:tc>
        <w:tc>
          <w:tcPr>
            <w:tcW w:w="720" w:type="dxa"/>
            <w:vAlign w:val="center"/>
          </w:tcPr>
          <w:p w14:paraId="48B33C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3D8E467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D739F0" w14:textId="77777777">
        <w:trPr>
          <w:trHeight w:val="60"/>
        </w:trPr>
        <w:tc>
          <w:tcPr>
            <w:tcW w:w="467" w:type="dxa"/>
            <w:vMerge/>
          </w:tcPr>
          <w:p w14:paraId="0199866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DE291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7A35125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MED</w:t>
            </w:r>
          </w:p>
        </w:tc>
        <w:tc>
          <w:tcPr>
            <w:tcW w:w="720" w:type="dxa"/>
            <w:vAlign w:val="center"/>
          </w:tcPr>
          <w:p w14:paraId="71C73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DFB017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96831A" w14:textId="77777777">
        <w:trPr>
          <w:trHeight w:val="302"/>
        </w:trPr>
        <w:tc>
          <w:tcPr>
            <w:tcW w:w="467" w:type="dxa"/>
            <w:vMerge/>
          </w:tcPr>
          <w:p w14:paraId="626748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0AC9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56690C8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HI</w:t>
            </w:r>
          </w:p>
        </w:tc>
        <w:tc>
          <w:tcPr>
            <w:tcW w:w="720" w:type="dxa"/>
            <w:vAlign w:val="center"/>
          </w:tcPr>
          <w:p w14:paraId="021F98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1A0F77F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CE20934" w14:textId="77777777">
        <w:trPr>
          <w:trHeight w:val="293"/>
        </w:trPr>
        <w:tc>
          <w:tcPr>
            <w:tcW w:w="467" w:type="dxa"/>
            <w:vMerge/>
          </w:tcPr>
          <w:p w14:paraId="264A87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32676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38661711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AUTO_BRK_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RTO</w:t>
            </w:r>
          </w:p>
        </w:tc>
        <w:tc>
          <w:tcPr>
            <w:tcW w:w="720" w:type="dxa"/>
            <w:vAlign w:val="center"/>
          </w:tcPr>
          <w:p w14:paraId="48A4EA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349D457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35F93BC" w14:textId="77777777">
        <w:trPr>
          <w:trHeight w:val="269"/>
        </w:trPr>
        <w:tc>
          <w:tcPr>
            <w:tcW w:w="467" w:type="dxa"/>
            <w:vMerge/>
          </w:tcPr>
          <w:p w14:paraId="3C27A19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40CC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18DE323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BRK_PLT_PED_FAIL</w:t>
            </w:r>
          </w:p>
        </w:tc>
        <w:tc>
          <w:tcPr>
            <w:tcW w:w="720" w:type="dxa"/>
            <w:vAlign w:val="center"/>
          </w:tcPr>
          <w:p w14:paraId="064961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B9E5B6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2E7B050" w14:textId="77777777">
        <w:trPr>
          <w:trHeight w:val="1292"/>
        </w:trPr>
        <w:tc>
          <w:tcPr>
            <w:tcW w:w="467" w:type="dxa"/>
            <w:vAlign w:val="center"/>
          </w:tcPr>
          <w:p w14:paraId="283D89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4E06E23" w14:textId="083CDFA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40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41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023716F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0B45AA8B" w14:textId="3DC07BCC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11716553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2CF0B66E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6FAC87BA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ARINC429数据字3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9797D49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6D4F272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52DE9B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554AB9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左内主轮速</w:t>
            </w:r>
          </w:p>
        </w:tc>
        <w:tc>
          <w:tcPr>
            <w:tcW w:w="850" w:type="dxa"/>
          </w:tcPr>
          <w:p w14:paraId="476A058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A1BCBC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9416D32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9F2876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5C30F7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28F54B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004</w:t>
            </w:r>
          </w:p>
        </w:tc>
      </w:tr>
      <w:tr w:rsidR="00543D5D" w:rsidRPr="00D05CD2" w14:paraId="3A53AF3D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2B73BD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2F786FF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5E44E9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17D73D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44C6D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信号类型</w:t>
            </w:r>
          </w:p>
        </w:tc>
        <w:tc>
          <w:tcPr>
            <w:tcW w:w="6621" w:type="dxa"/>
            <w:gridSpan w:val="6"/>
          </w:tcPr>
          <w:p w14:paraId="75911B7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13557B1" w14:textId="77777777">
        <w:trPr>
          <w:trHeight w:val="272"/>
        </w:trPr>
        <w:tc>
          <w:tcPr>
            <w:tcW w:w="467" w:type="dxa"/>
            <w:vMerge/>
          </w:tcPr>
          <w:p w14:paraId="0A98392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4B83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5FDD42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7BE17C0B" w14:textId="77777777">
        <w:trPr>
          <w:trHeight w:val="262"/>
        </w:trPr>
        <w:tc>
          <w:tcPr>
            <w:tcW w:w="467" w:type="dxa"/>
            <w:vMerge/>
          </w:tcPr>
          <w:p w14:paraId="4DD01F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D2C1C6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16042C1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59D815F" w14:textId="77777777">
        <w:trPr>
          <w:trHeight w:val="231"/>
        </w:trPr>
        <w:tc>
          <w:tcPr>
            <w:tcW w:w="467" w:type="dxa"/>
            <w:vMerge/>
          </w:tcPr>
          <w:p w14:paraId="28C1193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D91FD1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0F060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6F73F36" w14:textId="77777777">
        <w:trPr>
          <w:trHeight w:val="207"/>
        </w:trPr>
        <w:tc>
          <w:tcPr>
            <w:tcW w:w="467" w:type="dxa"/>
            <w:vMerge/>
          </w:tcPr>
          <w:p w14:paraId="4618C8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32442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EFAD4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6108C035" w14:textId="77777777">
        <w:trPr>
          <w:trHeight w:val="311"/>
        </w:trPr>
        <w:tc>
          <w:tcPr>
            <w:tcW w:w="467" w:type="dxa"/>
            <w:vMerge/>
          </w:tcPr>
          <w:p w14:paraId="0214959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77D88F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1E22DC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6BB50C69" w14:textId="77777777">
        <w:trPr>
          <w:trHeight w:val="201"/>
        </w:trPr>
        <w:tc>
          <w:tcPr>
            <w:tcW w:w="467" w:type="dxa"/>
            <w:vMerge/>
          </w:tcPr>
          <w:p w14:paraId="303894D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BC49C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0524C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2F30B85F" w14:textId="77777777">
        <w:trPr>
          <w:trHeight w:val="201"/>
        </w:trPr>
        <w:tc>
          <w:tcPr>
            <w:tcW w:w="467" w:type="dxa"/>
            <w:vMerge/>
          </w:tcPr>
          <w:p w14:paraId="34DE93C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2FF6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43313ED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9800282" w14:textId="77777777">
        <w:trPr>
          <w:trHeight w:val="167"/>
        </w:trPr>
        <w:tc>
          <w:tcPr>
            <w:tcW w:w="467" w:type="dxa"/>
            <w:vMerge/>
          </w:tcPr>
          <w:p w14:paraId="46F3125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4AB48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4CFB83A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13842E22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1FFB6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A58B2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3AD7DB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159120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EE17AF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1EAE275E" w14:textId="77777777">
        <w:trPr>
          <w:trHeight w:val="149"/>
        </w:trPr>
        <w:tc>
          <w:tcPr>
            <w:tcW w:w="467" w:type="dxa"/>
            <w:vMerge/>
          </w:tcPr>
          <w:p w14:paraId="685DEE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E2A3E1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E48F0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3D8BC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2003B86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C2F6915" w14:textId="77777777">
        <w:trPr>
          <w:trHeight w:val="309"/>
        </w:trPr>
        <w:tc>
          <w:tcPr>
            <w:tcW w:w="467" w:type="dxa"/>
            <w:vMerge/>
          </w:tcPr>
          <w:p w14:paraId="5AF89F9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20B2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C42A7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5D7E5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120CE7E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DAAB9A0" w14:textId="77777777">
        <w:trPr>
          <w:trHeight w:val="285"/>
        </w:trPr>
        <w:tc>
          <w:tcPr>
            <w:tcW w:w="467" w:type="dxa"/>
            <w:vMerge/>
          </w:tcPr>
          <w:p w14:paraId="5B4E6D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8221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01792C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B6ECE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0B089B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872969" w14:textId="77777777">
        <w:trPr>
          <w:trHeight w:val="275"/>
        </w:trPr>
        <w:tc>
          <w:tcPr>
            <w:tcW w:w="467" w:type="dxa"/>
            <w:vMerge/>
          </w:tcPr>
          <w:p w14:paraId="2B5B95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D722B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AD9F0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5CAF5E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6F8555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65C4D70" w14:textId="77777777">
        <w:trPr>
          <w:trHeight w:val="265"/>
        </w:trPr>
        <w:tc>
          <w:tcPr>
            <w:tcW w:w="467" w:type="dxa"/>
            <w:vMerge/>
          </w:tcPr>
          <w:p w14:paraId="126ACA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3319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5FC417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593F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10A2E4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0CB692" w14:textId="77777777">
        <w:trPr>
          <w:trHeight w:val="255"/>
        </w:trPr>
        <w:tc>
          <w:tcPr>
            <w:tcW w:w="467" w:type="dxa"/>
            <w:vMerge/>
          </w:tcPr>
          <w:p w14:paraId="657106B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21B5AE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9E600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A137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A915E2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2FA8E5C" w14:textId="77777777">
        <w:trPr>
          <w:trHeight w:val="244"/>
        </w:trPr>
        <w:tc>
          <w:tcPr>
            <w:tcW w:w="467" w:type="dxa"/>
            <w:vMerge/>
          </w:tcPr>
          <w:p w14:paraId="17EC04D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9C39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ED6C9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D051B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640577E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C315D9" w14:textId="77777777">
        <w:trPr>
          <w:trHeight w:val="235"/>
        </w:trPr>
        <w:tc>
          <w:tcPr>
            <w:tcW w:w="467" w:type="dxa"/>
            <w:vMerge/>
          </w:tcPr>
          <w:p w14:paraId="4A8A328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A0C0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BC23E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EA1A0F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FDBF9B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FC13635" w14:textId="77777777">
        <w:trPr>
          <w:trHeight w:val="225"/>
        </w:trPr>
        <w:tc>
          <w:tcPr>
            <w:tcW w:w="467" w:type="dxa"/>
            <w:vMerge/>
          </w:tcPr>
          <w:p w14:paraId="03AB9E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44F96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F9D7E78" w14:textId="5A520D8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3AF3E53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15B5994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1D143C6" w14:textId="77777777">
        <w:trPr>
          <w:trHeight w:val="215"/>
        </w:trPr>
        <w:tc>
          <w:tcPr>
            <w:tcW w:w="467" w:type="dxa"/>
            <w:vMerge/>
          </w:tcPr>
          <w:p w14:paraId="5699DC7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49FEC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F209504" w14:textId="18DF0FED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4BCFF2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469F5B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42B6D16" w14:textId="77777777">
        <w:trPr>
          <w:trHeight w:val="294"/>
        </w:trPr>
        <w:tc>
          <w:tcPr>
            <w:tcW w:w="467" w:type="dxa"/>
            <w:vMerge/>
          </w:tcPr>
          <w:p w14:paraId="1AC2B6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1F016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0E7BC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250666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19BE896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503460" w14:textId="77777777">
        <w:trPr>
          <w:trHeight w:val="47"/>
        </w:trPr>
        <w:tc>
          <w:tcPr>
            <w:tcW w:w="467" w:type="dxa"/>
            <w:vMerge/>
          </w:tcPr>
          <w:p w14:paraId="7F1AA2E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ABFF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C03EC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D7AE9D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7BAC6E5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10A6BE" w14:textId="77777777">
        <w:trPr>
          <w:trHeight w:val="60"/>
        </w:trPr>
        <w:tc>
          <w:tcPr>
            <w:tcW w:w="467" w:type="dxa"/>
            <w:vMerge/>
          </w:tcPr>
          <w:p w14:paraId="70E3990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BA3D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2747CCA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2CA19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917D62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0DC637" w14:textId="77777777">
        <w:trPr>
          <w:trHeight w:val="302"/>
        </w:trPr>
        <w:tc>
          <w:tcPr>
            <w:tcW w:w="467" w:type="dxa"/>
            <w:vMerge/>
          </w:tcPr>
          <w:p w14:paraId="366CE22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5BB6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6FA8231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6A4389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066D4F9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29E9C7BD" w14:textId="77777777">
        <w:trPr>
          <w:trHeight w:val="293"/>
        </w:trPr>
        <w:tc>
          <w:tcPr>
            <w:tcW w:w="467" w:type="dxa"/>
            <w:vMerge/>
          </w:tcPr>
          <w:p w14:paraId="7A38202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09CD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1844F28D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A4255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0E2DB1D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C22A8C7" w14:textId="77777777">
        <w:trPr>
          <w:trHeight w:val="269"/>
        </w:trPr>
        <w:tc>
          <w:tcPr>
            <w:tcW w:w="467" w:type="dxa"/>
            <w:vMerge/>
          </w:tcPr>
          <w:p w14:paraId="523714A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5C1D9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3B3F05C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B0CBE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522933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2D32279" w14:textId="77777777">
        <w:trPr>
          <w:trHeight w:val="1292"/>
        </w:trPr>
        <w:tc>
          <w:tcPr>
            <w:tcW w:w="467" w:type="dxa"/>
            <w:vAlign w:val="center"/>
          </w:tcPr>
          <w:p w14:paraId="298B57A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1251D25A" w14:textId="225D0D1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42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43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689B064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91C6B2B" w14:textId="68EB922E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4FB58370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17B3E917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F0AD9A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9EB794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EF7DA2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7DCB868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左外主轮速</w:t>
            </w:r>
          </w:p>
        </w:tc>
        <w:tc>
          <w:tcPr>
            <w:tcW w:w="850" w:type="dxa"/>
          </w:tcPr>
          <w:p w14:paraId="40A4526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AC188F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635D3EE1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453C8F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506E5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47DA48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005</w:t>
            </w:r>
          </w:p>
        </w:tc>
      </w:tr>
      <w:tr w:rsidR="00543D5D" w:rsidRPr="00D05CD2" w14:paraId="74BA07EA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C324DD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5CEAB17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031E8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3252B6E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78C79BE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8D874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6C56BF2" w14:textId="77777777">
        <w:trPr>
          <w:trHeight w:val="272"/>
        </w:trPr>
        <w:tc>
          <w:tcPr>
            <w:tcW w:w="467" w:type="dxa"/>
            <w:vMerge/>
          </w:tcPr>
          <w:p w14:paraId="214CEF3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673D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82D56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C6F0E8E" w14:textId="77777777">
        <w:trPr>
          <w:trHeight w:val="262"/>
        </w:trPr>
        <w:tc>
          <w:tcPr>
            <w:tcW w:w="467" w:type="dxa"/>
            <w:vMerge/>
          </w:tcPr>
          <w:p w14:paraId="7F88743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7F103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7D87B1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8049030" w14:textId="77777777">
        <w:trPr>
          <w:trHeight w:val="231"/>
        </w:trPr>
        <w:tc>
          <w:tcPr>
            <w:tcW w:w="467" w:type="dxa"/>
            <w:vMerge/>
          </w:tcPr>
          <w:p w14:paraId="3EB127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17C7C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F82EB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57F9C8A8" w14:textId="77777777">
        <w:trPr>
          <w:trHeight w:val="207"/>
        </w:trPr>
        <w:tc>
          <w:tcPr>
            <w:tcW w:w="467" w:type="dxa"/>
            <w:vMerge/>
          </w:tcPr>
          <w:p w14:paraId="40EF604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FF79D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5CCDDD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7CC388BE" w14:textId="77777777">
        <w:trPr>
          <w:trHeight w:val="311"/>
        </w:trPr>
        <w:tc>
          <w:tcPr>
            <w:tcW w:w="467" w:type="dxa"/>
            <w:vMerge/>
          </w:tcPr>
          <w:p w14:paraId="10E035A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CC2BFA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06ADAD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0137A87D" w14:textId="77777777">
        <w:trPr>
          <w:trHeight w:val="201"/>
        </w:trPr>
        <w:tc>
          <w:tcPr>
            <w:tcW w:w="467" w:type="dxa"/>
            <w:vMerge/>
          </w:tcPr>
          <w:p w14:paraId="018B0E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349BB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660F9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2km/h</w:t>
            </w:r>
          </w:p>
        </w:tc>
      </w:tr>
      <w:tr w:rsidR="00543D5D" w:rsidRPr="00D05CD2" w14:paraId="5C405D32" w14:textId="77777777">
        <w:trPr>
          <w:trHeight w:val="201"/>
        </w:trPr>
        <w:tc>
          <w:tcPr>
            <w:tcW w:w="467" w:type="dxa"/>
            <w:vMerge/>
          </w:tcPr>
          <w:p w14:paraId="2E08FF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37F35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C6A04B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7C478DB4" w14:textId="77777777">
        <w:trPr>
          <w:trHeight w:val="167"/>
        </w:trPr>
        <w:tc>
          <w:tcPr>
            <w:tcW w:w="467" w:type="dxa"/>
            <w:vMerge/>
          </w:tcPr>
          <w:p w14:paraId="6C5AC8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6C41A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AC2348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28E3E42E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705175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</w:t>
            </w: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8" w:type="dxa"/>
            <w:vAlign w:val="center"/>
          </w:tcPr>
          <w:p w14:paraId="199F5DC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36A91C6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0A602C8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60B0391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2DE8106D" w14:textId="77777777">
        <w:trPr>
          <w:trHeight w:val="149"/>
        </w:trPr>
        <w:tc>
          <w:tcPr>
            <w:tcW w:w="467" w:type="dxa"/>
            <w:vMerge/>
          </w:tcPr>
          <w:p w14:paraId="06B287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33225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90F95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D20BA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05F388E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EA1B76" w14:textId="77777777">
        <w:trPr>
          <w:trHeight w:val="309"/>
        </w:trPr>
        <w:tc>
          <w:tcPr>
            <w:tcW w:w="467" w:type="dxa"/>
            <w:vMerge/>
          </w:tcPr>
          <w:p w14:paraId="5810C8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981B4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FDE04E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1DE19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71614CD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C9837FA" w14:textId="77777777">
        <w:trPr>
          <w:trHeight w:val="285"/>
        </w:trPr>
        <w:tc>
          <w:tcPr>
            <w:tcW w:w="467" w:type="dxa"/>
            <w:vMerge/>
          </w:tcPr>
          <w:p w14:paraId="2B860D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0D3C83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4A76FF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8425D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6A6F09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C7ECAB1" w14:textId="77777777">
        <w:trPr>
          <w:trHeight w:val="275"/>
        </w:trPr>
        <w:tc>
          <w:tcPr>
            <w:tcW w:w="467" w:type="dxa"/>
            <w:vMerge/>
          </w:tcPr>
          <w:p w14:paraId="028C44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B534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7535DE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6D994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0DCED4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8BA8C43" w14:textId="77777777">
        <w:trPr>
          <w:trHeight w:val="265"/>
        </w:trPr>
        <w:tc>
          <w:tcPr>
            <w:tcW w:w="467" w:type="dxa"/>
            <w:vMerge/>
          </w:tcPr>
          <w:p w14:paraId="22BC58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39332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350AE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68E2A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786C12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CCDA3A" w14:textId="77777777">
        <w:trPr>
          <w:trHeight w:val="255"/>
        </w:trPr>
        <w:tc>
          <w:tcPr>
            <w:tcW w:w="467" w:type="dxa"/>
            <w:vMerge/>
          </w:tcPr>
          <w:p w14:paraId="54D6A62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F08E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0F30FF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0301A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977EEF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6E93F1" w14:textId="77777777">
        <w:trPr>
          <w:trHeight w:val="244"/>
        </w:trPr>
        <w:tc>
          <w:tcPr>
            <w:tcW w:w="467" w:type="dxa"/>
            <w:vMerge/>
          </w:tcPr>
          <w:p w14:paraId="1890730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81B43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64D665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CCB283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31E18B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F33186" w14:textId="77777777">
        <w:trPr>
          <w:trHeight w:val="235"/>
        </w:trPr>
        <w:tc>
          <w:tcPr>
            <w:tcW w:w="467" w:type="dxa"/>
            <w:vMerge/>
          </w:tcPr>
          <w:p w14:paraId="0EA1C8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5BC56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5D51CA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5F58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92D8DB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E56145" w14:textId="77777777">
        <w:trPr>
          <w:trHeight w:val="225"/>
        </w:trPr>
        <w:tc>
          <w:tcPr>
            <w:tcW w:w="467" w:type="dxa"/>
            <w:vMerge/>
          </w:tcPr>
          <w:p w14:paraId="50A1F17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0BE6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F5B7C45" w14:textId="4072BCE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1860A7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0506D26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3E5524" w14:textId="77777777">
        <w:trPr>
          <w:trHeight w:val="215"/>
        </w:trPr>
        <w:tc>
          <w:tcPr>
            <w:tcW w:w="467" w:type="dxa"/>
            <w:vMerge/>
          </w:tcPr>
          <w:p w14:paraId="1268CEE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A9922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F959170" w14:textId="0CC6DB6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4A5AAF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7ADEAA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903628" w14:textId="77777777">
        <w:trPr>
          <w:trHeight w:val="294"/>
        </w:trPr>
        <w:tc>
          <w:tcPr>
            <w:tcW w:w="467" w:type="dxa"/>
            <w:vMerge/>
          </w:tcPr>
          <w:p w14:paraId="4C1786B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5C848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72ABEB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09F3F6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4C4A82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3A7E638" w14:textId="77777777">
        <w:trPr>
          <w:trHeight w:val="47"/>
        </w:trPr>
        <w:tc>
          <w:tcPr>
            <w:tcW w:w="467" w:type="dxa"/>
            <w:vMerge/>
          </w:tcPr>
          <w:p w14:paraId="75012B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08B3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ABF77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F87FC5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DD197D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95E5AEB" w14:textId="77777777">
        <w:trPr>
          <w:trHeight w:val="60"/>
        </w:trPr>
        <w:tc>
          <w:tcPr>
            <w:tcW w:w="467" w:type="dxa"/>
            <w:vMerge/>
          </w:tcPr>
          <w:p w14:paraId="798FFBD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4185E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6B92F0CC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F3083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298036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858B10" w14:textId="77777777">
        <w:trPr>
          <w:trHeight w:val="302"/>
        </w:trPr>
        <w:tc>
          <w:tcPr>
            <w:tcW w:w="467" w:type="dxa"/>
            <w:vMerge/>
          </w:tcPr>
          <w:p w14:paraId="2C38B1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3619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67DF4CF6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EF699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27DFD97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3D09A84" w14:textId="77777777">
        <w:trPr>
          <w:trHeight w:val="293"/>
        </w:trPr>
        <w:tc>
          <w:tcPr>
            <w:tcW w:w="467" w:type="dxa"/>
            <w:vMerge/>
          </w:tcPr>
          <w:p w14:paraId="419DD2A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A2A40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6E63B611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0C7CBE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98B81A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CD81E65" w14:textId="77777777">
        <w:trPr>
          <w:trHeight w:val="269"/>
        </w:trPr>
        <w:tc>
          <w:tcPr>
            <w:tcW w:w="467" w:type="dxa"/>
            <w:vMerge/>
          </w:tcPr>
          <w:p w14:paraId="35F2572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82F1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6CE704B7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A28CCD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34B477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8B0E9B2" w14:textId="77777777">
        <w:trPr>
          <w:trHeight w:val="1292"/>
        </w:trPr>
        <w:tc>
          <w:tcPr>
            <w:tcW w:w="467" w:type="dxa"/>
            <w:vAlign w:val="center"/>
          </w:tcPr>
          <w:p w14:paraId="7203EE3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323F1BB0" w14:textId="66CC1C1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44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4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9D87913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719495E6" w14:textId="6D949FC9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41E2231E" w14:textId="77777777" w:rsidR="00543D5D" w:rsidRPr="00D05CD2" w:rsidRDefault="00543D5D">
      <w:pPr>
        <w:widowControl/>
        <w:jc w:val="left"/>
        <w:rPr>
          <w:rFonts w:hAnsi="宋体" w:hint="eastAsia"/>
          <w:sz w:val="22"/>
          <w:szCs w:val="22"/>
        </w:rPr>
      </w:pPr>
    </w:p>
    <w:p w14:paraId="31AAD647" w14:textId="77777777" w:rsidR="00543D5D" w:rsidRPr="00D05CD2" w:rsidRDefault="00543D5D">
      <w:pPr>
        <w:rPr>
          <w:sz w:val="22"/>
          <w:szCs w:val="22"/>
        </w:rPr>
      </w:pPr>
    </w:p>
    <w:p w14:paraId="57E2AB4D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ARINC429数据字5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5E539A2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241BD93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F8644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7AEC5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右内主轮速</w:t>
            </w:r>
          </w:p>
        </w:tc>
        <w:tc>
          <w:tcPr>
            <w:tcW w:w="850" w:type="dxa"/>
          </w:tcPr>
          <w:p w14:paraId="0EBBDE8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A92DB9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20E76AD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5012CD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F4707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A921FA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006</w:t>
            </w:r>
          </w:p>
        </w:tc>
      </w:tr>
      <w:tr w:rsidR="00543D5D" w:rsidRPr="00D05CD2" w14:paraId="28924B7A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40D78B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58FF1F0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F8412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053B06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EB644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7A458EB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6A383FB" w14:textId="77777777">
        <w:trPr>
          <w:trHeight w:val="272"/>
        </w:trPr>
        <w:tc>
          <w:tcPr>
            <w:tcW w:w="467" w:type="dxa"/>
            <w:vMerge/>
          </w:tcPr>
          <w:p w14:paraId="7858BE1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1BC8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2E8EBE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596BA28" w14:textId="77777777">
        <w:trPr>
          <w:trHeight w:val="262"/>
        </w:trPr>
        <w:tc>
          <w:tcPr>
            <w:tcW w:w="467" w:type="dxa"/>
            <w:vMerge/>
          </w:tcPr>
          <w:p w14:paraId="6AA17ED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0115A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117B9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A4239BC" w14:textId="77777777">
        <w:trPr>
          <w:trHeight w:val="231"/>
        </w:trPr>
        <w:tc>
          <w:tcPr>
            <w:tcW w:w="467" w:type="dxa"/>
            <w:vMerge/>
          </w:tcPr>
          <w:p w14:paraId="40AF03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46C2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F7AC2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42143347" w14:textId="77777777">
        <w:trPr>
          <w:trHeight w:val="207"/>
        </w:trPr>
        <w:tc>
          <w:tcPr>
            <w:tcW w:w="467" w:type="dxa"/>
            <w:vMerge/>
          </w:tcPr>
          <w:p w14:paraId="35F0D04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FECA9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3FFC8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376AE043" w14:textId="77777777">
        <w:trPr>
          <w:trHeight w:val="311"/>
        </w:trPr>
        <w:tc>
          <w:tcPr>
            <w:tcW w:w="467" w:type="dxa"/>
            <w:vMerge/>
          </w:tcPr>
          <w:p w14:paraId="5AD1454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F62AD4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F9937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116BADC4" w14:textId="77777777">
        <w:trPr>
          <w:trHeight w:val="201"/>
        </w:trPr>
        <w:tc>
          <w:tcPr>
            <w:tcW w:w="467" w:type="dxa"/>
            <w:vMerge/>
          </w:tcPr>
          <w:p w14:paraId="4E9655D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E1AAE9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86094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B2771E1" w14:textId="77777777">
        <w:trPr>
          <w:trHeight w:val="201"/>
        </w:trPr>
        <w:tc>
          <w:tcPr>
            <w:tcW w:w="467" w:type="dxa"/>
            <w:vMerge/>
          </w:tcPr>
          <w:p w14:paraId="24637A6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19F2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92C804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0B96F35" w14:textId="77777777">
        <w:trPr>
          <w:trHeight w:val="167"/>
        </w:trPr>
        <w:tc>
          <w:tcPr>
            <w:tcW w:w="467" w:type="dxa"/>
            <w:vMerge/>
          </w:tcPr>
          <w:p w14:paraId="18FB5BD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1A74E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478153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93A78A8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A4665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637E0E8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767EC1A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62236E4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020880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C609EC7" w14:textId="77777777">
        <w:trPr>
          <w:trHeight w:val="149"/>
        </w:trPr>
        <w:tc>
          <w:tcPr>
            <w:tcW w:w="467" w:type="dxa"/>
            <w:vMerge/>
          </w:tcPr>
          <w:p w14:paraId="1D0237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4624F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AA607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94EDE6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3EF1573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CBCF8A1" w14:textId="77777777">
        <w:trPr>
          <w:trHeight w:val="309"/>
        </w:trPr>
        <w:tc>
          <w:tcPr>
            <w:tcW w:w="467" w:type="dxa"/>
            <w:vMerge/>
          </w:tcPr>
          <w:p w14:paraId="3C73CA3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3EBE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D9AF4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C33B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6D8F925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412B3D8" w14:textId="77777777">
        <w:trPr>
          <w:trHeight w:val="285"/>
        </w:trPr>
        <w:tc>
          <w:tcPr>
            <w:tcW w:w="467" w:type="dxa"/>
            <w:vMerge/>
          </w:tcPr>
          <w:p w14:paraId="122320D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BF2CE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686E0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00C8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63AD47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A086676" w14:textId="77777777">
        <w:trPr>
          <w:trHeight w:val="275"/>
        </w:trPr>
        <w:tc>
          <w:tcPr>
            <w:tcW w:w="467" w:type="dxa"/>
            <w:vMerge/>
          </w:tcPr>
          <w:p w14:paraId="16EAD3E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D792D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4F95A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58B4B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5B5A84E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9A73DC" w14:textId="77777777">
        <w:trPr>
          <w:trHeight w:val="265"/>
        </w:trPr>
        <w:tc>
          <w:tcPr>
            <w:tcW w:w="467" w:type="dxa"/>
            <w:vMerge/>
          </w:tcPr>
          <w:p w14:paraId="2A72D6F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CD90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6AC37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EE832F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2DB09A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DE523A8" w14:textId="77777777">
        <w:trPr>
          <w:trHeight w:val="255"/>
        </w:trPr>
        <w:tc>
          <w:tcPr>
            <w:tcW w:w="467" w:type="dxa"/>
            <w:vMerge/>
          </w:tcPr>
          <w:p w14:paraId="1600E37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91F62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478915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CE792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3AC4CD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BAF51B8" w14:textId="77777777">
        <w:trPr>
          <w:trHeight w:val="244"/>
        </w:trPr>
        <w:tc>
          <w:tcPr>
            <w:tcW w:w="467" w:type="dxa"/>
            <w:vMerge/>
          </w:tcPr>
          <w:p w14:paraId="45A3474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ED79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7311B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65D0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0B2E7BF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8CBDAA8" w14:textId="77777777">
        <w:trPr>
          <w:trHeight w:val="235"/>
        </w:trPr>
        <w:tc>
          <w:tcPr>
            <w:tcW w:w="467" w:type="dxa"/>
            <w:vMerge/>
          </w:tcPr>
          <w:p w14:paraId="72A677A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880BA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244CA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A1BE4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74D4CD4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82BF46A" w14:textId="77777777">
        <w:trPr>
          <w:trHeight w:val="225"/>
        </w:trPr>
        <w:tc>
          <w:tcPr>
            <w:tcW w:w="467" w:type="dxa"/>
            <w:vMerge/>
          </w:tcPr>
          <w:p w14:paraId="1C874A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79BD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F2B0929" w14:textId="43DB588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01E54D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C11DAE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F71518B" w14:textId="77777777">
        <w:trPr>
          <w:trHeight w:val="215"/>
        </w:trPr>
        <w:tc>
          <w:tcPr>
            <w:tcW w:w="467" w:type="dxa"/>
            <w:vMerge/>
          </w:tcPr>
          <w:p w14:paraId="56FA5E0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D15C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0F255CD3" w14:textId="50DF2A2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073B6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21C0F62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EA6FFF5" w14:textId="77777777">
        <w:trPr>
          <w:trHeight w:val="294"/>
        </w:trPr>
        <w:tc>
          <w:tcPr>
            <w:tcW w:w="467" w:type="dxa"/>
            <w:vMerge/>
          </w:tcPr>
          <w:p w14:paraId="59F60EF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A010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5C4B85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3318D7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D7661E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E3DD855" w14:textId="77777777">
        <w:trPr>
          <w:trHeight w:val="47"/>
        </w:trPr>
        <w:tc>
          <w:tcPr>
            <w:tcW w:w="467" w:type="dxa"/>
            <w:vMerge/>
          </w:tcPr>
          <w:p w14:paraId="7219F6A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328DA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21FD3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4ECFD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B3CD2F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B433FD" w14:textId="77777777">
        <w:trPr>
          <w:trHeight w:val="60"/>
        </w:trPr>
        <w:tc>
          <w:tcPr>
            <w:tcW w:w="467" w:type="dxa"/>
            <w:vMerge/>
          </w:tcPr>
          <w:p w14:paraId="75FFF93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9A89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02D769AD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5C784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988761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2BEDB7A" w14:textId="77777777">
        <w:trPr>
          <w:trHeight w:val="302"/>
        </w:trPr>
        <w:tc>
          <w:tcPr>
            <w:tcW w:w="467" w:type="dxa"/>
            <w:vMerge/>
          </w:tcPr>
          <w:p w14:paraId="481CC6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728A5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2A99F1D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FE207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15E126C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7574B686" w14:textId="77777777">
        <w:trPr>
          <w:trHeight w:val="293"/>
        </w:trPr>
        <w:tc>
          <w:tcPr>
            <w:tcW w:w="467" w:type="dxa"/>
            <w:vMerge/>
          </w:tcPr>
          <w:p w14:paraId="29EC905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A8FA7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25DF71D5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99AB1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2160595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A89F844" w14:textId="77777777">
        <w:trPr>
          <w:trHeight w:val="269"/>
        </w:trPr>
        <w:tc>
          <w:tcPr>
            <w:tcW w:w="467" w:type="dxa"/>
            <w:vMerge/>
          </w:tcPr>
          <w:p w14:paraId="7426F73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1DB60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12AFF332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0AC79C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6102ACD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4F3AF1B3" w14:textId="77777777">
        <w:trPr>
          <w:trHeight w:val="1292"/>
        </w:trPr>
        <w:tc>
          <w:tcPr>
            <w:tcW w:w="467" w:type="dxa"/>
            <w:vAlign w:val="center"/>
          </w:tcPr>
          <w:p w14:paraId="71E3FC4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4494AE8F" w14:textId="3F5FB94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46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47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0A751EA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E1CDEB2" w14:textId="3444ECA8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4DB8644E" w14:textId="77777777" w:rsidR="00543D5D" w:rsidRPr="00D05CD2" w:rsidRDefault="00543D5D">
      <w:pPr>
        <w:rPr>
          <w:sz w:val="22"/>
          <w:szCs w:val="22"/>
        </w:rPr>
      </w:pPr>
    </w:p>
    <w:p w14:paraId="5F1604E4" w14:textId="77777777" w:rsidR="00543D5D" w:rsidRPr="00D05CD2" w:rsidRDefault="00543D5D">
      <w:pPr>
        <w:rPr>
          <w:sz w:val="22"/>
          <w:szCs w:val="22"/>
        </w:rPr>
      </w:pPr>
    </w:p>
    <w:p w14:paraId="028C5C13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ARINC429数据字6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9208661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51228C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220E5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7C27DEB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右外主轮速</w:t>
            </w:r>
          </w:p>
        </w:tc>
        <w:tc>
          <w:tcPr>
            <w:tcW w:w="850" w:type="dxa"/>
          </w:tcPr>
          <w:p w14:paraId="26A5317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21BBC9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100507F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178796F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718F7C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305231C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007</w:t>
            </w:r>
          </w:p>
        </w:tc>
      </w:tr>
      <w:tr w:rsidR="00543D5D" w:rsidRPr="00D05CD2" w14:paraId="1476C257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BF786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000D5E5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FE7D9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75FDC80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1F0EFE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33F9B77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3B9A83A" w14:textId="77777777">
        <w:trPr>
          <w:trHeight w:val="272"/>
        </w:trPr>
        <w:tc>
          <w:tcPr>
            <w:tcW w:w="467" w:type="dxa"/>
            <w:vMerge/>
          </w:tcPr>
          <w:p w14:paraId="07D689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ACB0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7E9D3E3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B2D46F4" w14:textId="77777777">
        <w:trPr>
          <w:trHeight w:val="262"/>
        </w:trPr>
        <w:tc>
          <w:tcPr>
            <w:tcW w:w="467" w:type="dxa"/>
            <w:vMerge/>
          </w:tcPr>
          <w:p w14:paraId="5CCCEC1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26E1B9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CA1C90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156C05AF" w14:textId="77777777">
        <w:trPr>
          <w:trHeight w:val="231"/>
        </w:trPr>
        <w:tc>
          <w:tcPr>
            <w:tcW w:w="467" w:type="dxa"/>
            <w:vMerge/>
          </w:tcPr>
          <w:p w14:paraId="474397C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20219B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3BB7E5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20C5D7C" w14:textId="77777777">
        <w:trPr>
          <w:trHeight w:val="207"/>
        </w:trPr>
        <w:tc>
          <w:tcPr>
            <w:tcW w:w="467" w:type="dxa"/>
            <w:vMerge/>
          </w:tcPr>
          <w:p w14:paraId="58F4DF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B9EE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A24C2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05829BC4" w14:textId="77777777">
        <w:trPr>
          <w:trHeight w:val="311"/>
        </w:trPr>
        <w:tc>
          <w:tcPr>
            <w:tcW w:w="467" w:type="dxa"/>
            <w:vMerge/>
          </w:tcPr>
          <w:p w14:paraId="00ABF6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85AE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04B607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26E54EF1" w14:textId="77777777">
        <w:trPr>
          <w:trHeight w:val="201"/>
        </w:trPr>
        <w:tc>
          <w:tcPr>
            <w:tcW w:w="467" w:type="dxa"/>
            <w:vMerge/>
          </w:tcPr>
          <w:p w14:paraId="2A60B3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9062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D6E47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5C2DA85" w14:textId="77777777">
        <w:trPr>
          <w:trHeight w:val="201"/>
        </w:trPr>
        <w:tc>
          <w:tcPr>
            <w:tcW w:w="467" w:type="dxa"/>
            <w:vMerge/>
          </w:tcPr>
          <w:p w14:paraId="4CD855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E0E40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58FC05F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3A19B42" w14:textId="77777777">
        <w:trPr>
          <w:trHeight w:val="167"/>
        </w:trPr>
        <w:tc>
          <w:tcPr>
            <w:tcW w:w="467" w:type="dxa"/>
            <w:vMerge/>
          </w:tcPr>
          <w:p w14:paraId="7249E9D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AC4C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FEEFA7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7102BD44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495A9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74DDEF4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CC7953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074B39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7C03D6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7DEE970F" w14:textId="77777777">
        <w:trPr>
          <w:trHeight w:val="149"/>
        </w:trPr>
        <w:tc>
          <w:tcPr>
            <w:tcW w:w="467" w:type="dxa"/>
            <w:vMerge/>
          </w:tcPr>
          <w:p w14:paraId="3E6B4A6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1D10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3556D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99C544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6E9B953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835D9D9" w14:textId="77777777">
        <w:trPr>
          <w:trHeight w:val="309"/>
        </w:trPr>
        <w:tc>
          <w:tcPr>
            <w:tcW w:w="467" w:type="dxa"/>
            <w:vMerge/>
          </w:tcPr>
          <w:p w14:paraId="30696A2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CF6A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F2C1B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2D1529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078F0AB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CAE421B" w14:textId="77777777">
        <w:trPr>
          <w:trHeight w:val="285"/>
        </w:trPr>
        <w:tc>
          <w:tcPr>
            <w:tcW w:w="467" w:type="dxa"/>
            <w:vMerge/>
          </w:tcPr>
          <w:p w14:paraId="18184BC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E0D15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0872BE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2BE5E5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1349317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049C7B5" w14:textId="77777777">
        <w:trPr>
          <w:trHeight w:val="275"/>
        </w:trPr>
        <w:tc>
          <w:tcPr>
            <w:tcW w:w="467" w:type="dxa"/>
            <w:vMerge/>
          </w:tcPr>
          <w:p w14:paraId="059D9E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2B73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3797B0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FB2D8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17588C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77BD5D" w14:textId="77777777">
        <w:trPr>
          <w:trHeight w:val="265"/>
        </w:trPr>
        <w:tc>
          <w:tcPr>
            <w:tcW w:w="467" w:type="dxa"/>
            <w:vMerge/>
          </w:tcPr>
          <w:p w14:paraId="6199A53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B4A26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660A13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F9616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6CAD22F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95C158" w14:textId="77777777">
        <w:trPr>
          <w:trHeight w:val="255"/>
        </w:trPr>
        <w:tc>
          <w:tcPr>
            <w:tcW w:w="467" w:type="dxa"/>
            <w:vMerge/>
          </w:tcPr>
          <w:p w14:paraId="272BFA2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EDD0B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EC630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241C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3ADD183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90DB79" w14:textId="77777777">
        <w:trPr>
          <w:trHeight w:val="244"/>
        </w:trPr>
        <w:tc>
          <w:tcPr>
            <w:tcW w:w="467" w:type="dxa"/>
            <w:vMerge/>
          </w:tcPr>
          <w:p w14:paraId="7250346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DCD0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2D828D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875A49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35CA565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40864A" w14:textId="77777777">
        <w:trPr>
          <w:trHeight w:val="235"/>
        </w:trPr>
        <w:tc>
          <w:tcPr>
            <w:tcW w:w="467" w:type="dxa"/>
            <w:vMerge/>
          </w:tcPr>
          <w:p w14:paraId="30E3772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E93F6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707AFF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CE6B9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9AC14C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1F7EAD8" w14:textId="77777777">
        <w:trPr>
          <w:trHeight w:val="225"/>
        </w:trPr>
        <w:tc>
          <w:tcPr>
            <w:tcW w:w="467" w:type="dxa"/>
            <w:vMerge/>
          </w:tcPr>
          <w:p w14:paraId="6F5C2CE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69734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3D331E5A" w14:textId="1C60D31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79022E6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3FA3FED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F6DF29" w14:textId="77777777">
        <w:trPr>
          <w:trHeight w:val="215"/>
        </w:trPr>
        <w:tc>
          <w:tcPr>
            <w:tcW w:w="467" w:type="dxa"/>
            <w:vMerge/>
          </w:tcPr>
          <w:p w14:paraId="3CF99C6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3DF0F6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0EAFAC4F" w14:textId="498FDB2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vAlign w:val="center"/>
          </w:tcPr>
          <w:p w14:paraId="6C49F7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601CB04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3C5DD9A" w14:textId="77777777">
        <w:trPr>
          <w:trHeight w:val="294"/>
        </w:trPr>
        <w:tc>
          <w:tcPr>
            <w:tcW w:w="467" w:type="dxa"/>
            <w:vMerge/>
          </w:tcPr>
          <w:p w14:paraId="3E5C3F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5C4DB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4B6E6E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2CCA78E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3FDFB7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561D1D" w14:textId="77777777">
        <w:trPr>
          <w:trHeight w:val="47"/>
        </w:trPr>
        <w:tc>
          <w:tcPr>
            <w:tcW w:w="467" w:type="dxa"/>
            <w:vMerge/>
          </w:tcPr>
          <w:p w14:paraId="5B500AE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98481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01BB5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0DE2C5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4E7D37B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44F92D" w14:textId="77777777">
        <w:trPr>
          <w:trHeight w:val="60"/>
        </w:trPr>
        <w:tc>
          <w:tcPr>
            <w:tcW w:w="467" w:type="dxa"/>
            <w:vMerge/>
          </w:tcPr>
          <w:p w14:paraId="1EC4BC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1795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57A67450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97AD31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109CA9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7A59C2" w14:textId="77777777">
        <w:trPr>
          <w:trHeight w:val="302"/>
        </w:trPr>
        <w:tc>
          <w:tcPr>
            <w:tcW w:w="467" w:type="dxa"/>
            <w:vMerge/>
          </w:tcPr>
          <w:p w14:paraId="22D11F4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FDE6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4B9BDC69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16976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67EDCB2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5CA3C14D" w14:textId="77777777">
        <w:trPr>
          <w:trHeight w:val="293"/>
        </w:trPr>
        <w:tc>
          <w:tcPr>
            <w:tcW w:w="467" w:type="dxa"/>
            <w:vMerge/>
          </w:tcPr>
          <w:p w14:paraId="49B740C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2D2D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688D7158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FDCFB8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061A1D0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477A04E" w14:textId="77777777">
        <w:trPr>
          <w:trHeight w:val="269"/>
        </w:trPr>
        <w:tc>
          <w:tcPr>
            <w:tcW w:w="467" w:type="dxa"/>
            <w:vMerge/>
          </w:tcPr>
          <w:p w14:paraId="78E83C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69621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2A79BB31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4FD027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0CA905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3995328" w14:textId="77777777">
        <w:trPr>
          <w:trHeight w:val="1292"/>
        </w:trPr>
        <w:tc>
          <w:tcPr>
            <w:tcW w:w="467" w:type="dxa"/>
            <w:vAlign w:val="center"/>
          </w:tcPr>
          <w:p w14:paraId="22251F9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97BD473" w14:textId="56531DA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48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49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9FE7404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75A9989" w14:textId="3AFBF2B2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 </w:t>
            </w:r>
          </w:p>
        </w:tc>
      </w:tr>
    </w:tbl>
    <w:p w14:paraId="0CCBA1B9" w14:textId="77777777" w:rsidR="00543D5D" w:rsidRPr="00D05CD2" w:rsidRDefault="00543D5D">
      <w:pPr>
        <w:rPr>
          <w:sz w:val="22"/>
          <w:szCs w:val="22"/>
        </w:rPr>
      </w:pPr>
    </w:p>
    <w:p w14:paraId="04924DDD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DFC6048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57F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64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03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51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5A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D8BC35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C8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E99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EA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002</w:t>
            </w:r>
          </w:p>
        </w:tc>
      </w:tr>
      <w:tr w:rsidR="00543D5D" w:rsidRPr="00D05CD2" w14:paraId="679897F4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E1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D3CA8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08C8D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B5375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D40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66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F507F5F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535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8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D4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58A9692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2CF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0F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21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2D62A4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E96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9A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8A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1C43DC34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EFE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1D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37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46463AE6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35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7F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95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237C93A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22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E6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17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B6DB0F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F63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F8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65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7015C7B6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AE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3C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B7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308B2AFD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2EF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BBC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DC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693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C32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1A3106B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14B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FCD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B8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88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AF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C2C468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3C6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70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8F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42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34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A8C079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B16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94F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95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08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74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05437D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AEF4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872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54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88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C2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3BE202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294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25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B4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7E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57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53B2D0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9D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A5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EE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46A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D5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DFDCCCB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9B6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CC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27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0D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99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6968F3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7FE7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5CF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E7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BC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CC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A0F7113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65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562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5FCB" w14:textId="2ED80672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B12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54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5D4610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02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46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3C1A" w14:textId="307C06A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48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59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28CE0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639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7C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97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89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15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8122B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899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59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B8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276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0C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1D2DC4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B45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88C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66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D8E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0D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8BBF27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6883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BBB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CB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3F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F22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F76E509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EB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B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3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2B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C6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EDB910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1E3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C22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46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3C6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CE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858342B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322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13A5" w14:textId="4DA6439F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150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151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52047AA0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82F938A" w14:textId="3B58ECF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7AEEBB2" w14:textId="77777777" w:rsidR="00543D5D" w:rsidRPr="00D05CD2" w:rsidRDefault="00543D5D">
      <w:pPr>
        <w:rPr>
          <w:sz w:val="22"/>
          <w:szCs w:val="22"/>
        </w:rPr>
      </w:pPr>
    </w:p>
    <w:p w14:paraId="009A7F85" w14:textId="77777777" w:rsidR="00543D5D" w:rsidRPr="00D05CD2" w:rsidRDefault="00543D5D">
      <w:pPr>
        <w:rPr>
          <w:sz w:val="22"/>
          <w:szCs w:val="22"/>
        </w:rPr>
      </w:pPr>
    </w:p>
    <w:p w14:paraId="2CFF5FE3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27F9F62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21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12C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F2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E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A8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EEF70B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27EE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A73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B9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003</w:t>
            </w:r>
          </w:p>
        </w:tc>
      </w:tr>
      <w:tr w:rsidR="00543D5D" w:rsidRPr="00D05CD2" w14:paraId="254723F5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5D3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407306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0B299CA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D8C6E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29C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4C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74E4BD6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ADBF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0F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1E2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2E69DEB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D0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02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C3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337559A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1D4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C86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41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44D68DCE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43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7CF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BC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178693E2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3611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9A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A8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0504F07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880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27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3F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4B63C7C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001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A6E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66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6B78C7DC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32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3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D4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40D74207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36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98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0E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F6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5D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2A569CF7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5637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9C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CD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76B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B9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BF32DFB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BF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BEC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C9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BE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2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7925F4D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5D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EAB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18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17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DA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98A84B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BD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38C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E4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63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85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7DA8FD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708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7AF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DE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F5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F2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6CD977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F83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30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A9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40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77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3F0EBC8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28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DE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D5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F65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9A2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832F3E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A5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6A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C3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F15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08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ABC8FE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C4F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1C5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E346" w14:textId="2116FF5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66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5D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0354AFA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29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D0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0EEA" w14:textId="0A4E96E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EB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19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E7585D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69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16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CC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59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DD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7EC3A8B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D7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4AA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60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8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30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7C54FFB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06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6F6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3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66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76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A9AC280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92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DA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1D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6E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A0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2FC9C8C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BE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B1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84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94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0E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17413434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2C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FB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BD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2C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F7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D9E9581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94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75F3" w14:textId="7E7D196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152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153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48DC522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1A9CF2B" w14:textId="436B6A9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6142548A" w14:textId="77777777" w:rsidR="00543D5D" w:rsidRPr="00D05CD2" w:rsidRDefault="00543D5D">
      <w:pPr>
        <w:rPr>
          <w:sz w:val="22"/>
          <w:szCs w:val="22"/>
        </w:rPr>
      </w:pPr>
    </w:p>
    <w:p w14:paraId="19A62CA9" w14:textId="77777777" w:rsidR="00543D5D" w:rsidRPr="00D05CD2" w:rsidRDefault="00543D5D">
      <w:pPr>
        <w:rPr>
          <w:sz w:val="22"/>
          <w:szCs w:val="22"/>
        </w:rPr>
      </w:pPr>
    </w:p>
    <w:p w14:paraId="22B65747" w14:textId="77777777" w:rsidR="00543D5D" w:rsidRPr="00D05CD2" w:rsidRDefault="00543D5D">
      <w:pPr>
        <w:rPr>
          <w:sz w:val="22"/>
          <w:szCs w:val="22"/>
        </w:rPr>
      </w:pPr>
    </w:p>
    <w:p w14:paraId="6E20DBE2" w14:textId="77777777" w:rsidR="00543D5D" w:rsidRPr="00D05CD2" w:rsidRDefault="00543D5D">
      <w:pPr>
        <w:rPr>
          <w:sz w:val="22"/>
          <w:szCs w:val="22"/>
        </w:rPr>
      </w:pPr>
    </w:p>
    <w:p w14:paraId="0DAE57F2" w14:textId="77777777" w:rsidR="00543D5D" w:rsidRPr="00D05CD2" w:rsidRDefault="00543D5D">
      <w:pPr>
        <w:rPr>
          <w:sz w:val="22"/>
          <w:szCs w:val="22"/>
        </w:rPr>
      </w:pPr>
    </w:p>
    <w:p w14:paraId="17B9DE47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ARINC429数据字9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43384E0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EA5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6B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24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各机轮防滑状态、刹车模式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FD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C6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96722C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A8A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596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40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352</w:t>
            </w:r>
          </w:p>
        </w:tc>
      </w:tr>
      <w:tr w:rsidR="00543D5D" w:rsidRPr="00D05CD2" w14:paraId="77D9D7E1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1C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AF17B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14DF6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19CE6E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75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DC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rFonts w:hint="eastAsia"/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A66E3EE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E7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8DD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2F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563025D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285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2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2F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66904CA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4DDC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FA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3F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74DBC2DB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3902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E18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F0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1B55DCA6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CF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3A0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rFonts w:hint="eastAsia"/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43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6E5A18B7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FBC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BF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E3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543D5D" w:rsidRPr="00D05CD2" w14:paraId="1ECF1D1F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0CE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4C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rFonts w:hint="eastAsia"/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5A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BNR</w:t>
            </w:r>
          </w:p>
        </w:tc>
      </w:tr>
      <w:tr w:rsidR="00543D5D" w:rsidRPr="00D05CD2" w14:paraId="57D2BE6C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E62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8F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DB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6504F6F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58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</w:t>
            </w:r>
            <w:r w:rsidRPr="00D05CD2">
              <w:rPr>
                <w:rFonts w:hint="eastAsia"/>
                <w:sz w:val="22"/>
                <w:szCs w:val="22"/>
              </w:rPr>
              <w:lastRenderedPageBreak/>
              <w:t>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543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ECC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5C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77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rFonts w:hint="eastAsia"/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D7C847A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CCE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C9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5B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546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BF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</w:tr>
      <w:tr w:rsidR="00543D5D" w:rsidRPr="00D05CD2" w14:paraId="5E866C1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F93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BEC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36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4F3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D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</w:tr>
      <w:tr w:rsidR="00543D5D" w:rsidRPr="00D05CD2" w14:paraId="19A4C1F6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29A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3C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4B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D08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11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U_AUTO_BRK_ON</w:t>
            </w:r>
          </w:p>
        </w:tc>
      </w:tr>
      <w:tr w:rsidR="00543D5D" w:rsidRPr="00D05CD2" w14:paraId="54DF74B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3A5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A25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33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C79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85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U_BRK_NML_ON</w:t>
            </w:r>
          </w:p>
        </w:tc>
      </w:tr>
      <w:tr w:rsidR="00543D5D" w:rsidRPr="00D05CD2" w14:paraId="2D169BA2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083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D79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DB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7A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02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U_BRK_ALT_ON</w:t>
            </w:r>
          </w:p>
        </w:tc>
      </w:tr>
      <w:tr w:rsidR="00543D5D" w:rsidRPr="00D05CD2" w14:paraId="23F354AF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F1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D3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F2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68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A4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U_BRK_EMER_ON</w:t>
            </w:r>
          </w:p>
        </w:tc>
      </w:tr>
      <w:tr w:rsidR="00543D5D" w:rsidRPr="00D05CD2" w14:paraId="5BA60B1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90D0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84F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BE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4EF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9F63" w14:textId="1CEFE3E2" w:rsidR="00543D5D" w:rsidRPr="00D05CD2" w:rsidRDefault="00382594">
            <w:pPr>
              <w:rPr>
                <w:sz w:val="22"/>
                <w:szCs w:val="22"/>
              </w:rPr>
            </w:pPr>
            <w:ins w:id="154" w:author="yaozu long" w:date="2025-12-25T15:15:00Z" w16du:dateUtc="2025-12-25T07:15:00Z">
              <w:r>
                <w:rPr>
                  <w:rFonts w:hint="eastAsia"/>
                  <w:sz w:val="22"/>
                  <w:szCs w:val="22"/>
                </w:rPr>
                <w:t>轮速故障状态</w:t>
              </w:r>
            </w:ins>
            <w:del w:id="155" w:author="yaozu long" w:date="2025-12-25T15:15:00Z" w16du:dateUtc="2025-12-25T07:15:00Z">
              <w:r w:rsidR="006E20DC" w:rsidRPr="00D05CD2" w:rsidDel="00382594">
                <w:rPr>
                  <w:rFonts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14:paraId="1AB48C56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3B9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B9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DB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37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8C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BCEA2A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EDD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B1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C8BA" w14:textId="0400F8A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415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97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6A17A8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4F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ECC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BFBE" w14:textId="344F4654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82A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6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047BD3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2A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7B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B3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AD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74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E6F2BA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98E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0E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73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4AD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0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A36368A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25EA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4ED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FB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1C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D6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D6680B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B94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5C5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3A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26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CA6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39737D85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820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62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28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F74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D7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1AC985E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E2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AA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6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5F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04B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DF92064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90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6864" w14:textId="204575A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del w:id="156" w:author="yaozu long" w:date="2026-01-07T21:28:00Z" w16du:dateUtc="2026-01-07T13:28:00Z">
              <w:r w:rsidRPr="00D05CD2" w:rsidDel="00DF2156">
                <w:rPr>
                  <w:rFonts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int="eastAsia"/>
                  <w:sz w:val="22"/>
                  <w:szCs w:val="22"/>
                </w:rPr>
                <w:delText>无效</w:delText>
              </w:r>
            </w:del>
            <w:ins w:id="157" w:author="yaozu long" w:date="2026-01-07T21:28:00Z" w16du:dateUtc="2026-01-07T13:28:00Z">
              <w:r w:rsidR="00DF2156">
                <w:rPr>
                  <w:rFonts w:hint="eastAsia"/>
                  <w:sz w:val="22"/>
                  <w:szCs w:val="22"/>
                </w:rPr>
                <w:t>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有效、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hint="eastAsia"/>
                  <w:sz w:val="22"/>
                  <w:szCs w:val="22"/>
                </w:rPr>
                <w:t>1-</w:t>
              </w:r>
              <w:r w:rsidR="00DF2156">
                <w:rPr>
                  <w:rFonts w:hint="eastAsia"/>
                  <w:sz w:val="22"/>
                  <w:szCs w:val="22"/>
                </w:rPr>
                <w:t>故障、</w:t>
              </w:r>
              <w:r w:rsidR="00DF2156">
                <w:rPr>
                  <w:rFonts w:hint="eastAsia"/>
                  <w:sz w:val="22"/>
                  <w:szCs w:val="22"/>
                </w:rPr>
                <w:t>0-</w:t>
              </w:r>
              <w:r w:rsidR="00DF2156">
                <w:rPr>
                  <w:rFonts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hint="eastAsia"/>
                <w:sz w:val="22"/>
                <w:szCs w:val="22"/>
              </w:rPr>
              <w:t>。</w:t>
            </w:r>
          </w:p>
          <w:p w14:paraId="0F77812E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FDDD360" w14:textId="7FEB711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38C876D9" w14:textId="77777777" w:rsidR="00543D5D" w:rsidRPr="00D05CD2" w:rsidRDefault="00543D5D">
      <w:pPr>
        <w:rPr>
          <w:sz w:val="22"/>
          <w:szCs w:val="22"/>
        </w:rPr>
      </w:pPr>
    </w:p>
    <w:p w14:paraId="747477D3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F425C83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805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12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4A19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7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77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7A50812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A68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12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14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070</w:t>
            </w:r>
          </w:p>
        </w:tc>
      </w:tr>
      <w:tr w:rsidR="00543D5D" w:rsidRPr="00D05CD2" w14:paraId="1238D69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2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74500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7AF23F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35E6F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00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35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ECBB9EC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65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FA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80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F2DC366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B21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16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58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54C2E3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1F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34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70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4640758A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F5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B87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4C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65536N</w:t>
            </w:r>
          </w:p>
        </w:tc>
      </w:tr>
      <w:tr w:rsidR="00543D5D" w:rsidRPr="00D05CD2" w14:paraId="6B790D7A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ECF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770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30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1B6331A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A70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91C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8C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5E96EA9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46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F75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05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06E3D52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AB5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BB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30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1E6E0B98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671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9D8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386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715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08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156EC45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CAF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D54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E4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30C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F7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46FEA4E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D24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01E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51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91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32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4B3C219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ABA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69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18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38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95C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E9B7C3C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F18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7A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0A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6BB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87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6C3AE42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BEE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48D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E8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B4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48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72F405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0089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C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BA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3FF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5D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2B0C836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899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D1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EA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2C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67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246D0C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BE45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F4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4A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5A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5F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08850A1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70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F2A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D176" w14:textId="6049D86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E6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16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23F6ED3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26F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BB9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4EF6" w14:textId="0C0104F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B5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FD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71DF1D7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D517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1D8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0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56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48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61F064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E7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04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EE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6E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C2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96FA3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C7C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B8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86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8CD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19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EFD5006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67A7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EC7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E6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97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ED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4929A01D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ED7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72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4E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3C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CF4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FCC8057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B497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54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46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86E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435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6626DDE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56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92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24CB1A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39BC572" w14:textId="4532E81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5DDE3E96" w14:textId="77777777" w:rsidR="00543D5D" w:rsidRPr="00D05CD2" w:rsidRDefault="00543D5D">
      <w:pPr>
        <w:rPr>
          <w:sz w:val="22"/>
          <w:szCs w:val="22"/>
        </w:rPr>
      </w:pPr>
    </w:p>
    <w:p w14:paraId="3B66D1E0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0DA03B0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53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47B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030F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66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369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31EFAD4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156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D3F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FF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072</w:t>
            </w:r>
          </w:p>
        </w:tc>
      </w:tr>
      <w:tr w:rsidR="00543D5D" w:rsidRPr="00D05CD2" w14:paraId="29A95F09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41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56AF0B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C430C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84D6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81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25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10CEEB5C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E3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AC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DF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7C4036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EC1D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826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FE3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B9E375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83B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BC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2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6A712024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732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D3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69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7CB082FD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55C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6E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B0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53DD899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E89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9D0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EE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425973AC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B2D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4A7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F2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90C98A7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D5F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8F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33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3B64BA6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64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38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00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20B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D646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54633C8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4D23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D05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28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98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98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8D4BB27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52A1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0A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95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BE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5C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9A0FE4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200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17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84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C5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A3E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5B60220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A66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E5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EF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1E4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8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003934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298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FA0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70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F5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9B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2E0859C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9CB9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5B0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8A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75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3B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37DF7BA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C91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A83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87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029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29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DD89895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2B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3F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2F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199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BE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9DD815C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BE3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7470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E140" w14:textId="1E27A3F7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CBB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AD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CC53EE1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9BEB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797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3201" w14:textId="71C9EB5B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D8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A4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4FAFFCDE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39F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7F0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0C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B9E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3D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FA9E23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70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E3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18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D42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29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32D505DB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AFCD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24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FD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E3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3D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851FA33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57E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A6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26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1E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4D0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50F73F42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49A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C7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CC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CB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52D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01495A05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B08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0AB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63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EDB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D0D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1DFB51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B21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C1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BE763A9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A010088" w14:textId="187AFF4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hint="eastAsia"/>
                <w:sz w:val="22"/>
                <w:szCs w:val="22"/>
              </w:rPr>
              <w:t>00</w:t>
            </w:r>
            <w:r w:rsidR="00D07560" w:rsidRPr="00D05CD2">
              <w:rPr>
                <w:rFonts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hint="eastAsia"/>
                <w:sz w:val="22"/>
                <w:szCs w:val="22"/>
              </w:rPr>
              <w:t>01</w:t>
            </w:r>
            <w:r w:rsidR="00D07560" w:rsidRPr="00D05CD2">
              <w:rPr>
                <w:rFonts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hint="eastAsia"/>
                <w:sz w:val="22"/>
                <w:szCs w:val="22"/>
              </w:rPr>
              <w:t>10</w:t>
            </w:r>
            <w:r w:rsidR="00D07560" w:rsidRPr="00D05CD2">
              <w:rPr>
                <w:rFonts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hint="eastAsia"/>
                <w:sz w:val="22"/>
                <w:szCs w:val="22"/>
              </w:rPr>
              <w:t>11</w:t>
            </w:r>
            <w:r w:rsidR="00D07560" w:rsidRPr="00D05CD2">
              <w:rPr>
                <w:rFonts w:hint="eastAsia"/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15374DD6" w14:textId="77777777" w:rsidR="00543D5D" w:rsidRPr="00D05CD2" w:rsidRDefault="00543D5D">
      <w:pPr>
        <w:rPr>
          <w:sz w:val="22"/>
          <w:szCs w:val="22"/>
        </w:rPr>
      </w:pPr>
    </w:p>
    <w:p w14:paraId="0022800C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F7335F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043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FB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DBE9" w14:textId="77777777" w:rsidR="00543D5D" w:rsidRPr="00D05CD2" w:rsidRDefault="006E20DC">
            <w:pPr>
              <w:jc w:val="left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E1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0E2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A859AE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4BD9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2C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5A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071</w:t>
            </w:r>
          </w:p>
        </w:tc>
      </w:tr>
      <w:tr w:rsidR="00543D5D" w:rsidRPr="00D05CD2" w14:paraId="12537FE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B7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47A98E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09534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ABC3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441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78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7041A5A8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20B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1BD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42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39864A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7BA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66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EDF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4858849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B79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A0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B8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1EC6AB43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AC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32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B2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65535N</w:t>
            </w:r>
          </w:p>
        </w:tc>
      </w:tr>
      <w:tr w:rsidR="00543D5D" w:rsidRPr="00D05CD2" w14:paraId="1C9975C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130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C97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24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5FD648E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B0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0E6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1F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rFonts w:hint="eastAsia"/>
                <w:sz w:val="22"/>
                <w:szCs w:val="22"/>
              </w:rPr>
              <w:t>100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N</w:t>
            </w:r>
          </w:p>
        </w:tc>
      </w:tr>
      <w:tr w:rsidR="00543D5D" w:rsidRPr="00D05CD2" w14:paraId="2CDF2E1D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54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03A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34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7968FF04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43EF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5A0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8C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2BB02E0E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FD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0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0E2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6A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CF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D9156DB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889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86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3A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60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AB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3BB84BE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FD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491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A2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31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6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9AD721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54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A2A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8B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68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E3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8D5B46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FA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71F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93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4F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DF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C2AA935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E8F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60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B3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9D3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F53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FFA7948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50F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4F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9A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3A3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A1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80B2859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D23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E7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2D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0A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43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73B51A3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7370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62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C5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FA0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E2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B20C34D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D0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A74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0604" w14:textId="6A56FDD6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DC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1C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6F4D62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E1F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FCD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E39B" w14:textId="2654FDA5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C1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E4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1185C9F9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2AF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33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52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EF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EC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250B282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3E47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F7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80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1EC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81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42F688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CF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22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7D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CE2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5B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FC044C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24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A0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68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021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DCF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20EEECAA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34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122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99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1C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D36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6F5ACA07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1E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860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83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1D1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5E4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737C9D4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6C5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CF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30C6F46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901845D" w14:textId="5C1296C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 </w:t>
            </w:r>
          </w:p>
        </w:tc>
      </w:tr>
    </w:tbl>
    <w:p w14:paraId="3EBC5684" w14:textId="77777777" w:rsidR="00543D5D" w:rsidRPr="00D05CD2" w:rsidRDefault="00543D5D">
      <w:pPr>
        <w:rPr>
          <w:sz w:val="22"/>
          <w:szCs w:val="22"/>
        </w:rPr>
      </w:pPr>
    </w:p>
    <w:p w14:paraId="25F3E330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ARINC429数据字17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41B53832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E32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98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59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右外机轮刹车实际总压力数据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A9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A7C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DCF4748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6DB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2A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5F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073</w:t>
            </w:r>
          </w:p>
        </w:tc>
      </w:tr>
      <w:tr w:rsidR="00543D5D" w:rsidRPr="00D05CD2" w14:paraId="398C0FA7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0CF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19C118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5EA414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6C22D4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46A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7A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75AE4AF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6A8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D7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9C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8EB8339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BA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30B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6B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E3B87E0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249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D1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04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7472D576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6979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96C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5E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r w:rsidRPr="00D05CD2">
              <w:rPr>
                <w:rFonts w:hint="eastAsia"/>
                <w:sz w:val="22"/>
                <w:szCs w:val="22"/>
              </w:rPr>
              <w:t>65535</w:t>
            </w:r>
            <w:r w:rsidRPr="00D05CD2">
              <w:rPr>
                <w:sz w:val="22"/>
                <w:szCs w:val="22"/>
              </w:rPr>
              <w:t>N</w:t>
            </w:r>
          </w:p>
        </w:tc>
      </w:tr>
      <w:tr w:rsidR="00543D5D" w:rsidRPr="00D05CD2" w14:paraId="28895C09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B7D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98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2D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</w:t>
            </w:r>
          </w:p>
        </w:tc>
      </w:tr>
      <w:tr w:rsidR="00543D5D" w:rsidRPr="00D05CD2" w14:paraId="76DC4F2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2F8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BF9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1D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±</w:t>
            </w:r>
            <w:r w:rsidRPr="00D05CD2">
              <w:rPr>
                <w:sz w:val="22"/>
                <w:szCs w:val="22"/>
              </w:rPr>
              <w:t>100 N</w:t>
            </w:r>
          </w:p>
        </w:tc>
      </w:tr>
      <w:tr w:rsidR="00543D5D" w:rsidRPr="00D05CD2" w14:paraId="5B6FF8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9DDE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7AA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87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A6D64EB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054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32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96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5997E023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4D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2DA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426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4F9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E3C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279AE25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690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8F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EA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388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3C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AB21AAA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768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45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1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E6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A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598F67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DC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82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89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47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B9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332DFDB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3E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D62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49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F6B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23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722C1CB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03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BA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B2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6A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27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CAE700B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8B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4C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E5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7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BD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068CD72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100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57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79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86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80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9161352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5192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F2F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D3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0C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53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49E38F8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56E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FAA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1B22" w14:textId="259362E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28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10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1E19570C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C60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DF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2263" w14:textId="224722F3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9F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2B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250DD0A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257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DF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BA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0D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E1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C4E3AC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06B2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F41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23D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F0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AA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065A8C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E72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7A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B87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52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33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05EB3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776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A6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50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0F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0D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LSB</w:t>
            </w:r>
          </w:p>
        </w:tc>
      </w:tr>
      <w:tr w:rsidR="00543D5D" w:rsidRPr="00D05CD2" w14:paraId="5140460D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6E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3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D0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C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1C3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Pr="00D05CD2">
              <w:rPr>
                <w:rFonts w:hint="eastAsia"/>
                <w:sz w:val="22"/>
                <w:szCs w:val="22"/>
              </w:rPr>
              <w:t>MSB</w:t>
            </w:r>
          </w:p>
        </w:tc>
      </w:tr>
      <w:tr w:rsidR="00543D5D" w:rsidRPr="00D05CD2" w14:paraId="52E82BDB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0E2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3D0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AB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9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AF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E30838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29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CE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5F4C8D8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4603E30" w14:textId="71AC8DC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4C34338" w14:textId="77777777" w:rsidR="00543D5D" w:rsidRPr="00D05CD2" w:rsidRDefault="00543D5D">
      <w:pPr>
        <w:rPr>
          <w:sz w:val="22"/>
          <w:szCs w:val="22"/>
        </w:rPr>
      </w:pPr>
    </w:p>
    <w:p w14:paraId="00ACEF18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ARINC429数据字22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C0091C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25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464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3C99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8E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AE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20C0EC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C97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6A3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57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170</w:t>
            </w:r>
          </w:p>
        </w:tc>
      </w:tr>
      <w:tr w:rsidR="00543D5D" w:rsidRPr="00D05CD2" w14:paraId="1A427BFD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49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0ADBB9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184BA8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235BBC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8FA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25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CC1E0A2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9E96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D9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9C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7078FFC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E3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9D47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7C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8281B0C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4D63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6DF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74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7BED61A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0A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414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79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3D0F61E2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4F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6A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D7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097488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C5D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F9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F5F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6EEFA626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CD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DA3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D3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C418E3A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2F2D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FF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5D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4381186C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B7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062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D2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2B7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45D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0C6F50E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DEE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86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75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7CB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17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66CF199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7706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33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99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459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DB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065D6A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9AA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B8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5C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A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AC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4A61562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43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CA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DC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07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630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24C0BFC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4C48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C7E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7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64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0F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6833F51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028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58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A8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9A2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ED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2E35BFE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9F3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F7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2E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7CC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BD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8C6A3F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78B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B85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57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54B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8C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97ACBA7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C3F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B3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3207" w14:textId="1E1479A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D11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7F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1DA6DFC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8D4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634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19F8" w14:textId="128AD58E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AFD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3C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35F8E4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3466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1ED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D4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72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D4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015AED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AE8A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7A8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31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6E1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F19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2E70C1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AAE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B39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E6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A60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187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1D05525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0568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332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51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C81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417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EF2B75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A87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BF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2C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B9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67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E4FB4A1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252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F35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2A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21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6A9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279FEC3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F23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63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337E2E0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2951BCAD" w14:textId="333FDFF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3A46D4CC" w14:textId="77777777" w:rsidR="00543D5D" w:rsidRPr="00D05CD2" w:rsidRDefault="00543D5D">
      <w:pPr>
        <w:rPr>
          <w:sz w:val="22"/>
          <w:szCs w:val="22"/>
        </w:rPr>
      </w:pPr>
    </w:p>
    <w:p w14:paraId="5195A89B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ARINC429数据字23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31F9F4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DC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71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9A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FD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C98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B4BDFF1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76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243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90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172</w:t>
            </w:r>
          </w:p>
        </w:tc>
      </w:tr>
      <w:tr w:rsidR="00543D5D" w:rsidRPr="00D05CD2" w14:paraId="13C399C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C3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EC3E5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55D271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5E0227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004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BD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3A5212E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59AB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6D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04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1C65106B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4E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6CC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564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DBB96E9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1C79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1BB5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DB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305B95EF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C0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66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E5C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201C806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46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D2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FF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56253A61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9F84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FF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89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03550F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82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BCE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CE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3B502823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982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66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58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29669E29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B8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8C2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7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46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E8C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4B55077F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C2F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E4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FE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D11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8C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D63F38C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92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18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6A6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DDF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4D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FBDF8DA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6A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61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AB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1B9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B8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F6DC1B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BD3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01A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93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B6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EF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418473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193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370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4D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75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C37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DED1E1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5A57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D0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B5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2EA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EB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4CCE065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326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79B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A1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26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8FF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26CACA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2136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BEF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79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48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FF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1DDC1A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47A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2A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F222" w14:textId="732F67A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C7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EB0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4C5B00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D248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34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4E9E" w14:textId="7CA92F6F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C6F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F28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8E8D51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51DF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B8B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05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83B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D5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B148836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97C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9D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51F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2F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0D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3872E2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71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741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B7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23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F6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072403F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9E8F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39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1C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D2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B9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53C4DEE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605D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B5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47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41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E2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CD9DCD1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07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4AB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D2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2C7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4E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FBFFB29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BBF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ED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0CB3A6FC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FC09E95" w14:textId="213A0FA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</w:t>
            </w:r>
          </w:p>
        </w:tc>
      </w:tr>
    </w:tbl>
    <w:p w14:paraId="5BCF007E" w14:textId="77777777" w:rsidR="00543D5D" w:rsidRPr="00D05CD2" w:rsidRDefault="00543D5D">
      <w:pPr>
        <w:rPr>
          <w:sz w:val="22"/>
          <w:szCs w:val="22"/>
        </w:rPr>
      </w:pPr>
    </w:p>
    <w:p w14:paraId="662AC79C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ARINC429数据字24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A6253DF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38F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2B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4767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26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2E5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EA4BC7C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8079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68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7A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171</w:t>
            </w:r>
          </w:p>
        </w:tc>
      </w:tr>
      <w:tr w:rsidR="00543D5D" w:rsidRPr="00D05CD2" w14:paraId="38358DE0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45A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BFB34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0FEEF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3FF0C7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99B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18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280F77AA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F7CA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7A6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E6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78701F0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CC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778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8E6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1DF80B4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59B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09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9D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58DF625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62D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AE3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B9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1F4DDF98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B2D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E3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F8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6B3958A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D12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38B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81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48CB2BF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EDC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F6A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69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631E2BDD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B92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486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7C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05ABBFAD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99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057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4CC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41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453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2D2FB96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F0B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F4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22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6B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606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36C15E0F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3D5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AC0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C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A90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B0B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06AD558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E43B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3F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0B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2C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5E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8C30FC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EE3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2A4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C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C1C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3D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8779816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6CEB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11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68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46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46F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2F9CD0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FC68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7B3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78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16C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AB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352B0E1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AA3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12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83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DBD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6A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BD449CB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B46E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CE4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A7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F0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698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29D6F5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69D2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A63A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2A46" w14:textId="018DC291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66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9A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EA124A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5B0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B8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D78B" w14:textId="366DF74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00B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06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FA7FFA1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056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6FEC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25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E14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B01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7EE84D2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7C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69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FD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37F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9190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004B00F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457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F1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F8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B3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10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A23500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251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D56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194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4AA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ED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B26DA64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0E5C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D7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27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FD6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091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700CD09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DDE4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2A06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E4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FF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E0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B1E1235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95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FBA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14DA1FF1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3702B8C1" w14:textId="1C22E84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439B19EF" w14:textId="77777777" w:rsidR="00543D5D" w:rsidRPr="00D05CD2" w:rsidRDefault="00543D5D">
      <w:pPr>
        <w:rPr>
          <w:sz w:val="22"/>
          <w:szCs w:val="22"/>
        </w:rPr>
      </w:pPr>
    </w:p>
    <w:p w14:paraId="75857E79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ARINC429数据字25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7D12234D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ABE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844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B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右副脚蹬传感器行程量数据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762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2E7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F20D61B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640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070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42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173</w:t>
            </w:r>
          </w:p>
        </w:tc>
      </w:tr>
      <w:tr w:rsidR="00543D5D" w:rsidRPr="00D05CD2" w14:paraId="0D00F522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7DF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3D73E8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44738A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4A3D89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D9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07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40C0357C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E98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E36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97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318A9B24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F584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DF5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A3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8C836AF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204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4BC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5A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D96C4F4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6BE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6FD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AF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0-256</w:t>
            </w: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F1FDF6C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A5A4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924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2B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543D5D" w:rsidRPr="00D05CD2" w14:paraId="3EA378B2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0DE4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8D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21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75ED824B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329D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E2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E7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7327DDC2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97E4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226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45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7017F50A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2C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F5F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852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B6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7ED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FB9EB2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B75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91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BF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B5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FA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02147B21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F04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EC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2BF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DF0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1E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28173C7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26C1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524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24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C4C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4A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54534E7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CE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568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3B5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6C7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7E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F61E1E4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62A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BC1A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67A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19B2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5B1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F75315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286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634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FF5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57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5F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9AC84D4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7D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60E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37D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59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78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6CE7A91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B5C4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E9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ED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D9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94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59F2A22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41AA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FA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21A6" w14:textId="33B497B8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3A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F9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B29BB4B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F0CA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EF32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0702" w14:textId="322D37E0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E5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95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825627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2F80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2215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BB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65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46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6A2025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8B0F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CE8D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7F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E67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BB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B8BBA6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958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D7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6C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72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FD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D86C5DC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E511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50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47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AD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203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CDBA8CF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DB70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32C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3A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087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5450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7EF2B9FF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46C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93F0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9BE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0C6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C21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810A996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79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F7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61F65345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6A89B693" w14:textId="4759743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sz w:val="22"/>
                <w:szCs w:val="22"/>
              </w:rPr>
              <w:t xml:space="preserve">                   </w:t>
            </w:r>
          </w:p>
        </w:tc>
      </w:tr>
    </w:tbl>
    <w:p w14:paraId="687235CA" w14:textId="77777777" w:rsidR="00543D5D" w:rsidRPr="00D05CD2" w:rsidRDefault="00543D5D">
      <w:pPr>
        <w:rPr>
          <w:sz w:val="22"/>
          <w:szCs w:val="22"/>
        </w:rPr>
      </w:pPr>
    </w:p>
    <w:p w14:paraId="23B54FA4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ARINC429数据字26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5E20CF3C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7F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CD9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DA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左刹车量反馈数据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846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4B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97C2A6D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181D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03C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81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</w:t>
            </w:r>
            <w:r w:rsidRPr="00D05CD2">
              <w:rPr>
                <w:sz w:val="22"/>
                <w:szCs w:val="22"/>
              </w:rPr>
              <w:t>4</w:t>
            </w:r>
          </w:p>
        </w:tc>
      </w:tr>
      <w:tr w:rsidR="00543D5D" w:rsidRPr="00D05CD2" w14:paraId="7BD2884A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C91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238F7B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2FCDC98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5BC18C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EE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4E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594ACA03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40B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D61D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DE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45DA6F5C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563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52F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FD8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260B315F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50B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D3D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7A6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34C2BD9B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B9DE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D3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2423" w14:textId="0C0F3710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ins w:id="158" w:author="yaozu long" w:date="2026-01-15T14:36:00Z" w16du:dateUtc="2026-01-15T06:36:00Z">
              <w:r w:rsidR="0086511B">
                <w:rPr>
                  <w:rFonts w:hint="eastAsia"/>
                  <w:sz w:val="22"/>
                  <w:szCs w:val="22"/>
                </w:rPr>
                <w:t>10</w:t>
              </w:r>
            </w:ins>
            <w:ins w:id="159" w:author="yaozu long" w:date="2026-01-15T14:44:00Z" w16du:dateUtc="2026-01-15T06:44:00Z">
              <w:r w:rsidR="00351144">
                <w:rPr>
                  <w:rFonts w:hint="eastAsia"/>
                  <w:sz w:val="22"/>
                  <w:szCs w:val="22"/>
                </w:rPr>
                <w:t>2</w:t>
              </w:r>
            </w:ins>
            <w:del w:id="160" w:author="yaozu long" w:date="2026-01-15T14:36:00Z" w16du:dateUtc="2026-01-15T06:36:00Z">
              <w:r w:rsidRPr="00D05CD2" w:rsidDel="0086511B">
                <w:rPr>
                  <w:sz w:val="22"/>
                  <w:szCs w:val="22"/>
                </w:rPr>
                <w:delText>256</w:delText>
              </w:r>
            </w:del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CF3EB05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0DE5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97B9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213E" w14:textId="3D43DD6B" w:rsidR="00543D5D" w:rsidRPr="00D05CD2" w:rsidRDefault="0086511B">
            <w:pPr>
              <w:rPr>
                <w:sz w:val="22"/>
                <w:szCs w:val="22"/>
              </w:rPr>
            </w:pPr>
            <w:ins w:id="161" w:author="yaozu long" w:date="2026-01-15T14:36:00Z" w16du:dateUtc="2026-01-15T06:36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62" w:author="yaozu long" w:date="2026-01-15T14:36:00Z" w16du:dateUtc="2026-01-15T06:36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6494BC08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A15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10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A9B0" w14:textId="20E1BC9E" w:rsidR="00543D5D" w:rsidRPr="00D05CD2" w:rsidRDefault="0086511B">
            <w:pPr>
              <w:rPr>
                <w:sz w:val="22"/>
                <w:szCs w:val="22"/>
              </w:rPr>
            </w:pPr>
            <w:ins w:id="163" w:author="yaozu long" w:date="2026-01-15T14:36:00Z" w16du:dateUtc="2026-01-15T06:36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64" w:author="yaozu long" w:date="2026-01-15T14:36:00Z" w16du:dateUtc="2026-01-15T06:36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  <w:r w:rsidR="006E20DC"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21865335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D697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46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D82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4C119CCE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2D86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3B4B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91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65658963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0E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BBF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E14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EB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458F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783733D0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6C0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B66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3D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F3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622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24919944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1E4B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277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06F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CA4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0DD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A64AC9E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C5C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622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FA1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39BE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E58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7271DA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B384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CC5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55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F3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4F8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F669B8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80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66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6E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DC9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7B6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2B0DE14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98C2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B6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088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1D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AC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4E2AC0C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D20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4B1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772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B7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E5D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41E2A0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B7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13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DF6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8BE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02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E4A677F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F62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7BB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609E" w14:textId="0BC5518A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A6E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A5E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1AE07E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EA2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79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A6BB" w14:textId="2BD5C159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BBBE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E93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89C625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1E5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313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68E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15D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39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FEA6EE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69ED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DE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FA3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9D2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87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20FAD66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A565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28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03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1E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41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02E0FC3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1C94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44E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88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4B4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8DC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38B67177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1A8D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502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C83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E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DE1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FBCD3DA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42A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85C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CF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8EF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D41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41307A3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A145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25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48A5BCD3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560957E9" w14:textId="058A2A7A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796314CF" w14:textId="77777777" w:rsidR="00543D5D" w:rsidRPr="00D05CD2" w:rsidRDefault="00543D5D">
      <w:pPr>
        <w:rPr>
          <w:sz w:val="22"/>
          <w:szCs w:val="22"/>
        </w:rPr>
      </w:pPr>
    </w:p>
    <w:p w14:paraId="3B59FBB7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left="0"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ARINC429数据字28</w:t>
      </w:r>
    </w:p>
    <w:tbl>
      <w:tblPr>
        <w:tblpPr w:leftFromText="180" w:rightFromText="180" w:vertAnchor="text" w:tblpXSpec="center" w:tblpY="1"/>
        <w:tblOverlap w:val="never"/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1D6BC282" w14:textId="77777777">
        <w:trPr>
          <w:cantSplit/>
          <w:trHeight w:val="302"/>
          <w:tblHeader/>
        </w:trPr>
        <w:tc>
          <w:tcPr>
            <w:tcW w:w="18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769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640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EED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右刹车量反馈数据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D21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904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A978E94" w14:textId="77777777">
        <w:trPr>
          <w:cantSplit/>
          <w:trHeight w:val="292"/>
          <w:tblHeader/>
        </w:trPr>
        <w:tc>
          <w:tcPr>
            <w:tcW w:w="18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259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11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  <w:r w:rsidRPr="00D05CD2"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53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495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175</w:t>
            </w:r>
          </w:p>
        </w:tc>
      </w:tr>
      <w:tr w:rsidR="00543D5D" w:rsidRPr="00D05CD2" w14:paraId="2DAE788F" w14:textId="77777777">
        <w:trPr>
          <w:trHeight w:val="2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4C87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</w:t>
            </w:r>
          </w:p>
          <w:p w14:paraId="6F0287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号</w:t>
            </w:r>
          </w:p>
          <w:p w14:paraId="3D69D8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内</w:t>
            </w:r>
          </w:p>
          <w:p w14:paraId="5A5E6D7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90A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6BE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整型（</w:t>
            </w:r>
            <w:r w:rsidRPr="00D05CD2">
              <w:rPr>
                <w:sz w:val="22"/>
                <w:szCs w:val="22"/>
              </w:rPr>
              <w:t>32</w:t>
            </w:r>
            <w:r w:rsidRPr="00D05CD2">
              <w:rPr>
                <w:rFonts w:hint="eastAsia"/>
                <w:sz w:val="22"/>
                <w:szCs w:val="22"/>
              </w:rPr>
              <w:t>位）</w:t>
            </w:r>
          </w:p>
        </w:tc>
      </w:tr>
      <w:tr w:rsidR="00543D5D" w:rsidRPr="00D05CD2" w14:paraId="05A7D995" w14:textId="77777777">
        <w:trPr>
          <w:trHeight w:val="27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19CDD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529F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3B6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机轮刹车系统</w:t>
            </w:r>
          </w:p>
        </w:tc>
      </w:tr>
      <w:tr w:rsidR="00543D5D" w:rsidRPr="00D05CD2" w14:paraId="6ABE4562" w14:textId="77777777">
        <w:trPr>
          <w:trHeight w:val="26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8217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A66D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布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F2F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E945BC1" w14:textId="77777777">
        <w:trPr>
          <w:trHeight w:val="23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87406" w14:textId="77777777" w:rsidR="00543D5D" w:rsidRPr="00D05CD2" w:rsidRDefault="00543D5D">
            <w:pPr>
              <w:rPr>
                <w:sz w:val="22"/>
                <w:szCs w:val="22"/>
              </w:rPr>
            </w:pPr>
            <w:bookmarkStart w:id="165" w:name="_Hlk209626975"/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234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单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位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CAD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3BE9A80" w14:textId="77777777">
        <w:trPr>
          <w:trHeight w:val="20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9AC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0F0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B065" w14:textId="718FF70A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ins w:id="166" w:author="yaozu long" w:date="2026-01-15T14:36:00Z" w16du:dateUtc="2026-01-15T06:36:00Z">
              <w:r w:rsidR="0086511B">
                <w:rPr>
                  <w:rFonts w:hint="eastAsia"/>
                  <w:sz w:val="22"/>
                  <w:szCs w:val="22"/>
                </w:rPr>
                <w:t>10</w:t>
              </w:r>
            </w:ins>
            <w:ins w:id="167" w:author="yaozu long" w:date="2026-01-15T14:44:00Z" w16du:dateUtc="2026-01-15T06:44:00Z">
              <w:r w:rsidR="00351144">
                <w:rPr>
                  <w:rFonts w:hint="eastAsia"/>
                  <w:sz w:val="22"/>
                  <w:szCs w:val="22"/>
                </w:rPr>
                <w:t>2</w:t>
              </w:r>
            </w:ins>
            <w:del w:id="168" w:author="yaozu long" w:date="2026-01-15T14:36:00Z" w16du:dateUtc="2026-01-15T06:36:00Z">
              <w:r w:rsidRPr="00D05CD2" w:rsidDel="0086511B">
                <w:rPr>
                  <w:sz w:val="22"/>
                  <w:szCs w:val="22"/>
                </w:rPr>
                <w:delText>256</w:delText>
              </w:r>
            </w:del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17F95BE" w14:textId="77777777">
        <w:trPr>
          <w:trHeight w:val="31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D08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D32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分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辨</w:t>
            </w:r>
            <w:r w:rsidRPr="00D05CD2">
              <w:rPr>
                <w:sz w:val="22"/>
                <w:szCs w:val="22"/>
              </w:rPr>
              <w:t xml:space="preserve"> </w:t>
            </w:r>
            <w:r w:rsidRPr="00D05CD2">
              <w:rPr>
                <w:rFonts w:hint="eastAsia"/>
                <w:sz w:val="22"/>
                <w:szCs w:val="22"/>
              </w:rPr>
              <w:t>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1A88" w14:textId="10B2CD2C" w:rsidR="00543D5D" w:rsidRPr="00D05CD2" w:rsidRDefault="0086511B">
            <w:pPr>
              <w:rPr>
                <w:sz w:val="22"/>
                <w:szCs w:val="22"/>
              </w:rPr>
            </w:pPr>
            <w:ins w:id="169" w:author="yaozu long" w:date="2026-01-15T14:36:00Z" w16du:dateUtc="2026-01-15T06:36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70" w:author="yaozu long" w:date="2026-01-15T14:36:00Z" w16du:dateUtc="2026-01-15T06:36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2BB91414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13C4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390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精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度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A7F8" w14:textId="6FB7753B" w:rsidR="00543D5D" w:rsidRPr="00D05CD2" w:rsidRDefault="0086511B">
            <w:pPr>
              <w:rPr>
                <w:sz w:val="22"/>
                <w:szCs w:val="22"/>
              </w:rPr>
            </w:pPr>
            <w:ins w:id="171" w:author="yaozu long" w:date="2026-01-15T14:36:00Z" w16du:dateUtc="2026-01-15T06:36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72" w:author="yaozu long" w:date="2026-01-15T14:36:00Z" w16du:dateUtc="2026-01-15T06:36:00Z">
              <w:r w:rsidR="006E20DC" w:rsidRPr="00D05CD2" w:rsidDel="0086511B">
                <w:rPr>
                  <w:rFonts w:hint="eastAsia"/>
                  <w:sz w:val="22"/>
                  <w:szCs w:val="22"/>
                </w:rPr>
                <w:delText>1</w:delText>
              </w:r>
            </w:del>
            <w:r w:rsidR="006E20DC"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4B5F2A14" w14:textId="77777777">
        <w:trPr>
          <w:trHeight w:val="201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25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CFC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码</w:t>
            </w:r>
            <w:r w:rsidRPr="00D05CD2">
              <w:rPr>
                <w:sz w:val="22"/>
                <w:szCs w:val="22"/>
              </w:rPr>
              <w:t xml:space="preserve">    </w:t>
            </w:r>
            <w:r w:rsidRPr="00D05CD2">
              <w:rPr>
                <w:rFonts w:hint="eastAsia"/>
                <w:sz w:val="22"/>
                <w:szCs w:val="22"/>
              </w:rPr>
              <w:t>制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119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46954326" w14:textId="77777777">
        <w:trPr>
          <w:trHeight w:val="16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4BE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E25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01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bookmarkEnd w:id="165"/>
      <w:tr w:rsidR="00543D5D" w:rsidRPr="00D05CD2" w14:paraId="11B977CC" w14:textId="77777777">
        <w:trPr>
          <w:trHeight w:val="482"/>
        </w:trPr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C77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lastRenderedPageBreak/>
              <w:t>数据格式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A41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40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58F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460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说</w:t>
            </w:r>
            <w:r w:rsidRPr="00D05CD2">
              <w:rPr>
                <w:sz w:val="22"/>
                <w:szCs w:val="22"/>
              </w:rPr>
              <w:t xml:space="preserve">     </w:t>
            </w:r>
            <w:r w:rsidRPr="00D05CD2">
              <w:rPr>
                <w:rFonts w:hint="eastAsia"/>
                <w:sz w:val="22"/>
                <w:szCs w:val="22"/>
              </w:rPr>
              <w:t>明</w:t>
            </w:r>
          </w:p>
        </w:tc>
      </w:tr>
      <w:tr w:rsidR="00543D5D" w:rsidRPr="00D05CD2" w14:paraId="6767894C" w14:textId="77777777">
        <w:trPr>
          <w:trHeight w:val="14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E2F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0ED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51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595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B1A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6BD4A54" w14:textId="77777777">
        <w:trPr>
          <w:trHeight w:val="30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EDD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A5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2B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5BD7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7BE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673DCB13" w14:textId="77777777">
        <w:trPr>
          <w:trHeight w:val="28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6017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89F4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48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5B9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B8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BD880E" w14:textId="77777777">
        <w:trPr>
          <w:trHeight w:val="27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1ABE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B5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F0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3A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9ED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0BD7AB" w14:textId="77777777">
        <w:trPr>
          <w:trHeight w:val="26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6D4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7E2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14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1B0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C3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497504" w14:textId="77777777">
        <w:trPr>
          <w:trHeight w:val="25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9E0A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F964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BD2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C0AA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BA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D02CEFF" w14:textId="77777777">
        <w:trPr>
          <w:trHeight w:val="24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DF3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C3FB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6A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3A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0AFB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BEA1EDF" w14:textId="77777777">
        <w:trPr>
          <w:trHeight w:val="23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536A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5A1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F82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E681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857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F154E7B" w14:textId="77777777">
        <w:trPr>
          <w:trHeight w:val="22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204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1CC9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C8FE" w14:textId="42673F3C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3FB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CF3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5CE8BB9" w14:textId="77777777">
        <w:trPr>
          <w:trHeight w:val="215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A1F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6F77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9076" w14:textId="0DF1BAB7" w:rsidR="00543D5D" w:rsidRPr="00D05CD2" w:rsidRDefault="00987934">
            <w:pPr>
              <w:rPr>
                <w:sz w:val="22"/>
                <w:szCs w:val="22"/>
              </w:rPr>
            </w:pPr>
            <w:r w:rsidRPr="00987934">
              <w:rPr>
                <w:sz w:val="22"/>
                <w:szCs w:val="22"/>
              </w:rPr>
              <w:t>SDI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7A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679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B0EAB0A" w14:textId="77777777">
        <w:trPr>
          <w:trHeight w:val="294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9ED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52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56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F79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01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E3A9E6B" w14:textId="77777777">
        <w:trPr>
          <w:trHeight w:val="47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77A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D95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75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FE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3A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183BC30" w14:textId="77777777">
        <w:trPr>
          <w:trHeight w:val="60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505B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61E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507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FE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6E9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5C9C202" w14:textId="77777777">
        <w:trPr>
          <w:trHeight w:val="302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A6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15EA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93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842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37E4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2F938EDC" w14:textId="77777777">
        <w:trPr>
          <w:trHeight w:val="293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E1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238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C65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B5EE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F4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75F952C" w14:textId="77777777">
        <w:trPr>
          <w:trHeight w:val="269"/>
        </w:trPr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0DEC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3724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EF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9E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8323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39FA082" w14:textId="77777777">
        <w:trPr>
          <w:trHeight w:val="1292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6D71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C4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注：</w:t>
            </w:r>
            <w:r w:rsidRPr="00D05CD2">
              <w:rPr>
                <w:sz w:val="22"/>
                <w:szCs w:val="22"/>
              </w:rPr>
              <w:t xml:space="preserve"> </w:t>
            </w:r>
          </w:p>
          <w:p w14:paraId="2FE2E352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110432A1" w14:textId="20E140C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状态位：</w:t>
            </w:r>
            <w:r w:rsidR="00D07560" w:rsidRPr="00D05CD2">
              <w:rPr>
                <w:sz w:val="22"/>
                <w:szCs w:val="22"/>
              </w:rPr>
              <w:t>00</w:t>
            </w:r>
            <w:r w:rsidR="00D07560" w:rsidRPr="00D05CD2">
              <w:rPr>
                <w:sz w:val="22"/>
                <w:szCs w:val="22"/>
              </w:rPr>
              <w:t>－故障，</w:t>
            </w:r>
            <w:r w:rsidR="00D07560" w:rsidRPr="00D05CD2">
              <w:rPr>
                <w:sz w:val="22"/>
                <w:szCs w:val="22"/>
              </w:rPr>
              <w:t>01</w:t>
            </w:r>
            <w:r w:rsidR="00D07560" w:rsidRPr="00D05CD2">
              <w:rPr>
                <w:sz w:val="22"/>
                <w:szCs w:val="22"/>
              </w:rPr>
              <w:t>－无效，</w:t>
            </w:r>
            <w:r w:rsidR="00D07560" w:rsidRPr="00D05CD2">
              <w:rPr>
                <w:sz w:val="22"/>
                <w:szCs w:val="22"/>
              </w:rPr>
              <w:t>10</w:t>
            </w:r>
            <w:r w:rsidR="00D07560" w:rsidRPr="00D05CD2">
              <w:rPr>
                <w:sz w:val="22"/>
                <w:szCs w:val="22"/>
              </w:rPr>
              <w:t>－测试，</w:t>
            </w:r>
            <w:r w:rsidR="00D07560" w:rsidRPr="00D05CD2">
              <w:rPr>
                <w:sz w:val="22"/>
                <w:szCs w:val="22"/>
              </w:rPr>
              <w:t>11</w:t>
            </w:r>
            <w:r w:rsidR="00D07560" w:rsidRPr="00D05CD2">
              <w:rPr>
                <w:sz w:val="22"/>
                <w:szCs w:val="22"/>
              </w:rPr>
              <w:t>－正常</w:t>
            </w:r>
            <w:r w:rsidRPr="00D05CD2">
              <w:rPr>
                <w:rFonts w:hint="eastAsia"/>
                <w:sz w:val="22"/>
                <w:szCs w:val="22"/>
              </w:rPr>
              <w:t>；</w:t>
            </w:r>
            <w:r w:rsidRPr="00D05CD2">
              <w:rPr>
                <w:sz w:val="22"/>
                <w:szCs w:val="22"/>
              </w:rPr>
              <w:t xml:space="preserve">                  </w:t>
            </w:r>
          </w:p>
        </w:tc>
      </w:tr>
    </w:tbl>
    <w:p w14:paraId="2BB6AE33" w14:textId="77777777" w:rsidR="00543D5D" w:rsidRPr="00D05CD2" w:rsidRDefault="006E20DC">
      <w:pPr>
        <w:widowControl/>
        <w:jc w:val="left"/>
        <w:rPr>
          <w:rFonts w:hAnsi="宋体" w:hint="eastAsia"/>
          <w:sz w:val="22"/>
          <w:szCs w:val="22"/>
        </w:rPr>
      </w:pPr>
      <w:r w:rsidRPr="00D05CD2">
        <w:rPr>
          <w:rFonts w:hAnsi="宋体" w:hint="eastAsia"/>
          <w:sz w:val="22"/>
          <w:szCs w:val="22"/>
        </w:rPr>
        <w:br w:type="page"/>
      </w:r>
    </w:p>
    <w:p w14:paraId="49C84E24" w14:textId="77777777" w:rsidR="00543D5D" w:rsidRPr="00D05CD2" w:rsidRDefault="006E20DC">
      <w:pPr>
        <w:pStyle w:val="afb"/>
        <w:numPr>
          <w:ilvl w:val="0"/>
          <w:numId w:val="5"/>
        </w:numPr>
        <w:adjustRightInd w:val="0"/>
        <w:snapToGrid w:val="0"/>
        <w:spacing w:beforeLines="50" w:before="120" w:afterLines="50" w:after="120" w:line="500" w:lineRule="exact"/>
        <w:ind w:firstLineChars="0" w:firstLine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commentRangeStart w:id="173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ABCU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到航电的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</w:t>
      </w:r>
      <w:commentRangeEnd w:id="173"/>
      <w:r w:rsidRPr="00D05CD2">
        <w:commentReference w:id="173"/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65F73F3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10A856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89B35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3959CBA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自动飞行状态信号指令回绕</w:t>
            </w:r>
          </w:p>
        </w:tc>
        <w:tc>
          <w:tcPr>
            <w:tcW w:w="850" w:type="dxa"/>
          </w:tcPr>
          <w:p w14:paraId="6504A86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53037F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4CD8185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213D84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52956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FE549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353</w:t>
            </w:r>
          </w:p>
        </w:tc>
      </w:tr>
      <w:tr w:rsidR="00543D5D" w:rsidRPr="00D05CD2" w14:paraId="2F2849C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250A063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429E946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0DB9B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0F586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48275D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ED4310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3377A8F" w14:textId="77777777">
        <w:trPr>
          <w:trHeight w:val="272"/>
        </w:trPr>
        <w:tc>
          <w:tcPr>
            <w:tcW w:w="467" w:type="dxa"/>
            <w:vMerge/>
          </w:tcPr>
          <w:p w14:paraId="118BDBA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75346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629DC7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</w:t>
            </w:r>
          </w:p>
        </w:tc>
      </w:tr>
      <w:tr w:rsidR="00543D5D" w:rsidRPr="00D05CD2" w14:paraId="69CEA207" w14:textId="77777777">
        <w:trPr>
          <w:trHeight w:val="262"/>
        </w:trPr>
        <w:tc>
          <w:tcPr>
            <w:tcW w:w="467" w:type="dxa"/>
            <w:vMerge/>
          </w:tcPr>
          <w:p w14:paraId="3F85099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76B2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19C9AE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5970227" w14:textId="77777777">
        <w:trPr>
          <w:trHeight w:val="231"/>
        </w:trPr>
        <w:tc>
          <w:tcPr>
            <w:tcW w:w="467" w:type="dxa"/>
            <w:vMerge/>
          </w:tcPr>
          <w:p w14:paraId="511D38C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8FCE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03DD4D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A7070CE" w14:textId="77777777">
        <w:trPr>
          <w:trHeight w:val="207"/>
        </w:trPr>
        <w:tc>
          <w:tcPr>
            <w:tcW w:w="467" w:type="dxa"/>
            <w:vMerge/>
          </w:tcPr>
          <w:p w14:paraId="4DE12AE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676C6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CEAB19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839530D" w14:textId="77777777">
        <w:trPr>
          <w:trHeight w:val="311"/>
        </w:trPr>
        <w:tc>
          <w:tcPr>
            <w:tcW w:w="467" w:type="dxa"/>
            <w:vMerge/>
          </w:tcPr>
          <w:p w14:paraId="06033F2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2AD8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E48746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F985B30" w14:textId="77777777">
        <w:trPr>
          <w:trHeight w:val="201"/>
        </w:trPr>
        <w:tc>
          <w:tcPr>
            <w:tcW w:w="467" w:type="dxa"/>
            <w:vMerge/>
          </w:tcPr>
          <w:p w14:paraId="16FC21D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4EAC5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BE29A5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F29DF40" w14:textId="77777777">
        <w:trPr>
          <w:trHeight w:val="201"/>
        </w:trPr>
        <w:tc>
          <w:tcPr>
            <w:tcW w:w="467" w:type="dxa"/>
            <w:vMerge/>
          </w:tcPr>
          <w:p w14:paraId="74CE2E6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931BF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D0FF8A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037D8876" w14:textId="77777777">
        <w:trPr>
          <w:trHeight w:val="167"/>
        </w:trPr>
        <w:tc>
          <w:tcPr>
            <w:tcW w:w="467" w:type="dxa"/>
            <w:vMerge/>
          </w:tcPr>
          <w:p w14:paraId="6A7A0FB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1BA35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3C6A5BA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3E6847C6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076E1C9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64E164A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C2F7F2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3D853DF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5222DD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AC3C2F3" w14:textId="77777777">
        <w:trPr>
          <w:trHeight w:val="149"/>
        </w:trPr>
        <w:tc>
          <w:tcPr>
            <w:tcW w:w="467" w:type="dxa"/>
            <w:vMerge/>
          </w:tcPr>
          <w:p w14:paraId="2B465F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A7597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05F22F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F08A1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0F9412A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AUTOFLIGHT_AutoBrake_HI</w:t>
            </w:r>
            <w:proofErr w:type="spellEnd"/>
          </w:p>
        </w:tc>
      </w:tr>
      <w:tr w:rsidR="00543D5D" w:rsidRPr="00D05CD2" w14:paraId="64E1F0A7" w14:textId="77777777">
        <w:trPr>
          <w:trHeight w:val="309"/>
        </w:trPr>
        <w:tc>
          <w:tcPr>
            <w:tcW w:w="467" w:type="dxa"/>
            <w:vMerge/>
          </w:tcPr>
          <w:p w14:paraId="798950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8887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A425C3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895FE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095F15C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AUTOFLIGHT_AutoBrake_RTO</w:t>
            </w:r>
            <w:proofErr w:type="spellEnd"/>
          </w:p>
        </w:tc>
      </w:tr>
      <w:tr w:rsidR="00543D5D" w:rsidRPr="00D05CD2" w14:paraId="45877975" w14:textId="77777777">
        <w:trPr>
          <w:trHeight w:val="285"/>
        </w:trPr>
        <w:tc>
          <w:tcPr>
            <w:tcW w:w="467" w:type="dxa"/>
            <w:vMerge/>
          </w:tcPr>
          <w:p w14:paraId="3FEBB66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CE1C9F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73CE47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BC53A7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7AEC561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左油门指令</w:t>
            </w:r>
          </w:p>
        </w:tc>
      </w:tr>
      <w:tr w:rsidR="00543D5D" w:rsidRPr="00D05CD2" w14:paraId="13A9678B" w14:textId="77777777">
        <w:trPr>
          <w:trHeight w:val="275"/>
        </w:trPr>
        <w:tc>
          <w:tcPr>
            <w:tcW w:w="467" w:type="dxa"/>
            <w:vMerge/>
          </w:tcPr>
          <w:p w14:paraId="32EEC66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BF2D4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130EB21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4A1A7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E450BE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右油门指令</w:t>
            </w:r>
          </w:p>
        </w:tc>
      </w:tr>
      <w:tr w:rsidR="00543D5D" w:rsidRPr="00D05CD2" w14:paraId="1DEE9EC9" w14:textId="77777777">
        <w:trPr>
          <w:trHeight w:val="265"/>
        </w:trPr>
        <w:tc>
          <w:tcPr>
            <w:tcW w:w="467" w:type="dxa"/>
            <w:vMerge/>
          </w:tcPr>
          <w:p w14:paraId="1E4245B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B5E7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BC1BF2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84BA65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3E0FB25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00AA126" w14:textId="77777777">
        <w:trPr>
          <w:trHeight w:val="255"/>
        </w:trPr>
        <w:tc>
          <w:tcPr>
            <w:tcW w:w="467" w:type="dxa"/>
            <w:vMerge/>
          </w:tcPr>
          <w:p w14:paraId="1402580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F9EAA9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6E2C70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F647C2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32B122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B1ADCAD" w14:textId="77777777">
        <w:trPr>
          <w:trHeight w:val="244"/>
        </w:trPr>
        <w:tc>
          <w:tcPr>
            <w:tcW w:w="467" w:type="dxa"/>
            <w:vMerge/>
          </w:tcPr>
          <w:p w14:paraId="6F7F442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080D3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8A102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D69060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108C0C2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2F87DE3" w14:textId="77777777">
        <w:trPr>
          <w:trHeight w:val="235"/>
        </w:trPr>
        <w:tc>
          <w:tcPr>
            <w:tcW w:w="467" w:type="dxa"/>
            <w:vMerge/>
          </w:tcPr>
          <w:p w14:paraId="124BEF8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3613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604E425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542BB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516F391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C12719D" w14:textId="77777777">
        <w:trPr>
          <w:trHeight w:val="225"/>
        </w:trPr>
        <w:tc>
          <w:tcPr>
            <w:tcW w:w="467" w:type="dxa"/>
            <w:vMerge/>
          </w:tcPr>
          <w:p w14:paraId="646F931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BB07A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637142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601068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7F80E95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8F513C" w14:textId="77777777">
        <w:trPr>
          <w:trHeight w:val="215"/>
        </w:trPr>
        <w:tc>
          <w:tcPr>
            <w:tcW w:w="467" w:type="dxa"/>
            <w:vMerge/>
          </w:tcPr>
          <w:p w14:paraId="21066C9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4904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748CD6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43E35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1068DCF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D2CA6F5" w14:textId="77777777">
        <w:trPr>
          <w:trHeight w:val="294"/>
        </w:trPr>
        <w:tc>
          <w:tcPr>
            <w:tcW w:w="467" w:type="dxa"/>
            <w:vMerge/>
          </w:tcPr>
          <w:p w14:paraId="172D2D9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13440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62816CD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720" w:type="dxa"/>
            <w:vAlign w:val="center"/>
          </w:tcPr>
          <w:p w14:paraId="02AFC9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5921950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9B49FE" w14:textId="77777777">
        <w:trPr>
          <w:trHeight w:val="47"/>
        </w:trPr>
        <w:tc>
          <w:tcPr>
            <w:tcW w:w="467" w:type="dxa"/>
            <w:vMerge/>
          </w:tcPr>
          <w:p w14:paraId="283D8B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744D8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6906F72A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AUTOFILGHT_Park_Brake_ON</w:t>
            </w:r>
            <w:proofErr w:type="spellEnd"/>
          </w:p>
        </w:tc>
        <w:tc>
          <w:tcPr>
            <w:tcW w:w="720" w:type="dxa"/>
            <w:vAlign w:val="center"/>
          </w:tcPr>
          <w:p w14:paraId="3E01924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3037B2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CB27841" w14:textId="77777777">
        <w:trPr>
          <w:trHeight w:val="60"/>
        </w:trPr>
        <w:tc>
          <w:tcPr>
            <w:tcW w:w="467" w:type="dxa"/>
            <w:vMerge/>
          </w:tcPr>
          <w:p w14:paraId="3B4BB4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490B04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5606842A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AUTOFLIGHT_Antiskid_ON</w:t>
            </w:r>
            <w:proofErr w:type="spellEnd"/>
          </w:p>
        </w:tc>
        <w:tc>
          <w:tcPr>
            <w:tcW w:w="720" w:type="dxa"/>
            <w:vAlign w:val="center"/>
          </w:tcPr>
          <w:p w14:paraId="4D28F8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883513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D25A431" w14:textId="77777777">
        <w:trPr>
          <w:trHeight w:val="302"/>
        </w:trPr>
        <w:tc>
          <w:tcPr>
            <w:tcW w:w="467" w:type="dxa"/>
            <w:vMerge/>
          </w:tcPr>
          <w:p w14:paraId="77303F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E41D88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1FC79CD6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720" w:type="dxa"/>
            <w:vAlign w:val="center"/>
          </w:tcPr>
          <w:p w14:paraId="0B24E6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29A046F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42F8E6B" w14:textId="77777777">
        <w:trPr>
          <w:trHeight w:val="293"/>
        </w:trPr>
        <w:tc>
          <w:tcPr>
            <w:tcW w:w="467" w:type="dxa"/>
            <w:vMerge/>
          </w:tcPr>
          <w:p w14:paraId="0F440EF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90163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548660FD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720" w:type="dxa"/>
            <w:vAlign w:val="center"/>
          </w:tcPr>
          <w:p w14:paraId="0F9491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4BCB48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B697A01" w14:textId="77777777">
        <w:trPr>
          <w:trHeight w:val="269"/>
        </w:trPr>
        <w:tc>
          <w:tcPr>
            <w:tcW w:w="467" w:type="dxa"/>
            <w:vMerge/>
          </w:tcPr>
          <w:p w14:paraId="047250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5260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A12C742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720" w:type="dxa"/>
            <w:vAlign w:val="center"/>
          </w:tcPr>
          <w:p w14:paraId="6E99B0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24CD75B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16A8A1BA" w14:textId="77777777">
        <w:trPr>
          <w:trHeight w:val="1292"/>
        </w:trPr>
        <w:tc>
          <w:tcPr>
            <w:tcW w:w="467" w:type="dxa"/>
            <w:vAlign w:val="center"/>
          </w:tcPr>
          <w:p w14:paraId="5987B62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46ED0E1" w14:textId="23BFD965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74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7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3A7D20B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4FE83053" w14:textId="77777777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155D4CE4" w14:textId="77777777" w:rsidR="00543D5D" w:rsidRPr="00D05CD2" w:rsidRDefault="00543D5D">
      <w:pPr>
        <w:spacing w:line="500" w:lineRule="exact"/>
        <w:ind w:left="420"/>
        <w:rPr>
          <w:rFonts w:hAnsi="宋体" w:hint="eastAsia"/>
          <w:strike/>
          <w:sz w:val="22"/>
          <w:szCs w:val="22"/>
        </w:rPr>
      </w:pPr>
    </w:p>
    <w:p w14:paraId="4CA40A40" w14:textId="390FC876" w:rsidR="00D05CD2" w:rsidRDefault="00D05CD2">
      <w:pPr>
        <w:widowControl/>
        <w:jc w:val="left"/>
        <w:rPr>
          <w:rFonts w:eastAsia="黑体"/>
          <w:bCs/>
          <w:sz w:val="24"/>
          <w:szCs w:val="32"/>
        </w:rPr>
      </w:pPr>
      <w:r>
        <w:br w:type="page"/>
      </w:r>
    </w:p>
    <w:p w14:paraId="3929AFEB" w14:textId="4BCADA0B" w:rsidR="00543D5D" w:rsidRPr="00D05CD2" w:rsidRDefault="006E20DC" w:rsidP="00D05CD2">
      <w:pPr>
        <w:pStyle w:val="30"/>
        <w:ind w:left="0" w:firstLine="0"/>
      </w:pPr>
      <w:bookmarkStart w:id="176" w:name="_Hlk213318350"/>
      <w:commentRangeStart w:id="177"/>
      <w:r w:rsidRPr="00D05CD2">
        <w:rPr>
          <w:rFonts w:hint="eastAsia"/>
        </w:rPr>
        <w:lastRenderedPageBreak/>
        <w:t>BCMU</w:t>
      </w:r>
      <w:ins w:id="178" w:author="yaozu long" w:date="2026-01-06T20:02:00Z" w16du:dateUtc="2026-01-06T12:02:00Z">
        <w:r w:rsidR="00B25031">
          <w:rPr>
            <w:rFonts w:hint="eastAsia"/>
          </w:rPr>
          <w:t>/ABCU</w:t>
        </w:r>
      </w:ins>
      <w:r w:rsidRPr="00D05CD2">
        <w:rPr>
          <w:rFonts w:hint="eastAsia"/>
        </w:rPr>
        <w:t>的</w:t>
      </w:r>
      <w:r w:rsidRPr="00D05CD2">
        <w:rPr>
          <w:rFonts w:hint="eastAsia"/>
        </w:rPr>
        <w:t>429</w:t>
      </w:r>
      <w:r w:rsidRPr="00D05CD2">
        <w:rPr>
          <w:rFonts w:hint="eastAsia"/>
        </w:rPr>
        <w:t>通讯接收字节</w:t>
      </w:r>
      <w:commentRangeEnd w:id="177"/>
      <w:r w:rsidRPr="00D05CD2">
        <w:commentReference w:id="177"/>
      </w:r>
      <w:r w:rsidRPr="00D05CD2">
        <w:t xml:space="preserve"> </w:t>
      </w:r>
    </w:p>
    <w:p w14:paraId="4310535A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179" w:name="OLE_LINK38"/>
      <w:bookmarkStart w:id="180" w:name="OLE_LINK39"/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</w:t>
      </w:r>
      <w:bookmarkEnd w:id="179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ARINC429数据字1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E8B9DB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396D8F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4AC66B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4A9EC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地速信号</w:t>
            </w:r>
          </w:p>
        </w:tc>
        <w:tc>
          <w:tcPr>
            <w:tcW w:w="850" w:type="dxa"/>
          </w:tcPr>
          <w:p w14:paraId="2A9FC3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1717A4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A26550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5C6AD9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7AF38D3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0884817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312/313/314/315</w:t>
            </w:r>
          </w:p>
        </w:tc>
      </w:tr>
      <w:tr w:rsidR="00543D5D" w:rsidRPr="00D05CD2" w14:paraId="3CEBB6FB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179D383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9A4AD4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6132B71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725D04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3E52F6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6B1FFE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5A35B5BE" w14:textId="77777777">
        <w:trPr>
          <w:trHeight w:val="272"/>
        </w:trPr>
        <w:tc>
          <w:tcPr>
            <w:tcW w:w="467" w:type="dxa"/>
            <w:vMerge/>
          </w:tcPr>
          <w:p w14:paraId="2554ADE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5693B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72D75CB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48085015" w14:textId="77777777">
        <w:trPr>
          <w:trHeight w:val="262"/>
        </w:trPr>
        <w:tc>
          <w:tcPr>
            <w:tcW w:w="467" w:type="dxa"/>
            <w:vMerge/>
          </w:tcPr>
          <w:p w14:paraId="3C35E3C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C7F652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7FAE5A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F1DA6DA" w14:textId="77777777">
        <w:trPr>
          <w:trHeight w:val="231"/>
        </w:trPr>
        <w:tc>
          <w:tcPr>
            <w:tcW w:w="467" w:type="dxa"/>
            <w:vMerge/>
          </w:tcPr>
          <w:p w14:paraId="16EEF55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B1DF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5E2CAFC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km/h</w:t>
            </w:r>
          </w:p>
        </w:tc>
      </w:tr>
      <w:tr w:rsidR="00543D5D" w:rsidRPr="00D05CD2" w14:paraId="7E338073" w14:textId="77777777">
        <w:trPr>
          <w:trHeight w:val="207"/>
        </w:trPr>
        <w:tc>
          <w:tcPr>
            <w:tcW w:w="467" w:type="dxa"/>
            <w:vMerge/>
          </w:tcPr>
          <w:p w14:paraId="34C414E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369A5A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327DBFC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0-510</w:t>
            </w:r>
          </w:p>
        </w:tc>
      </w:tr>
      <w:tr w:rsidR="00543D5D" w:rsidRPr="00D05CD2" w14:paraId="1D678856" w14:textId="77777777">
        <w:trPr>
          <w:trHeight w:val="311"/>
        </w:trPr>
        <w:tc>
          <w:tcPr>
            <w:tcW w:w="467" w:type="dxa"/>
            <w:vMerge/>
          </w:tcPr>
          <w:p w14:paraId="304B081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E213E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0B1852B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2</w:t>
            </w:r>
          </w:p>
        </w:tc>
      </w:tr>
      <w:tr w:rsidR="00543D5D" w:rsidRPr="00D05CD2" w14:paraId="56326512" w14:textId="77777777">
        <w:trPr>
          <w:trHeight w:val="201"/>
        </w:trPr>
        <w:tc>
          <w:tcPr>
            <w:tcW w:w="467" w:type="dxa"/>
            <w:vMerge/>
          </w:tcPr>
          <w:p w14:paraId="356F94A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DB13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111CA75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2km/h</w:t>
            </w:r>
          </w:p>
        </w:tc>
      </w:tr>
      <w:tr w:rsidR="00543D5D" w:rsidRPr="00D05CD2" w14:paraId="74D99929" w14:textId="77777777">
        <w:trPr>
          <w:trHeight w:val="201"/>
        </w:trPr>
        <w:tc>
          <w:tcPr>
            <w:tcW w:w="467" w:type="dxa"/>
            <w:vMerge/>
          </w:tcPr>
          <w:p w14:paraId="2B0286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A21A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6A19C78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4BFCB95" w14:textId="77777777">
        <w:trPr>
          <w:trHeight w:val="167"/>
        </w:trPr>
        <w:tc>
          <w:tcPr>
            <w:tcW w:w="467" w:type="dxa"/>
            <w:vMerge/>
          </w:tcPr>
          <w:p w14:paraId="65DE94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620367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1042583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1057C4D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E90640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3798E5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1DB70A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078BF0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358DA3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7377D56D" w14:textId="77777777">
        <w:trPr>
          <w:trHeight w:val="149"/>
        </w:trPr>
        <w:tc>
          <w:tcPr>
            <w:tcW w:w="467" w:type="dxa"/>
            <w:vMerge/>
          </w:tcPr>
          <w:p w14:paraId="402A56A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D69F1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6D792257" w14:textId="631B581E" w:rsidR="00543D5D" w:rsidRPr="00D05CD2" w:rsidRDefault="0086511B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0597E3C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70101CF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3B1A7C3" w14:textId="77777777">
        <w:trPr>
          <w:trHeight w:val="309"/>
        </w:trPr>
        <w:tc>
          <w:tcPr>
            <w:tcW w:w="467" w:type="dxa"/>
            <w:vMerge/>
          </w:tcPr>
          <w:p w14:paraId="7A39FE0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2CC15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7B7BBE4C" w14:textId="392059C5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170ADFE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46B1A77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402BE5F" w14:textId="77777777">
        <w:trPr>
          <w:trHeight w:val="285"/>
        </w:trPr>
        <w:tc>
          <w:tcPr>
            <w:tcW w:w="467" w:type="dxa"/>
            <w:vMerge/>
          </w:tcPr>
          <w:p w14:paraId="0842D98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85ABD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0E1D040" w14:textId="66348846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4B5847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315EAF0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433390" w14:textId="77777777">
        <w:trPr>
          <w:trHeight w:val="275"/>
        </w:trPr>
        <w:tc>
          <w:tcPr>
            <w:tcW w:w="467" w:type="dxa"/>
            <w:vMerge/>
          </w:tcPr>
          <w:p w14:paraId="34C88B4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3EC7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7D97F2A2" w14:textId="6C80E4F0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6AEB23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7745D7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59235C1" w14:textId="77777777">
        <w:trPr>
          <w:trHeight w:val="265"/>
        </w:trPr>
        <w:tc>
          <w:tcPr>
            <w:tcW w:w="467" w:type="dxa"/>
            <w:vMerge/>
          </w:tcPr>
          <w:p w14:paraId="569977D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19064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3CC4FDF0" w14:textId="34B7DCDB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0780327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39D2EF1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604FF48" w14:textId="77777777">
        <w:trPr>
          <w:trHeight w:val="255"/>
        </w:trPr>
        <w:tc>
          <w:tcPr>
            <w:tcW w:w="467" w:type="dxa"/>
            <w:vMerge/>
          </w:tcPr>
          <w:p w14:paraId="7CDB1BD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92329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BD65EB6" w14:textId="4B0C9E6B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46B61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9B78A4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C4E8257" w14:textId="77777777">
        <w:trPr>
          <w:trHeight w:val="244"/>
        </w:trPr>
        <w:tc>
          <w:tcPr>
            <w:tcW w:w="467" w:type="dxa"/>
            <w:vMerge/>
          </w:tcPr>
          <w:p w14:paraId="362FA8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29110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265DAB6C" w14:textId="5C533036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0BEE6F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349F783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577459" w14:textId="77777777">
        <w:trPr>
          <w:trHeight w:val="235"/>
        </w:trPr>
        <w:tc>
          <w:tcPr>
            <w:tcW w:w="467" w:type="dxa"/>
            <w:vMerge/>
          </w:tcPr>
          <w:p w14:paraId="4101AF2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06D3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6030C50A" w14:textId="48E10D67" w:rsidR="00543D5D" w:rsidRPr="00D05CD2" w:rsidRDefault="009006C3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0D1E81C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06A0B2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550CBB" w14:textId="77777777">
        <w:trPr>
          <w:trHeight w:val="225"/>
        </w:trPr>
        <w:tc>
          <w:tcPr>
            <w:tcW w:w="467" w:type="dxa"/>
            <w:vMerge/>
          </w:tcPr>
          <w:p w14:paraId="5702045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F88F93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727E60CA" w14:textId="097AD608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3E3E94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34A8B163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EB0EA9" w14:textId="77777777">
        <w:trPr>
          <w:trHeight w:val="215"/>
        </w:trPr>
        <w:tc>
          <w:tcPr>
            <w:tcW w:w="467" w:type="dxa"/>
            <w:vMerge/>
          </w:tcPr>
          <w:p w14:paraId="3837CFA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CC62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4D995AD0" w14:textId="4871ADD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BB29B0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9BA9B6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9EDCD3" w14:textId="77777777">
        <w:trPr>
          <w:trHeight w:val="294"/>
        </w:trPr>
        <w:tc>
          <w:tcPr>
            <w:tcW w:w="467" w:type="dxa"/>
            <w:vMerge/>
          </w:tcPr>
          <w:p w14:paraId="477621A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5719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3CE26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ECB25C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59940EA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95D321B" w14:textId="77777777">
        <w:trPr>
          <w:trHeight w:val="47"/>
        </w:trPr>
        <w:tc>
          <w:tcPr>
            <w:tcW w:w="467" w:type="dxa"/>
            <w:vMerge/>
          </w:tcPr>
          <w:p w14:paraId="423D8A0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2EF9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1D51209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4CF6F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6A36D8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750A8EF" w14:textId="77777777">
        <w:trPr>
          <w:trHeight w:val="60"/>
        </w:trPr>
        <w:tc>
          <w:tcPr>
            <w:tcW w:w="467" w:type="dxa"/>
            <w:vMerge/>
          </w:tcPr>
          <w:p w14:paraId="09DFA6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C96D6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4FD6B9F1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EDB250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01DA488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C5E1DC9" w14:textId="77777777">
        <w:trPr>
          <w:trHeight w:val="302"/>
        </w:trPr>
        <w:tc>
          <w:tcPr>
            <w:tcW w:w="467" w:type="dxa"/>
            <w:vMerge/>
          </w:tcPr>
          <w:p w14:paraId="2DD0B82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7EF88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00E39C70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56DF16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00E0752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1F11BCDF" w14:textId="77777777">
        <w:trPr>
          <w:trHeight w:val="293"/>
        </w:trPr>
        <w:tc>
          <w:tcPr>
            <w:tcW w:w="467" w:type="dxa"/>
            <w:vMerge/>
          </w:tcPr>
          <w:p w14:paraId="153A6B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1C2D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C7E735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67280F9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74149C9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58554A61" w14:textId="77777777">
        <w:trPr>
          <w:trHeight w:val="269"/>
        </w:trPr>
        <w:tc>
          <w:tcPr>
            <w:tcW w:w="467" w:type="dxa"/>
            <w:vMerge/>
          </w:tcPr>
          <w:p w14:paraId="41F800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FBE25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393424A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FAEFB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4153FD4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CD073FA" w14:textId="77777777">
        <w:trPr>
          <w:trHeight w:val="1292"/>
        </w:trPr>
        <w:tc>
          <w:tcPr>
            <w:tcW w:w="467" w:type="dxa"/>
            <w:vAlign w:val="center"/>
          </w:tcPr>
          <w:p w14:paraId="42B90F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7319E251" w14:textId="1203BAFB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81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82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42FA504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27952F2E" w14:textId="7331160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  <w:bookmarkEnd w:id="180"/>
    </w:tbl>
    <w:p w14:paraId="0555B0BB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39475B04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ARINC429数据字2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29A82C2A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29C0977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67A5D7E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4649CD3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加速度信号</w:t>
            </w:r>
          </w:p>
        </w:tc>
        <w:tc>
          <w:tcPr>
            <w:tcW w:w="850" w:type="dxa"/>
          </w:tcPr>
          <w:p w14:paraId="04458F6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DB6E92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3E50D4B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850FA2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A280F3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4233701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362/363/364/365</w:t>
            </w:r>
          </w:p>
        </w:tc>
      </w:tr>
      <w:tr w:rsidR="00543D5D" w:rsidRPr="00D05CD2" w14:paraId="31B03051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58C66D9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06B0375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AD1668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1FC25C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52BD0E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0717562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674E56C" w14:textId="77777777">
        <w:trPr>
          <w:trHeight w:val="272"/>
        </w:trPr>
        <w:tc>
          <w:tcPr>
            <w:tcW w:w="467" w:type="dxa"/>
            <w:vMerge/>
          </w:tcPr>
          <w:p w14:paraId="67678FD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FE90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1D694CB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1BD1E836" w14:textId="77777777">
        <w:trPr>
          <w:trHeight w:val="262"/>
        </w:trPr>
        <w:tc>
          <w:tcPr>
            <w:tcW w:w="467" w:type="dxa"/>
            <w:vMerge/>
          </w:tcPr>
          <w:p w14:paraId="57B35C7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BB82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1872741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9858623" w14:textId="77777777">
        <w:trPr>
          <w:trHeight w:val="231"/>
        </w:trPr>
        <w:tc>
          <w:tcPr>
            <w:tcW w:w="467" w:type="dxa"/>
            <w:vMerge/>
          </w:tcPr>
          <w:p w14:paraId="4A0469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FEFEF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55DFCC8" w14:textId="69E6F23D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m/s/s</w:t>
            </w:r>
          </w:p>
        </w:tc>
      </w:tr>
      <w:tr w:rsidR="00543D5D" w:rsidRPr="00D05CD2" w14:paraId="6E868195" w14:textId="77777777">
        <w:trPr>
          <w:trHeight w:val="207"/>
        </w:trPr>
        <w:tc>
          <w:tcPr>
            <w:tcW w:w="467" w:type="dxa"/>
            <w:vMerge/>
          </w:tcPr>
          <w:p w14:paraId="2F91F33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E13A0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2A68CBF3" w14:textId="5BE80C4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-327.68m/s/s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</w:p>
        </w:tc>
      </w:tr>
      <w:tr w:rsidR="00543D5D" w:rsidRPr="00D05CD2" w14:paraId="3D912EB8" w14:textId="77777777">
        <w:trPr>
          <w:trHeight w:val="311"/>
        </w:trPr>
        <w:tc>
          <w:tcPr>
            <w:tcW w:w="467" w:type="dxa"/>
            <w:vMerge/>
          </w:tcPr>
          <w:p w14:paraId="62666EC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9A94A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772E48C9" w14:textId="702B5B1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0.01</w:t>
            </w:r>
          </w:p>
        </w:tc>
      </w:tr>
      <w:tr w:rsidR="00543D5D" w:rsidRPr="00D05CD2" w14:paraId="6B4D2CFD" w14:textId="77777777">
        <w:trPr>
          <w:trHeight w:val="201"/>
        </w:trPr>
        <w:tc>
          <w:tcPr>
            <w:tcW w:w="467" w:type="dxa"/>
            <w:vMerge/>
          </w:tcPr>
          <w:p w14:paraId="091F5B9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B6D0C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2C9DE57C" w14:textId="4A51E7F4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0.01m/s/s</w:t>
            </w:r>
          </w:p>
        </w:tc>
      </w:tr>
      <w:tr w:rsidR="00543D5D" w:rsidRPr="00D05CD2" w14:paraId="14DB7624" w14:textId="77777777">
        <w:trPr>
          <w:trHeight w:val="201"/>
        </w:trPr>
        <w:tc>
          <w:tcPr>
            <w:tcW w:w="467" w:type="dxa"/>
            <w:vMerge/>
          </w:tcPr>
          <w:p w14:paraId="7C91E10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1D99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BA9C25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711E4B5B" w14:textId="77777777">
        <w:trPr>
          <w:trHeight w:val="167"/>
        </w:trPr>
        <w:tc>
          <w:tcPr>
            <w:tcW w:w="467" w:type="dxa"/>
            <w:vMerge/>
          </w:tcPr>
          <w:p w14:paraId="144D08B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BF8B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2A93E12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0AF4F2F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45821F7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60728E5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7816207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515417E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73A397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3E993A0" w14:textId="77777777">
        <w:trPr>
          <w:trHeight w:val="149"/>
        </w:trPr>
        <w:tc>
          <w:tcPr>
            <w:tcW w:w="467" w:type="dxa"/>
            <w:vMerge/>
          </w:tcPr>
          <w:p w14:paraId="13B6D13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B23D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535C29D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4FE2A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014727B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6569B03" w14:textId="77777777">
        <w:trPr>
          <w:trHeight w:val="309"/>
        </w:trPr>
        <w:tc>
          <w:tcPr>
            <w:tcW w:w="467" w:type="dxa"/>
            <w:vMerge/>
          </w:tcPr>
          <w:p w14:paraId="2AF9B21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4234E5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20F6B7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2FD10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339B3977" w14:textId="433C65D0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5172C9A1" w14:textId="77777777">
        <w:trPr>
          <w:trHeight w:val="285"/>
        </w:trPr>
        <w:tc>
          <w:tcPr>
            <w:tcW w:w="467" w:type="dxa"/>
            <w:vMerge/>
          </w:tcPr>
          <w:p w14:paraId="6EE23DB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9035E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3563443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2D0EAF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6D059A93" w14:textId="7F1AC529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088F544" w14:textId="77777777">
        <w:trPr>
          <w:trHeight w:val="275"/>
        </w:trPr>
        <w:tc>
          <w:tcPr>
            <w:tcW w:w="467" w:type="dxa"/>
            <w:vMerge/>
          </w:tcPr>
          <w:p w14:paraId="22F70F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D15E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69B5D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7DD043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4875CF12" w14:textId="410AA59D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F8F1285" w14:textId="77777777">
        <w:trPr>
          <w:trHeight w:val="265"/>
        </w:trPr>
        <w:tc>
          <w:tcPr>
            <w:tcW w:w="467" w:type="dxa"/>
            <w:vMerge/>
          </w:tcPr>
          <w:p w14:paraId="215005E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26CF2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17C759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E2FF6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4942103A" w14:textId="50804B48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587FC77" w14:textId="77777777">
        <w:trPr>
          <w:trHeight w:val="255"/>
        </w:trPr>
        <w:tc>
          <w:tcPr>
            <w:tcW w:w="467" w:type="dxa"/>
            <w:vMerge/>
          </w:tcPr>
          <w:p w14:paraId="347741E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266F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1C12968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A5A73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460D44D7" w14:textId="64D4DB6D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1EA6DCF" w14:textId="77777777">
        <w:trPr>
          <w:trHeight w:val="244"/>
        </w:trPr>
        <w:tc>
          <w:tcPr>
            <w:tcW w:w="467" w:type="dxa"/>
            <w:vMerge/>
          </w:tcPr>
          <w:p w14:paraId="5969CE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4B4DE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2FF08CA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0F9BA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39E6679" w14:textId="54F2CF5F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4D619E21" w14:textId="77777777">
        <w:trPr>
          <w:trHeight w:val="235"/>
        </w:trPr>
        <w:tc>
          <w:tcPr>
            <w:tcW w:w="467" w:type="dxa"/>
            <w:vMerge/>
          </w:tcPr>
          <w:p w14:paraId="032F28F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D47D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F569C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FC3A5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7F705CDE" w14:textId="020A4323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A87D66" w:rsidRPr="00D05CD2" w14:paraId="6DFF3BD4" w14:textId="77777777" w:rsidTr="00896417">
        <w:trPr>
          <w:trHeight w:val="225"/>
        </w:trPr>
        <w:tc>
          <w:tcPr>
            <w:tcW w:w="467" w:type="dxa"/>
            <w:vMerge/>
          </w:tcPr>
          <w:p w14:paraId="1A589E60" w14:textId="77777777" w:rsidR="00A87D66" w:rsidRPr="00D05CD2" w:rsidRDefault="00A87D66" w:rsidP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257990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9E7A504" w14:textId="5EBE3E1A" w:rsidR="00A87D66" w:rsidRPr="00D05CD2" w:rsidRDefault="00A87D66" w:rsidP="00A87D66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0BC8CEC9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7892861C" w14:textId="0D94B0C3" w:rsidR="00A87D66" w:rsidRPr="00D05CD2" w:rsidRDefault="00A87D66" w:rsidP="00A87D66">
            <w:pPr>
              <w:rPr>
                <w:rFonts w:ascii="宋体" w:hAnsi="宋体" w:cs="Arial" w:hint="eastAsia"/>
                <w:sz w:val="22"/>
                <w:szCs w:val="22"/>
              </w:rPr>
            </w:pPr>
            <w:r>
              <w:rPr>
                <w:rFonts w:ascii="宋体" w:hAnsi="宋体" w:cs="Arial" w:hint="eastAsia"/>
                <w:sz w:val="22"/>
                <w:szCs w:val="22"/>
              </w:rPr>
              <w:t>MSB</w:t>
            </w:r>
          </w:p>
        </w:tc>
      </w:tr>
      <w:tr w:rsidR="00A87D66" w:rsidRPr="00D05CD2" w14:paraId="3C3564CD" w14:textId="77777777" w:rsidTr="00896417">
        <w:trPr>
          <w:trHeight w:val="215"/>
        </w:trPr>
        <w:tc>
          <w:tcPr>
            <w:tcW w:w="467" w:type="dxa"/>
            <w:vMerge/>
          </w:tcPr>
          <w:p w14:paraId="37441701" w14:textId="77777777" w:rsidR="00A87D66" w:rsidRPr="00D05CD2" w:rsidRDefault="00A87D66" w:rsidP="00A87D66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82D130D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01C060F9" w14:textId="051F1089" w:rsidR="00A87D66" w:rsidRPr="00D05CD2" w:rsidRDefault="00A87D66" w:rsidP="00A87D66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71D48046" w14:textId="77777777" w:rsidR="00A87D66" w:rsidRPr="00D05CD2" w:rsidRDefault="00A87D66" w:rsidP="00A87D66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</w:tcPr>
          <w:p w14:paraId="5958558C" w14:textId="1C4DD7BF" w:rsidR="00A87D66" w:rsidRPr="00D05CD2" w:rsidRDefault="00A87D66" w:rsidP="00A87D66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A89FCB" w14:textId="77777777">
        <w:trPr>
          <w:trHeight w:val="294"/>
        </w:trPr>
        <w:tc>
          <w:tcPr>
            <w:tcW w:w="467" w:type="dxa"/>
            <w:vMerge/>
          </w:tcPr>
          <w:p w14:paraId="3A56BB2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183" w:name="_Hlk213141846"/>
          </w:p>
        </w:tc>
        <w:tc>
          <w:tcPr>
            <w:tcW w:w="718" w:type="dxa"/>
            <w:vAlign w:val="center"/>
          </w:tcPr>
          <w:p w14:paraId="41E7F89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6F59BF9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3D46C9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326AD3E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bookmarkEnd w:id="183"/>
      <w:tr w:rsidR="00543D5D" w:rsidRPr="00D05CD2" w14:paraId="4511486C" w14:textId="77777777">
        <w:trPr>
          <w:trHeight w:val="47"/>
        </w:trPr>
        <w:tc>
          <w:tcPr>
            <w:tcW w:w="467" w:type="dxa"/>
            <w:vMerge/>
          </w:tcPr>
          <w:p w14:paraId="33F9E8B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A08C6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29041B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5D168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0695C2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99CC74F" w14:textId="77777777">
        <w:trPr>
          <w:trHeight w:val="60"/>
        </w:trPr>
        <w:tc>
          <w:tcPr>
            <w:tcW w:w="467" w:type="dxa"/>
            <w:vMerge/>
          </w:tcPr>
          <w:p w14:paraId="74F1840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07F12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7A1A052F" w14:textId="77777777" w:rsidR="00543D5D" w:rsidRPr="00D05CD2" w:rsidRDefault="006E20DC">
            <w:pPr>
              <w:tabs>
                <w:tab w:val="left" w:pos="910"/>
              </w:tabs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F9E1A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7ABF45A4" w14:textId="49354086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</w:rPr>
              <w:t>符号位：</w:t>
            </w:r>
            <w:r w:rsidRPr="00D05CD2">
              <w:rPr>
                <w:rFonts w:hint="eastAsia"/>
              </w:rPr>
              <w:t>0</w:t>
            </w:r>
            <w:r w:rsidRPr="00D05CD2">
              <w:rPr>
                <w:rFonts w:hint="eastAsia"/>
              </w:rPr>
              <w:t>为正，</w:t>
            </w:r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为负</w:t>
            </w:r>
          </w:p>
        </w:tc>
      </w:tr>
      <w:tr w:rsidR="00543D5D" w:rsidRPr="00D05CD2" w14:paraId="2DD1DD0D" w14:textId="77777777">
        <w:trPr>
          <w:trHeight w:val="302"/>
        </w:trPr>
        <w:tc>
          <w:tcPr>
            <w:tcW w:w="467" w:type="dxa"/>
            <w:vMerge/>
          </w:tcPr>
          <w:p w14:paraId="141B53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556C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5D4C95BF" w14:textId="77777777" w:rsidR="00543D5D" w:rsidRPr="00D05CD2" w:rsidRDefault="006E20DC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B613C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51FF22A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BAA58A6" w14:textId="77777777">
        <w:trPr>
          <w:trHeight w:val="293"/>
        </w:trPr>
        <w:tc>
          <w:tcPr>
            <w:tcW w:w="467" w:type="dxa"/>
            <w:vMerge/>
          </w:tcPr>
          <w:p w14:paraId="26A9036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A134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713D345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EB298A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33D210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19BFBBB" w14:textId="77777777">
        <w:trPr>
          <w:trHeight w:val="269"/>
        </w:trPr>
        <w:tc>
          <w:tcPr>
            <w:tcW w:w="467" w:type="dxa"/>
            <w:vMerge/>
          </w:tcPr>
          <w:p w14:paraId="6BEABE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CC81C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0F4CA03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36B859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5E8365A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5C8E84FD" w14:textId="77777777">
        <w:trPr>
          <w:trHeight w:val="1292"/>
        </w:trPr>
        <w:tc>
          <w:tcPr>
            <w:tcW w:w="467" w:type="dxa"/>
            <w:vAlign w:val="center"/>
          </w:tcPr>
          <w:p w14:paraId="1138A05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49C2F9D5" w14:textId="3428E702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84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8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57EEC4D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647DF0FE" w14:textId="4D8D0822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67FDA700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75074A26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ARINC429数据字3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0F63205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0854F1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344E35D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0E13107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自动飞行状态信号</w:t>
            </w:r>
          </w:p>
        </w:tc>
        <w:tc>
          <w:tcPr>
            <w:tcW w:w="850" w:type="dxa"/>
          </w:tcPr>
          <w:p w14:paraId="4D6F94C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1D8AFE4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4F814CE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117370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50CF0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0E2CB10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001/002/003/004</w:t>
            </w:r>
          </w:p>
        </w:tc>
      </w:tr>
      <w:tr w:rsidR="00543D5D" w:rsidRPr="00D05CD2" w14:paraId="16A9CDBF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61A8A8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bookmarkStart w:id="186" w:name="_Hlk209626483"/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23D21BD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91B0C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7C07F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DB20D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4E2595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7B721441" w14:textId="77777777">
        <w:trPr>
          <w:trHeight w:val="272"/>
        </w:trPr>
        <w:tc>
          <w:tcPr>
            <w:tcW w:w="467" w:type="dxa"/>
            <w:vMerge/>
          </w:tcPr>
          <w:p w14:paraId="6F3173D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1401A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2D159ED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bookmarkEnd w:id="186"/>
      <w:tr w:rsidR="00543D5D" w:rsidRPr="00D05CD2" w14:paraId="194B5D10" w14:textId="77777777">
        <w:trPr>
          <w:trHeight w:val="262"/>
        </w:trPr>
        <w:tc>
          <w:tcPr>
            <w:tcW w:w="467" w:type="dxa"/>
            <w:vMerge/>
          </w:tcPr>
          <w:p w14:paraId="1B605A0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E56BC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45BE51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EA2A91D" w14:textId="77777777">
        <w:trPr>
          <w:trHeight w:val="231"/>
        </w:trPr>
        <w:tc>
          <w:tcPr>
            <w:tcW w:w="467" w:type="dxa"/>
            <w:vMerge/>
          </w:tcPr>
          <w:p w14:paraId="38939A4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3F33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609C8818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FABDCD2" w14:textId="77777777">
        <w:trPr>
          <w:trHeight w:val="207"/>
        </w:trPr>
        <w:tc>
          <w:tcPr>
            <w:tcW w:w="467" w:type="dxa"/>
            <w:vMerge/>
          </w:tcPr>
          <w:p w14:paraId="14A3F0B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4C802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4397EDD9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B9EC951" w14:textId="77777777">
        <w:trPr>
          <w:trHeight w:val="311"/>
        </w:trPr>
        <w:tc>
          <w:tcPr>
            <w:tcW w:w="467" w:type="dxa"/>
            <w:vMerge/>
          </w:tcPr>
          <w:p w14:paraId="4BBFD06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60EE9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3A873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0C24BBFF" w14:textId="77777777">
        <w:trPr>
          <w:trHeight w:val="201"/>
        </w:trPr>
        <w:tc>
          <w:tcPr>
            <w:tcW w:w="467" w:type="dxa"/>
            <w:vMerge/>
          </w:tcPr>
          <w:p w14:paraId="263D38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81A51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875AA7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B58D64E" w14:textId="77777777">
        <w:trPr>
          <w:trHeight w:val="201"/>
        </w:trPr>
        <w:tc>
          <w:tcPr>
            <w:tcW w:w="467" w:type="dxa"/>
            <w:vMerge/>
          </w:tcPr>
          <w:p w14:paraId="07D4C30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E0399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2A5B9BF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531E8387" w14:textId="77777777">
        <w:trPr>
          <w:trHeight w:val="167"/>
        </w:trPr>
        <w:tc>
          <w:tcPr>
            <w:tcW w:w="467" w:type="dxa"/>
            <w:vMerge/>
          </w:tcPr>
          <w:p w14:paraId="0A6F15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D9CA4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67907ED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5642800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6669464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AECB4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3E3D2D2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7876E59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36176DC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09C152C" w14:textId="77777777">
        <w:trPr>
          <w:trHeight w:val="149"/>
        </w:trPr>
        <w:tc>
          <w:tcPr>
            <w:tcW w:w="467" w:type="dxa"/>
            <w:vMerge/>
          </w:tcPr>
          <w:p w14:paraId="1E25B2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DE7C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C055E5E" w14:textId="1886CFBA" w:rsidR="00543D5D" w:rsidRPr="00D05CD2" w:rsidRDefault="00E3089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6F3A83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2B42104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AUTOFLIGHT_AutoBrake_HI</w:t>
            </w:r>
            <w:proofErr w:type="spellEnd"/>
          </w:p>
        </w:tc>
      </w:tr>
      <w:tr w:rsidR="00543D5D" w:rsidRPr="00D05CD2" w14:paraId="57BBE4D5" w14:textId="77777777">
        <w:trPr>
          <w:trHeight w:val="309"/>
        </w:trPr>
        <w:tc>
          <w:tcPr>
            <w:tcW w:w="467" w:type="dxa"/>
            <w:vMerge/>
          </w:tcPr>
          <w:p w14:paraId="6E0B1B1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D2D28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3081B6B0" w14:textId="3C967A80" w:rsidR="00543D5D" w:rsidRPr="00D05CD2" w:rsidRDefault="00E3089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41954E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519770D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proofErr w:type="spellStart"/>
            <w:r w:rsidRPr="00D05CD2">
              <w:rPr>
                <w:rFonts w:ascii="宋体" w:hAnsi="宋体" w:hint="eastAsia"/>
                <w:sz w:val="22"/>
                <w:szCs w:val="22"/>
              </w:rPr>
              <w:t>AUTOFLIGHT_AutoBrake_RTO</w:t>
            </w:r>
            <w:proofErr w:type="spellEnd"/>
          </w:p>
        </w:tc>
      </w:tr>
      <w:tr w:rsidR="00543D5D" w:rsidRPr="00D05CD2" w14:paraId="19C9A7C4" w14:textId="77777777">
        <w:trPr>
          <w:trHeight w:val="285"/>
        </w:trPr>
        <w:tc>
          <w:tcPr>
            <w:tcW w:w="467" w:type="dxa"/>
            <w:vMerge/>
          </w:tcPr>
          <w:p w14:paraId="53EF76E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24E0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68848AA7" w14:textId="6641777E" w:rsidR="00543D5D" w:rsidRPr="00D05CD2" w:rsidRDefault="00E3089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</w:t>
            </w:r>
            <w:r w:rsidR="006E20DC" w:rsidRPr="00D05CD2">
              <w:rPr>
                <w:rFonts w:hint="eastAsia"/>
                <w:sz w:val="22"/>
                <w:szCs w:val="22"/>
              </w:rPr>
              <w:t>abel</w:t>
            </w:r>
          </w:p>
        </w:tc>
        <w:tc>
          <w:tcPr>
            <w:tcW w:w="720" w:type="dxa"/>
            <w:vAlign w:val="center"/>
          </w:tcPr>
          <w:p w14:paraId="154616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 w14:paraId="4E0EF6BA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左油门指令</w:t>
            </w:r>
          </w:p>
        </w:tc>
      </w:tr>
      <w:tr w:rsidR="00543D5D" w:rsidRPr="00D05CD2" w14:paraId="27561CBD" w14:textId="77777777">
        <w:trPr>
          <w:trHeight w:val="275"/>
        </w:trPr>
        <w:tc>
          <w:tcPr>
            <w:tcW w:w="467" w:type="dxa"/>
            <w:vMerge/>
          </w:tcPr>
          <w:p w14:paraId="5338A6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C42C0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225B52F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0333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652032E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右油门指令</w:t>
            </w:r>
          </w:p>
        </w:tc>
      </w:tr>
      <w:tr w:rsidR="00543D5D" w:rsidRPr="00D05CD2" w14:paraId="077A3AF9" w14:textId="77777777">
        <w:trPr>
          <w:trHeight w:val="265"/>
        </w:trPr>
        <w:tc>
          <w:tcPr>
            <w:tcW w:w="467" w:type="dxa"/>
            <w:vMerge/>
          </w:tcPr>
          <w:p w14:paraId="6226992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C44D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8E3B28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063F0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045F4AC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853A334" w14:textId="77777777">
        <w:trPr>
          <w:trHeight w:val="255"/>
        </w:trPr>
        <w:tc>
          <w:tcPr>
            <w:tcW w:w="467" w:type="dxa"/>
            <w:vMerge/>
          </w:tcPr>
          <w:p w14:paraId="6BE45F4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2393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D7D06F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85DE14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77E5193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64C2622" w14:textId="77777777">
        <w:trPr>
          <w:trHeight w:val="244"/>
        </w:trPr>
        <w:tc>
          <w:tcPr>
            <w:tcW w:w="467" w:type="dxa"/>
            <w:vMerge/>
          </w:tcPr>
          <w:p w14:paraId="687C8A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5397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30D3B8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4D1C3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5C1BE6D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68CE2E5" w14:textId="77777777">
        <w:trPr>
          <w:trHeight w:val="235"/>
        </w:trPr>
        <w:tc>
          <w:tcPr>
            <w:tcW w:w="467" w:type="dxa"/>
            <w:vMerge/>
          </w:tcPr>
          <w:p w14:paraId="2871997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9F6997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1765409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038953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2731C3D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01C3E7A" w14:textId="77777777">
        <w:trPr>
          <w:trHeight w:val="225"/>
        </w:trPr>
        <w:tc>
          <w:tcPr>
            <w:tcW w:w="467" w:type="dxa"/>
            <w:vMerge/>
          </w:tcPr>
          <w:p w14:paraId="25DD72B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E999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5DAB3A7B" w14:textId="367DCCE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0343DE7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136BE7C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403E47B" w14:textId="77777777">
        <w:trPr>
          <w:trHeight w:val="215"/>
        </w:trPr>
        <w:tc>
          <w:tcPr>
            <w:tcW w:w="467" w:type="dxa"/>
            <w:vMerge/>
          </w:tcPr>
          <w:p w14:paraId="654917F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329B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5E4729D" w14:textId="132B925E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349E71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F013C4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5C3E9A" w14:textId="77777777">
        <w:trPr>
          <w:trHeight w:val="294"/>
        </w:trPr>
        <w:tc>
          <w:tcPr>
            <w:tcW w:w="467" w:type="dxa"/>
            <w:vMerge/>
          </w:tcPr>
          <w:p w14:paraId="16DECF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50C40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17C742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720" w:type="dxa"/>
            <w:vAlign w:val="center"/>
          </w:tcPr>
          <w:p w14:paraId="07ECCB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AFA7851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BBD95B" w14:textId="77777777">
        <w:trPr>
          <w:trHeight w:val="47"/>
        </w:trPr>
        <w:tc>
          <w:tcPr>
            <w:tcW w:w="467" w:type="dxa"/>
            <w:vMerge/>
          </w:tcPr>
          <w:p w14:paraId="29B7054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6B9F7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15EA6AA5" w14:textId="77777777" w:rsidR="00543D5D" w:rsidRPr="00D05CD2" w:rsidRDefault="006E20DC">
            <w:pPr>
              <w:rPr>
                <w:sz w:val="22"/>
                <w:szCs w:val="22"/>
              </w:rPr>
            </w:pPr>
            <w:bookmarkStart w:id="187" w:name="OLE_LINK17"/>
            <w:proofErr w:type="spellStart"/>
            <w:r w:rsidRPr="00D05CD2">
              <w:rPr>
                <w:rFonts w:hint="eastAsia"/>
                <w:sz w:val="22"/>
                <w:szCs w:val="22"/>
              </w:rPr>
              <w:t>AUTOFILGHT_Park_Brake_ON</w:t>
            </w:r>
            <w:bookmarkEnd w:id="187"/>
            <w:proofErr w:type="spellEnd"/>
          </w:p>
        </w:tc>
        <w:tc>
          <w:tcPr>
            <w:tcW w:w="720" w:type="dxa"/>
            <w:vAlign w:val="center"/>
          </w:tcPr>
          <w:p w14:paraId="4A87C18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77674E75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6818DEB" w14:textId="77777777">
        <w:trPr>
          <w:trHeight w:val="60"/>
        </w:trPr>
        <w:tc>
          <w:tcPr>
            <w:tcW w:w="467" w:type="dxa"/>
            <w:vMerge/>
          </w:tcPr>
          <w:p w14:paraId="0290AF4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251AE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14670E86" w14:textId="4D026C26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896417">
              <w:rPr>
                <w:sz w:val="22"/>
                <w:szCs w:val="22"/>
                <w:highlight w:val="yellow"/>
                <w:rPrChange w:id="188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AUTOFLIGHT_Antiskid_</w:t>
            </w:r>
            <w:bookmarkStart w:id="189" w:name="OLE_LINK42"/>
            <w:r w:rsidR="00336EF8" w:rsidRPr="00896417">
              <w:rPr>
                <w:sz w:val="22"/>
                <w:szCs w:val="22"/>
                <w:highlight w:val="yellow"/>
                <w:rPrChange w:id="190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OFF</w:t>
            </w:r>
            <w:proofErr w:type="spellEnd"/>
            <w:r w:rsidR="00336EF8" w:rsidRPr="00896417">
              <w:rPr>
                <w:sz w:val="22"/>
                <w:szCs w:val="22"/>
                <w:highlight w:val="yellow"/>
                <w:rPrChange w:id="191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/EMG_</w:t>
            </w:r>
            <w:bookmarkEnd w:id="189"/>
            <w:r w:rsidRPr="00896417">
              <w:rPr>
                <w:sz w:val="22"/>
                <w:szCs w:val="22"/>
                <w:highlight w:val="yellow"/>
                <w:rPrChange w:id="192" w:author="yaozu long" w:date="2025-12-25T08:50:00Z" w16du:dateUtc="2025-12-25T00:50:00Z">
                  <w:rPr>
                    <w:sz w:val="22"/>
                    <w:szCs w:val="22"/>
                  </w:rPr>
                </w:rPrChange>
              </w:rPr>
              <w:t>ON</w:t>
            </w:r>
          </w:p>
        </w:tc>
        <w:tc>
          <w:tcPr>
            <w:tcW w:w="720" w:type="dxa"/>
            <w:vAlign w:val="center"/>
          </w:tcPr>
          <w:p w14:paraId="60DB6D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5EAAC9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546C9D5" w14:textId="77777777">
        <w:trPr>
          <w:trHeight w:val="302"/>
        </w:trPr>
        <w:tc>
          <w:tcPr>
            <w:tcW w:w="467" w:type="dxa"/>
            <w:vMerge/>
          </w:tcPr>
          <w:p w14:paraId="2F22CC3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9A391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5033AD70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720" w:type="dxa"/>
            <w:vAlign w:val="center"/>
          </w:tcPr>
          <w:p w14:paraId="176D0F8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4954A0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6D6CE252" w14:textId="77777777">
        <w:trPr>
          <w:trHeight w:val="293"/>
        </w:trPr>
        <w:tc>
          <w:tcPr>
            <w:tcW w:w="467" w:type="dxa"/>
            <w:vMerge/>
          </w:tcPr>
          <w:p w14:paraId="630550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B130F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9DA7A1B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720" w:type="dxa"/>
            <w:vAlign w:val="center"/>
          </w:tcPr>
          <w:p w14:paraId="4F63721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3BCE298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3B7CB4F" w14:textId="77777777">
        <w:trPr>
          <w:trHeight w:val="269"/>
        </w:trPr>
        <w:tc>
          <w:tcPr>
            <w:tcW w:w="467" w:type="dxa"/>
            <w:vMerge/>
          </w:tcPr>
          <w:p w14:paraId="42510DB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B0CD84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72F1A495" w14:textId="77777777" w:rsidR="00543D5D" w:rsidRPr="00D05CD2" w:rsidRDefault="006E20DC">
            <w:pPr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720" w:type="dxa"/>
            <w:vAlign w:val="center"/>
          </w:tcPr>
          <w:p w14:paraId="0F7776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7CF83C4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35789234" w14:textId="77777777">
        <w:trPr>
          <w:trHeight w:val="1292"/>
        </w:trPr>
        <w:tc>
          <w:tcPr>
            <w:tcW w:w="467" w:type="dxa"/>
            <w:vAlign w:val="center"/>
          </w:tcPr>
          <w:p w14:paraId="579217A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FFC7C88" w14:textId="2032F791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193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94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3589D9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412C5825" w14:textId="26019675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F1D4CE8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26EAA210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3320E470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4D1C9D5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763EDB4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707160D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自动飞行左刹车行程量</w:t>
            </w:r>
            <w:commentRangeStart w:id="195"/>
            <w:commentRangeEnd w:id="195"/>
            <w:r w:rsidRPr="00D05CD2">
              <w:commentReference w:id="195"/>
            </w:r>
          </w:p>
        </w:tc>
        <w:tc>
          <w:tcPr>
            <w:tcW w:w="850" w:type="dxa"/>
          </w:tcPr>
          <w:p w14:paraId="24D4F8E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549459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2C1D273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1E61E81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2D25AD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D061AC0" w14:textId="715A88FC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005/006/007/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</w:t>
            </w:r>
            <w:r w:rsidR="00A87D66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</w:tr>
      <w:tr w:rsidR="00543D5D" w:rsidRPr="00D05CD2" w14:paraId="5A41416C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4D17F5F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03F4119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F38814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53D8063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4F6515F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6B4FE2C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5E99DB22" w14:textId="77777777">
        <w:trPr>
          <w:trHeight w:val="272"/>
        </w:trPr>
        <w:tc>
          <w:tcPr>
            <w:tcW w:w="467" w:type="dxa"/>
            <w:vMerge/>
          </w:tcPr>
          <w:p w14:paraId="43D6061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05458C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06E1D7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0ACA6C18" w14:textId="77777777">
        <w:trPr>
          <w:trHeight w:val="262"/>
        </w:trPr>
        <w:tc>
          <w:tcPr>
            <w:tcW w:w="467" w:type="dxa"/>
            <w:vMerge/>
          </w:tcPr>
          <w:p w14:paraId="7FE04C9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BC2EAF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935596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2D7CA044" w14:textId="77777777">
        <w:trPr>
          <w:trHeight w:val="231"/>
        </w:trPr>
        <w:tc>
          <w:tcPr>
            <w:tcW w:w="467" w:type="dxa"/>
            <w:vMerge/>
          </w:tcPr>
          <w:p w14:paraId="0530E99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64093E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1A1A7D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59B1B494" w14:textId="77777777">
        <w:trPr>
          <w:trHeight w:val="207"/>
        </w:trPr>
        <w:tc>
          <w:tcPr>
            <w:tcW w:w="467" w:type="dxa"/>
            <w:vMerge/>
          </w:tcPr>
          <w:p w14:paraId="485A0B1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D4E65D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36A5FCB9" w14:textId="7A2053A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196" w:author="yaozu long" w:date="2025-12-25T08:50:00Z" w16du:dateUtc="2025-12-25T00:50:00Z">
              <w:r w:rsidRPr="00D05CD2" w:rsidDel="00896417">
                <w:rPr>
                  <w:sz w:val="22"/>
                  <w:szCs w:val="22"/>
                </w:rPr>
                <w:delText>256</w:delText>
              </w:r>
            </w:del>
            <w:ins w:id="197" w:author="yaozu long" w:date="2025-12-25T08:50:00Z" w16du:dateUtc="2025-12-25T00:50:00Z">
              <w:r w:rsidR="00896417">
                <w:rPr>
                  <w:rFonts w:hint="eastAsia"/>
                  <w:sz w:val="22"/>
                  <w:szCs w:val="22"/>
                </w:rPr>
                <w:t>102</w:t>
              </w:r>
            </w:ins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7D03463D" w14:textId="77777777">
        <w:trPr>
          <w:trHeight w:val="311"/>
        </w:trPr>
        <w:tc>
          <w:tcPr>
            <w:tcW w:w="467" w:type="dxa"/>
            <w:vMerge/>
          </w:tcPr>
          <w:p w14:paraId="6F1515B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C266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4D944447" w14:textId="49AE4374" w:rsidR="00543D5D" w:rsidRPr="00D05CD2" w:rsidRDefault="00C71D3F">
            <w:pPr>
              <w:rPr>
                <w:sz w:val="22"/>
                <w:szCs w:val="22"/>
              </w:rPr>
            </w:pPr>
            <w:ins w:id="198" w:author="yaozu long" w:date="2025-12-25T08:52:00Z" w16du:dateUtc="2025-12-25T00:5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199" w:author="yaozu long" w:date="2025-12-25T08:52:00Z" w16du:dateUtc="2025-12-25T00:52:00Z">
              <w:r w:rsidR="006E20DC"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32DFE16B" w14:textId="77777777">
        <w:trPr>
          <w:trHeight w:val="201"/>
        </w:trPr>
        <w:tc>
          <w:tcPr>
            <w:tcW w:w="467" w:type="dxa"/>
            <w:vMerge/>
          </w:tcPr>
          <w:p w14:paraId="16FF95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ED55A8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73FB73C4" w14:textId="28FFEA91" w:rsidR="00543D5D" w:rsidRPr="00D05CD2" w:rsidRDefault="006E20DC">
            <w:pPr>
              <w:rPr>
                <w:sz w:val="22"/>
                <w:szCs w:val="22"/>
              </w:rPr>
            </w:pPr>
            <w:del w:id="200" w:author="yaozu long" w:date="2025-12-25T08:50:00Z" w16du:dateUtc="2025-12-25T00:50:00Z">
              <w:r w:rsidRPr="00D05CD2" w:rsidDel="00896417">
                <w:rPr>
                  <w:rFonts w:hint="eastAsia"/>
                  <w:sz w:val="22"/>
                  <w:szCs w:val="22"/>
                </w:rPr>
                <w:delText>1</w:delText>
              </w:r>
            </w:del>
            <w:ins w:id="201" w:author="yaozu long" w:date="2025-12-25T08:50:00Z" w16du:dateUtc="2025-12-25T00:50:00Z">
              <w:r w:rsidR="00896417">
                <w:rPr>
                  <w:rFonts w:hint="eastAsia"/>
                  <w:sz w:val="22"/>
                  <w:szCs w:val="22"/>
                </w:rPr>
                <w:t>0.4</w:t>
              </w:r>
            </w:ins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FD0DEB6" w14:textId="77777777">
        <w:trPr>
          <w:trHeight w:val="201"/>
        </w:trPr>
        <w:tc>
          <w:tcPr>
            <w:tcW w:w="467" w:type="dxa"/>
            <w:vMerge/>
          </w:tcPr>
          <w:p w14:paraId="3B993AB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74E0F5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3F5E70F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1C7ED643" w14:textId="77777777">
        <w:trPr>
          <w:trHeight w:val="167"/>
        </w:trPr>
        <w:tc>
          <w:tcPr>
            <w:tcW w:w="467" w:type="dxa"/>
            <w:vMerge/>
          </w:tcPr>
          <w:p w14:paraId="587424E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8E0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0D0E528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73048B5F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97CB14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5714D69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C25FD4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355F0B0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6EE2090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7DC9A460" w14:textId="77777777">
        <w:trPr>
          <w:trHeight w:val="149"/>
        </w:trPr>
        <w:tc>
          <w:tcPr>
            <w:tcW w:w="467" w:type="dxa"/>
            <w:vMerge/>
          </w:tcPr>
          <w:p w14:paraId="2EE62BE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1BE31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1EF4EE3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D75647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1EC95B6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7233EEF9" w14:textId="77777777">
        <w:trPr>
          <w:trHeight w:val="309"/>
        </w:trPr>
        <w:tc>
          <w:tcPr>
            <w:tcW w:w="467" w:type="dxa"/>
            <w:vMerge/>
          </w:tcPr>
          <w:p w14:paraId="4F28E8C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5098CD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4549929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848CE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5A720CF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3A6C1D45" w14:textId="77777777">
        <w:trPr>
          <w:trHeight w:val="285"/>
        </w:trPr>
        <w:tc>
          <w:tcPr>
            <w:tcW w:w="467" w:type="dxa"/>
            <w:vMerge/>
          </w:tcPr>
          <w:p w14:paraId="6ED451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9B1CF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2E7D668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4A577A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150E856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0A656B7" w14:textId="77777777">
        <w:trPr>
          <w:trHeight w:val="275"/>
        </w:trPr>
        <w:tc>
          <w:tcPr>
            <w:tcW w:w="467" w:type="dxa"/>
            <w:vMerge/>
          </w:tcPr>
          <w:p w14:paraId="38656B7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12061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5226CE6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4FCF3D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02075EF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2FFA09" w14:textId="77777777">
        <w:trPr>
          <w:trHeight w:val="265"/>
        </w:trPr>
        <w:tc>
          <w:tcPr>
            <w:tcW w:w="467" w:type="dxa"/>
            <w:vMerge/>
          </w:tcPr>
          <w:p w14:paraId="65AA94D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5DE74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2166CE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D8C6F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18BB0E2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881056" w14:textId="77777777">
        <w:trPr>
          <w:trHeight w:val="255"/>
        </w:trPr>
        <w:tc>
          <w:tcPr>
            <w:tcW w:w="467" w:type="dxa"/>
            <w:vMerge/>
          </w:tcPr>
          <w:p w14:paraId="75B801F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FF778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2E9CA7C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324027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1FE9A58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037280" w14:textId="77777777">
        <w:trPr>
          <w:trHeight w:val="244"/>
        </w:trPr>
        <w:tc>
          <w:tcPr>
            <w:tcW w:w="467" w:type="dxa"/>
            <w:vMerge/>
          </w:tcPr>
          <w:p w14:paraId="6DCD11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4BE9A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1021D90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29593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3AD54AC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3A3463F" w14:textId="77777777">
        <w:trPr>
          <w:trHeight w:val="235"/>
        </w:trPr>
        <w:tc>
          <w:tcPr>
            <w:tcW w:w="467" w:type="dxa"/>
            <w:vMerge/>
          </w:tcPr>
          <w:p w14:paraId="7E47949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82EF5E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186CD8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E8601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64AAFD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A157844" w14:textId="77777777">
        <w:trPr>
          <w:trHeight w:val="225"/>
        </w:trPr>
        <w:tc>
          <w:tcPr>
            <w:tcW w:w="467" w:type="dxa"/>
            <w:vMerge/>
          </w:tcPr>
          <w:p w14:paraId="1665ECA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318BB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46696915" w14:textId="25F5C1D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22CB3B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0020288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99C77AB" w14:textId="77777777">
        <w:trPr>
          <w:trHeight w:val="215"/>
        </w:trPr>
        <w:tc>
          <w:tcPr>
            <w:tcW w:w="467" w:type="dxa"/>
            <w:vMerge/>
          </w:tcPr>
          <w:p w14:paraId="146AC42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2344D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667F9B4" w14:textId="601A7646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73651CE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2A01118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377F2E38" w14:textId="77777777">
        <w:trPr>
          <w:trHeight w:val="294"/>
        </w:trPr>
        <w:tc>
          <w:tcPr>
            <w:tcW w:w="467" w:type="dxa"/>
            <w:vMerge/>
          </w:tcPr>
          <w:p w14:paraId="513410D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8DB5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0D9744F9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7EA8BFD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4840CD8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0E68901" w14:textId="77777777">
        <w:trPr>
          <w:trHeight w:val="47"/>
        </w:trPr>
        <w:tc>
          <w:tcPr>
            <w:tcW w:w="467" w:type="dxa"/>
            <w:vMerge/>
          </w:tcPr>
          <w:p w14:paraId="469C152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A6ADF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7E8C3B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E47F05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4DE66302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C761A80" w14:textId="77777777">
        <w:trPr>
          <w:trHeight w:val="60"/>
        </w:trPr>
        <w:tc>
          <w:tcPr>
            <w:tcW w:w="467" w:type="dxa"/>
            <w:vMerge/>
          </w:tcPr>
          <w:p w14:paraId="5B2F689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15820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1ED3ACE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8DF61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3153B4B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A3DA641" w14:textId="77777777">
        <w:trPr>
          <w:trHeight w:val="302"/>
        </w:trPr>
        <w:tc>
          <w:tcPr>
            <w:tcW w:w="467" w:type="dxa"/>
            <w:vMerge/>
          </w:tcPr>
          <w:p w14:paraId="287E58C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9313C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19C778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E79062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6340E7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DF10EEC" w14:textId="77777777">
        <w:trPr>
          <w:trHeight w:val="293"/>
        </w:trPr>
        <w:tc>
          <w:tcPr>
            <w:tcW w:w="467" w:type="dxa"/>
            <w:vMerge/>
          </w:tcPr>
          <w:p w14:paraId="6AEE6AE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99BC47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4C83D82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4B7144F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661C6AF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00236C31" w14:textId="77777777">
        <w:trPr>
          <w:trHeight w:val="269"/>
        </w:trPr>
        <w:tc>
          <w:tcPr>
            <w:tcW w:w="467" w:type="dxa"/>
            <w:vMerge/>
          </w:tcPr>
          <w:p w14:paraId="1C9A79F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3897BB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005D88D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EBAAD0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3FCCB6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2E345C02" w14:textId="77777777">
        <w:trPr>
          <w:trHeight w:val="1292"/>
        </w:trPr>
        <w:tc>
          <w:tcPr>
            <w:tcW w:w="467" w:type="dxa"/>
            <w:vAlign w:val="center"/>
          </w:tcPr>
          <w:p w14:paraId="7ABEB2B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EAA67BD" w14:textId="5E50463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202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03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1FFF05B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528FA7D4" w14:textId="020A74A3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7C9B5A2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ARINC429数据字4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CAF1C01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1866C71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6F5B9E8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19B4CC9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自动飞行右刹车行程量</w:t>
            </w:r>
          </w:p>
        </w:tc>
        <w:tc>
          <w:tcPr>
            <w:tcW w:w="850" w:type="dxa"/>
          </w:tcPr>
          <w:p w14:paraId="561D2B7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DF485F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1F2EE7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44CE76F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254AA1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2345D3E0" w14:textId="4EEC76B3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</w:t>
            </w:r>
            <w:r w:rsidR="00A87D66">
              <w:rPr>
                <w:rFonts w:ascii="宋体" w:hAnsi="宋体" w:hint="eastAsia"/>
                <w:sz w:val="22"/>
                <w:szCs w:val="22"/>
              </w:rPr>
              <w:t>11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</w:t>
            </w:r>
            <w:r w:rsidR="00A87D66">
              <w:rPr>
                <w:rFonts w:ascii="宋体" w:hAnsi="宋体" w:hint="eastAsia"/>
                <w:sz w:val="22"/>
                <w:szCs w:val="22"/>
              </w:rPr>
              <w:t>12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01</w:t>
            </w:r>
            <w:r w:rsidR="00A87D66">
              <w:rPr>
                <w:rFonts w:ascii="宋体" w:hAnsi="宋体" w:hint="eastAsia"/>
                <w:sz w:val="22"/>
                <w:szCs w:val="22"/>
              </w:rPr>
              <w:t>3</w:t>
            </w:r>
            <w:r w:rsidRPr="00D05CD2">
              <w:rPr>
                <w:rFonts w:ascii="宋体" w:hAnsi="宋体" w:hint="eastAsia"/>
                <w:sz w:val="22"/>
                <w:szCs w:val="22"/>
              </w:rPr>
              <w:t>/</w:t>
            </w:r>
            <w:r w:rsidR="00A87D66" w:rsidRPr="00D05CD2">
              <w:rPr>
                <w:rFonts w:ascii="宋体" w:hAnsi="宋体" w:hint="eastAsia"/>
                <w:sz w:val="22"/>
                <w:szCs w:val="22"/>
              </w:rPr>
              <w:t>01</w:t>
            </w:r>
            <w:r w:rsidR="00A87D66">
              <w:rPr>
                <w:rFonts w:ascii="宋体" w:hAnsi="宋体" w:hint="eastAsia"/>
                <w:sz w:val="22"/>
                <w:szCs w:val="22"/>
              </w:rPr>
              <w:t>4</w:t>
            </w:r>
          </w:p>
        </w:tc>
      </w:tr>
      <w:tr w:rsidR="00543D5D" w:rsidRPr="00D05CD2" w14:paraId="6770DF68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755DF5A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20E7EEA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1A629BD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0895B9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4D01FE7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213CA87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06CE9217" w14:textId="77777777">
        <w:trPr>
          <w:trHeight w:val="272"/>
        </w:trPr>
        <w:tc>
          <w:tcPr>
            <w:tcW w:w="467" w:type="dxa"/>
            <w:vMerge/>
          </w:tcPr>
          <w:p w14:paraId="6A1FA0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E6F1C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278B187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FCC1、FCC2、FCC3、FCC4</w:t>
            </w:r>
          </w:p>
        </w:tc>
      </w:tr>
      <w:tr w:rsidR="00543D5D" w:rsidRPr="00D05CD2" w14:paraId="51A03C67" w14:textId="77777777">
        <w:trPr>
          <w:trHeight w:val="262"/>
        </w:trPr>
        <w:tc>
          <w:tcPr>
            <w:tcW w:w="467" w:type="dxa"/>
            <w:vMerge/>
          </w:tcPr>
          <w:p w14:paraId="2108510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1189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0C8A6E5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0B66622A" w14:textId="77777777">
        <w:trPr>
          <w:trHeight w:val="231"/>
        </w:trPr>
        <w:tc>
          <w:tcPr>
            <w:tcW w:w="467" w:type="dxa"/>
            <w:vMerge/>
          </w:tcPr>
          <w:p w14:paraId="5A37A5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C20C0F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7DBFEF0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6388564E" w14:textId="77777777">
        <w:trPr>
          <w:trHeight w:val="207"/>
        </w:trPr>
        <w:tc>
          <w:tcPr>
            <w:tcW w:w="467" w:type="dxa"/>
            <w:vMerge/>
          </w:tcPr>
          <w:p w14:paraId="0C2E18D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17FE1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A49FD18" w14:textId="3A6D385C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0-</w:t>
            </w:r>
            <w:del w:id="204" w:author="yaozu long" w:date="2025-12-25T08:52:00Z" w16du:dateUtc="2025-12-25T00:52:00Z">
              <w:r w:rsidRPr="00D05CD2" w:rsidDel="00C71D3F">
                <w:rPr>
                  <w:sz w:val="22"/>
                  <w:szCs w:val="22"/>
                </w:rPr>
                <w:delText>256</w:delText>
              </w:r>
            </w:del>
            <w:ins w:id="205" w:author="yaozu long" w:date="2025-12-25T08:52:00Z" w16du:dateUtc="2025-12-25T00:52:00Z">
              <w:r w:rsidR="00C71D3F">
                <w:rPr>
                  <w:rFonts w:hint="eastAsia"/>
                  <w:sz w:val="22"/>
                  <w:szCs w:val="22"/>
                </w:rPr>
                <w:t>102</w:t>
              </w:r>
            </w:ins>
            <w:r w:rsidRPr="00D05CD2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543D5D" w:rsidRPr="00D05CD2" w14:paraId="0E1E2822" w14:textId="77777777">
        <w:trPr>
          <w:trHeight w:val="311"/>
        </w:trPr>
        <w:tc>
          <w:tcPr>
            <w:tcW w:w="467" w:type="dxa"/>
            <w:vMerge/>
          </w:tcPr>
          <w:p w14:paraId="4B55005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77E10E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27337B10" w14:textId="590B7DEB" w:rsidR="00543D5D" w:rsidRPr="00D05CD2" w:rsidRDefault="00C71D3F">
            <w:pPr>
              <w:rPr>
                <w:sz w:val="22"/>
                <w:szCs w:val="22"/>
              </w:rPr>
            </w:pPr>
            <w:ins w:id="206" w:author="yaozu long" w:date="2025-12-25T08:52:00Z" w16du:dateUtc="2025-12-25T00:5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del w:id="207" w:author="yaozu long" w:date="2025-12-25T08:52:00Z" w16du:dateUtc="2025-12-25T00:52:00Z">
              <w:r w:rsidR="006E20DC"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14:paraId="3ED503FF" w14:textId="77777777">
        <w:trPr>
          <w:trHeight w:val="201"/>
        </w:trPr>
        <w:tc>
          <w:tcPr>
            <w:tcW w:w="467" w:type="dxa"/>
            <w:vMerge/>
          </w:tcPr>
          <w:p w14:paraId="390C9AD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FE10C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5DC159BD" w14:textId="319ED7F6" w:rsidR="00543D5D" w:rsidRPr="00D05CD2" w:rsidRDefault="00C71D3F">
            <w:pPr>
              <w:rPr>
                <w:sz w:val="22"/>
                <w:szCs w:val="22"/>
              </w:rPr>
            </w:pPr>
            <w:ins w:id="208" w:author="yaozu long" w:date="2025-12-25T08:52:00Z" w16du:dateUtc="2025-12-25T00:52:00Z">
              <w:r>
                <w:rPr>
                  <w:rFonts w:hint="eastAsia"/>
                  <w:sz w:val="22"/>
                  <w:szCs w:val="22"/>
                </w:rPr>
                <w:t>0.4</w:t>
              </w:r>
            </w:ins>
            <w:r w:rsidR="006E20DC" w:rsidRPr="00D05CD2">
              <w:rPr>
                <w:rFonts w:hint="eastAsia"/>
                <w:sz w:val="22"/>
                <w:szCs w:val="22"/>
              </w:rPr>
              <w:t>1%</w:t>
            </w:r>
          </w:p>
        </w:tc>
      </w:tr>
      <w:tr w:rsidR="00543D5D" w:rsidRPr="00D05CD2" w14:paraId="33A9CDB1" w14:textId="77777777">
        <w:trPr>
          <w:trHeight w:val="201"/>
        </w:trPr>
        <w:tc>
          <w:tcPr>
            <w:tcW w:w="467" w:type="dxa"/>
            <w:vMerge/>
          </w:tcPr>
          <w:p w14:paraId="2CBEEE9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679CD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414C121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BNR</w:t>
            </w:r>
          </w:p>
        </w:tc>
      </w:tr>
      <w:tr w:rsidR="00543D5D" w:rsidRPr="00D05CD2" w14:paraId="07834A05" w14:textId="77777777">
        <w:trPr>
          <w:trHeight w:val="167"/>
        </w:trPr>
        <w:tc>
          <w:tcPr>
            <w:tcW w:w="467" w:type="dxa"/>
            <w:vMerge/>
          </w:tcPr>
          <w:p w14:paraId="69E59BC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695A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11CD013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100kbps</w:t>
            </w:r>
          </w:p>
        </w:tc>
      </w:tr>
      <w:tr w:rsidR="00543D5D" w:rsidRPr="00D05CD2" w14:paraId="3A2BC141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35C2801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438C920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55D72C0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0DCC9B6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42D1F0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69B1B12" w14:textId="77777777">
        <w:trPr>
          <w:trHeight w:val="149"/>
        </w:trPr>
        <w:tc>
          <w:tcPr>
            <w:tcW w:w="467" w:type="dxa"/>
            <w:vMerge/>
          </w:tcPr>
          <w:p w14:paraId="34B58A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50EFCF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43EF963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3C3CD2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3A1672A9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</w:tr>
      <w:tr w:rsidR="00543D5D" w:rsidRPr="00D05CD2" w14:paraId="63B0EC1A" w14:textId="77777777">
        <w:trPr>
          <w:trHeight w:val="309"/>
        </w:trPr>
        <w:tc>
          <w:tcPr>
            <w:tcW w:w="467" w:type="dxa"/>
            <w:vMerge/>
          </w:tcPr>
          <w:p w14:paraId="4FE2310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28A71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7EB993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1D82E4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64B6CD5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F389609" w14:textId="77777777">
        <w:trPr>
          <w:trHeight w:val="285"/>
        </w:trPr>
        <w:tc>
          <w:tcPr>
            <w:tcW w:w="467" w:type="dxa"/>
            <w:vMerge/>
          </w:tcPr>
          <w:p w14:paraId="352B0FD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94DA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18053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E649EE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0317F8A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B639438" w14:textId="77777777">
        <w:trPr>
          <w:trHeight w:val="275"/>
        </w:trPr>
        <w:tc>
          <w:tcPr>
            <w:tcW w:w="467" w:type="dxa"/>
            <w:vMerge/>
          </w:tcPr>
          <w:p w14:paraId="3D66AF7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F45C7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479DCB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5D4FA0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2FF39F7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5C9727B" w14:textId="77777777">
        <w:trPr>
          <w:trHeight w:val="265"/>
        </w:trPr>
        <w:tc>
          <w:tcPr>
            <w:tcW w:w="467" w:type="dxa"/>
            <w:vMerge/>
          </w:tcPr>
          <w:p w14:paraId="0392A69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5BDA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69F65C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368488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</w:tcPr>
          <w:p w14:paraId="7B77E238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8900216" w14:textId="77777777">
        <w:trPr>
          <w:trHeight w:val="255"/>
        </w:trPr>
        <w:tc>
          <w:tcPr>
            <w:tcW w:w="467" w:type="dxa"/>
            <w:vMerge/>
          </w:tcPr>
          <w:p w14:paraId="7FA9A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19F18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6D9EBE1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234E2C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34091C5E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D7BA2DA" w14:textId="77777777">
        <w:trPr>
          <w:trHeight w:val="244"/>
        </w:trPr>
        <w:tc>
          <w:tcPr>
            <w:tcW w:w="467" w:type="dxa"/>
            <w:vMerge/>
          </w:tcPr>
          <w:p w14:paraId="00DCA30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06A14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610F80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7D05C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028BB1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FE6140" w14:textId="77777777">
        <w:trPr>
          <w:trHeight w:val="235"/>
        </w:trPr>
        <w:tc>
          <w:tcPr>
            <w:tcW w:w="467" w:type="dxa"/>
            <w:vMerge/>
          </w:tcPr>
          <w:p w14:paraId="526A9A2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877E5D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51BDEE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B91DE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610296B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8A9C84" w14:textId="77777777">
        <w:trPr>
          <w:trHeight w:val="225"/>
        </w:trPr>
        <w:tc>
          <w:tcPr>
            <w:tcW w:w="467" w:type="dxa"/>
            <w:vMerge/>
          </w:tcPr>
          <w:p w14:paraId="4F7BDBE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F22414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62F06FC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2512FE3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40B25C2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968A313" w14:textId="77777777">
        <w:trPr>
          <w:trHeight w:val="215"/>
        </w:trPr>
        <w:tc>
          <w:tcPr>
            <w:tcW w:w="467" w:type="dxa"/>
            <w:vMerge/>
          </w:tcPr>
          <w:p w14:paraId="3F3AD54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1A88B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5E37DD5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720" w:type="dxa"/>
            <w:vAlign w:val="center"/>
          </w:tcPr>
          <w:p w14:paraId="6DE9D9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05526B4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E84B9F" w14:textId="77777777">
        <w:trPr>
          <w:trHeight w:val="294"/>
        </w:trPr>
        <w:tc>
          <w:tcPr>
            <w:tcW w:w="467" w:type="dxa"/>
            <w:vMerge/>
          </w:tcPr>
          <w:p w14:paraId="0097ED5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303CD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72AA015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F97473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76CFFB2F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058ABB4" w14:textId="77777777">
        <w:trPr>
          <w:trHeight w:val="47"/>
        </w:trPr>
        <w:tc>
          <w:tcPr>
            <w:tcW w:w="467" w:type="dxa"/>
            <w:vMerge/>
          </w:tcPr>
          <w:p w14:paraId="40819DC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1A1201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2CE05A0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DC30F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07433FC8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418DBB8" w14:textId="77777777">
        <w:trPr>
          <w:trHeight w:val="60"/>
        </w:trPr>
        <w:tc>
          <w:tcPr>
            <w:tcW w:w="467" w:type="dxa"/>
            <w:vMerge/>
          </w:tcPr>
          <w:p w14:paraId="30BA1D2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18813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</w:tcPr>
          <w:p w14:paraId="6626151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26D5B1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5592807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F109DB" w14:textId="77777777" w:rsidTr="00896417">
        <w:trPr>
          <w:trHeight w:val="123"/>
        </w:trPr>
        <w:tc>
          <w:tcPr>
            <w:tcW w:w="467" w:type="dxa"/>
            <w:vMerge/>
          </w:tcPr>
          <w:p w14:paraId="040AAF7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1B0CD3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</w:tcPr>
          <w:p w14:paraId="12AF8B9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CB928D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3BFE3C30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543D5D" w:rsidRPr="00D05CD2" w14:paraId="47EE7050" w14:textId="77777777">
        <w:trPr>
          <w:trHeight w:val="293"/>
        </w:trPr>
        <w:tc>
          <w:tcPr>
            <w:tcW w:w="467" w:type="dxa"/>
            <w:vMerge/>
          </w:tcPr>
          <w:p w14:paraId="38EF1F7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7DF27C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395774E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152DA103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532767A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4EE87640" w14:textId="77777777">
        <w:trPr>
          <w:trHeight w:val="269"/>
        </w:trPr>
        <w:tc>
          <w:tcPr>
            <w:tcW w:w="467" w:type="dxa"/>
            <w:vMerge/>
          </w:tcPr>
          <w:p w14:paraId="2864B34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E1D6B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</w:tcPr>
          <w:p w14:paraId="4E7C9BB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*</w:t>
            </w:r>
          </w:p>
        </w:tc>
        <w:tc>
          <w:tcPr>
            <w:tcW w:w="720" w:type="dxa"/>
            <w:vAlign w:val="center"/>
          </w:tcPr>
          <w:p w14:paraId="7658C14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31B6ECB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793D149" w14:textId="77777777">
        <w:trPr>
          <w:trHeight w:val="1292"/>
        </w:trPr>
        <w:tc>
          <w:tcPr>
            <w:tcW w:w="467" w:type="dxa"/>
            <w:vAlign w:val="center"/>
          </w:tcPr>
          <w:p w14:paraId="413A9B3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620B9E1A" w14:textId="48A2DCA9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209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10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32493A9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  <w:p w14:paraId="607E1B3C" w14:textId="7F6B5AEE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2EC8A3BA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281E022C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ARINC429数据字5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0B3BADF8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56A59C4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771DB39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69F9146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自动飞行刹车开关</w:t>
            </w:r>
          </w:p>
        </w:tc>
        <w:tc>
          <w:tcPr>
            <w:tcW w:w="850" w:type="dxa"/>
          </w:tcPr>
          <w:p w14:paraId="329C882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6B4E007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50A4D118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6AD668F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5651ED9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566A80B0" w14:textId="548C649B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015</w:t>
            </w:r>
            <w:commentRangeStart w:id="211"/>
            <w:commentRangeEnd w:id="211"/>
            <w:r w:rsidRPr="00D05CD2">
              <w:commentReference w:id="211"/>
            </w:r>
          </w:p>
        </w:tc>
      </w:tr>
      <w:tr w:rsidR="00543D5D" w:rsidRPr="00D05CD2" w14:paraId="18D42EA6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70B428E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49438D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491A853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139A622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005F3A5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55EBE01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0F10AC02" w14:textId="77777777">
        <w:trPr>
          <w:trHeight w:val="272"/>
        </w:trPr>
        <w:tc>
          <w:tcPr>
            <w:tcW w:w="467" w:type="dxa"/>
            <w:vMerge/>
          </w:tcPr>
          <w:p w14:paraId="59408B7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7FD79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BA9E79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航电（简图页）</w:t>
            </w:r>
          </w:p>
        </w:tc>
      </w:tr>
      <w:tr w:rsidR="00543D5D" w:rsidRPr="00D05CD2" w14:paraId="046AF4A3" w14:textId="77777777">
        <w:trPr>
          <w:trHeight w:val="262"/>
        </w:trPr>
        <w:tc>
          <w:tcPr>
            <w:tcW w:w="467" w:type="dxa"/>
            <w:vMerge/>
          </w:tcPr>
          <w:p w14:paraId="42FCB93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7863D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2152B1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62F3BE9" w14:textId="77777777">
        <w:trPr>
          <w:trHeight w:val="231"/>
        </w:trPr>
        <w:tc>
          <w:tcPr>
            <w:tcW w:w="467" w:type="dxa"/>
            <w:vMerge/>
          </w:tcPr>
          <w:p w14:paraId="7BD1148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3F084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12269FE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B255577" w14:textId="77777777">
        <w:trPr>
          <w:trHeight w:val="207"/>
        </w:trPr>
        <w:tc>
          <w:tcPr>
            <w:tcW w:w="467" w:type="dxa"/>
            <w:vMerge/>
          </w:tcPr>
          <w:p w14:paraId="48D19D0A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37804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460D81B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7C483EA" w14:textId="77777777">
        <w:trPr>
          <w:trHeight w:val="311"/>
        </w:trPr>
        <w:tc>
          <w:tcPr>
            <w:tcW w:w="467" w:type="dxa"/>
            <w:vMerge/>
          </w:tcPr>
          <w:p w14:paraId="4939321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82D0D3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037C71E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E6E4CF2" w14:textId="77777777">
        <w:trPr>
          <w:trHeight w:val="201"/>
        </w:trPr>
        <w:tc>
          <w:tcPr>
            <w:tcW w:w="467" w:type="dxa"/>
            <w:vMerge/>
          </w:tcPr>
          <w:p w14:paraId="3F83CD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A19CC7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040B39A0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53D00033" w14:textId="77777777">
        <w:trPr>
          <w:trHeight w:val="201"/>
        </w:trPr>
        <w:tc>
          <w:tcPr>
            <w:tcW w:w="467" w:type="dxa"/>
            <w:vMerge/>
          </w:tcPr>
          <w:p w14:paraId="784F8A4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67EE9B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6931B24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7DE412A2" w14:textId="77777777">
        <w:trPr>
          <w:trHeight w:val="167"/>
        </w:trPr>
        <w:tc>
          <w:tcPr>
            <w:tcW w:w="467" w:type="dxa"/>
            <w:vMerge/>
          </w:tcPr>
          <w:p w14:paraId="0451408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754A6A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5E8D17E7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6CC007C2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CE66D3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197E55F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2FCD29D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249BF8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043F30E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617C09F2" w14:textId="77777777">
        <w:trPr>
          <w:trHeight w:val="149"/>
        </w:trPr>
        <w:tc>
          <w:tcPr>
            <w:tcW w:w="467" w:type="dxa"/>
            <w:vMerge/>
          </w:tcPr>
          <w:p w14:paraId="205E7F2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7EE2B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0094984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A3756C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5A42525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F6DAE70" w14:textId="77777777">
        <w:trPr>
          <w:trHeight w:val="309"/>
        </w:trPr>
        <w:tc>
          <w:tcPr>
            <w:tcW w:w="467" w:type="dxa"/>
            <w:vMerge/>
          </w:tcPr>
          <w:p w14:paraId="4AF3196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FDEFE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137C426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F54516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2C25BBE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4A044B5" w14:textId="77777777">
        <w:trPr>
          <w:trHeight w:val="285"/>
        </w:trPr>
        <w:tc>
          <w:tcPr>
            <w:tcW w:w="467" w:type="dxa"/>
            <w:vMerge/>
          </w:tcPr>
          <w:p w14:paraId="56A68F8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FC93D4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1987AD7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C16F4D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73EC77B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E168704" w14:textId="77777777">
        <w:trPr>
          <w:trHeight w:val="275"/>
        </w:trPr>
        <w:tc>
          <w:tcPr>
            <w:tcW w:w="467" w:type="dxa"/>
            <w:vMerge/>
          </w:tcPr>
          <w:p w14:paraId="178AB58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F49704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02ACC1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134823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1DF05F9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3FFE508" w14:textId="77777777">
        <w:trPr>
          <w:trHeight w:val="265"/>
        </w:trPr>
        <w:tc>
          <w:tcPr>
            <w:tcW w:w="467" w:type="dxa"/>
            <w:vMerge/>
          </w:tcPr>
          <w:p w14:paraId="59849A1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409F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4A01E8C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3F97D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0B5754D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E103438" w14:textId="77777777">
        <w:trPr>
          <w:trHeight w:val="255"/>
        </w:trPr>
        <w:tc>
          <w:tcPr>
            <w:tcW w:w="467" w:type="dxa"/>
            <w:vMerge/>
          </w:tcPr>
          <w:p w14:paraId="5FFB476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85FFA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77CD1FC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2518F9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50EA052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5865C06" w14:textId="77777777">
        <w:trPr>
          <w:trHeight w:val="244"/>
        </w:trPr>
        <w:tc>
          <w:tcPr>
            <w:tcW w:w="467" w:type="dxa"/>
            <w:vMerge/>
          </w:tcPr>
          <w:p w14:paraId="3B88126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CB6A8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770F97D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3E253B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73824E14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1B88C32" w14:textId="77777777">
        <w:trPr>
          <w:trHeight w:val="33"/>
        </w:trPr>
        <w:tc>
          <w:tcPr>
            <w:tcW w:w="467" w:type="dxa"/>
            <w:vMerge/>
          </w:tcPr>
          <w:p w14:paraId="78F0415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0AC20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39885F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C08655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1D3C786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8D0ADF4" w14:textId="77777777">
        <w:trPr>
          <w:trHeight w:val="225"/>
        </w:trPr>
        <w:tc>
          <w:tcPr>
            <w:tcW w:w="467" w:type="dxa"/>
            <w:vMerge/>
          </w:tcPr>
          <w:p w14:paraId="1DB4C9C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42E568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039125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836980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01DE2D8B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A85C64" w14:textId="77777777">
        <w:trPr>
          <w:trHeight w:val="215"/>
        </w:trPr>
        <w:tc>
          <w:tcPr>
            <w:tcW w:w="467" w:type="dxa"/>
            <w:vMerge/>
          </w:tcPr>
          <w:p w14:paraId="17D805A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9ECC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71676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04B616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454035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D3DCA1" w14:textId="77777777">
        <w:trPr>
          <w:trHeight w:val="294"/>
        </w:trPr>
        <w:tc>
          <w:tcPr>
            <w:tcW w:w="467" w:type="dxa"/>
            <w:vMerge/>
          </w:tcPr>
          <w:p w14:paraId="1330E72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60681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</w:tcPr>
          <w:p w14:paraId="21E59B2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AUTO_BRAKE_SW_OFF</w:t>
            </w:r>
          </w:p>
        </w:tc>
        <w:tc>
          <w:tcPr>
            <w:tcW w:w="720" w:type="dxa"/>
            <w:vAlign w:val="center"/>
          </w:tcPr>
          <w:p w14:paraId="13D0A10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59B196E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DE74B3" w14:textId="77777777">
        <w:trPr>
          <w:trHeight w:val="47"/>
        </w:trPr>
        <w:tc>
          <w:tcPr>
            <w:tcW w:w="467" w:type="dxa"/>
            <w:vMerge/>
          </w:tcPr>
          <w:p w14:paraId="755F611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95FC4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</w:tcPr>
          <w:p w14:paraId="7E35304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AUTO_BRAKE_SW_LO</w:t>
            </w:r>
          </w:p>
        </w:tc>
        <w:tc>
          <w:tcPr>
            <w:tcW w:w="720" w:type="dxa"/>
            <w:vAlign w:val="center"/>
          </w:tcPr>
          <w:p w14:paraId="3467C42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B8A01AD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4434D38" w14:textId="77777777">
        <w:trPr>
          <w:trHeight w:val="60"/>
        </w:trPr>
        <w:tc>
          <w:tcPr>
            <w:tcW w:w="467" w:type="dxa"/>
            <w:vMerge/>
          </w:tcPr>
          <w:p w14:paraId="5F250D2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684AB5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6F4BECB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AUTO_BRAKE_SW_MED</w:t>
            </w:r>
          </w:p>
        </w:tc>
        <w:tc>
          <w:tcPr>
            <w:tcW w:w="720" w:type="dxa"/>
            <w:vAlign w:val="center"/>
          </w:tcPr>
          <w:p w14:paraId="1E3F9A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2F957DEA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799E9DC" w14:textId="77777777">
        <w:trPr>
          <w:trHeight w:val="302"/>
        </w:trPr>
        <w:tc>
          <w:tcPr>
            <w:tcW w:w="467" w:type="dxa"/>
            <w:vMerge/>
          </w:tcPr>
          <w:p w14:paraId="08B80BC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B055CD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31FD509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AUTO_BRAKE_SW_HI</w:t>
            </w:r>
          </w:p>
        </w:tc>
        <w:tc>
          <w:tcPr>
            <w:tcW w:w="720" w:type="dxa"/>
            <w:vAlign w:val="center"/>
          </w:tcPr>
          <w:p w14:paraId="3E38B3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788401B1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状态位：LSB</w:t>
            </w:r>
          </w:p>
        </w:tc>
      </w:tr>
      <w:tr w:rsidR="00543D5D" w:rsidRPr="00D05CD2" w14:paraId="62526A15" w14:textId="77777777">
        <w:trPr>
          <w:trHeight w:val="293"/>
        </w:trPr>
        <w:tc>
          <w:tcPr>
            <w:tcW w:w="467" w:type="dxa"/>
            <w:vMerge/>
          </w:tcPr>
          <w:p w14:paraId="713DD47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90C02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</w:tcPr>
          <w:p w14:paraId="5942A934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sz w:val="22"/>
                <w:szCs w:val="22"/>
              </w:rPr>
              <w:t>AUTO_BRAKE_SW_RTO</w:t>
            </w:r>
          </w:p>
        </w:tc>
        <w:tc>
          <w:tcPr>
            <w:tcW w:w="720" w:type="dxa"/>
            <w:vAlign w:val="center"/>
          </w:tcPr>
          <w:p w14:paraId="4D7A194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72AF099F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状态位：MSB</w:t>
            </w:r>
          </w:p>
        </w:tc>
      </w:tr>
      <w:tr w:rsidR="00543D5D" w:rsidRPr="00D05CD2" w14:paraId="21BDB2D3" w14:textId="77777777">
        <w:trPr>
          <w:trHeight w:val="269"/>
        </w:trPr>
        <w:tc>
          <w:tcPr>
            <w:tcW w:w="467" w:type="dxa"/>
            <w:vMerge/>
          </w:tcPr>
          <w:p w14:paraId="1B059D2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0D1C75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655ABA4E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  <w:tc>
          <w:tcPr>
            <w:tcW w:w="720" w:type="dxa"/>
            <w:vAlign w:val="center"/>
          </w:tcPr>
          <w:p w14:paraId="397FF0D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4744BD32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75F84459" w14:textId="77777777">
        <w:trPr>
          <w:trHeight w:val="1292"/>
        </w:trPr>
        <w:tc>
          <w:tcPr>
            <w:tcW w:w="467" w:type="dxa"/>
            <w:vAlign w:val="center"/>
          </w:tcPr>
          <w:p w14:paraId="2C986D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92A7544" w14:textId="2AF82513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212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13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2712D54A" w14:textId="77777777" w:rsidR="00543D5D" w:rsidRPr="00D05CD2" w:rsidRDefault="00543D5D">
            <w:pPr>
              <w:rPr>
                <w:sz w:val="22"/>
                <w:szCs w:val="22"/>
              </w:rPr>
            </w:pPr>
          </w:p>
          <w:p w14:paraId="4A78CE5E" w14:textId="3DC22633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37728865" w14:textId="77777777" w:rsidR="00543D5D" w:rsidRPr="00D05CD2" w:rsidRDefault="006E20DC">
      <w:pPr>
        <w:tabs>
          <w:tab w:val="left" w:pos="1365"/>
        </w:tabs>
        <w:spacing w:line="500" w:lineRule="exact"/>
        <w:ind w:left="420"/>
        <w:rPr>
          <w:rFonts w:hAnsi="宋体" w:hint="eastAsia"/>
          <w:sz w:val="22"/>
          <w:szCs w:val="22"/>
        </w:rPr>
      </w:pPr>
      <w:r w:rsidRPr="00D05CD2">
        <w:rPr>
          <w:rFonts w:hAnsi="宋体" w:hint="eastAsia"/>
          <w:sz w:val="22"/>
          <w:szCs w:val="22"/>
        </w:rPr>
        <w:tab/>
      </w:r>
    </w:p>
    <w:p w14:paraId="7036614F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ARINC429数据字6（来源于</w:t>
      </w:r>
      <w:bookmarkStart w:id="214" w:name="OLE_LINK26"/>
      <w:r w:rsidRPr="00D05CD2">
        <w:rPr>
          <w:rFonts w:ascii="黑体" w:eastAsia="黑体" w:hAnsi="黑体" w:hint="eastAsia"/>
          <w:kern w:val="24"/>
          <w:sz w:val="22"/>
          <w:szCs w:val="22"/>
        </w:rPr>
        <w:t>起落架</w:t>
      </w:r>
      <w:bookmarkEnd w:id="214"/>
      <w:r w:rsidRPr="00D05CD2">
        <w:rPr>
          <w:rFonts w:ascii="黑体" w:eastAsia="黑体" w:hAnsi="黑体" w:hint="eastAsia"/>
          <w:kern w:val="24"/>
          <w:sz w:val="22"/>
          <w:szCs w:val="22"/>
        </w:rPr>
        <w:t>）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AE28BB9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366F4C5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51229A3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17ECBD4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lang w:bidi="ar"/>
              </w:rPr>
              <w:t>Consolidated LG Position Data</w:t>
            </w:r>
          </w:p>
        </w:tc>
        <w:tc>
          <w:tcPr>
            <w:tcW w:w="850" w:type="dxa"/>
          </w:tcPr>
          <w:p w14:paraId="272B1FE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36576F1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78C0706E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0979410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E60EEB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157D457F" w14:textId="796D65BF" w:rsidR="006D48A4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273</w:t>
            </w:r>
            <w:r w:rsidR="006D48A4">
              <w:rPr>
                <w:rFonts w:ascii="宋体" w:hAnsi="宋体" w:hint="eastAsia"/>
                <w:sz w:val="22"/>
                <w:szCs w:val="22"/>
              </w:rPr>
              <w:t>-----</w:t>
            </w:r>
            <w:bookmarkStart w:id="215" w:name="OLE_LINK32"/>
            <w:r w:rsidR="006D48A4">
              <w:rPr>
                <w:rFonts w:ascii="宋体" w:hAnsi="宋体" w:hint="eastAsia"/>
                <w:sz w:val="22"/>
                <w:szCs w:val="22"/>
              </w:rPr>
              <w:t>DIU4</w:t>
            </w:r>
            <w:bookmarkEnd w:id="215"/>
            <w:r w:rsidR="0066069A">
              <w:rPr>
                <w:rFonts w:ascii="宋体" w:hAnsi="宋体" w:hint="eastAsia"/>
                <w:sz w:val="22"/>
                <w:szCs w:val="22"/>
              </w:rPr>
              <w:t>（两组）</w:t>
            </w:r>
          </w:p>
        </w:tc>
      </w:tr>
      <w:tr w:rsidR="00543D5D" w:rsidRPr="00D05CD2" w14:paraId="2709E5CD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0E72A70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10F93FF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3C4DF6C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201AF28A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7AF39EB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信号类型</w:t>
            </w:r>
          </w:p>
        </w:tc>
        <w:tc>
          <w:tcPr>
            <w:tcW w:w="6621" w:type="dxa"/>
            <w:gridSpan w:val="6"/>
          </w:tcPr>
          <w:p w14:paraId="735A255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216A0D97" w14:textId="77777777">
        <w:trPr>
          <w:trHeight w:val="272"/>
        </w:trPr>
        <w:tc>
          <w:tcPr>
            <w:tcW w:w="467" w:type="dxa"/>
            <w:vMerge/>
          </w:tcPr>
          <w:p w14:paraId="50349B8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FFB54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0F534FC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航电（简图页）</w:t>
            </w:r>
          </w:p>
        </w:tc>
      </w:tr>
      <w:tr w:rsidR="00543D5D" w:rsidRPr="00D05CD2" w14:paraId="70EF86E4" w14:textId="77777777">
        <w:trPr>
          <w:trHeight w:val="262"/>
        </w:trPr>
        <w:tc>
          <w:tcPr>
            <w:tcW w:w="467" w:type="dxa"/>
            <w:vMerge/>
          </w:tcPr>
          <w:p w14:paraId="6E1DEEE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DFF9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0E523A8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3D2F41C1" w14:textId="77777777">
        <w:trPr>
          <w:trHeight w:val="231"/>
        </w:trPr>
        <w:tc>
          <w:tcPr>
            <w:tcW w:w="467" w:type="dxa"/>
            <w:vMerge/>
          </w:tcPr>
          <w:p w14:paraId="417CF3F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34700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8929E53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6BBE7D92" w14:textId="77777777">
        <w:trPr>
          <w:trHeight w:val="207"/>
        </w:trPr>
        <w:tc>
          <w:tcPr>
            <w:tcW w:w="467" w:type="dxa"/>
            <w:vMerge/>
          </w:tcPr>
          <w:p w14:paraId="02D1F58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F01A70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0DD318E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C8DA59C" w14:textId="77777777">
        <w:trPr>
          <w:trHeight w:val="311"/>
        </w:trPr>
        <w:tc>
          <w:tcPr>
            <w:tcW w:w="467" w:type="dxa"/>
            <w:vMerge/>
          </w:tcPr>
          <w:p w14:paraId="56CD9F9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39B303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75263412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7C44E60B" w14:textId="77777777">
        <w:trPr>
          <w:trHeight w:val="201"/>
        </w:trPr>
        <w:tc>
          <w:tcPr>
            <w:tcW w:w="467" w:type="dxa"/>
            <w:vMerge/>
          </w:tcPr>
          <w:p w14:paraId="2EEBB78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055241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5C70862F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9ED81D9" w14:textId="77777777">
        <w:trPr>
          <w:trHeight w:val="201"/>
        </w:trPr>
        <w:tc>
          <w:tcPr>
            <w:tcW w:w="467" w:type="dxa"/>
            <w:vMerge/>
          </w:tcPr>
          <w:p w14:paraId="0F1D8FA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3FB4B1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14CCA59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07583B0" w14:textId="77777777">
        <w:trPr>
          <w:trHeight w:val="167"/>
        </w:trPr>
        <w:tc>
          <w:tcPr>
            <w:tcW w:w="467" w:type="dxa"/>
            <w:vMerge/>
          </w:tcPr>
          <w:p w14:paraId="1B31E78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14187B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2F1F154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095B9FD5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13469F7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2F3CD5E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AA9B32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699ACC11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5035D28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0BC0BA35" w14:textId="77777777">
        <w:trPr>
          <w:trHeight w:val="149"/>
        </w:trPr>
        <w:tc>
          <w:tcPr>
            <w:tcW w:w="467" w:type="dxa"/>
            <w:vMerge/>
          </w:tcPr>
          <w:p w14:paraId="08FECB38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688905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7135B3AB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E2D11A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 w14:paraId="647C2209" w14:textId="77777777" w:rsidR="00543D5D" w:rsidRPr="00D05CD2" w:rsidRDefault="006E20DC">
            <w:pPr>
              <w:rPr>
                <w:szCs w:val="21"/>
                <w:lang w:bidi="ar"/>
              </w:rPr>
            </w:pPr>
            <w:r w:rsidRPr="00D05CD2">
              <w:rPr>
                <w:szCs w:val="21"/>
                <w:lang w:bidi="ar"/>
              </w:rPr>
              <w:t>Auto Retract Command</w:t>
            </w:r>
          </w:p>
          <w:p w14:paraId="464C9F46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  <w:szCs w:val="21"/>
                <w:lang w:bidi="ar"/>
              </w:rPr>
              <w:t>接收</w:t>
            </w:r>
            <w:r w:rsidRPr="00D05CD2">
              <w:rPr>
                <w:szCs w:val="21"/>
                <w:lang w:bidi="ar"/>
              </w:rPr>
              <w:t>的数据</w:t>
            </w:r>
            <w:r w:rsidRPr="00D05CD2">
              <w:rPr>
                <w:rFonts w:hint="eastAsia"/>
                <w:szCs w:val="21"/>
                <w:lang w:bidi="ar"/>
              </w:rPr>
              <w:t>返回给</w:t>
            </w:r>
            <w:r w:rsidRPr="00D05CD2">
              <w:rPr>
                <w:szCs w:val="21"/>
                <w:lang w:bidi="ar"/>
              </w:rPr>
              <w:t>自动飞行系统</w:t>
            </w:r>
          </w:p>
        </w:tc>
      </w:tr>
      <w:tr w:rsidR="00543D5D" w:rsidRPr="00D05CD2" w14:paraId="399359B4" w14:textId="77777777">
        <w:trPr>
          <w:trHeight w:val="309"/>
        </w:trPr>
        <w:tc>
          <w:tcPr>
            <w:tcW w:w="467" w:type="dxa"/>
            <w:vMerge/>
          </w:tcPr>
          <w:p w14:paraId="7302E1B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2F3052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0F7C6B15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BA388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</w:tcPr>
          <w:p w14:paraId="461A6993" w14:textId="77777777" w:rsidR="00543D5D" w:rsidRPr="00D05CD2" w:rsidRDefault="006E20DC">
            <w:r w:rsidRPr="00D05CD2">
              <w:t>Auto Extend Command</w:t>
            </w:r>
          </w:p>
          <w:p w14:paraId="4CEDB404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  <w:szCs w:val="21"/>
                <w:lang w:bidi="ar"/>
              </w:rPr>
              <w:t>接收</w:t>
            </w:r>
            <w:r w:rsidRPr="00D05CD2">
              <w:rPr>
                <w:szCs w:val="21"/>
                <w:lang w:bidi="ar"/>
              </w:rPr>
              <w:t>的数据</w:t>
            </w:r>
            <w:r w:rsidRPr="00D05CD2">
              <w:rPr>
                <w:rFonts w:hint="eastAsia"/>
                <w:szCs w:val="21"/>
                <w:lang w:bidi="ar"/>
              </w:rPr>
              <w:t>返回给</w:t>
            </w:r>
            <w:r w:rsidRPr="00D05CD2">
              <w:rPr>
                <w:szCs w:val="21"/>
                <w:lang w:bidi="ar"/>
              </w:rPr>
              <w:t>自动飞行系统</w:t>
            </w:r>
          </w:p>
        </w:tc>
      </w:tr>
      <w:tr w:rsidR="00543D5D" w:rsidRPr="00D05CD2" w14:paraId="54D3757C" w14:textId="77777777">
        <w:trPr>
          <w:trHeight w:val="285"/>
        </w:trPr>
        <w:tc>
          <w:tcPr>
            <w:tcW w:w="467" w:type="dxa"/>
            <w:vMerge/>
          </w:tcPr>
          <w:p w14:paraId="66BF61D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F1CA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7230D55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CED28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5FECA0BA" w14:textId="77777777" w:rsidR="00543D5D" w:rsidRPr="00D05CD2" w:rsidRDefault="006E20DC">
            <w:pPr>
              <w:rPr>
                <w:szCs w:val="21"/>
                <w:lang w:bidi="ar"/>
              </w:rPr>
            </w:pPr>
            <w:r w:rsidRPr="00D05CD2">
              <w:rPr>
                <w:szCs w:val="21"/>
                <w:lang w:bidi="ar"/>
              </w:rPr>
              <w:t>Auto Flight Mode</w:t>
            </w:r>
          </w:p>
          <w:p w14:paraId="0AFBD1F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hint="eastAsia"/>
                <w:szCs w:val="21"/>
                <w:lang w:bidi="ar"/>
              </w:rPr>
              <w:t>接收</w:t>
            </w:r>
            <w:r w:rsidRPr="00D05CD2">
              <w:rPr>
                <w:szCs w:val="21"/>
                <w:lang w:bidi="ar"/>
              </w:rPr>
              <w:t>的数据</w:t>
            </w:r>
            <w:r w:rsidRPr="00D05CD2">
              <w:rPr>
                <w:rFonts w:hint="eastAsia"/>
                <w:szCs w:val="21"/>
                <w:lang w:bidi="ar"/>
              </w:rPr>
              <w:t>返回给</w:t>
            </w:r>
            <w:r w:rsidRPr="00D05CD2">
              <w:rPr>
                <w:szCs w:val="21"/>
                <w:lang w:bidi="ar"/>
              </w:rPr>
              <w:t>自动飞行系统</w:t>
            </w:r>
          </w:p>
        </w:tc>
      </w:tr>
      <w:tr w:rsidR="006B6F5D" w:rsidRPr="00D05CD2" w14:paraId="23586BDE" w14:textId="77777777">
        <w:trPr>
          <w:trHeight w:val="275"/>
        </w:trPr>
        <w:tc>
          <w:tcPr>
            <w:tcW w:w="467" w:type="dxa"/>
            <w:vMerge/>
          </w:tcPr>
          <w:p w14:paraId="6F6C89DA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BC7E2A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6EC984BA" w14:textId="77777777" w:rsidR="006B6F5D" w:rsidRPr="00D05CD2" w:rsidRDefault="006B6F5D" w:rsidP="006B6F5D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05BF332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  <w:vMerge w:val="restart"/>
            <w:vAlign w:val="center"/>
          </w:tcPr>
          <w:p w14:paraId="482B8D01" w14:textId="77777777" w:rsidR="006B6F5D" w:rsidRPr="00D05CD2" w:rsidDel="006B6F5D" w:rsidRDefault="006B6F5D" w:rsidP="006B6F5D">
            <w:pPr>
              <w:rPr>
                <w:del w:id="216" w:author="yaozu long" w:date="2025-12-26T13:25:00Z" w16du:dateUtc="2025-12-26T05:25:00Z"/>
                <w:rFonts w:ascii="宋体" w:hAnsi="宋体" w:cs="Arial" w:hint="eastAsia"/>
                <w:sz w:val="22"/>
                <w:szCs w:val="22"/>
              </w:rPr>
            </w:pPr>
            <w:ins w:id="217" w:author="yaozu long" w:date="2025-12-26T13:25:00Z" w16du:dateUtc="2025-12-26T05:25:00Z">
              <w:r>
                <w:rPr>
                  <w:rFonts w:hint="eastAsia"/>
                  <w:szCs w:val="21"/>
                  <w:highlight w:val="yellow"/>
                  <w:lang w:bidi="ar"/>
                </w:rPr>
                <w:t>S</w:t>
              </w:r>
              <w:r>
                <w:rPr>
                  <w:szCs w:val="21"/>
                  <w:highlight w:val="yellow"/>
                  <w:lang w:bidi="ar"/>
                </w:rPr>
                <w:t>elected</w:t>
              </w:r>
              <w:r>
                <w:rPr>
                  <w:rFonts w:hint="eastAsia"/>
                  <w:szCs w:val="21"/>
                  <w:highlight w:val="yellow"/>
                  <w:lang w:bidi="ar"/>
                </w:rPr>
                <w:t xml:space="preserve"> FCM </w:t>
              </w:r>
              <w:r>
                <w:rPr>
                  <w:szCs w:val="21"/>
                  <w:highlight w:val="yellow"/>
                  <w:lang w:bidi="ar"/>
                </w:rPr>
                <w:t>Number</w:t>
              </w:r>
            </w:ins>
            <w:del w:id="218" w:author="yaozu long" w:date="2025-12-26T13:25:00Z" w16du:dateUtc="2025-12-26T05:25:00Z">
              <w:r w:rsidRPr="00D05CD2" w:rsidDel="004807BF">
                <w:rPr>
                  <w:szCs w:val="21"/>
                  <w:lang w:bidi="ar"/>
                </w:rPr>
                <w:delText>Spare</w:delText>
              </w:r>
            </w:del>
          </w:p>
          <w:p w14:paraId="1AF54B68" w14:textId="49CD42F1" w:rsidR="006B6F5D" w:rsidRPr="00D05CD2" w:rsidRDefault="006B6F5D">
            <w:pPr>
              <w:rPr>
                <w:rFonts w:ascii="宋体" w:hAnsi="宋体" w:cs="Arial" w:hint="eastAsia"/>
                <w:sz w:val="22"/>
                <w:szCs w:val="22"/>
              </w:rPr>
              <w:pPrChange w:id="219" w:author="yaozu long" w:date="2025-12-26T13:25:00Z" w16du:dateUtc="2025-12-26T05:25:00Z">
                <w:pPr>
                  <w:framePr w:hSpace="180" w:wrap="around" w:vAnchor="text" w:hAnchor="text" w:xAlign="center" w:y="1"/>
                  <w:suppressOverlap/>
                  <w:jc w:val="left"/>
                </w:pPr>
              </w:pPrChange>
            </w:pPr>
            <w:del w:id="220" w:author="yaozu long" w:date="2025-12-26T13:25:00Z" w16du:dateUtc="2025-12-26T05:25:00Z">
              <w:r w:rsidRPr="00D05CD2" w:rsidDel="006B6F5D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14:paraId="77D135BA" w14:textId="77777777">
        <w:trPr>
          <w:trHeight w:val="265"/>
        </w:trPr>
        <w:tc>
          <w:tcPr>
            <w:tcW w:w="467" w:type="dxa"/>
            <w:vMerge/>
          </w:tcPr>
          <w:p w14:paraId="38891495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06C970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1E0F9800" w14:textId="77777777" w:rsidR="006B6F5D" w:rsidRPr="00D05CD2" w:rsidRDefault="006B6F5D" w:rsidP="006B6F5D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4EF6923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Merge/>
            <w:vAlign w:val="center"/>
          </w:tcPr>
          <w:p w14:paraId="7764A1BF" w14:textId="191EA84F" w:rsidR="006B6F5D" w:rsidRPr="00D05CD2" w:rsidRDefault="006B6F5D" w:rsidP="006B6F5D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</w:p>
        </w:tc>
      </w:tr>
      <w:tr w:rsidR="006B6F5D" w:rsidRPr="00D05CD2" w14:paraId="60C36D29" w14:textId="77777777">
        <w:trPr>
          <w:trHeight w:val="255"/>
        </w:trPr>
        <w:tc>
          <w:tcPr>
            <w:tcW w:w="467" w:type="dxa"/>
            <w:vMerge/>
          </w:tcPr>
          <w:p w14:paraId="7C4816C5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DBB44F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56910B7A" w14:textId="77777777" w:rsidR="006B6F5D" w:rsidRPr="00D05CD2" w:rsidRDefault="006B6F5D" w:rsidP="006B6F5D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79A3EA44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 w14:paraId="16FEBDB9" w14:textId="43AA26C8" w:rsidR="006B6F5D" w:rsidRPr="00D05CD2" w:rsidDel="004807BF" w:rsidRDefault="006B6F5D" w:rsidP="006B6F5D">
            <w:pPr>
              <w:rPr>
                <w:del w:id="221" w:author="yaozu long" w:date="2025-12-26T13:25:00Z" w16du:dateUtc="2025-12-26T05:25:00Z"/>
              </w:rPr>
            </w:pPr>
            <w:ins w:id="222" w:author="yaozu long" w:date="2025-12-26T13:25:00Z" w16du:dateUtc="2025-12-26T05:25:00Z">
              <w:r w:rsidRPr="006C33E5">
                <w:rPr>
                  <w:szCs w:val="21"/>
                  <w:highlight w:val="yellow"/>
                  <w:lang w:bidi="ar"/>
                </w:rPr>
                <w:t>Selected CAN or A429</w:t>
              </w:r>
            </w:ins>
            <w:del w:id="223" w:author="yaozu long" w:date="2025-12-26T13:25:00Z" w16du:dateUtc="2025-12-26T05:25:00Z">
              <w:r w:rsidRPr="00D05CD2" w:rsidDel="004807BF">
                <w:delText>AES Relay 1 Driver Low energized (only LGCU2)</w:delText>
              </w:r>
            </w:del>
          </w:p>
          <w:p w14:paraId="14404FBB" w14:textId="0BC946B4" w:rsidR="006B6F5D" w:rsidRPr="00D05CD2" w:rsidRDefault="006B6F5D" w:rsidP="006B6F5D">
            <w:pPr>
              <w:rPr>
                <w:rFonts w:ascii="宋体" w:hAnsi="宋体" w:cs="Arial" w:hint="eastAsia"/>
                <w:sz w:val="22"/>
                <w:szCs w:val="22"/>
              </w:rPr>
            </w:pPr>
            <w:del w:id="224" w:author="yaozu long" w:date="2025-12-26T13:25:00Z" w16du:dateUtc="2025-12-26T05:25:00Z">
              <w:r w:rsidRPr="00D05CD2" w:rsidDel="004807BF">
                <w:rPr>
                  <w:rFonts w:hint="eastAsia"/>
                </w:rPr>
                <w:delText>备份放</w:delText>
              </w:r>
              <w:r w:rsidRPr="00D05CD2" w:rsidDel="004807BF">
                <w:delText>继电器</w:delText>
              </w:r>
              <w:r w:rsidRPr="00D05CD2" w:rsidDel="004807BF">
                <w:rPr>
                  <w:rFonts w:hint="eastAsia"/>
                </w:rPr>
                <w:delText>1</w:delText>
              </w:r>
              <w:r w:rsidRPr="00D05CD2" w:rsidDel="004807BF">
                <w:delText xml:space="preserve"> low</w:delText>
              </w:r>
              <w:r w:rsidRPr="00D05CD2" w:rsidDel="004807BF">
                <w:delText>端使能</w:delText>
              </w:r>
            </w:del>
          </w:p>
        </w:tc>
      </w:tr>
      <w:tr w:rsidR="00543D5D" w:rsidRPr="00D05CD2" w14:paraId="00D98AA1" w14:textId="77777777">
        <w:trPr>
          <w:trHeight w:val="244"/>
        </w:trPr>
        <w:tc>
          <w:tcPr>
            <w:tcW w:w="467" w:type="dxa"/>
            <w:vMerge/>
          </w:tcPr>
          <w:p w14:paraId="485580A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7CF4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525692A1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02B768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5B5C59E9" w14:textId="72C3FE2E" w:rsidR="00543D5D" w:rsidRPr="00D05CD2" w:rsidDel="006B6F5D" w:rsidRDefault="006B6F5D">
            <w:pPr>
              <w:rPr>
                <w:del w:id="225" w:author="yaozu long" w:date="2025-12-26T13:26:00Z" w16du:dateUtc="2025-12-26T05:26:00Z"/>
              </w:rPr>
            </w:pPr>
            <w:ins w:id="226" w:author="yaozu long" w:date="2025-12-26T13:26:00Z" w16du:dateUtc="2025-12-26T05:26:00Z">
              <w:r w:rsidRPr="006C33E5">
                <w:rPr>
                  <w:szCs w:val="21"/>
                  <w:lang w:bidi="ar"/>
                </w:rPr>
                <w:t>Spare</w:t>
              </w:r>
            </w:ins>
            <w:del w:id="227" w:author="yaozu long" w:date="2025-12-26T13:26:00Z" w16du:dateUtc="2025-12-26T05:26:00Z">
              <w:r w:rsidR="006E20DC" w:rsidRPr="00D05CD2" w:rsidDel="006B6F5D">
                <w:delText>AES Relay 2 Driver Low energized (only LGCU2)</w:delText>
              </w:r>
            </w:del>
          </w:p>
          <w:p w14:paraId="73F3432E" w14:textId="65E73AB4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del w:id="228" w:author="yaozu long" w:date="2025-12-26T13:26:00Z" w16du:dateUtc="2025-12-26T05:26:00Z">
              <w:r w:rsidRPr="00D05CD2" w:rsidDel="006B6F5D">
                <w:rPr>
                  <w:rFonts w:hint="eastAsia"/>
                </w:rPr>
                <w:delText>备份放</w:delText>
              </w:r>
              <w:r w:rsidRPr="00D05CD2" w:rsidDel="006B6F5D">
                <w:delText>继电器</w:delText>
              </w:r>
              <w:r w:rsidRPr="00D05CD2" w:rsidDel="006B6F5D">
                <w:delText>2 low</w:delText>
              </w:r>
              <w:r w:rsidRPr="00D05CD2" w:rsidDel="006B6F5D">
                <w:delText>端使能</w:delText>
              </w:r>
            </w:del>
          </w:p>
        </w:tc>
      </w:tr>
      <w:tr w:rsidR="00543D5D" w:rsidRPr="00D05CD2" w14:paraId="1277908D" w14:textId="77777777">
        <w:trPr>
          <w:trHeight w:val="33"/>
        </w:trPr>
        <w:tc>
          <w:tcPr>
            <w:tcW w:w="467" w:type="dxa"/>
            <w:vMerge/>
          </w:tcPr>
          <w:p w14:paraId="28D3C4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F64C2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1F81EA48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00555561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 w14:paraId="3D36A505" w14:textId="77777777" w:rsidR="00543D5D" w:rsidRPr="006B6F5D" w:rsidRDefault="006E20DC">
            <w:pPr>
              <w:rPr>
                <w:lang w:val="en-GB"/>
              </w:rPr>
            </w:pPr>
            <w:proofErr w:type="spellStart"/>
            <w:r w:rsidRPr="006B6F5D">
              <w:rPr>
                <w:lang w:val="en-GB" w:eastAsia="fr-FR"/>
              </w:rPr>
              <w:t>LgclUpDn</w:t>
            </w:r>
            <w:proofErr w:type="spellEnd"/>
            <w:r w:rsidRPr="006B6F5D">
              <w:rPr>
                <w:lang w:val="en-GB"/>
              </w:rPr>
              <w:t xml:space="preserve"> (internal use)</w:t>
            </w:r>
          </w:p>
          <w:p w14:paraId="3ADB3AC5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rFonts w:hint="eastAsia"/>
                <w:lang w:val="en-GB"/>
              </w:rPr>
              <w:t>收放</w:t>
            </w:r>
            <w:r w:rsidRPr="006B6F5D">
              <w:rPr>
                <w:lang w:val="en-GB"/>
              </w:rPr>
              <w:t>开关</w:t>
            </w:r>
            <w:r w:rsidRPr="006B6F5D">
              <w:rPr>
                <w:rFonts w:hint="eastAsia"/>
                <w:lang w:val="en-GB"/>
              </w:rPr>
              <w:t xml:space="preserve"> </w:t>
            </w:r>
            <w:r w:rsidRPr="006B6F5D">
              <w:rPr>
                <w:rFonts w:hint="eastAsia"/>
                <w:lang w:val="en-GB"/>
              </w:rPr>
              <w:t>由</w:t>
            </w:r>
            <w:r w:rsidRPr="006B6F5D">
              <w:rPr>
                <w:lang w:val="en-GB"/>
              </w:rPr>
              <w:t>上到下</w:t>
            </w:r>
          </w:p>
        </w:tc>
      </w:tr>
      <w:tr w:rsidR="00535DB9" w:rsidRPr="00D05CD2" w14:paraId="4B57682B" w14:textId="77777777">
        <w:trPr>
          <w:trHeight w:val="225"/>
        </w:trPr>
        <w:tc>
          <w:tcPr>
            <w:tcW w:w="467" w:type="dxa"/>
            <w:vMerge/>
          </w:tcPr>
          <w:p w14:paraId="6E3FC37B" w14:textId="77777777" w:rsidR="00535DB9" w:rsidRPr="00D05CD2" w:rsidRDefault="00535DB9" w:rsidP="00535DB9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88AEC2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1833199B" w14:textId="609292BB" w:rsidR="00535DB9" w:rsidRPr="00D05CD2" w:rsidRDefault="00535DB9" w:rsidP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 w:rsidRPr="00535DB9">
              <w:rPr>
                <w:rFonts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4DFB0433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 w14:paraId="5C47ED17" w14:textId="77777777" w:rsidR="00535DB9" w:rsidRPr="006B6F5D" w:rsidRDefault="00535DB9" w:rsidP="00535DB9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szCs w:val="21"/>
                <w:lang w:bidi="ar"/>
              </w:rPr>
              <w:t>Spare</w:t>
            </w:r>
          </w:p>
        </w:tc>
      </w:tr>
      <w:tr w:rsidR="00535DB9" w:rsidRPr="00D05CD2" w14:paraId="6FB70940" w14:textId="77777777">
        <w:trPr>
          <w:trHeight w:val="215"/>
        </w:trPr>
        <w:tc>
          <w:tcPr>
            <w:tcW w:w="467" w:type="dxa"/>
            <w:vMerge/>
          </w:tcPr>
          <w:p w14:paraId="0BE12273" w14:textId="77777777" w:rsidR="00535DB9" w:rsidRPr="00D05CD2" w:rsidRDefault="00535DB9" w:rsidP="00535DB9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EE69A2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19B86F24" w14:textId="72140ABD" w:rsidR="00535DB9" w:rsidRPr="00D05CD2" w:rsidRDefault="00535DB9" w:rsidP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cs="Arial" w:hint="eastAsia"/>
                <w:sz w:val="22"/>
                <w:szCs w:val="22"/>
              </w:rPr>
              <w:t>M</w:t>
            </w:r>
            <w:r w:rsidRPr="00535DB9">
              <w:rPr>
                <w:rFonts w:hint="eastAsia"/>
                <w:sz w:val="22"/>
                <w:szCs w:val="22"/>
              </w:rPr>
              <w:t>SB</w:t>
            </w:r>
          </w:p>
        </w:tc>
        <w:tc>
          <w:tcPr>
            <w:tcW w:w="720" w:type="dxa"/>
            <w:vAlign w:val="center"/>
          </w:tcPr>
          <w:p w14:paraId="7B1457DC" w14:textId="77777777" w:rsidR="00535DB9" w:rsidRPr="00D05CD2" w:rsidRDefault="00535DB9" w:rsidP="00535DB9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7326AA40" w14:textId="77777777" w:rsidR="00535DB9" w:rsidRPr="006B6F5D" w:rsidRDefault="00535DB9" w:rsidP="00535DB9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szCs w:val="21"/>
                <w:lang w:bidi="ar"/>
              </w:rPr>
              <w:t>Spare</w:t>
            </w:r>
          </w:p>
        </w:tc>
      </w:tr>
      <w:tr w:rsidR="00543D5D" w:rsidRPr="00D05CD2" w14:paraId="5D09BF46" w14:textId="77777777">
        <w:trPr>
          <w:trHeight w:val="294"/>
        </w:trPr>
        <w:tc>
          <w:tcPr>
            <w:tcW w:w="467" w:type="dxa"/>
            <w:vMerge/>
          </w:tcPr>
          <w:p w14:paraId="5DCC950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7DD6C1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 w14:paraId="644149AB" w14:textId="77777777" w:rsidR="00543D5D" w:rsidRPr="00D05CD2" w:rsidRDefault="006E20DC">
            <w:r w:rsidRPr="00D05CD2">
              <w:t xml:space="preserve">All Gear </w:t>
            </w:r>
            <w:proofErr w:type="spellStart"/>
            <w:r w:rsidRPr="00D05CD2">
              <w:t>Downlocked</w:t>
            </w:r>
            <w:proofErr w:type="spellEnd"/>
          </w:p>
          <w:p w14:paraId="527CCCF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所有</w:t>
            </w:r>
            <w:r w:rsidRPr="00D05CD2">
              <w:t>起落架下位锁定</w:t>
            </w:r>
          </w:p>
        </w:tc>
        <w:tc>
          <w:tcPr>
            <w:tcW w:w="720" w:type="dxa"/>
            <w:vAlign w:val="center"/>
          </w:tcPr>
          <w:p w14:paraId="0D51645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  <w:vAlign w:val="center"/>
          </w:tcPr>
          <w:p w14:paraId="275ECD64" w14:textId="77777777" w:rsidR="00543D5D" w:rsidRPr="006B6F5D" w:rsidRDefault="006E20DC">
            <w:pPr>
              <w:rPr>
                <w:rPrChange w:id="229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</w:pPr>
            <w:r w:rsidRPr="006B6F5D">
              <w:rPr>
                <w:rPrChange w:id="230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  <w:t xml:space="preserve">Consolidated MLG Not </w:t>
            </w:r>
            <w:proofErr w:type="spellStart"/>
            <w:r w:rsidRPr="006B6F5D">
              <w:rPr>
                <w:rPrChange w:id="231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  <w:t>Downlocked</w:t>
            </w:r>
            <w:proofErr w:type="spellEnd"/>
          </w:p>
          <w:p w14:paraId="20BA900A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  <w:rPrChange w:id="232" w:author="yaozu long" w:date="2025-12-26T13:20:00Z" w16du:dateUtc="2025-12-26T05:20:00Z">
                  <w:rPr>
                    <w:rFonts w:ascii="宋体" w:hAnsi="宋体" w:cs="Arial" w:hint="eastAsia"/>
                    <w:b/>
                    <w:bCs/>
                    <w:color w:val="EE0000"/>
                    <w:sz w:val="22"/>
                    <w:szCs w:val="22"/>
                  </w:rPr>
                </w:rPrChange>
              </w:rPr>
            </w:pPr>
            <w:r w:rsidRPr="006B6F5D">
              <w:rPr>
                <w:rFonts w:hint="eastAsia"/>
                <w:rPrChange w:id="233" w:author="yaozu long" w:date="2025-12-26T13:20:00Z" w16du:dateUtc="2025-12-26T05:20:00Z">
                  <w:rPr>
                    <w:rFonts w:hint="eastAsia"/>
                    <w:b/>
                    <w:bCs/>
                    <w:color w:val="EE0000"/>
                  </w:rPr>
                </w:rPrChange>
              </w:rPr>
              <w:t>主起下位锁定</w:t>
            </w:r>
          </w:p>
        </w:tc>
      </w:tr>
      <w:tr w:rsidR="00543D5D" w:rsidRPr="00D05CD2" w14:paraId="74088B2C" w14:textId="77777777">
        <w:trPr>
          <w:trHeight w:val="47"/>
        </w:trPr>
        <w:tc>
          <w:tcPr>
            <w:tcW w:w="467" w:type="dxa"/>
            <w:vMerge/>
          </w:tcPr>
          <w:p w14:paraId="2E13DA0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5EA8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vAlign w:val="center"/>
          </w:tcPr>
          <w:p w14:paraId="02DD21E9" w14:textId="77777777" w:rsidR="00543D5D" w:rsidRPr="00D05CD2" w:rsidRDefault="006E20DC">
            <w:r w:rsidRPr="00D05CD2">
              <w:t>All Gear Uplocked</w:t>
            </w:r>
          </w:p>
          <w:p w14:paraId="00A01137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所有</w:t>
            </w:r>
            <w:r w:rsidRPr="00D05CD2">
              <w:t>起落架</w:t>
            </w:r>
            <w:r w:rsidRPr="00D05CD2">
              <w:rPr>
                <w:rFonts w:hint="eastAsia"/>
              </w:rPr>
              <w:t>上</w:t>
            </w:r>
            <w:r w:rsidRPr="00D05CD2">
              <w:t>位锁定</w:t>
            </w:r>
          </w:p>
        </w:tc>
        <w:tc>
          <w:tcPr>
            <w:tcW w:w="720" w:type="dxa"/>
            <w:vAlign w:val="center"/>
          </w:tcPr>
          <w:p w14:paraId="72BFD6A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 w14:paraId="5132F034" w14:textId="77777777" w:rsidR="00543D5D" w:rsidRPr="006B6F5D" w:rsidRDefault="006E20DC">
            <w:pPr>
              <w:rPr>
                <w:rPrChange w:id="234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</w:pPr>
            <w:r w:rsidRPr="006B6F5D">
              <w:rPr>
                <w:rPrChange w:id="235" w:author="yaozu long" w:date="2025-12-26T13:20:00Z" w16du:dateUtc="2025-12-26T05:20:00Z">
                  <w:rPr>
                    <w:b/>
                    <w:bCs/>
                    <w:color w:val="EE0000"/>
                  </w:rPr>
                </w:rPrChange>
              </w:rPr>
              <w:t>Consolidated MLG Uplocked</w:t>
            </w:r>
          </w:p>
          <w:p w14:paraId="2A757B38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  <w:rPrChange w:id="236" w:author="yaozu long" w:date="2025-12-26T13:20:00Z" w16du:dateUtc="2025-12-26T05:20:00Z">
                  <w:rPr>
                    <w:rFonts w:ascii="宋体" w:hAnsi="宋体" w:cs="Arial" w:hint="eastAsia"/>
                    <w:b/>
                    <w:bCs/>
                    <w:color w:val="EE0000"/>
                    <w:sz w:val="22"/>
                    <w:szCs w:val="22"/>
                  </w:rPr>
                </w:rPrChange>
              </w:rPr>
            </w:pPr>
            <w:r w:rsidRPr="006B6F5D">
              <w:rPr>
                <w:rFonts w:hint="eastAsia"/>
                <w:rPrChange w:id="237" w:author="yaozu long" w:date="2025-12-26T13:20:00Z" w16du:dateUtc="2025-12-26T05:20:00Z">
                  <w:rPr>
                    <w:rFonts w:hint="eastAsia"/>
                    <w:b/>
                    <w:bCs/>
                    <w:color w:val="EE0000"/>
                  </w:rPr>
                </w:rPrChange>
              </w:rPr>
              <w:t>主起上位锁定</w:t>
            </w:r>
          </w:p>
        </w:tc>
      </w:tr>
      <w:tr w:rsidR="00543D5D" w:rsidRPr="00D05CD2" w14:paraId="5890E703" w14:textId="77777777">
        <w:trPr>
          <w:trHeight w:val="60"/>
        </w:trPr>
        <w:tc>
          <w:tcPr>
            <w:tcW w:w="467" w:type="dxa"/>
            <w:vMerge/>
          </w:tcPr>
          <w:p w14:paraId="7DF8163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FD27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05A3E040" w14:textId="77777777" w:rsidR="00543D5D" w:rsidRPr="00D05CD2" w:rsidRDefault="006E20DC">
            <w:r w:rsidRPr="00D05CD2">
              <w:t>NLG Uplocked</w:t>
            </w:r>
          </w:p>
          <w:p w14:paraId="4449CC36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前起上位</w:t>
            </w:r>
            <w:r w:rsidRPr="00D05CD2">
              <w:t>锁定</w:t>
            </w:r>
          </w:p>
        </w:tc>
        <w:tc>
          <w:tcPr>
            <w:tcW w:w="720" w:type="dxa"/>
            <w:vAlign w:val="center"/>
          </w:tcPr>
          <w:p w14:paraId="6DDC347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 w14:paraId="119A13D7" w14:textId="77777777" w:rsidR="00543D5D" w:rsidRPr="006B6F5D" w:rsidRDefault="006E20DC">
            <w:pPr>
              <w:rPr>
                <w:lang w:val="en-GB"/>
              </w:rPr>
            </w:pPr>
            <w:proofErr w:type="spellStart"/>
            <w:r w:rsidRPr="006B6F5D">
              <w:rPr>
                <w:lang w:val="en-GB" w:eastAsia="fr-FR"/>
              </w:rPr>
              <w:t>LgclDnUp</w:t>
            </w:r>
            <w:proofErr w:type="spellEnd"/>
            <w:r w:rsidRPr="006B6F5D">
              <w:rPr>
                <w:lang w:val="en-GB"/>
              </w:rPr>
              <w:t xml:space="preserve"> (internal use)</w:t>
            </w:r>
          </w:p>
          <w:p w14:paraId="2362A1B7" w14:textId="77777777" w:rsidR="00543D5D" w:rsidRPr="006B6F5D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rFonts w:hint="eastAsia"/>
                <w:lang w:val="en-GB"/>
              </w:rPr>
              <w:t>收放</w:t>
            </w:r>
            <w:r w:rsidRPr="006B6F5D">
              <w:rPr>
                <w:lang w:val="en-GB"/>
              </w:rPr>
              <w:t>开关</w:t>
            </w:r>
            <w:r w:rsidRPr="006B6F5D">
              <w:rPr>
                <w:rFonts w:hint="eastAsia"/>
                <w:lang w:val="en-GB"/>
              </w:rPr>
              <w:t>由</w:t>
            </w:r>
            <w:r w:rsidRPr="006B6F5D">
              <w:rPr>
                <w:lang w:val="en-GB"/>
              </w:rPr>
              <w:t>下到上</w:t>
            </w:r>
          </w:p>
        </w:tc>
      </w:tr>
      <w:tr w:rsidR="00543D5D" w:rsidRPr="00D05CD2" w14:paraId="06B21446" w14:textId="77777777">
        <w:trPr>
          <w:trHeight w:val="302"/>
        </w:trPr>
        <w:tc>
          <w:tcPr>
            <w:tcW w:w="467" w:type="dxa"/>
            <w:vMerge/>
          </w:tcPr>
          <w:p w14:paraId="32C4C9E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BF86B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4EA39620" w14:textId="77777777" w:rsidR="00543D5D" w:rsidRPr="00D05CD2" w:rsidRDefault="006E20DC">
            <w:r w:rsidRPr="00D05CD2">
              <w:t xml:space="preserve">NLG </w:t>
            </w:r>
            <w:proofErr w:type="spellStart"/>
            <w:r w:rsidRPr="00D05CD2">
              <w:t>Downlocked</w:t>
            </w:r>
            <w:proofErr w:type="spellEnd"/>
          </w:p>
          <w:p w14:paraId="28E9F240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</w:rPr>
              <w:t>前起上位</w:t>
            </w:r>
            <w:r w:rsidRPr="00D05CD2">
              <w:t>锁定</w:t>
            </w:r>
          </w:p>
        </w:tc>
        <w:tc>
          <w:tcPr>
            <w:tcW w:w="720" w:type="dxa"/>
            <w:vAlign w:val="center"/>
          </w:tcPr>
          <w:p w14:paraId="6F99FA8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391A4837" w14:textId="77777777" w:rsidR="00543D5D" w:rsidRPr="006B6F5D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6B6F5D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6B6F5D">
              <w:rPr>
                <w:rFonts w:ascii="宋体" w:hAnsi="宋体" w:cs="Arial"/>
                <w:sz w:val="22"/>
                <w:szCs w:val="22"/>
              </w:rPr>
              <w:t>LSB</w:t>
            </w:r>
          </w:p>
        </w:tc>
      </w:tr>
      <w:tr w:rsidR="006B6F5D" w:rsidRPr="00D05CD2" w14:paraId="2697AC57" w14:textId="77777777">
        <w:trPr>
          <w:trHeight w:val="293"/>
        </w:trPr>
        <w:tc>
          <w:tcPr>
            <w:tcW w:w="467" w:type="dxa"/>
            <w:vMerge/>
          </w:tcPr>
          <w:p w14:paraId="207C140D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705E6A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622C80F8" w14:textId="77777777" w:rsidR="006B6F5D" w:rsidRPr="006C33E5" w:rsidRDefault="006B6F5D" w:rsidP="006B6F5D">
            <w:pPr>
              <w:jc w:val="left"/>
              <w:rPr>
                <w:ins w:id="238" w:author="yaozu long" w:date="2025-12-26T13:24:00Z" w16du:dateUtc="2025-12-26T05:24:00Z"/>
              </w:rPr>
            </w:pPr>
            <w:ins w:id="239" w:author="yaozu long" w:date="2025-12-26T13:24:00Z" w16du:dateUtc="2025-12-26T05:24:00Z">
              <w:r w:rsidRPr="006C33E5">
                <w:t>Command Retract</w:t>
              </w:r>
            </w:ins>
          </w:p>
          <w:p w14:paraId="1C50E05B" w14:textId="605C88BA" w:rsidR="006B6F5D" w:rsidRPr="00D05CD2" w:rsidDel="003C6D0A" w:rsidRDefault="006B6F5D" w:rsidP="006B6F5D">
            <w:pPr>
              <w:rPr>
                <w:del w:id="240" w:author="yaozu long" w:date="2025-12-26T13:24:00Z" w16du:dateUtc="2025-12-26T05:24:00Z"/>
              </w:rPr>
            </w:pPr>
            <w:ins w:id="241" w:author="yaozu long" w:date="2025-12-26T13:24:00Z" w16du:dateUtc="2025-12-26T05:24:00Z">
              <w:r w:rsidRPr="006C33E5">
                <w:rPr>
                  <w:rFonts w:hint="eastAsia"/>
                </w:rPr>
                <w:t>收</w:t>
              </w:r>
              <w:r w:rsidRPr="006C33E5">
                <w:t>指令</w:t>
              </w:r>
            </w:ins>
            <w:del w:id="242" w:author="yaozu long" w:date="2025-12-26T13:24:00Z" w16du:dateUtc="2025-12-26T05:24:00Z">
              <w:r w:rsidRPr="00D05CD2" w:rsidDel="003C6D0A">
                <w:delText>Extension Driver energized</w:delText>
              </w:r>
            </w:del>
          </w:p>
          <w:p w14:paraId="22F93401" w14:textId="3EEB4114" w:rsidR="006B6F5D" w:rsidRPr="00D05CD2" w:rsidRDefault="006B6F5D" w:rsidP="006B6F5D">
            <w:pPr>
              <w:rPr>
                <w:sz w:val="22"/>
                <w:szCs w:val="22"/>
              </w:rPr>
            </w:pPr>
            <w:del w:id="243" w:author="yaozu long" w:date="2025-12-26T13:24:00Z" w16du:dateUtc="2025-12-26T05:24:00Z">
              <w:r w:rsidRPr="00D05CD2" w:rsidDel="003C6D0A">
                <w:rPr>
                  <w:rFonts w:hint="eastAsia"/>
                </w:rPr>
                <w:delText>放</w:delText>
              </w:r>
              <w:r w:rsidRPr="00D05CD2" w:rsidDel="003C6D0A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333031E3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3D3047E3" w14:textId="77777777" w:rsidR="006B6F5D" w:rsidRPr="00D05CD2" w:rsidRDefault="006B6F5D" w:rsidP="006B6F5D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6B6F5D" w:rsidRPr="00D05CD2" w14:paraId="7E3C3986" w14:textId="77777777">
        <w:trPr>
          <w:trHeight w:val="269"/>
        </w:trPr>
        <w:tc>
          <w:tcPr>
            <w:tcW w:w="467" w:type="dxa"/>
            <w:vMerge/>
          </w:tcPr>
          <w:p w14:paraId="16216ECA" w14:textId="77777777" w:rsidR="006B6F5D" w:rsidRPr="00D05CD2" w:rsidRDefault="006B6F5D" w:rsidP="006B6F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F83D7A9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78E85747" w14:textId="77777777" w:rsidR="006B6F5D" w:rsidRPr="006C33E5" w:rsidRDefault="006B6F5D" w:rsidP="006B6F5D">
            <w:pPr>
              <w:jc w:val="left"/>
              <w:rPr>
                <w:ins w:id="244" w:author="yaozu long" w:date="2025-12-26T13:24:00Z" w16du:dateUtc="2025-12-26T05:24:00Z"/>
              </w:rPr>
            </w:pPr>
            <w:ins w:id="245" w:author="yaozu long" w:date="2025-12-26T13:24:00Z" w16du:dateUtc="2025-12-26T05:24:00Z">
              <w:r w:rsidRPr="006C33E5">
                <w:t>Command Extend</w:t>
              </w:r>
            </w:ins>
          </w:p>
          <w:p w14:paraId="04169ADC" w14:textId="0469247A" w:rsidR="006B6F5D" w:rsidRPr="00D05CD2" w:rsidDel="003C6D0A" w:rsidRDefault="006B6F5D" w:rsidP="006B6F5D">
            <w:pPr>
              <w:rPr>
                <w:del w:id="246" w:author="yaozu long" w:date="2025-12-26T13:24:00Z" w16du:dateUtc="2025-12-26T05:24:00Z"/>
              </w:rPr>
            </w:pPr>
            <w:ins w:id="247" w:author="yaozu long" w:date="2025-12-26T13:24:00Z" w16du:dateUtc="2025-12-26T05:24:00Z">
              <w:r w:rsidRPr="006C33E5">
                <w:rPr>
                  <w:rFonts w:hint="eastAsia"/>
                </w:rPr>
                <w:t>放指令</w:t>
              </w:r>
            </w:ins>
            <w:del w:id="248" w:author="yaozu long" w:date="2025-12-26T13:24:00Z" w16du:dateUtc="2025-12-26T05:24:00Z">
              <w:r w:rsidRPr="00D05CD2" w:rsidDel="003C6D0A">
                <w:delText>Retraction Driver energized</w:delText>
              </w:r>
            </w:del>
          </w:p>
          <w:p w14:paraId="4D541512" w14:textId="0A870570" w:rsidR="006B6F5D" w:rsidRPr="00D05CD2" w:rsidRDefault="006B6F5D" w:rsidP="006B6F5D">
            <w:pPr>
              <w:rPr>
                <w:sz w:val="22"/>
                <w:szCs w:val="22"/>
              </w:rPr>
            </w:pPr>
            <w:del w:id="249" w:author="yaozu long" w:date="2025-12-26T13:24:00Z" w16du:dateUtc="2025-12-26T05:24:00Z">
              <w:r w:rsidRPr="00D05CD2" w:rsidDel="003C6D0A">
                <w:rPr>
                  <w:rFonts w:hint="eastAsia"/>
                </w:rPr>
                <w:delText>收</w:delText>
              </w:r>
              <w:r w:rsidRPr="00D05CD2" w:rsidDel="003C6D0A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0C92048B" w14:textId="77777777" w:rsidR="006B6F5D" w:rsidRPr="00D05CD2" w:rsidRDefault="006B6F5D" w:rsidP="006B6F5D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A07A186" w14:textId="77777777" w:rsidR="006B6F5D" w:rsidRPr="00D05CD2" w:rsidRDefault="006B6F5D" w:rsidP="006B6F5D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004FA2A9" w14:textId="77777777">
        <w:trPr>
          <w:trHeight w:val="1292"/>
        </w:trPr>
        <w:tc>
          <w:tcPr>
            <w:tcW w:w="467" w:type="dxa"/>
            <w:vAlign w:val="center"/>
          </w:tcPr>
          <w:p w14:paraId="15A864A6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829D967" w14:textId="0CB3100A" w:rsidR="00543D5D" w:rsidRDefault="006E20DC">
            <w:pPr>
              <w:rPr>
                <w:ins w:id="250" w:author="yaozu long" w:date="2025-12-26T13:23:00Z" w16du:dateUtc="2025-12-26T05:23:00Z"/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251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52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5E21ECF0" w14:textId="673FEB5C" w:rsidR="006B6F5D" w:rsidRDefault="006B6F5D">
            <w:pPr>
              <w:rPr>
                <w:ins w:id="253" w:author="yaozu long" w:date="2025-12-26T13:27:00Z" w16du:dateUtc="2025-12-26T05:27:00Z"/>
                <w:szCs w:val="21"/>
                <w:lang w:bidi="ar"/>
              </w:rPr>
            </w:pPr>
            <w:ins w:id="254" w:author="yaozu long" w:date="2025-12-26T13:26:00Z" w16du:dateUtc="2025-12-26T05:26:00Z">
              <w:r>
                <w:rPr>
                  <w:rFonts w:hint="eastAsia"/>
                  <w:szCs w:val="21"/>
                  <w:highlight w:val="yellow"/>
                  <w:lang w:bidi="ar"/>
                </w:rPr>
                <w:t>S</w:t>
              </w:r>
              <w:r>
                <w:rPr>
                  <w:szCs w:val="21"/>
                  <w:highlight w:val="yellow"/>
                  <w:lang w:bidi="ar"/>
                </w:rPr>
                <w:t>elected</w:t>
              </w:r>
              <w:r>
                <w:rPr>
                  <w:rFonts w:hint="eastAsia"/>
                  <w:szCs w:val="21"/>
                  <w:highlight w:val="yellow"/>
                  <w:lang w:bidi="ar"/>
                </w:rPr>
                <w:t xml:space="preserve"> FCM </w:t>
              </w:r>
              <w:r>
                <w:rPr>
                  <w:szCs w:val="21"/>
                  <w:highlight w:val="yellow"/>
                  <w:lang w:bidi="ar"/>
                </w:rPr>
                <w:t>Number</w:t>
              </w:r>
              <w:r>
                <w:rPr>
                  <w:rFonts w:hint="eastAsia"/>
                  <w:szCs w:val="21"/>
                  <w:lang w:bidi="ar"/>
                </w:rPr>
                <w:t>:00-FCM1\01-FCM</w:t>
              </w:r>
            </w:ins>
            <w:ins w:id="255" w:author="yaozu long" w:date="2025-12-26T13:27:00Z" w16du:dateUtc="2025-12-26T05:27:00Z">
              <w:r>
                <w:rPr>
                  <w:rFonts w:hint="eastAsia"/>
                  <w:szCs w:val="21"/>
                  <w:lang w:bidi="ar"/>
                </w:rPr>
                <w:t>2\10-FCM3/11-FCM4;</w:t>
              </w:r>
            </w:ins>
          </w:p>
          <w:p w14:paraId="08560FBD" w14:textId="48EF47C4" w:rsidR="006B6F5D" w:rsidRPr="00D05CD2" w:rsidRDefault="006B6F5D">
            <w:pPr>
              <w:rPr>
                <w:sz w:val="22"/>
                <w:szCs w:val="22"/>
              </w:rPr>
            </w:pPr>
            <w:ins w:id="256" w:author="yaozu long" w:date="2025-12-26T13:27:00Z" w16du:dateUtc="2025-12-26T05:27:00Z">
              <w:r w:rsidRPr="006C33E5">
                <w:rPr>
                  <w:szCs w:val="21"/>
                  <w:highlight w:val="yellow"/>
                  <w:lang w:bidi="ar"/>
                </w:rPr>
                <w:t>Selected CAN or A429</w:t>
              </w:r>
              <w:r>
                <w:rPr>
                  <w:rFonts w:hint="eastAsia"/>
                  <w:szCs w:val="21"/>
                  <w:lang w:bidi="ar"/>
                </w:rPr>
                <w:t>:0-CAN\1-A429.</w:t>
              </w:r>
            </w:ins>
          </w:p>
          <w:p w14:paraId="2D98320D" w14:textId="5FB94B2D" w:rsidR="00543D5D" w:rsidRPr="00D05CD2" w:rsidRDefault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设备来源：</w:t>
            </w:r>
            <w:r>
              <w:rPr>
                <w:rFonts w:hint="eastAsia"/>
                <w:sz w:val="22"/>
                <w:szCs w:val="22"/>
              </w:rPr>
              <w:t>00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11-</w:t>
            </w:r>
            <w:r>
              <w:rPr>
                <w:rFonts w:hint="eastAsia"/>
                <w:sz w:val="22"/>
                <w:szCs w:val="22"/>
              </w:rPr>
              <w:t>无效；</w:t>
            </w:r>
            <w:r>
              <w:rPr>
                <w:rFonts w:hint="eastAsia"/>
                <w:sz w:val="22"/>
                <w:szCs w:val="22"/>
              </w:rPr>
              <w:t>01-A429_LGCU1</w:t>
            </w:r>
            <w:r>
              <w:rPr>
                <w:rFonts w:hint="eastAsia"/>
                <w:sz w:val="22"/>
                <w:szCs w:val="22"/>
              </w:rPr>
              <w:t>；</w:t>
            </w:r>
            <w:r>
              <w:rPr>
                <w:rFonts w:hint="eastAsia"/>
                <w:sz w:val="22"/>
                <w:szCs w:val="22"/>
              </w:rPr>
              <w:t>10- A429_LGU2</w:t>
            </w:r>
          </w:p>
          <w:p w14:paraId="1F6D9D01" w14:textId="480BFFCC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6505EE7C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6A79E193" w14:textId="77777777" w:rsidR="00543D5D" w:rsidRPr="00D05CD2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航电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 xml:space="preserve"> 到BCMU\ABCU ARINC429数据字7（来源于起落架）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14:paraId="6BCE7A37" w14:textId="77777777">
        <w:trPr>
          <w:cantSplit/>
          <w:trHeight w:val="302"/>
          <w:tblHeader/>
        </w:trPr>
        <w:tc>
          <w:tcPr>
            <w:tcW w:w="1901" w:type="dxa"/>
            <w:gridSpan w:val="3"/>
            <w:vMerge w:val="restart"/>
            <w:vAlign w:val="center"/>
          </w:tcPr>
          <w:p w14:paraId="21E032D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机轮刹车系统</w:t>
            </w:r>
          </w:p>
        </w:tc>
        <w:tc>
          <w:tcPr>
            <w:tcW w:w="1251" w:type="dxa"/>
            <w:vAlign w:val="center"/>
          </w:tcPr>
          <w:p w14:paraId="12C0DA6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信号名称</w:t>
            </w:r>
          </w:p>
        </w:tc>
        <w:tc>
          <w:tcPr>
            <w:tcW w:w="3055" w:type="dxa"/>
            <w:gridSpan w:val="3"/>
          </w:tcPr>
          <w:p w14:paraId="17B4D194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 xml:space="preserve">WOFFW </w:t>
            </w:r>
            <w:r w:rsidRPr="00D05CD2">
              <w:rPr>
                <w:rFonts w:hint="eastAsia"/>
                <w:sz w:val="22"/>
                <w:szCs w:val="22"/>
              </w:rPr>
              <w:t>数据</w:t>
            </w:r>
          </w:p>
        </w:tc>
        <w:tc>
          <w:tcPr>
            <w:tcW w:w="850" w:type="dxa"/>
          </w:tcPr>
          <w:p w14:paraId="6CB10C60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版本</w:t>
            </w:r>
          </w:p>
        </w:tc>
        <w:tc>
          <w:tcPr>
            <w:tcW w:w="1465" w:type="dxa"/>
          </w:tcPr>
          <w:p w14:paraId="4D25F061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7041BA6" w14:textId="77777777">
        <w:trPr>
          <w:cantSplit/>
          <w:trHeight w:val="292"/>
          <w:tblHeader/>
        </w:trPr>
        <w:tc>
          <w:tcPr>
            <w:tcW w:w="1901" w:type="dxa"/>
            <w:gridSpan w:val="3"/>
            <w:vMerge/>
          </w:tcPr>
          <w:p w14:paraId="3CEE7210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3B82D96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label号</w:t>
            </w:r>
          </w:p>
        </w:tc>
        <w:tc>
          <w:tcPr>
            <w:tcW w:w="5370" w:type="dxa"/>
            <w:gridSpan w:val="5"/>
          </w:tcPr>
          <w:p w14:paraId="03B30BD9" w14:textId="6FA4A362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 xml:space="preserve">  274</w:t>
            </w:r>
            <w:r w:rsidR="0066069A">
              <w:rPr>
                <w:rFonts w:ascii="宋体" w:hAnsi="宋体" w:hint="eastAsia"/>
                <w:sz w:val="22"/>
                <w:szCs w:val="22"/>
              </w:rPr>
              <w:t>——DIU4（两组）</w:t>
            </w:r>
          </w:p>
        </w:tc>
      </w:tr>
      <w:tr w:rsidR="00543D5D" w:rsidRPr="00D05CD2" w14:paraId="66C82A29" w14:textId="77777777">
        <w:trPr>
          <w:trHeight w:val="282"/>
        </w:trPr>
        <w:tc>
          <w:tcPr>
            <w:tcW w:w="467" w:type="dxa"/>
            <w:vMerge w:val="restart"/>
            <w:vAlign w:val="center"/>
          </w:tcPr>
          <w:p w14:paraId="63BC4F49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</w:t>
            </w:r>
          </w:p>
          <w:p w14:paraId="745148A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号</w:t>
            </w:r>
          </w:p>
          <w:p w14:paraId="048A728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内</w:t>
            </w:r>
          </w:p>
          <w:p w14:paraId="3AA21AEE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容</w:t>
            </w:r>
          </w:p>
        </w:tc>
        <w:tc>
          <w:tcPr>
            <w:tcW w:w="1434" w:type="dxa"/>
            <w:gridSpan w:val="2"/>
            <w:vAlign w:val="center"/>
          </w:tcPr>
          <w:p w14:paraId="23F98A5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lastRenderedPageBreak/>
              <w:t>信号类型</w:t>
            </w:r>
          </w:p>
        </w:tc>
        <w:tc>
          <w:tcPr>
            <w:tcW w:w="6621" w:type="dxa"/>
            <w:gridSpan w:val="6"/>
          </w:tcPr>
          <w:p w14:paraId="7CF16FED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整型（32位）</w:t>
            </w:r>
          </w:p>
        </w:tc>
      </w:tr>
      <w:tr w:rsidR="00543D5D" w:rsidRPr="00D05CD2" w14:paraId="3171C26A" w14:textId="77777777">
        <w:trPr>
          <w:trHeight w:val="272"/>
        </w:trPr>
        <w:tc>
          <w:tcPr>
            <w:tcW w:w="467" w:type="dxa"/>
            <w:vMerge/>
          </w:tcPr>
          <w:p w14:paraId="7A69E4C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60FF8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源</w:t>
            </w:r>
          </w:p>
        </w:tc>
        <w:tc>
          <w:tcPr>
            <w:tcW w:w="6621" w:type="dxa"/>
            <w:gridSpan w:val="6"/>
          </w:tcPr>
          <w:p w14:paraId="48CC2C2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航电（简图页）</w:t>
            </w:r>
          </w:p>
        </w:tc>
      </w:tr>
      <w:tr w:rsidR="00543D5D" w:rsidRPr="00D05CD2" w14:paraId="7E9FA918" w14:textId="77777777">
        <w:trPr>
          <w:trHeight w:val="262"/>
        </w:trPr>
        <w:tc>
          <w:tcPr>
            <w:tcW w:w="467" w:type="dxa"/>
            <w:vMerge/>
          </w:tcPr>
          <w:p w14:paraId="1DDAA2B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19F56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   布</w:t>
            </w:r>
          </w:p>
        </w:tc>
        <w:tc>
          <w:tcPr>
            <w:tcW w:w="6621" w:type="dxa"/>
            <w:gridSpan w:val="6"/>
          </w:tcPr>
          <w:p w14:paraId="67738DD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14:paraId="45D56F10" w14:textId="77777777">
        <w:trPr>
          <w:trHeight w:val="231"/>
        </w:trPr>
        <w:tc>
          <w:tcPr>
            <w:tcW w:w="467" w:type="dxa"/>
            <w:vMerge/>
          </w:tcPr>
          <w:p w14:paraId="6B4D6694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8E5A29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单    位</w:t>
            </w:r>
          </w:p>
        </w:tc>
        <w:tc>
          <w:tcPr>
            <w:tcW w:w="6621" w:type="dxa"/>
            <w:gridSpan w:val="6"/>
          </w:tcPr>
          <w:p w14:paraId="2E793937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937769E" w14:textId="77777777">
        <w:trPr>
          <w:trHeight w:val="207"/>
        </w:trPr>
        <w:tc>
          <w:tcPr>
            <w:tcW w:w="467" w:type="dxa"/>
            <w:vMerge/>
          </w:tcPr>
          <w:p w14:paraId="1EF830B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10224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信号范围</w:t>
            </w:r>
          </w:p>
        </w:tc>
        <w:tc>
          <w:tcPr>
            <w:tcW w:w="6621" w:type="dxa"/>
            <w:gridSpan w:val="6"/>
          </w:tcPr>
          <w:p w14:paraId="749694B6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32D30F00" w14:textId="77777777">
        <w:trPr>
          <w:trHeight w:val="311"/>
        </w:trPr>
        <w:tc>
          <w:tcPr>
            <w:tcW w:w="467" w:type="dxa"/>
            <w:vMerge/>
          </w:tcPr>
          <w:p w14:paraId="4AF382A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66803D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分 辨 率</w:t>
            </w:r>
          </w:p>
        </w:tc>
        <w:tc>
          <w:tcPr>
            <w:tcW w:w="6621" w:type="dxa"/>
            <w:gridSpan w:val="6"/>
          </w:tcPr>
          <w:p w14:paraId="68EB675A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4EE33DB2" w14:textId="77777777">
        <w:trPr>
          <w:trHeight w:val="201"/>
        </w:trPr>
        <w:tc>
          <w:tcPr>
            <w:tcW w:w="467" w:type="dxa"/>
            <w:vMerge/>
          </w:tcPr>
          <w:p w14:paraId="7CAAB9A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5D298F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精    度</w:t>
            </w:r>
          </w:p>
        </w:tc>
        <w:tc>
          <w:tcPr>
            <w:tcW w:w="6621" w:type="dxa"/>
            <w:gridSpan w:val="6"/>
          </w:tcPr>
          <w:p w14:paraId="3BE07CF1" w14:textId="77777777" w:rsidR="00543D5D" w:rsidRPr="00D05CD2" w:rsidRDefault="00543D5D">
            <w:pPr>
              <w:rPr>
                <w:sz w:val="22"/>
                <w:szCs w:val="22"/>
              </w:rPr>
            </w:pPr>
          </w:p>
        </w:tc>
      </w:tr>
      <w:tr w:rsidR="00543D5D" w:rsidRPr="00D05CD2" w14:paraId="10C3ABA7" w14:textId="77777777">
        <w:trPr>
          <w:trHeight w:val="201"/>
        </w:trPr>
        <w:tc>
          <w:tcPr>
            <w:tcW w:w="467" w:type="dxa"/>
            <w:vMerge/>
          </w:tcPr>
          <w:p w14:paraId="2D2DD16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CDC49C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码    制</w:t>
            </w:r>
          </w:p>
        </w:tc>
        <w:tc>
          <w:tcPr>
            <w:tcW w:w="6621" w:type="dxa"/>
            <w:gridSpan w:val="6"/>
          </w:tcPr>
          <w:p w14:paraId="6267497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BNR</w:t>
            </w:r>
          </w:p>
        </w:tc>
      </w:tr>
      <w:tr w:rsidR="00543D5D" w:rsidRPr="00D05CD2" w14:paraId="16722A33" w14:textId="77777777">
        <w:trPr>
          <w:trHeight w:val="167"/>
        </w:trPr>
        <w:tc>
          <w:tcPr>
            <w:tcW w:w="467" w:type="dxa"/>
            <w:vMerge/>
          </w:tcPr>
          <w:p w14:paraId="34358CE3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9F38DDD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发送速率</w:t>
            </w:r>
          </w:p>
        </w:tc>
        <w:tc>
          <w:tcPr>
            <w:tcW w:w="6621" w:type="dxa"/>
            <w:gridSpan w:val="6"/>
          </w:tcPr>
          <w:p w14:paraId="285A331B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100kbps</w:t>
            </w:r>
          </w:p>
        </w:tc>
      </w:tr>
      <w:tr w:rsidR="00543D5D" w:rsidRPr="00D05CD2" w14:paraId="38694917" w14:textId="77777777">
        <w:trPr>
          <w:trHeight w:val="482"/>
        </w:trPr>
        <w:tc>
          <w:tcPr>
            <w:tcW w:w="467" w:type="dxa"/>
            <w:vMerge w:val="restart"/>
            <w:vAlign w:val="center"/>
          </w:tcPr>
          <w:p w14:paraId="23D3351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数据格式</w:t>
            </w:r>
          </w:p>
        </w:tc>
        <w:tc>
          <w:tcPr>
            <w:tcW w:w="718" w:type="dxa"/>
            <w:vAlign w:val="center"/>
          </w:tcPr>
          <w:p w14:paraId="4ED1AA5F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 w14:paraId="489A3F25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  <w:tc>
          <w:tcPr>
            <w:tcW w:w="720" w:type="dxa"/>
            <w:vAlign w:val="center"/>
          </w:tcPr>
          <w:p w14:paraId="22FAE458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 w14:paraId="141001DC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说     明</w:t>
            </w:r>
          </w:p>
        </w:tc>
      </w:tr>
      <w:tr w:rsidR="00543D5D" w:rsidRPr="00D05CD2" w14:paraId="45EE731E" w14:textId="77777777">
        <w:trPr>
          <w:trHeight w:val="149"/>
        </w:trPr>
        <w:tc>
          <w:tcPr>
            <w:tcW w:w="467" w:type="dxa"/>
            <w:vMerge/>
          </w:tcPr>
          <w:p w14:paraId="4E93B25E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408187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01</w:t>
            </w:r>
          </w:p>
        </w:tc>
        <w:tc>
          <w:tcPr>
            <w:tcW w:w="3243" w:type="dxa"/>
            <w:gridSpan w:val="3"/>
          </w:tcPr>
          <w:p w14:paraId="2787D92F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9DF69D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17</w:t>
            </w:r>
          </w:p>
        </w:tc>
        <w:tc>
          <w:tcPr>
            <w:tcW w:w="3374" w:type="dxa"/>
            <w:gridSpan w:val="3"/>
          </w:tcPr>
          <w:p w14:paraId="7CAB49CB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57A0AC0E" w14:textId="77777777">
        <w:trPr>
          <w:trHeight w:val="309"/>
        </w:trPr>
        <w:tc>
          <w:tcPr>
            <w:tcW w:w="467" w:type="dxa"/>
            <w:vMerge/>
          </w:tcPr>
          <w:p w14:paraId="6968845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3370542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02</w:t>
            </w:r>
          </w:p>
        </w:tc>
        <w:tc>
          <w:tcPr>
            <w:tcW w:w="3243" w:type="dxa"/>
            <w:gridSpan w:val="3"/>
          </w:tcPr>
          <w:p w14:paraId="21D683A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44B7DD4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 w14:paraId="60959E5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1B494CFA" w14:textId="77777777">
        <w:trPr>
          <w:trHeight w:val="285"/>
        </w:trPr>
        <w:tc>
          <w:tcPr>
            <w:tcW w:w="467" w:type="dxa"/>
            <w:vMerge/>
          </w:tcPr>
          <w:p w14:paraId="0AB2FFC7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0E73CD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03</w:t>
            </w:r>
          </w:p>
        </w:tc>
        <w:tc>
          <w:tcPr>
            <w:tcW w:w="3243" w:type="dxa"/>
            <w:gridSpan w:val="3"/>
          </w:tcPr>
          <w:p w14:paraId="522F86C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262E0D3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19</w:t>
            </w:r>
          </w:p>
        </w:tc>
        <w:tc>
          <w:tcPr>
            <w:tcW w:w="3374" w:type="dxa"/>
            <w:gridSpan w:val="3"/>
          </w:tcPr>
          <w:p w14:paraId="1954DF77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24AF31" w14:textId="77777777">
        <w:trPr>
          <w:trHeight w:val="275"/>
        </w:trPr>
        <w:tc>
          <w:tcPr>
            <w:tcW w:w="467" w:type="dxa"/>
            <w:vMerge/>
          </w:tcPr>
          <w:p w14:paraId="0ADC583C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58981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04</w:t>
            </w:r>
          </w:p>
        </w:tc>
        <w:tc>
          <w:tcPr>
            <w:tcW w:w="3243" w:type="dxa"/>
            <w:gridSpan w:val="3"/>
          </w:tcPr>
          <w:p w14:paraId="6296479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1D9DC41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20</w:t>
            </w:r>
          </w:p>
        </w:tc>
        <w:tc>
          <w:tcPr>
            <w:tcW w:w="3374" w:type="dxa"/>
            <w:gridSpan w:val="3"/>
          </w:tcPr>
          <w:p w14:paraId="7C119E1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AF23DB9" w14:textId="77777777">
        <w:trPr>
          <w:trHeight w:val="265"/>
        </w:trPr>
        <w:tc>
          <w:tcPr>
            <w:tcW w:w="467" w:type="dxa"/>
            <w:vMerge/>
          </w:tcPr>
          <w:p w14:paraId="6EFFDC5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CC442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05</w:t>
            </w:r>
          </w:p>
        </w:tc>
        <w:tc>
          <w:tcPr>
            <w:tcW w:w="3243" w:type="dxa"/>
            <w:gridSpan w:val="3"/>
          </w:tcPr>
          <w:p w14:paraId="2816628D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AD28E6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 w14:paraId="587BF01C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1C21C4B" w14:textId="77777777">
        <w:trPr>
          <w:trHeight w:val="255"/>
        </w:trPr>
        <w:tc>
          <w:tcPr>
            <w:tcW w:w="467" w:type="dxa"/>
            <w:vMerge/>
          </w:tcPr>
          <w:p w14:paraId="25CD97C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37EFFC8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06</w:t>
            </w:r>
          </w:p>
        </w:tc>
        <w:tc>
          <w:tcPr>
            <w:tcW w:w="3243" w:type="dxa"/>
            <w:gridSpan w:val="3"/>
          </w:tcPr>
          <w:p w14:paraId="75B86B1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3FEB724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22</w:t>
            </w:r>
          </w:p>
        </w:tc>
        <w:tc>
          <w:tcPr>
            <w:tcW w:w="3374" w:type="dxa"/>
            <w:gridSpan w:val="3"/>
          </w:tcPr>
          <w:p w14:paraId="347D5340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7BB08A5" w14:textId="77777777">
        <w:trPr>
          <w:trHeight w:val="244"/>
        </w:trPr>
        <w:tc>
          <w:tcPr>
            <w:tcW w:w="467" w:type="dxa"/>
            <w:vMerge/>
          </w:tcPr>
          <w:p w14:paraId="58BEBC96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8501E7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07</w:t>
            </w:r>
          </w:p>
        </w:tc>
        <w:tc>
          <w:tcPr>
            <w:tcW w:w="3243" w:type="dxa"/>
            <w:gridSpan w:val="3"/>
          </w:tcPr>
          <w:p w14:paraId="38178232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649F529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 w14:paraId="2D78D635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3D90243" w14:textId="77777777">
        <w:trPr>
          <w:trHeight w:val="33"/>
        </w:trPr>
        <w:tc>
          <w:tcPr>
            <w:tcW w:w="467" w:type="dxa"/>
            <w:vMerge/>
          </w:tcPr>
          <w:p w14:paraId="75976D0F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99061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08</w:t>
            </w:r>
          </w:p>
        </w:tc>
        <w:tc>
          <w:tcPr>
            <w:tcW w:w="3243" w:type="dxa"/>
            <w:gridSpan w:val="3"/>
          </w:tcPr>
          <w:p w14:paraId="03277D7A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label</w:t>
            </w:r>
          </w:p>
        </w:tc>
        <w:tc>
          <w:tcPr>
            <w:tcW w:w="720" w:type="dxa"/>
            <w:vAlign w:val="center"/>
          </w:tcPr>
          <w:p w14:paraId="537862B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24</w:t>
            </w:r>
          </w:p>
        </w:tc>
        <w:tc>
          <w:tcPr>
            <w:tcW w:w="3374" w:type="dxa"/>
            <w:gridSpan w:val="3"/>
          </w:tcPr>
          <w:p w14:paraId="3C96E45C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55AEBBE" w14:textId="77777777">
        <w:trPr>
          <w:trHeight w:val="225"/>
        </w:trPr>
        <w:tc>
          <w:tcPr>
            <w:tcW w:w="467" w:type="dxa"/>
            <w:vMerge/>
          </w:tcPr>
          <w:p w14:paraId="55451655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39CC3A6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09</w:t>
            </w:r>
          </w:p>
        </w:tc>
        <w:tc>
          <w:tcPr>
            <w:tcW w:w="3243" w:type="dxa"/>
            <w:gridSpan w:val="3"/>
          </w:tcPr>
          <w:p w14:paraId="0D1A20C4" w14:textId="05ECE9B4" w:rsidR="00543D5D" w:rsidRPr="00D05CD2" w:rsidRDefault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 w:rsidRPr="00535DB9">
              <w:rPr>
                <w:rFonts w:hint="eastAsia"/>
                <w:sz w:val="22"/>
                <w:szCs w:val="22"/>
              </w:rPr>
              <w:t>LSB</w:t>
            </w:r>
          </w:p>
        </w:tc>
        <w:tc>
          <w:tcPr>
            <w:tcW w:w="720" w:type="dxa"/>
            <w:vAlign w:val="center"/>
          </w:tcPr>
          <w:p w14:paraId="6D595E3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25</w:t>
            </w:r>
          </w:p>
        </w:tc>
        <w:tc>
          <w:tcPr>
            <w:tcW w:w="3374" w:type="dxa"/>
            <w:gridSpan w:val="3"/>
          </w:tcPr>
          <w:p w14:paraId="2DF1C999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621EB2B6" w14:textId="77777777">
        <w:trPr>
          <w:trHeight w:val="215"/>
        </w:trPr>
        <w:tc>
          <w:tcPr>
            <w:tcW w:w="467" w:type="dxa"/>
            <w:vMerge/>
          </w:tcPr>
          <w:p w14:paraId="5724017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A4E73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10</w:t>
            </w:r>
          </w:p>
        </w:tc>
        <w:tc>
          <w:tcPr>
            <w:tcW w:w="3243" w:type="dxa"/>
            <w:gridSpan w:val="3"/>
          </w:tcPr>
          <w:p w14:paraId="2B432734" w14:textId="4095156D" w:rsidR="00543D5D" w:rsidRPr="00D05CD2" w:rsidRDefault="00535DB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设备来源</w:t>
            </w:r>
            <w:r w:rsidRPr="00535DB9">
              <w:rPr>
                <w:rFonts w:ascii="宋体" w:hAnsi="宋体" w:cs="Arial"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cs="Arial" w:hint="eastAsia"/>
                <w:sz w:val="22"/>
                <w:szCs w:val="22"/>
              </w:rPr>
              <w:t>M</w:t>
            </w:r>
            <w:r w:rsidRPr="00535DB9">
              <w:rPr>
                <w:rFonts w:hint="eastAsia"/>
                <w:sz w:val="22"/>
                <w:szCs w:val="22"/>
              </w:rPr>
              <w:t>SB</w:t>
            </w:r>
          </w:p>
        </w:tc>
        <w:tc>
          <w:tcPr>
            <w:tcW w:w="720" w:type="dxa"/>
            <w:vAlign w:val="center"/>
          </w:tcPr>
          <w:p w14:paraId="1A8A9F1A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 w14:paraId="64942A23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271CA88D" w14:textId="77777777">
        <w:trPr>
          <w:trHeight w:val="294"/>
        </w:trPr>
        <w:tc>
          <w:tcPr>
            <w:tcW w:w="467" w:type="dxa"/>
            <w:vMerge/>
          </w:tcPr>
          <w:p w14:paraId="5AE5591B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094F7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 w14:paraId="795E6AFF" w14:textId="77777777" w:rsidR="00543D5D" w:rsidRPr="00D05CD2" w:rsidRDefault="006E20DC">
            <w:pPr>
              <w:rPr>
                <w:b/>
                <w:bCs/>
                <w:color w:val="EE0000"/>
              </w:rPr>
            </w:pPr>
            <w:r w:rsidRPr="00D05CD2">
              <w:rPr>
                <w:b/>
                <w:bCs/>
                <w:color w:val="EE0000"/>
              </w:rPr>
              <w:t xml:space="preserve">MLG RH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</w:t>
            </w:r>
          </w:p>
          <w:p w14:paraId="0DE5FBB9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b/>
                <w:bCs/>
                <w:color w:val="EE0000"/>
              </w:rPr>
              <w:t>右主起</w:t>
            </w:r>
            <w:proofErr w:type="gramEnd"/>
            <w:r w:rsidRPr="00D05CD2">
              <w:rPr>
                <w:b/>
                <w:bCs/>
                <w:color w:val="EE0000"/>
              </w:rPr>
              <w:t>轮载接近传感器状态</w:t>
            </w:r>
          </w:p>
        </w:tc>
        <w:tc>
          <w:tcPr>
            <w:tcW w:w="720" w:type="dxa"/>
            <w:vAlign w:val="center"/>
          </w:tcPr>
          <w:p w14:paraId="58EBD059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27</w:t>
            </w:r>
          </w:p>
        </w:tc>
        <w:tc>
          <w:tcPr>
            <w:tcW w:w="3374" w:type="dxa"/>
            <w:gridSpan w:val="3"/>
          </w:tcPr>
          <w:p w14:paraId="0B6934D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0BAFE5BB" w14:textId="77777777">
        <w:trPr>
          <w:trHeight w:val="47"/>
        </w:trPr>
        <w:tc>
          <w:tcPr>
            <w:tcW w:w="467" w:type="dxa"/>
            <w:vMerge/>
          </w:tcPr>
          <w:p w14:paraId="24A3A66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5FA82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12</w:t>
            </w:r>
          </w:p>
        </w:tc>
        <w:tc>
          <w:tcPr>
            <w:tcW w:w="3243" w:type="dxa"/>
            <w:gridSpan w:val="3"/>
            <w:vAlign w:val="center"/>
          </w:tcPr>
          <w:p w14:paraId="48073D67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r w:rsidRPr="00D05CD2">
              <w:rPr>
                <w:b/>
                <w:bCs/>
                <w:color w:val="EE0000"/>
              </w:rPr>
              <w:t xml:space="preserve">MLG LH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</w:t>
            </w:r>
          </w:p>
        </w:tc>
        <w:tc>
          <w:tcPr>
            <w:tcW w:w="720" w:type="dxa"/>
            <w:vAlign w:val="center"/>
          </w:tcPr>
          <w:p w14:paraId="27172697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28</w:t>
            </w:r>
          </w:p>
        </w:tc>
        <w:tc>
          <w:tcPr>
            <w:tcW w:w="3374" w:type="dxa"/>
            <w:gridSpan w:val="3"/>
          </w:tcPr>
          <w:p w14:paraId="1F99A247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78A96DB0" w14:textId="77777777">
        <w:trPr>
          <w:trHeight w:val="60"/>
        </w:trPr>
        <w:tc>
          <w:tcPr>
            <w:tcW w:w="467" w:type="dxa"/>
            <w:vMerge/>
          </w:tcPr>
          <w:p w14:paraId="560BEC9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46B85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 w14:paraId="7ED47883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t xml:space="preserve">NLG WOFFW </w:t>
            </w:r>
            <w:proofErr w:type="spellStart"/>
            <w:r w:rsidRPr="00D05CD2">
              <w:t>Proxi</w:t>
            </w:r>
            <w:proofErr w:type="spellEnd"/>
            <w:r w:rsidRPr="00D05CD2">
              <w:t xml:space="preserve"> Sensor </w:t>
            </w:r>
            <w:r w:rsidRPr="00D05CD2">
              <w:rPr>
                <w:rFonts w:hint="eastAsia"/>
              </w:rPr>
              <w:t>/</w:t>
            </w:r>
            <w:r w:rsidRPr="00D05CD2">
              <w:rPr>
                <w:rFonts w:hint="eastAsia"/>
              </w:rPr>
              <w:t>前起轮载</w:t>
            </w:r>
          </w:p>
        </w:tc>
        <w:tc>
          <w:tcPr>
            <w:tcW w:w="720" w:type="dxa"/>
            <w:vAlign w:val="center"/>
          </w:tcPr>
          <w:p w14:paraId="4645636B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29</w:t>
            </w:r>
          </w:p>
        </w:tc>
        <w:tc>
          <w:tcPr>
            <w:tcW w:w="3374" w:type="dxa"/>
            <w:gridSpan w:val="3"/>
          </w:tcPr>
          <w:p w14:paraId="6F060816" w14:textId="77777777" w:rsidR="00543D5D" w:rsidRPr="00D05CD2" w:rsidRDefault="006E20DC">
            <w:pPr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预留</w:t>
            </w:r>
          </w:p>
        </w:tc>
      </w:tr>
      <w:tr w:rsidR="00543D5D" w:rsidRPr="00D05CD2" w14:paraId="44D16725" w14:textId="77777777">
        <w:trPr>
          <w:trHeight w:val="302"/>
        </w:trPr>
        <w:tc>
          <w:tcPr>
            <w:tcW w:w="467" w:type="dxa"/>
            <w:vMerge/>
          </w:tcPr>
          <w:p w14:paraId="309B41A2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791370E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 w14:paraId="2C59C4F4" w14:textId="77777777" w:rsidR="00543D5D" w:rsidRPr="00D05CD2" w:rsidRDefault="006E20DC">
            <w:pPr>
              <w:rPr>
                <w:b/>
                <w:bCs/>
                <w:color w:val="EE0000"/>
              </w:rPr>
            </w:pPr>
            <w:r w:rsidRPr="00D05CD2">
              <w:rPr>
                <w:b/>
                <w:bCs/>
                <w:color w:val="EE0000"/>
              </w:rPr>
              <w:t xml:space="preserve">MLG RH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operational</w:t>
            </w:r>
          </w:p>
          <w:p w14:paraId="77351E10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proofErr w:type="gramStart"/>
            <w:r w:rsidRPr="00D05CD2">
              <w:rPr>
                <w:rFonts w:hint="eastAsia"/>
                <w:b/>
                <w:bCs/>
                <w:color w:val="EE0000"/>
              </w:rPr>
              <w:t>右</w:t>
            </w:r>
            <w:r w:rsidRPr="00D05CD2">
              <w:rPr>
                <w:b/>
                <w:bCs/>
                <w:color w:val="EE0000"/>
              </w:rPr>
              <w:t>主起</w:t>
            </w:r>
            <w:proofErr w:type="gramEnd"/>
            <w:r w:rsidRPr="00D05CD2">
              <w:rPr>
                <w:b/>
                <w:bCs/>
                <w:color w:val="EE0000"/>
              </w:rPr>
              <w:t>轮载接近传感器</w:t>
            </w:r>
            <w:r w:rsidRPr="00D05CD2">
              <w:rPr>
                <w:rFonts w:hint="eastAsia"/>
                <w:b/>
                <w:bCs/>
                <w:color w:val="EE0000"/>
              </w:rPr>
              <w:t>有效</w:t>
            </w:r>
            <w:r w:rsidRPr="00D05CD2">
              <w:rPr>
                <w:b/>
                <w:bCs/>
                <w:color w:val="EE0000"/>
              </w:rPr>
              <w:t>状态</w:t>
            </w:r>
          </w:p>
        </w:tc>
        <w:tc>
          <w:tcPr>
            <w:tcW w:w="720" w:type="dxa"/>
            <w:vAlign w:val="center"/>
          </w:tcPr>
          <w:p w14:paraId="0B2935E0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 w14:paraId="49BF4E7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bookmarkStart w:id="257" w:name="OLE_LINK36"/>
            <w:r w:rsidRPr="00D05CD2">
              <w:rPr>
                <w:rFonts w:ascii="宋体" w:hAnsi="宋体" w:cs="Arial"/>
                <w:sz w:val="22"/>
                <w:szCs w:val="22"/>
              </w:rPr>
              <w:t>LSB</w:t>
            </w:r>
            <w:bookmarkEnd w:id="257"/>
          </w:p>
        </w:tc>
      </w:tr>
      <w:tr w:rsidR="00543D5D" w:rsidRPr="00D05CD2" w14:paraId="477F9BF0" w14:textId="77777777">
        <w:trPr>
          <w:trHeight w:val="293"/>
        </w:trPr>
        <w:tc>
          <w:tcPr>
            <w:tcW w:w="467" w:type="dxa"/>
            <w:vMerge/>
          </w:tcPr>
          <w:p w14:paraId="1894F699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E52F6C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 w14:paraId="06325CFD" w14:textId="77777777" w:rsidR="00543D5D" w:rsidRPr="00D05CD2" w:rsidRDefault="006E20DC">
            <w:pPr>
              <w:rPr>
                <w:b/>
                <w:bCs/>
                <w:color w:val="EE0000"/>
                <w:sz w:val="22"/>
                <w:szCs w:val="22"/>
              </w:rPr>
            </w:pPr>
            <w:r w:rsidRPr="00D05CD2">
              <w:rPr>
                <w:b/>
                <w:bCs/>
                <w:color w:val="EE0000"/>
              </w:rPr>
              <w:t xml:space="preserve">MLG LH WOFFW </w:t>
            </w:r>
            <w:proofErr w:type="spellStart"/>
            <w:r w:rsidRPr="00D05CD2">
              <w:rPr>
                <w:b/>
                <w:bCs/>
                <w:color w:val="EE0000"/>
              </w:rPr>
              <w:t>Proxi</w:t>
            </w:r>
            <w:proofErr w:type="spellEnd"/>
            <w:r w:rsidRPr="00D05CD2">
              <w:rPr>
                <w:b/>
                <w:bCs/>
                <w:color w:val="EE0000"/>
              </w:rPr>
              <w:t xml:space="preserve"> Sensor operational</w:t>
            </w:r>
          </w:p>
        </w:tc>
        <w:tc>
          <w:tcPr>
            <w:tcW w:w="720" w:type="dxa"/>
            <w:vAlign w:val="center"/>
          </w:tcPr>
          <w:p w14:paraId="642C3DB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 w14:paraId="5A00EF6E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状态位：</w:t>
            </w:r>
            <w:r w:rsidRPr="00D05CD2">
              <w:rPr>
                <w:rFonts w:ascii="宋体" w:hAnsi="宋体" w:cs="Arial"/>
                <w:sz w:val="22"/>
                <w:szCs w:val="22"/>
              </w:rPr>
              <w:t>MSB</w:t>
            </w:r>
          </w:p>
        </w:tc>
      </w:tr>
      <w:tr w:rsidR="00543D5D" w:rsidRPr="00D05CD2" w14:paraId="2BC44E7A" w14:textId="77777777">
        <w:trPr>
          <w:trHeight w:val="269"/>
        </w:trPr>
        <w:tc>
          <w:tcPr>
            <w:tcW w:w="467" w:type="dxa"/>
            <w:vMerge/>
          </w:tcPr>
          <w:p w14:paraId="4E2F1A3D" w14:textId="77777777" w:rsidR="00543D5D" w:rsidRPr="00D05CD2" w:rsidRDefault="00543D5D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688954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 w14:paraId="03BC28BC" w14:textId="77777777" w:rsidR="00543D5D" w:rsidRPr="00D05CD2" w:rsidRDefault="006E20DC">
            <w:pPr>
              <w:rPr>
                <w:sz w:val="22"/>
                <w:szCs w:val="22"/>
              </w:rPr>
            </w:pPr>
            <w:r w:rsidRPr="00D05CD2">
              <w:t>NLG</w:t>
            </w:r>
            <w:r w:rsidRPr="00D05CD2">
              <w:rPr>
                <w:rFonts w:hint="eastAsia"/>
              </w:rPr>
              <w:t xml:space="preserve"> </w:t>
            </w:r>
            <w:r w:rsidRPr="00D05CD2">
              <w:t xml:space="preserve">WOFFW </w:t>
            </w:r>
            <w:proofErr w:type="spellStart"/>
            <w:r w:rsidRPr="00D05CD2">
              <w:t>Proxi</w:t>
            </w:r>
            <w:proofErr w:type="spellEnd"/>
            <w:r w:rsidRPr="00D05CD2">
              <w:t xml:space="preserve"> Sensor operational</w:t>
            </w:r>
          </w:p>
        </w:tc>
        <w:tc>
          <w:tcPr>
            <w:tcW w:w="720" w:type="dxa"/>
            <w:vAlign w:val="center"/>
          </w:tcPr>
          <w:p w14:paraId="5361FE05" w14:textId="77777777" w:rsidR="00543D5D" w:rsidRPr="00D05CD2" w:rsidRDefault="006E20DC">
            <w:pPr>
              <w:autoSpaceDE w:val="0"/>
              <w:autoSpaceDN w:val="0"/>
              <w:jc w:val="center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 w14:paraId="0601BFFD" w14:textId="77777777" w:rsidR="00543D5D" w:rsidRPr="00D05CD2" w:rsidRDefault="006E20DC">
            <w:pPr>
              <w:jc w:val="left"/>
              <w:rPr>
                <w:rFonts w:ascii="宋体" w:hAnsi="宋体" w:cs="Arial" w:hint="eastAsia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校验位：奇校验</w:t>
            </w:r>
          </w:p>
        </w:tc>
      </w:tr>
      <w:tr w:rsidR="00543D5D" w:rsidRPr="00D05CD2" w14:paraId="6DAB1C79" w14:textId="77777777">
        <w:trPr>
          <w:trHeight w:val="1292"/>
        </w:trPr>
        <w:tc>
          <w:tcPr>
            <w:tcW w:w="467" w:type="dxa"/>
            <w:vAlign w:val="center"/>
          </w:tcPr>
          <w:p w14:paraId="53E9FD22" w14:textId="77777777" w:rsidR="00543D5D" w:rsidRPr="00D05CD2" w:rsidRDefault="006E20DC">
            <w:pPr>
              <w:autoSpaceDE w:val="0"/>
              <w:autoSpaceDN w:val="0"/>
              <w:rPr>
                <w:rFonts w:ascii="宋体" w:hAnsi="宋体" w:hint="eastAsia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附注</w:t>
            </w:r>
          </w:p>
        </w:tc>
        <w:tc>
          <w:tcPr>
            <w:tcW w:w="8055" w:type="dxa"/>
            <w:gridSpan w:val="8"/>
          </w:tcPr>
          <w:p w14:paraId="22440310" w14:textId="4C7B03B5" w:rsidR="00543D5D" w:rsidRDefault="006E20DC">
            <w:pPr>
              <w:rPr>
                <w:ins w:id="258" w:author="yaozu long" w:date="2025-12-26T13:22:00Z" w16du:dateUtc="2025-12-26T05:22:00Z"/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注：</w:t>
            </w:r>
            <w:del w:id="259" w:author="yaozu long" w:date="2026-01-07T21:28:00Z" w16du:dateUtc="2026-01-07T13:28:00Z"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各字节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60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r w:rsidRPr="00D05CD2">
              <w:rPr>
                <w:rFonts w:ascii="Arial" w:hAnsi="Arial" w:cs="Arial" w:hint="eastAsia"/>
                <w:sz w:val="22"/>
                <w:szCs w:val="22"/>
              </w:rPr>
              <w:t>。</w:t>
            </w:r>
          </w:p>
          <w:p w14:paraId="13FA6CC2" w14:textId="3970122D" w:rsidR="006B6F5D" w:rsidRPr="00D05CD2" w:rsidRDefault="006B6F5D">
            <w:pPr>
              <w:rPr>
                <w:sz w:val="22"/>
                <w:szCs w:val="22"/>
              </w:rPr>
            </w:pPr>
            <w:ins w:id="261" w:author="yaozu long" w:date="2025-12-26T13:22:00Z" w16du:dateUtc="2025-12-26T05:22:00Z">
              <w:r>
                <w:rPr>
                  <w:rFonts w:ascii="Arial" w:hAnsi="Arial" w:cs="Arial" w:hint="eastAsia"/>
                  <w:sz w:val="22"/>
                  <w:szCs w:val="22"/>
                </w:rPr>
                <w:t>14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、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15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、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16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字节：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</w:ins>
            <w:ins w:id="262" w:author="yaozu long" w:date="2025-12-26T13:45:00Z" w16du:dateUtc="2025-12-26T05:45:00Z">
              <w:r w:rsidR="0069218F">
                <w:rPr>
                  <w:rFonts w:ascii="Arial" w:hAnsi="Arial" w:cs="Arial" w:hint="eastAsia"/>
                  <w:sz w:val="22"/>
                  <w:szCs w:val="22"/>
                </w:rPr>
                <w:t>故障</w:t>
              </w:r>
            </w:ins>
            <w:ins w:id="263" w:author="yaozu long" w:date="2025-12-26T13:23:00Z" w16du:dateUtc="2025-12-26T05:23:00Z">
              <w:r>
                <w:rPr>
                  <w:rFonts w:ascii="Arial" w:hAnsi="Arial" w:cs="Arial" w:hint="eastAsia"/>
                  <w:sz w:val="22"/>
                  <w:szCs w:val="22"/>
                </w:rPr>
                <w:t>，</w:t>
              </w:r>
              <w:r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</w:ins>
            <w:ins w:id="264" w:author="yaozu long" w:date="2025-12-26T13:45:00Z" w16du:dateUtc="2025-12-26T05:45:00Z">
              <w:r w:rsidR="0069218F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ins w:id="265" w:author="yaozu long" w:date="2025-12-26T13:23:00Z" w16du:dateUtc="2025-12-26T05:23:00Z">
              <w:r>
                <w:rPr>
                  <w:rFonts w:ascii="Arial" w:hAnsi="Arial" w:cs="Arial" w:hint="eastAsia"/>
                  <w:sz w:val="22"/>
                  <w:szCs w:val="22"/>
                </w:rPr>
                <w:t>；</w:t>
              </w:r>
            </w:ins>
          </w:p>
          <w:p w14:paraId="3003F7D5" w14:textId="13BC9097" w:rsidR="00543D5D" w:rsidRPr="00D05CD2" w:rsidRDefault="00535DB9">
            <w:pPr>
              <w:rPr>
                <w:sz w:val="22"/>
                <w:szCs w:val="22"/>
              </w:rPr>
            </w:pPr>
            <w:bookmarkStart w:id="266" w:name="OLE_LINK41"/>
            <w:r>
              <w:rPr>
                <w:rFonts w:hint="eastAsia"/>
                <w:sz w:val="22"/>
                <w:szCs w:val="22"/>
              </w:rPr>
              <w:t>设备来源：</w:t>
            </w:r>
            <w:r>
              <w:rPr>
                <w:rFonts w:hint="eastAsia"/>
                <w:sz w:val="22"/>
                <w:szCs w:val="22"/>
              </w:rPr>
              <w:t>00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11-</w:t>
            </w:r>
            <w:r>
              <w:rPr>
                <w:rFonts w:hint="eastAsia"/>
                <w:sz w:val="22"/>
                <w:szCs w:val="22"/>
              </w:rPr>
              <w:t>无效；</w:t>
            </w:r>
            <w:r>
              <w:rPr>
                <w:rFonts w:hint="eastAsia"/>
                <w:sz w:val="22"/>
                <w:szCs w:val="22"/>
              </w:rPr>
              <w:t>01-</w:t>
            </w:r>
            <w:bookmarkStart w:id="267" w:name="OLE_LINK40"/>
            <w:r>
              <w:rPr>
                <w:rFonts w:hint="eastAsia"/>
                <w:sz w:val="22"/>
                <w:szCs w:val="22"/>
              </w:rPr>
              <w:t>A429_</w:t>
            </w:r>
            <w:bookmarkEnd w:id="267"/>
            <w:r>
              <w:rPr>
                <w:rFonts w:hint="eastAsia"/>
                <w:sz w:val="22"/>
                <w:szCs w:val="22"/>
              </w:rPr>
              <w:t>LGCU1</w:t>
            </w:r>
            <w:r>
              <w:rPr>
                <w:rFonts w:hint="eastAsia"/>
                <w:sz w:val="22"/>
                <w:szCs w:val="22"/>
              </w:rPr>
              <w:t>；</w:t>
            </w:r>
            <w:r>
              <w:rPr>
                <w:rFonts w:hint="eastAsia"/>
                <w:sz w:val="22"/>
                <w:szCs w:val="22"/>
              </w:rPr>
              <w:t>10- A429_LGU2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  <w:bookmarkEnd w:id="266"/>
          <w:p w14:paraId="47D38313" w14:textId="08B1280A" w:rsidR="00543D5D" w:rsidRPr="00D05CD2" w:rsidRDefault="006E20DC"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状态位：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－故障，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01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－无效，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10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－测试，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11</w:t>
            </w:r>
            <w:r w:rsidR="00D07560" w:rsidRPr="00D05CD2">
              <w:rPr>
                <w:rFonts w:ascii="Arial" w:hAnsi="Arial" w:cs="Arial" w:hint="eastAsia"/>
                <w:sz w:val="22"/>
                <w:szCs w:val="22"/>
              </w:rPr>
              <w:t>－正常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 xml:space="preserve">                 </w:t>
            </w:r>
          </w:p>
        </w:tc>
      </w:tr>
    </w:tbl>
    <w:p w14:paraId="0D368746" w14:textId="77777777" w:rsidR="00543D5D" w:rsidRPr="00D05CD2" w:rsidRDefault="00543D5D">
      <w:pPr>
        <w:spacing w:line="500" w:lineRule="exact"/>
        <w:ind w:left="420"/>
        <w:rPr>
          <w:rFonts w:hAnsi="宋体" w:hint="eastAsia"/>
          <w:sz w:val="22"/>
          <w:szCs w:val="22"/>
        </w:rPr>
      </w:pPr>
    </w:p>
    <w:p w14:paraId="7BFDC3F0" w14:textId="77777777" w:rsidR="00543D5D" w:rsidRPr="00D05CD2" w:rsidRDefault="00543D5D">
      <w:pPr>
        <w:pStyle w:val="afb"/>
        <w:adjustRightInd w:val="0"/>
        <w:snapToGrid w:val="0"/>
        <w:spacing w:beforeLines="50" w:before="120" w:afterLines="50" w:after="120" w:line="500" w:lineRule="exact"/>
        <w:ind w:firstLineChars="0" w:firstLine="0"/>
        <w:rPr>
          <w:rFonts w:eastAsia="黑体"/>
          <w:bCs/>
          <w:sz w:val="22"/>
          <w:szCs w:val="22"/>
        </w:rPr>
      </w:pPr>
    </w:p>
    <w:bookmarkEnd w:id="176"/>
    <w:p w14:paraId="6B648CF4" w14:textId="35489FA4" w:rsidR="00543D5D" w:rsidRPr="00D05CD2" w:rsidDel="00B25031" w:rsidRDefault="006E20DC" w:rsidP="00896417">
      <w:pPr>
        <w:pStyle w:val="30"/>
        <w:ind w:left="0" w:firstLine="0"/>
        <w:rPr>
          <w:del w:id="268" w:author="yaozu long" w:date="2026-01-06T20:03:00Z" w16du:dateUtc="2026-01-06T12:03:00Z"/>
        </w:rPr>
      </w:pPr>
      <w:del w:id="269" w:author="yaozu long" w:date="2026-01-06T20:03:00Z" w16du:dateUtc="2026-01-06T12:03:00Z">
        <w:r w:rsidRPr="00D05CD2" w:rsidDel="00B25031">
          <w:rPr>
            <w:rFonts w:hint="eastAsia"/>
          </w:rPr>
          <w:delText>ABCU</w:delText>
        </w:r>
        <w:r w:rsidRPr="00D05CD2" w:rsidDel="00B25031">
          <w:rPr>
            <w:rFonts w:hint="eastAsia"/>
          </w:rPr>
          <w:delText>的</w:delText>
        </w:r>
        <w:r w:rsidRPr="00D05CD2" w:rsidDel="00B25031">
          <w:rPr>
            <w:rFonts w:hint="eastAsia"/>
          </w:rPr>
          <w:delText>429</w:delText>
        </w:r>
        <w:r w:rsidRPr="00D05CD2" w:rsidDel="00B25031">
          <w:rPr>
            <w:rFonts w:hint="eastAsia"/>
          </w:rPr>
          <w:delText>通讯接收字节</w:delText>
        </w:r>
      </w:del>
    </w:p>
    <w:p w14:paraId="12F4FF83" w14:textId="326181E3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270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271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ARINC429数据字1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4924BC01" w14:textId="3C5C29FE">
        <w:trPr>
          <w:cantSplit/>
          <w:trHeight w:val="302"/>
          <w:tblHeader/>
          <w:del w:id="272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6B9FE15C" w14:textId="394EB77A" w:rsidR="00543D5D" w:rsidRPr="00D05CD2" w:rsidDel="00B25031" w:rsidRDefault="006E20DC">
            <w:pPr>
              <w:autoSpaceDE w:val="0"/>
              <w:autoSpaceDN w:val="0"/>
              <w:rPr>
                <w:del w:id="2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7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65F79C04" w14:textId="35A829FC" w:rsidR="00543D5D" w:rsidRPr="00D05CD2" w:rsidDel="00B25031" w:rsidRDefault="006E20DC">
            <w:pPr>
              <w:autoSpaceDE w:val="0"/>
              <w:autoSpaceDN w:val="0"/>
              <w:rPr>
                <w:del w:id="2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788F99F7" w14:textId="5F6192E4" w:rsidR="00543D5D" w:rsidRPr="00D05CD2" w:rsidDel="00B25031" w:rsidRDefault="006E20DC">
            <w:pPr>
              <w:autoSpaceDE w:val="0"/>
              <w:autoSpaceDN w:val="0"/>
              <w:rPr>
                <w:del w:id="2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7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地速信号</w:delText>
              </w:r>
            </w:del>
          </w:p>
        </w:tc>
        <w:tc>
          <w:tcPr>
            <w:tcW w:w="850" w:type="dxa"/>
          </w:tcPr>
          <w:p w14:paraId="15676CB4" w14:textId="547CD6A6" w:rsidR="00543D5D" w:rsidRPr="00D05CD2" w:rsidDel="00B25031" w:rsidRDefault="006E20DC">
            <w:pPr>
              <w:autoSpaceDE w:val="0"/>
              <w:autoSpaceDN w:val="0"/>
              <w:rPr>
                <w:del w:id="2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79E4759D" w14:textId="54437E96" w:rsidR="00543D5D" w:rsidRPr="00D05CD2" w:rsidDel="00B25031" w:rsidRDefault="00543D5D">
            <w:pPr>
              <w:autoSpaceDE w:val="0"/>
              <w:autoSpaceDN w:val="0"/>
              <w:rPr>
                <w:del w:id="2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00B9651" w14:textId="48EABE75">
        <w:trPr>
          <w:cantSplit/>
          <w:trHeight w:val="292"/>
          <w:tblHeader/>
          <w:del w:id="282" w:author="yaozu long" w:date="2026-01-06T20:03:00Z"/>
        </w:trPr>
        <w:tc>
          <w:tcPr>
            <w:tcW w:w="1901" w:type="dxa"/>
            <w:gridSpan w:val="3"/>
            <w:vMerge/>
          </w:tcPr>
          <w:p w14:paraId="50B323F0" w14:textId="36C3C586" w:rsidR="00543D5D" w:rsidRPr="00D05CD2" w:rsidDel="00B25031" w:rsidRDefault="00543D5D">
            <w:pPr>
              <w:autoSpaceDE w:val="0"/>
              <w:autoSpaceDN w:val="0"/>
              <w:rPr>
                <w:del w:id="2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0D99CAB" w14:textId="4C8DD53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28739DBE" w14:textId="4C508AD4" w:rsidR="00543D5D" w:rsidRPr="00D05CD2" w:rsidDel="00B25031" w:rsidRDefault="006E20DC">
            <w:pPr>
              <w:autoSpaceDE w:val="0"/>
              <w:autoSpaceDN w:val="0"/>
              <w:rPr>
                <w:del w:id="2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8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212/213/214/215</w:delText>
              </w:r>
            </w:del>
          </w:p>
        </w:tc>
      </w:tr>
      <w:tr w:rsidR="00543D5D" w:rsidRPr="00D05CD2" w:rsidDel="00B25031" w14:paraId="5BD91D83" w14:textId="76EEC0A8">
        <w:trPr>
          <w:trHeight w:val="282"/>
          <w:del w:id="288" w:author="yaozu long" w:date="2026-01-06T20:03:00Z"/>
        </w:trPr>
        <w:tc>
          <w:tcPr>
            <w:tcW w:w="467" w:type="dxa"/>
            <w:vMerge w:val="restart"/>
            <w:vAlign w:val="center"/>
          </w:tcPr>
          <w:p w14:paraId="7958C4FE" w14:textId="481F6B52" w:rsidR="00543D5D" w:rsidRPr="00D05CD2" w:rsidDel="00B25031" w:rsidRDefault="006E20DC">
            <w:pPr>
              <w:autoSpaceDE w:val="0"/>
              <w:autoSpaceDN w:val="0"/>
              <w:rPr>
                <w:del w:id="2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68B1764B" w14:textId="585BD28D" w:rsidR="00543D5D" w:rsidRPr="00D05CD2" w:rsidDel="00B25031" w:rsidRDefault="006E20DC">
            <w:pPr>
              <w:autoSpaceDE w:val="0"/>
              <w:autoSpaceDN w:val="0"/>
              <w:rPr>
                <w:del w:id="2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9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7B23A8EA" w14:textId="5DED18E4" w:rsidR="00543D5D" w:rsidRPr="00D05CD2" w:rsidDel="00B25031" w:rsidRDefault="006E20DC">
            <w:pPr>
              <w:autoSpaceDE w:val="0"/>
              <w:autoSpaceDN w:val="0"/>
              <w:rPr>
                <w:del w:id="2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9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7CB5E3C5" w14:textId="2A535F88" w:rsidR="00543D5D" w:rsidRPr="00D05CD2" w:rsidDel="00B25031" w:rsidRDefault="006E20DC">
            <w:pPr>
              <w:autoSpaceDE w:val="0"/>
              <w:autoSpaceDN w:val="0"/>
              <w:rPr>
                <w:del w:id="2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35FE5E3" w14:textId="0DA8D264" w:rsidR="00543D5D" w:rsidRPr="00D05CD2" w:rsidDel="00B25031" w:rsidRDefault="006E20DC">
            <w:pPr>
              <w:autoSpaceDE w:val="0"/>
              <w:autoSpaceDN w:val="0"/>
              <w:rPr>
                <w:del w:id="2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0B66D957" w14:textId="626C7C70" w:rsidR="00543D5D" w:rsidRPr="00D05CD2" w:rsidDel="00B25031" w:rsidRDefault="006E20DC">
            <w:pPr>
              <w:autoSpaceDE w:val="0"/>
              <w:autoSpaceDN w:val="0"/>
              <w:rPr>
                <w:del w:id="2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27DF5820" w14:textId="14D02163">
        <w:trPr>
          <w:trHeight w:val="272"/>
          <w:del w:id="301" w:author="yaozu long" w:date="2026-01-06T20:03:00Z"/>
        </w:trPr>
        <w:tc>
          <w:tcPr>
            <w:tcW w:w="467" w:type="dxa"/>
            <w:vMerge/>
          </w:tcPr>
          <w:p w14:paraId="46647C9B" w14:textId="4061E36B" w:rsidR="00543D5D" w:rsidRPr="00D05CD2" w:rsidDel="00B25031" w:rsidRDefault="00543D5D">
            <w:pPr>
              <w:autoSpaceDE w:val="0"/>
              <w:autoSpaceDN w:val="0"/>
              <w:rPr>
                <w:del w:id="3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436F7C4" w14:textId="6C98ED4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0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0E478B33" w14:textId="646BC0CB" w:rsidR="00543D5D" w:rsidRPr="00D05CD2" w:rsidDel="00B25031" w:rsidRDefault="006E20DC">
            <w:pPr>
              <w:autoSpaceDE w:val="0"/>
              <w:autoSpaceDN w:val="0"/>
              <w:rPr>
                <w:del w:id="3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0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3EFC932D" w14:textId="5974670D">
        <w:trPr>
          <w:trHeight w:val="262"/>
          <w:del w:id="307" w:author="yaozu long" w:date="2026-01-06T20:03:00Z"/>
        </w:trPr>
        <w:tc>
          <w:tcPr>
            <w:tcW w:w="467" w:type="dxa"/>
            <w:vMerge/>
          </w:tcPr>
          <w:p w14:paraId="2E23D6FD" w14:textId="0F9D8D30" w:rsidR="00543D5D" w:rsidRPr="00D05CD2" w:rsidDel="00B25031" w:rsidRDefault="00543D5D">
            <w:pPr>
              <w:autoSpaceDE w:val="0"/>
              <w:autoSpaceDN w:val="0"/>
              <w:rPr>
                <w:del w:id="3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16D9AD" w14:textId="34323F2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1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06D9E9C7" w14:textId="06ADED47" w:rsidR="00543D5D" w:rsidRPr="00D05CD2" w:rsidDel="00B25031" w:rsidRDefault="00543D5D">
            <w:pPr>
              <w:autoSpaceDE w:val="0"/>
              <w:autoSpaceDN w:val="0"/>
              <w:rPr>
                <w:del w:id="3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EAACECD" w14:textId="0BA09894">
        <w:trPr>
          <w:trHeight w:val="231"/>
          <w:del w:id="312" w:author="yaozu long" w:date="2026-01-06T20:03:00Z"/>
        </w:trPr>
        <w:tc>
          <w:tcPr>
            <w:tcW w:w="467" w:type="dxa"/>
            <w:vMerge/>
          </w:tcPr>
          <w:p w14:paraId="056B0767" w14:textId="61A248A5" w:rsidR="00543D5D" w:rsidRPr="00D05CD2" w:rsidDel="00B25031" w:rsidRDefault="00543D5D">
            <w:pPr>
              <w:autoSpaceDE w:val="0"/>
              <w:autoSpaceDN w:val="0"/>
              <w:rPr>
                <w:del w:id="3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43BC95" w14:textId="3B5E6B6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1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7A5BE583" w14:textId="3E1D7865" w:rsidR="00543D5D" w:rsidRPr="00D05CD2" w:rsidDel="00B25031" w:rsidRDefault="006E20DC">
            <w:pPr>
              <w:rPr>
                <w:del w:id="316" w:author="yaozu long" w:date="2026-01-06T20:03:00Z" w16du:dateUtc="2026-01-06T12:03:00Z"/>
                <w:sz w:val="22"/>
                <w:szCs w:val="22"/>
              </w:rPr>
            </w:pPr>
            <w:del w:id="31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km/h</w:delText>
              </w:r>
            </w:del>
          </w:p>
        </w:tc>
      </w:tr>
      <w:tr w:rsidR="00543D5D" w:rsidRPr="00D05CD2" w:rsidDel="00B25031" w14:paraId="080E53D2" w14:textId="4838A8DF">
        <w:trPr>
          <w:trHeight w:val="207"/>
          <w:del w:id="318" w:author="yaozu long" w:date="2026-01-06T20:03:00Z"/>
        </w:trPr>
        <w:tc>
          <w:tcPr>
            <w:tcW w:w="467" w:type="dxa"/>
            <w:vMerge/>
          </w:tcPr>
          <w:p w14:paraId="10B0420F" w14:textId="2B0A3019" w:rsidR="00543D5D" w:rsidRPr="00D05CD2" w:rsidDel="00B25031" w:rsidRDefault="00543D5D">
            <w:pPr>
              <w:autoSpaceDE w:val="0"/>
              <w:autoSpaceDN w:val="0"/>
              <w:rPr>
                <w:del w:id="3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F86C37" w14:textId="028B4D3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2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0CE6BAFD" w14:textId="501B73DC" w:rsidR="00543D5D" w:rsidRPr="00D05CD2" w:rsidDel="00B25031" w:rsidRDefault="006E20DC">
            <w:pPr>
              <w:rPr>
                <w:del w:id="322" w:author="yaozu long" w:date="2026-01-06T20:03:00Z" w16du:dateUtc="2026-01-06T12:03:00Z"/>
                <w:sz w:val="22"/>
                <w:szCs w:val="22"/>
              </w:rPr>
            </w:pPr>
            <w:del w:id="3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0-510</w:delText>
              </w:r>
            </w:del>
          </w:p>
        </w:tc>
      </w:tr>
      <w:tr w:rsidR="00543D5D" w:rsidRPr="00D05CD2" w:rsidDel="00B25031" w14:paraId="53B09D4F" w14:textId="39C2CC23">
        <w:trPr>
          <w:trHeight w:val="311"/>
          <w:del w:id="324" w:author="yaozu long" w:date="2026-01-06T20:03:00Z"/>
        </w:trPr>
        <w:tc>
          <w:tcPr>
            <w:tcW w:w="467" w:type="dxa"/>
            <w:vMerge/>
          </w:tcPr>
          <w:p w14:paraId="0AD2D969" w14:textId="40B346B5" w:rsidR="00543D5D" w:rsidRPr="00D05CD2" w:rsidDel="00B25031" w:rsidRDefault="00543D5D">
            <w:pPr>
              <w:autoSpaceDE w:val="0"/>
              <w:autoSpaceDN w:val="0"/>
              <w:rPr>
                <w:del w:id="3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39FFD8" w14:textId="64631CD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2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6CC3D912" w14:textId="37AE6E1B" w:rsidR="00543D5D" w:rsidRPr="00D05CD2" w:rsidDel="00B25031" w:rsidRDefault="006E20DC">
            <w:pPr>
              <w:rPr>
                <w:del w:id="328" w:author="yaozu long" w:date="2026-01-06T20:03:00Z" w16du:dateUtc="2026-01-06T12:03:00Z"/>
                <w:sz w:val="22"/>
                <w:szCs w:val="22"/>
              </w:rPr>
            </w:pPr>
            <w:del w:id="32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2</w:delText>
              </w:r>
            </w:del>
          </w:p>
        </w:tc>
      </w:tr>
      <w:tr w:rsidR="00543D5D" w:rsidRPr="00D05CD2" w:rsidDel="00B25031" w14:paraId="3C7F4821" w14:textId="71E58DDD">
        <w:trPr>
          <w:trHeight w:val="201"/>
          <w:del w:id="330" w:author="yaozu long" w:date="2026-01-06T20:03:00Z"/>
        </w:trPr>
        <w:tc>
          <w:tcPr>
            <w:tcW w:w="467" w:type="dxa"/>
            <w:vMerge/>
          </w:tcPr>
          <w:p w14:paraId="6E2D57DD" w14:textId="011E3BC0" w:rsidR="00543D5D" w:rsidRPr="00D05CD2" w:rsidDel="00B25031" w:rsidRDefault="00543D5D">
            <w:pPr>
              <w:autoSpaceDE w:val="0"/>
              <w:autoSpaceDN w:val="0"/>
              <w:rPr>
                <w:del w:id="3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390BA3D" w14:textId="57F0A80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185DA9F7" w14:textId="6F3C285E" w:rsidR="00543D5D" w:rsidRPr="00D05CD2" w:rsidDel="00B25031" w:rsidRDefault="006E20DC">
            <w:pPr>
              <w:rPr>
                <w:del w:id="334" w:author="yaozu long" w:date="2026-01-06T20:03:00Z" w16du:dateUtc="2026-01-06T12:03:00Z"/>
                <w:sz w:val="22"/>
                <w:szCs w:val="22"/>
              </w:rPr>
            </w:pPr>
            <w:del w:id="33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2km/h</w:delText>
              </w:r>
            </w:del>
          </w:p>
        </w:tc>
      </w:tr>
      <w:tr w:rsidR="00543D5D" w:rsidRPr="00D05CD2" w:rsidDel="00B25031" w14:paraId="014C0B39" w14:textId="23E9EB52">
        <w:trPr>
          <w:trHeight w:val="201"/>
          <w:del w:id="336" w:author="yaozu long" w:date="2026-01-06T20:03:00Z"/>
        </w:trPr>
        <w:tc>
          <w:tcPr>
            <w:tcW w:w="467" w:type="dxa"/>
            <w:vMerge/>
          </w:tcPr>
          <w:p w14:paraId="470A908D" w14:textId="0E8050E6" w:rsidR="00543D5D" w:rsidRPr="00D05CD2" w:rsidDel="00B25031" w:rsidRDefault="00543D5D">
            <w:pPr>
              <w:autoSpaceDE w:val="0"/>
              <w:autoSpaceDN w:val="0"/>
              <w:rPr>
                <w:del w:id="3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DDCFDDD" w14:textId="3C770E3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3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393ED6ED" w14:textId="6D3EF92B" w:rsidR="00543D5D" w:rsidRPr="00D05CD2" w:rsidDel="00B25031" w:rsidRDefault="006E20DC">
            <w:pPr>
              <w:autoSpaceDE w:val="0"/>
              <w:autoSpaceDN w:val="0"/>
              <w:rPr>
                <w:del w:id="3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7A9E857" w14:textId="6A184F06">
        <w:trPr>
          <w:trHeight w:val="167"/>
          <w:del w:id="342" w:author="yaozu long" w:date="2026-01-06T20:03:00Z"/>
        </w:trPr>
        <w:tc>
          <w:tcPr>
            <w:tcW w:w="467" w:type="dxa"/>
            <w:vMerge/>
          </w:tcPr>
          <w:p w14:paraId="6BE90C3B" w14:textId="5FF576A3" w:rsidR="00543D5D" w:rsidRPr="00D05CD2" w:rsidDel="00B25031" w:rsidRDefault="00543D5D">
            <w:pPr>
              <w:autoSpaceDE w:val="0"/>
              <w:autoSpaceDN w:val="0"/>
              <w:rPr>
                <w:del w:id="3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23048EB" w14:textId="1E25CBC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4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FFC254A" w14:textId="576C2019" w:rsidR="00543D5D" w:rsidRPr="00D05CD2" w:rsidDel="00B25031" w:rsidRDefault="006E20DC">
            <w:pPr>
              <w:autoSpaceDE w:val="0"/>
              <w:autoSpaceDN w:val="0"/>
              <w:rPr>
                <w:del w:id="3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4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7DFF1F59" w14:textId="3DDC2BDC">
        <w:trPr>
          <w:trHeight w:val="482"/>
          <w:del w:id="348" w:author="yaozu long" w:date="2026-01-06T20:03:00Z"/>
        </w:trPr>
        <w:tc>
          <w:tcPr>
            <w:tcW w:w="467" w:type="dxa"/>
            <w:vMerge w:val="restart"/>
            <w:vAlign w:val="center"/>
          </w:tcPr>
          <w:p w14:paraId="181F54F6" w14:textId="2C177FEB" w:rsidR="00543D5D" w:rsidRPr="00D05CD2" w:rsidDel="00B25031" w:rsidRDefault="006E20DC">
            <w:pPr>
              <w:autoSpaceDE w:val="0"/>
              <w:autoSpaceDN w:val="0"/>
              <w:rPr>
                <w:del w:id="3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5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10ECC360" w14:textId="53D9E939" w:rsidR="00543D5D" w:rsidRPr="00D05CD2" w:rsidDel="00B25031" w:rsidRDefault="006E20DC">
            <w:pPr>
              <w:autoSpaceDE w:val="0"/>
              <w:autoSpaceDN w:val="0"/>
              <w:rPr>
                <w:del w:id="3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5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CE4B8C0" w14:textId="08667F36" w:rsidR="00543D5D" w:rsidRPr="00D05CD2" w:rsidDel="00B25031" w:rsidRDefault="006E20DC">
            <w:pPr>
              <w:autoSpaceDE w:val="0"/>
              <w:autoSpaceDN w:val="0"/>
              <w:rPr>
                <w:del w:id="3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35292F77" w14:textId="0AE63873" w:rsidR="00543D5D" w:rsidRPr="00D05CD2" w:rsidDel="00B25031" w:rsidRDefault="006E20DC">
            <w:pPr>
              <w:autoSpaceDE w:val="0"/>
              <w:autoSpaceDN w:val="0"/>
              <w:rPr>
                <w:del w:id="3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5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F0EA738" w14:textId="50F764A0" w:rsidR="00543D5D" w:rsidRPr="00D05CD2" w:rsidDel="00B25031" w:rsidRDefault="006E20DC">
            <w:pPr>
              <w:autoSpaceDE w:val="0"/>
              <w:autoSpaceDN w:val="0"/>
              <w:rPr>
                <w:del w:id="3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57D6395E" w14:textId="77F53876">
        <w:trPr>
          <w:trHeight w:val="149"/>
          <w:del w:id="359" w:author="yaozu long" w:date="2026-01-06T20:03:00Z"/>
        </w:trPr>
        <w:tc>
          <w:tcPr>
            <w:tcW w:w="467" w:type="dxa"/>
            <w:vMerge/>
          </w:tcPr>
          <w:p w14:paraId="58DC1967" w14:textId="428B79AD" w:rsidR="00543D5D" w:rsidRPr="00D05CD2" w:rsidDel="00B25031" w:rsidRDefault="00543D5D">
            <w:pPr>
              <w:autoSpaceDE w:val="0"/>
              <w:autoSpaceDN w:val="0"/>
              <w:rPr>
                <w:del w:id="3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529F14" w14:textId="3AC845F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6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58DA0988" w14:textId="652DEFCE" w:rsidR="00543D5D" w:rsidRPr="00D05CD2" w:rsidDel="00B25031" w:rsidRDefault="006E20DC">
            <w:pPr>
              <w:rPr>
                <w:del w:id="363" w:author="yaozu long" w:date="2026-01-06T20:03:00Z" w16du:dateUtc="2026-01-06T12:03:00Z"/>
                <w:sz w:val="22"/>
                <w:szCs w:val="22"/>
              </w:rPr>
            </w:pPr>
            <w:del w:id="36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482D4BD" w14:textId="2703CDA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6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6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2E209D42" w14:textId="12DB0901" w:rsidR="00543D5D" w:rsidRPr="00D05CD2" w:rsidDel="00B25031" w:rsidRDefault="006E20DC">
            <w:pPr>
              <w:jc w:val="left"/>
              <w:rPr>
                <w:del w:id="36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6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442BEAF" w14:textId="1BB6CE12">
        <w:trPr>
          <w:trHeight w:val="309"/>
          <w:del w:id="369" w:author="yaozu long" w:date="2026-01-06T20:03:00Z"/>
        </w:trPr>
        <w:tc>
          <w:tcPr>
            <w:tcW w:w="467" w:type="dxa"/>
            <w:vMerge/>
          </w:tcPr>
          <w:p w14:paraId="0E81C74C" w14:textId="1584038D" w:rsidR="00543D5D" w:rsidRPr="00D05CD2" w:rsidDel="00B25031" w:rsidRDefault="00543D5D">
            <w:pPr>
              <w:autoSpaceDE w:val="0"/>
              <w:autoSpaceDN w:val="0"/>
              <w:rPr>
                <w:del w:id="3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EE30E4E" w14:textId="1536F32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67203BDB" w14:textId="33AEC80D" w:rsidR="00543D5D" w:rsidRPr="00D05CD2" w:rsidDel="00B25031" w:rsidRDefault="006E20DC">
            <w:pPr>
              <w:rPr>
                <w:del w:id="373" w:author="yaozu long" w:date="2026-01-06T20:03:00Z" w16du:dateUtc="2026-01-06T12:03:00Z"/>
                <w:sz w:val="22"/>
                <w:szCs w:val="22"/>
              </w:rPr>
            </w:pPr>
            <w:del w:id="37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9176433" w14:textId="770111B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7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7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67A49998" w14:textId="063E3653" w:rsidR="00543D5D" w:rsidRPr="00D05CD2" w:rsidDel="00B25031" w:rsidRDefault="006E20DC">
            <w:pPr>
              <w:rPr>
                <w:del w:id="37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78" w:author="yaozu long" w:date="2026-01-06T20:03:00Z" w16du:dateUtc="2026-01-06T12:03:00Z"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55E12E7C" w14:textId="76AE82CB">
        <w:trPr>
          <w:trHeight w:val="285"/>
          <w:del w:id="379" w:author="yaozu long" w:date="2026-01-06T20:03:00Z"/>
        </w:trPr>
        <w:tc>
          <w:tcPr>
            <w:tcW w:w="467" w:type="dxa"/>
            <w:vMerge/>
          </w:tcPr>
          <w:p w14:paraId="036124B0" w14:textId="4F0C39B1" w:rsidR="00543D5D" w:rsidRPr="00D05CD2" w:rsidDel="00B25031" w:rsidRDefault="00543D5D">
            <w:pPr>
              <w:autoSpaceDE w:val="0"/>
              <w:autoSpaceDN w:val="0"/>
              <w:rPr>
                <w:del w:id="3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F174882" w14:textId="6F33CD6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59E33BC6" w14:textId="2A7CD59A" w:rsidR="00543D5D" w:rsidRPr="00D05CD2" w:rsidDel="00B25031" w:rsidRDefault="006E20DC">
            <w:pPr>
              <w:rPr>
                <w:del w:id="383" w:author="yaozu long" w:date="2026-01-06T20:03:00Z" w16du:dateUtc="2026-01-06T12:03:00Z"/>
                <w:sz w:val="22"/>
                <w:szCs w:val="22"/>
              </w:rPr>
            </w:pPr>
            <w:del w:id="38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2F49063" w14:textId="399F49B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8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8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6575B26A" w14:textId="6424E693" w:rsidR="00543D5D" w:rsidRPr="00D05CD2" w:rsidDel="00B25031" w:rsidRDefault="006E20DC">
            <w:pPr>
              <w:jc w:val="left"/>
              <w:rPr>
                <w:del w:id="38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8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1143E26" w14:textId="0276E9FB">
        <w:trPr>
          <w:trHeight w:val="275"/>
          <w:del w:id="389" w:author="yaozu long" w:date="2026-01-06T20:03:00Z"/>
        </w:trPr>
        <w:tc>
          <w:tcPr>
            <w:tcW w:w="467" w:type="dxa"/>
            <w:vMerge/>
          </w:tcPr>
          <w:p w14:paraId="4CA2465A" w14:textId="1FDCAD72" w:rsidR="00543D5D" w:rsidRPr="00D05CD2" w:rsidDel="00B25031" w:rsidRDefault="00543D5D">
            <w:pPr>
              <w:autoSpaceDE w:val="0"/>
              <w:autoSpaceDN w:val="0"/>
              <w:rPr>
                <w:del w:id="3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78294B4" w14:textId="63687C9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39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2FCB33E7" w14:textId="0442BFEF" w:rsidR="00543D5D" w:rsidRPr="00D05CD2" w:rsidDel="00B25031" w:rsidRDefault="006E20DC">
            <w:pPr>
              <w:rPr>
                <w:del w:id="393" w:author="yaozu long" w:date="2026-01-06T20:03:00Z" w16du:dateUtc="2026-01-06T12:03:00Z"/>
                <w:sz w:val="22"/>
                <w:szCs w:val="22"/>
              </w:rPr>
            </w:pPr>
            <w:del w:id="39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A2C96C8" w14:textId="4D8D9FB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39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9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1751F4C9" w14:textId="227520C5" w:rsidR="00543D5D" w:rsidRPr="00D05CD2" w:rsidDel="00B25031" w:rsidRDefault="006E20DC">
            <w:pPr>
              <w:rPr>
                <w:del w:id="39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39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ED58828" w14:textId="02ACA328">
        <w:trPr>
          <w:trHeight w:val="265"/>
          <w:del w:id="399" w:author="yaozu long" w:date="2026-01-06T20:03:00Z"/>
        </w:trPr>
        <w:tc>
          <w:tcPr>
            <w:tcW w:w="467" w:type="dxa"/>
            <w:vMerge/>
          </w:tcPr>
          <w:p w14:paraId="2BED7B53" w14:textId="26FAEF71" w:rsidR="00543D5D" w:rsidRPr="00D05CD2" w:rsidDel="00B25031" w:rsidRDefault="00543D5D">
            <w:pPr>
              <w:autoSpaceDE w:val="0"/>
              <w:autoSpaceDN w:val="0"/>
              <w:rPr>
                <w:del w:id="4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50BFA8" w14:textId="0D7FF5A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0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2F982E94" w14:textId="65F9057A" w:rsidR="00543D5D" w:rsidRPr="00D05CD2" w:rsidDel="00B25031" w:rsidRDefault="006E20DC">
            <w:pPr>
              <w:rPr>
                <w:del w:id="403" w:author="yaozu long" w:date="2026-01-06T20:03:00Z" w16du:dateUtc="2026-01-06T12:03:00Z"/>
                <w:sz w:val="22"/>
                <w:szCs w:val="22"/>
              </w:rPr>
            </w:pPr>
            <w:del w:id="40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2DC1037" w14:textId="39E35AA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0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0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202662DC" w14:textId="2BC0132E" w:rsidR="00543D5D" w:rsidRPr="00D05CD2" w:rsidDel="00B25031" w:rsidRDefault="006E20DC">
            <w:pPr>
              <w:jc w:val="left"/>
              <w:rPr>
                <w:del w:id="40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0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3E36F83" w14:textId="0AB147DE">
        <w:trPr>
          <w:trHeight w:val="255"/>
          <w:del w:id="409" w:author="yaozu long" w:date="2026-01-06T20:03:00Z"/>
        </w:trPr>
        <w:tc>
          <w:tcPr>
            <w:tcW w:w="467" w:type="dxa"/>
            <w:vMerge/>
          </w:tcPr>
          <w:p w14:paraId="6B2B7655" w14:textId="33FBE809" w:rsidR="00543D5D" w:rsidRPr="00D05CD2" w:rsidDel="00B25031" w:rsidRDefault="00543D5D">
            <w:pPr>
              <w:autoSpaceDE w:val="0"/>
              <w:autoSpaceDN w:val="0"/>
              <w:rPr>
                <w:del w:id="4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5F1172" w14:textId="6A8FAFD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1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0B0626A9" w14:textId="254363F8" w:rsidR="00543D5D" w:rsidRPr="00D05CD2" w:rsidDel="00B25031" w:rsidRDefault="006E20DC">
            <w:pPr>
              <w:rPr>
                <w:del w:id="413" w:author="yaozu long" w:date="2026-01-06T20:03:00Z" w16du:dateUtc="2026-01-06T12:03:00Z"/>
                <w:sz w:val="22"/>
                <w:szCs w:val="22"/>
              </w:rPr>
            </w:pPr>
            <w:del w:id="41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D30DBC0" w14:textId="459CEDB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1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1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11E8B0DD" w14:textId="48EEC2BA" w:rsidR="00543D5D" w:rsidRPr="00D05CD2" w:rsidDel="00B25031" w:rsidRDefault="006E20DC">
            <w:pPr>
              <w:rPr>
                <w:del w:id="41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1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EC3ECA7" w14:textId="5637F694">
        <w:trPr>
          <w:trHeight w:val="244"/>
          <w:del w:id="419" w:author="yaozu long" w:date="2026-01-06T20:03:00Z"/>
        </w:trPr>
        <w:tc>
          <w:tcPr>
            <w:tcW w:w="467" w:type="dxa"/>
            <w:vMerge/>
          </w:tcPr>
          <w:p w14:paraId="69CC9325" w14:textId="4E1ED183" w:rsidR="00543D5D" w:rsidRPr="00D05CD2" w:rsidDel="00B25031" w:rsidRDefault="00543D5D">
            <w:pPr>
              <w:autoSpaceDE w:val="0"/>
              <w:autoSpaceDN w:val="0"/>
              <w:rPr>
                <w:del w:id="4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289C301" w14:textId="4BB9CC0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2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16F8B877" w14:textId="349502AC" w:rsidR="00543D5D" w:rsidRPr="00D05CD2" w:rsidDel="00B25031" w:rsidRDefault="006E20DC">
            <w:pPr>
              <w:rPr>
                <w:del w:id="423" w:author="yaozu long" w:date="2026-01-06T20:03:00Z" w16du:dateUtc="2026-01-06T12:03:00Z"/>
                <w:sz w:val="22"/>
                <w:szCs w:val="22"/>
              </w:rPr>
            </w:pPr>
            <w:del w:id="42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8AAC21C" w14:textId="7A8E340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2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2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2B1C298" w14:textId="7FD2D4BB" w:rsidR="00543D5D" w:rsidRPr="00D05CD2" w:rsidDel="00B25031" w:rsidRDefault="006E20DC">
            <w:pPr>
              <w:jc w:val="left"/>
              <w:rPr>
                <w:del w:id="42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2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8DD180E" w14:textId="4C055DE9">
        <w:trPr>
          <w:trHeight w:val="235"/>
          <w:del w:id="429" w:author="yaozu long" w:date="2026-01-06T20:03:00Z"/>
        </w:trPr>
        <w:tc>
          <w:tcPr>
            <w:tcW w:w="467" w:type="dxa"/>
            <w:vMerge/>
          </w:tcPr>
          <w:p w14:paraId="43450E5D" w14:textId="3BFB744B" w:rsidR="00543D5D" w:rsidRPr="00D05CD2" w:rsidDel="00B25031" w:rsidRDefault="00543D5D">
            <w:pPr>
              <w:autoSpaceDE w:val="0"/>
              <w:autoSpaceDN w:val="0"/>
              <w:rPr>
                <w:del w:id="4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547D943" w14:textId="4BC8D52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3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3AA1DD3F" w14:textId="5A788390" w:rsidR="00543D5D" w:rsidRPr="00D05CD2" w:rsidDel="00B25031" w:rsidRDefault="006E20DC">
            <w:pPr>
              <w:rPr>
                <w:del w:id="433" w:author="yaozu long" w:date="2026-01-06T20:03:00Z" w16du:dateUtc="2026-01-06T12:03:00Z"/>
                <w:sz w:val="22"/>
                <w:szCs w:val="22"/>
              </w:rPr>
            </w:pPr>
            <w:del w:id="43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C6417D6" w14:textId="535AE28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3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3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1ECC1E61" w14:textId="072FB37C" w:rsidR="00543D5D" w:rsidRPr="00D05CD2" w:rsidDel="00B25031" w:rsidRDefault="006E20DC">
            <w:pPr>
              <w:rPr>
                <w:del w:id="43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3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40E168A" w14:textId="7D5FDBF9">
        <w:trPr>
          <w:trHeight w:val="225"/>
          <w:del w:id="439" w:author="yaozu long" w:date="2026-01-06T20:03:00Z"/>
        </w:trPr>
        <w:tc>
          <w:tcPr>
            <w:tcW w:w="467" w:type="dxa"/>
            <w:vMerge/>
          </w:tcPr>
          <w:p w14:paraId="690471BC" w14:textId="04F08086" w:rsidR="00543D5D" w:rsidRPr="00D05CD2" w:rsidDel="00B25031" w:rsidRDefault="00543D5D">
            <w:pPr>
              <w:autoSpaceDE w:val="0"/>
              <w:autoSpaceDN w:val="0"/>
              <w:rPr>
                <w:del w:id="4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461C63" w14:textId="4516A02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3BC4CFC0" w14:textId="04732A1A" w:rsidR="00543D5D" w:rsidRPr="00D05CD2" w:rsidDel="00B25031" w:rsidRDefault="006E20DC">
            <w:pPr>
              <w:rPr>
                <w:del w:id="443" w:author="yaozu long" w:date="2026-01-06T20:03:00Z" w16du:dateUtc="2026-01-06T12:03:00Z"/>
                <w:sz w:val="22"/>
                <w:szCs w:val="22"/>
              </w:rPr>
            </w:pPr>
            <w:del w:id="44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761E8F8F" w14:textId="3EABBEA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4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4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3E076D3D" w14:textId="3E091462" w:rsidR="00543D5D" w:rsidRPr="00D05CD2" w:rsidDel="00B25031" w:rsidRDefault="006E20DC">
            <w:pPr>
              <w:rPr>
                <w:del w:id="44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4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889B8AA" w14:textId="333E9494">
        <w:trPr>
          <w:trHeight w:val="215"/>
          <w:del w:id="449" w:author="yaozu long" w:date="2026-01-06T20:03:00Z"/>
        </w:trPr>
        <w:tc>
          <w:tcPr>
            <w:tcW w:w="467" w:type="dxa"/>
            <w:vMerge/>
          </w:tcPr>
          <w:p w14:paraId="6BC0382D" w14:textId="6186E0A2" w:rsidR="00543D5D" w:rsidRPr="00D05CD2" w:rsidDel="00B25031" w:rsidRDefault="00543D5D">
            <w:pPr>
              <w:autoSpaceDE w:val="0"/>
              <w:autoSpaceDN w:val="0"/>
              <w:rPr>
                <w:del w:id="4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619589" w14:textId="41844E2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5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04E27C8F" w14:textId="7B38D677" w:rsidR="00543D5D" w:rsidRPr="00D05CD2" w:rsidDel="00B25031" w:rsidRDefault="006E20DC">
            <w:pPr>
              <w:rPr>
                <w:del w:id="453" w:author="yaozu long" w:date="2026-01-06T20:03:00Z" w16du:dateUtc="2026-01-06T12:03:00Z"/>
                <w:sz w:val="22"/>
                <w:szCs w:val="22"/>
              </w:rPr>
            </w:pPr>
            <w:del w:id="45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2E693BA5" w14:textId="6692F1D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5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5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9EB4C25" w14:textId="74531AF8" w:rsidR="00543D5D" w:rsidRPr="00D05CD2" w:rsidDel="00B25031" w:rsidRDefault="006E20DC">
            <w:pPr>
              <w:jc w:val="left"/>
              <w:rPr>
                <w:del w:id="45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5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4ED5CEA" w14:textId="7A81188D">
        <w:trPr>
          <w:trHeight w:val="294"/>
          <w:del w:id="459" w:author="yaozu long" w:date="2026-01-06T20:03:00Z"/>
        </w:trPr>
        <w:tc>
          <w:tcPr>
            <w:tcW w:w="467" w:type="dxa"/>
            <w:vMerge/>
          </w:tcPr>
          <w:p w14:paraId="2EF13A54" w14:textId="02D6CE9B" w:rsidR="00543D5D" w:rsidRPr="00D05CD2" w:rsidDel="00B25031" w:rsidRDefault="00543D5D">
            <w:pPr>
              <w:autoSpaceDE w:val="0"/>
              <w:autoSpaceDN w:val="0"/>
              <w:rPr>
                <w:del w:id="4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16AF53B" w14:textId="4F71643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6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314AF633" w14:textId="330FA849" w:rsidR="00543D5D" w:rsidRPr="00D05CD2" w:rsidDel="00B25031" w:rsidRDefault="006E20DC">
            <w:pPr>
              <w:rPr>
                <w:del w:id="463" w:author="yaozu long" w:date="2026-01-06T20:03:00Z" w16du:dateUtc="2026-01-06T12:03:00Z"/>
                <w:sz w:val="22"/>
                <w:szCs w:val="22"/>
              </w:rPr>
            </w:pPr>
            <w:del w:id="46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21CBEB1C" w14:textId="79C01D1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6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6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64701ADC" w14:textId="566BA40B" w:rsidR="00543D5D" w:rsidRPr="00D05CD2" w:rsidDel="00B25031" w:rsidRDefault="006E20DC">
            <w:pPr>
              <w:rPr>
                <w:del w:id="46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6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7D983FE" w14:textId="20785CCC">
        <w:trPr>
          <w:trHeight w:val="47"/>
          <w:del w:id="469" w:author="yaozu long" w:date="2026-01-06T20:03:00Z"/>
        </w:trPr>
        <w:tc>
          <w:tcPr>
            <w:tcW w:w="467" w:type="dxa"/>
            <w:vMerge/>
          </w:tcPr>
          <w:p w14:paraId="3F598937" w14:textId="4597E244" w:rsidR="00543D5D" w:rsidRPr="00D05CD2" w:rsidDel="00B25031" w:rsidRDefault="00543D5D">
            <w:pPr>
              <w:autoSpaceDE w:val="0"/>
              <w:autoSpaceDN w:val="0"/>
              <w:rPr>
                <w:del w:id="4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07E23C7" w14:textId="435E6B6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39898C07" w14:textId="3757416E" w:rsidR="00543D5D" w:rsidRPr="00D05CD2" w:rsidDel="00B25031" w:rsidRDefault="006E20DC">
            <w:pPr>
              <w:rPr>
                <w:del w:id="473" w:author="yaozu long" w:date="2026-01-06T20:03:00Z" w16du:dateUtc="2026-01-06T12:03:00Z"/>
                <w:sz w:val="22"/>
                <w:szCs w:val="22"/>
              </w:rPr>
            </w:pPr>
            <w:del w:id="47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B95BA26" w14:textId="2DE7A90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7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7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A5ED1EB" w14:textId="21C5130B" w:rsidR="00543D5D" w:rsidRPr="00D05CD2" w:rsidDel="00B25031" w:rsidRDefault="006E20DC">
            <w:pPr>
              <w:rPr>
                <w:del w:id="47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7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E68BF63" w14:textId="7BD203C9">
        <w:trPr>
          <w:trHeight w:val="60"/>
          <w:del w:id="479" w:author="yaozu long" w:date="2026-01-06T20:03:00Z"/>
        </w:trPr>
        <w:tc>
          <w:tcPr>
            <w:tcW w:w="467" w:type="dxa"/>
            <w:vMerge/>
          </w:tcPr>
          <w:p w14:paraId="6F37B11E" w14:textId="448CC2BE" w:rsidR="00543D5D" w:rsidRPr="00D05CD2" w:rsidDel="00B25031" w:rsidRDefault="00543D5D">
            <w:pPr>
              <w:autoSpaceDE w:val="0"/>
              <w:autoSpaceDN w:val="0"/>
              <w:rPr>
                <w:del w:id="4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2261ED7" w14:textId="194E72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59CA7AA6" w14:textId="2E454BA9" w:rsidR="00543D5D" w:rsidRPr="00D05CD2" w:rsidDel="00B25031" w:rsidRDefault="006E20DC">
            <w:pPr>
              <w:tabs>
                <w:tab w:val="left" w:pos="910"/>
              </w:tabs>
              <w:rPr>
                <w:del w:id="483" w:author="yaozu long" w:date="2026-01-06T20:03:00Z" w16du:dateUtc="2026-01-06T12:03:00Z"/>
                <w:sz w:val="22"/>
                <w:szCs w:val="22"/>
              </w:rPr>
            </w:pPr>
            <w:del w:id="48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6DCC95C9" w14:textId="1258234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8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8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3E4DCE90" w14:textId="729C9376" w:rsidR="00543D5D" w:rsidRPr="00D05CD2" w:rsidDel="00B25031" w:rsidRDefault="006E20DC">
            <w:pPr>
              <w:rPr>
                <w:del w:id="48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8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F0C4EE8" w14:textId="15C827C9">
        <w:trPr>
          <w:trHeight w:val="302"/>
          <w:del w:id="489" w:author="yaozu long" w:date="2026-01-06T20:03:00Z"/>
        </w:trPr>
        <w:tc>
          <w:tcPr>
            <w:tcW w:w="467" w:type="dxa"/>
            <w:vMerge/>
          </w:tcPr>
          <w:p w14:paraId="00E13A96" w14:textId="42E821D7" w:rsidR="00543D5D" w:rsidRPr="00D05CD2" w:rsidDel="00B25031" w:rsidRDefault="00543D5D">
            <w:pPr>
              <w:autoSpaceDE w:val="0"/>
              <w:autoSpaceDN w:val="0"/>
              <w:rPr>
                <w:del w:id="4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26C70E" w14:textId="34E8923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9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5F97D23A" w14:textId="61C0FE11" w:rsidR="00543D5D" w:rsidRPr="00D05CD2" w:rsidDel="00B25031" w:rsidRDefault="006E20DC">
            <w:pPr>
              <w:jc w:val="left"/>
              <w:rPr>
                <w:del w:id="4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49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1C93F1A" w14:textId="7A85BCB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49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9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8029F53" w14:textId="68BC2AF0" w:rsidR="00543D5D" w:rsidRPr="00D05CD2" w:rsidDel="00B25031" w:rsidRDefault="006E20DC">
            <w:pPr>
              <w:jc w:val="left"/>
              <w:rPr>
                <w:del w:id="49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49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394D13FF" w14:textId="72BF137E">
        <w:trPr>
          <w:trHeight w:val="293"/>
          <w:del w:id="499" w:author="yaozu long" w:date="2026-01-06T20:03:00Z"/>
        </w:trPr>
        <w:tc>
          <w:tcPr>
            <w:tcW w:w="467" w:type="dxa"/>
            <w:vMerge/>
          </w:tcPr>
          <w:p w14:paraId="55B029EE" w14:textId="3AAB0164" w:rsidR="00543D5D" w:rsidRPr="00D05CD2" w:rsidDel="00B25031" w:rsidRDefault="00543D5D">
            <w:pPr>
              <w:autoSpaceDE w:val="0"/>
              <w:autoSpaceDN w:val="0"/>
              <w:rPr>
                <w:del w:id="5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25123C6" w14:textId="264ADAE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0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542BE449" w14:textId="01F71B93" w:rsidR="00543D5D" w:rsidRPr="00D05CD2" w:rsidDel="00B25031" w:rsidRDefault="006E20DC">
            <w:pPr>
              <w:jc w:val="left"/>
              <w:rPr>
                <w:del w:id="50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0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52DC891" w14:textId="3BAF01A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0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0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F6A8EF8" w14:textId="2BEB08D8" w:rsidR="00543D5D" w:rsidRPr="00D05CD2" w:rsidDel="00B25031" w:rsidRDefault="006E20DC">
            <w:pPr>
              <w:jc w:val="left"/>
              <w:rPr>
                <w:del w:id="50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0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4A830435" w14:textId="69AAF9FC">
        <w:trPr>
          <w:trHeight w:val="269"/>
          <w:del w:id="509" w:author="yaozu long" w:date="2026-01-06T20:03:00Z"/>
        </w:trPr>
        <w:tc>
          <w:tcPr>
            <w:tcW w:w="467" w:type="dxa"/>
            <w:vMerge/>
          </w:tcPr>
          <w:p w14:paraId="73767DD5" w14:textId="275BBE7D" w:rsidR="00543D5D" w:rsidRPr="00D05CD2" w:rsidDel="00B25031" w:rsidRDefault="00543D5D">
            <w:pPr>
              <w:autoSpaceDE w:val="0"/>
              <w:autoSpaceDN w:val="0"/>
              <w:rPr>
                <w:del w:id="5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E29FDEF" w14:textId="064CE2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1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62A9C2FD" w14:textId="1FB68158" w:rsidR="00543D5D" w:rsidRPr="00D05CD2" w:rsidDel="00B25031" w:rsidRDefault="006E20DC">
            <w:pPr>
              <w:jc w:val="left"/>
              <w:rPr>
                <w:del w:id="51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1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17938F8E" w14:textId="3203F5F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1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1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4F9CF9E" w14:textId="3D831AE1" w:rsidR="00543D5D" w:rsidRPr="00D05CD2" w:rsidDel="00B25031" w:rsidRDefault="006E20DC">
            <w:pPr>
              <w:jc w:val="left"/>
              <w:rPr>
                <w:del w:id="51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51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60DBA33E" w14:textId="75E78E4D">
        <w:trPr>
          <w:trHeight w:val="1292"/>
          <w:del w:id="519" w:author="yaozu long" w:date="2026-01-06T20:03:00Z"/>
        </w:trPr>
        <w:tc>
          <w:tcPr>
            <w:tcW w:w="467" w:type="dxa"/>
            <w:vAlign w:val="center"/>
          </w:tcPr>
          <w:p w14:paraId="160016C7" w14:textId="7AF5AE12" w:rsidR="00543D5D" w:rsidRPr="00D05CD2" w:rsidDel="00B25031" w:rsidRDefault="006E20DC">
            <w:pPr>
              <w:autoSpaceDE w:val="0"/>
              <w:autoSpaceDN w:val="0"/>
              <w:rPr>
                <w:del w:id="5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2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578F4F81" w14:textId="787A7A29" w:rsidR="00543D5D" w:rsidRPr="00D05CD2" w:rsidDel="00B25031" w:rsidRDefault="006E20DC">
            <w:pPr>
              <w:rPr>
                <w:del w:id="522" w:author="yaozu long" w:date="2026-01-06T20:03:00Z" w16du:dateUtc="2026-01-06T12:03:00Z"/>
                <w:sz w:val="22"/>
                <w:szCs w:val="22"/>
              </w:rPr>
            </w:pPr>
            <w:del w:id="523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524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525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1F2D16F8" w14:textId="5968FC93" w:rsidR="00543D5D" w:rsidRPr="00D05CD2" w:rsidDel="00B25031" w:rsidRDefault="006E20DC">
            <w:pPr>
              <w:rPr>
                <w:del w:id="526" w:author="yaozu long" w:date="2026-01-06T20:03:00Z" w16du:dateUtc="2026-01-06T12:03:00Z"/>
                <w:sz w:val="22"/>
                <w:szCs w:val="22"/>
              </w:rPr>
            </w:pPr>
            <w:del w:id="527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381606A0" w14:textId="2F128E3D" w:rsidR="00543D5D" w:rsidRPr="00D05CD2" w:rsidDel="00B25031" w:rsidRDefault="006E20DC">
            <w:pPr>
              <w:autoSpaceDE w:val="0"/>
              <w:autoSpaceDN w:val="0"/>
              <w:rPr>
                <w:del w:id="528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529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38D0EAFF" w14:textId="4F4B1F80" w:rsidR="00543D5D" w:rsidRPr="00D05CD2" w:rsidDel="00B25031" w:rsidRDefault="00543D5D">
      <w:pPr>
        <w:spacing w:line="500" w:lineRule="exact"/>
        <w:ind w:left="420"/>
        <w:rPr>
          <w:del w:id="530" w:author="yaozu long" w:date="2026-01-06T20:03:00Z" w16du:dateUtc="2026-01-06T12:03:00Z"/>
          <w:rFonts w:hAnsi="宋体" w:hint="eastAsia"/>
          <w:sz w:val="22"/>
          <w:szCs w:val="22"/>
        </w:rPr>
      </w:pPr>
    </w:p>
    <w:p w14:paraId="7B9CC27D" w14:textId="2824201A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531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532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ARINC429数据字2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02367B96" w14:textId="037D5F21">
        <w:trPr>
          <w:cantSplit/>
          <w:trHeight w:val="302"/>
          <w:tblHeader/>
          <w:del w:id="533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145C1574" w14:textId="77965DF6" w:rsidR="00543D5D" w:rsidRPr="00D05CD2" w:rsidDel="00B25031" w:rsidRDefault="006E20DC">
            <w:pPr>
              <w:autoSpaceDE w:val="0"/>
              <w:autoSpaceDN w:val="0"/>
              <w:rPr>
                <w:del w:id="5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177CB8F7" w14:textId="2E9D972A" w:rsidR="00543D5D" w:rsidRPr="00D05CD2" w:rsidDel="00B25031" w:rsidRDefault="006E20DC">
            <w:pPr>
              <w:autoSpaceDE w:val="0"/>
              <w:autoSpaceDN w:val="0"/>
              <w:rPr>
                <w:del w:id="5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28487515" w14:textId="5FABDF70" w:rsidR="00543D5D" w:rsidRPr="00D05CD2" w:rsidDel="00B25031" w:rsidRDefault="006E20DC">
            <w:pPr>
              <w:autoSpaceDE w:val="0"/>
              <w:autoSpaceDN w:val="0"/>
              <w:rPr>
                <w:del w:id="5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39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加速度信号</w:delText>
              </w:r>
            </w:del>
          </w:p>
        </w:tc>
        <w:tc>
          <w:tcPr>
            <w:tcW w:w="850" w:type="dxa"/>
          </w:tcPr>
          <w:p w14:paraId="1AA401CC" w14:textId="41F28AC3" w:rsidR="00543D5D" w:rsidRPr="00D05CD2" w:rsidDel="00B25031" w:rsidRDefault="006E20DC">
            <w:pPr>
              <w:autoSpaceDE w:val="0"/>
              <w:autoSpaceDN w:val="0"/>
              <w:rPr>
                <w:del w:id="5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1562ED10" w14:textId="10C227CB" w:rsidR="00543D5D" w:rsidRPr="00D05CD2" w:rsidDel="00B25031" w:rsidRDefault="00543D5D">
            <w:pPr>
              <w:autoSpaceDE w:val="0"/>
              <w:autoSpaceDN w:val="0"/>
              <w:rPr>
                <w:del w:id="5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1BA5973E" w14:textId="58B450A0">
        <w:trPr>
          <w:cantSplit/>
          <w:trHeight w:val="292"/>
          <w:tblHeader/>
          <w:del w:id="543" w:author="yaozu long" w:date="2026-01-06T20:03:00Z"/>
        </w:trPr>
        <w:tc>
          <w:tcPr>
            <w:tcW w:w="1901" w:type="dxa"/>
            <w:gridSpan w:val="3"/>
            <w:vMerge/>
          </w:tcPr>
          <w:p w14:paraId="027003CD" w14:textId="7BB73A4B" w:rsidR="00543D5D" w:rsidRPr="00D05CD2" w:rsidDel="00B25031" w:rsidRDefault="00543D5D">
            <w:pPr>
              <w:autoSpaceDE w:val="0"/>
              <w:autoSpaceDN w:val="0"/>
              <w:rPr>
                <w:del w:id="5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E7F708E" w14:textId="57658E2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48548027" w14:textId="6E9802E7" w:rsidR="00543D5D" w:rsidRPr="00D05CD2" w:rsidDel="00B25031" w:rsidRDefault="006E20DC">
            <w:pPr>
              <w:autoSpaceDE w:val="0"/>
              <w:autoSpaceDN w:val="0"/>
              <w:rPr>
                <w:del w:id="5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262/263/264/265</w:delText>
              </w:r>
            </w:del>
          </w:p>
        </w:tc>
      </w:tr>
      <w:tr w:rsidR="00543D5D" w:rsidRPr="00D05CD2" w:rsidDel="00B25031" w14:paraId="2AF03CF8" w14:textId="382A97FB">
        <w:trPr>
          <w:trHeight w:val="282"/>
          <w:del w:id="549" w:author="yaozu long" w:date="2026-01-06T20:03:00Z"/>
        </w:trPr>
        <w:tc>
          <w:tcPr>
            <w:tcW w:w="467" w:type="dxa"/>
            <w:vMerge w:val="restart"/>
            <w:vAlign w:val="center"/>
          </w:tcPr>
          <w:p w14:paraId="24BA43C8" w14:textId="671F2304" w:rsidR="00543D5D" w:rsidRPr="00D05CD2" w:rsidDel="00B25031" w:rsidRDefault="006E20DC">
            <w:pPr>
              <w:autoSpaceDE w:val="0"/>
              <w:autoSpaceDN w:val="0"/>
              <w:rPr>
                <w:del w:id="5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5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5F414E54" w14:textId="02DCE850" w:rsidR="00543D5D" w:rsidRPr="00D05CD2" w:rsidDel="00B25031" w:rsidRDefault="006E20DC">
            <w:pPr>
              <w:autoSpaceDE w:val="0"/>
              <w:autoSpaceDN w:val="0"/>
              <w:rPr>
                <w:del w:id="5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118890EC" w14:textId="0D6F06BD" w:rsidR="00543D5D" w:rsidRPr="00D05CD2" w:rsidDel="00B25031" w:rsidRDefault="006E20DC">
            <w:pPr>
              <w:autoSpaceDE w:val="0"/>
              <w:autoSpaceDN w:val="0"/>
              <w:rPr>
                <w:del w:id="5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5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588B2C1F" w14:textId="0FD2993B" w:rsidR="00543D5D" w:rsidRPr="00D05CD2" w:rsidDel="00B25031" w:rsidRDefault="006E20DC">
            <w:pPr>
              <w:autoSpaceDE w:val="0"/>
              <w:autoSpaceDN w:val="0"/>
              <w:rPr>
                <w:del w:id="5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5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E3A99F5" w14:textId="354662DE" w:rsidR="00543D5D" w:rsidRPr="00D05CD2" w:rsidDel="00B25031" w:rsidRDefault="006E20DC">
            <w:pPr>
              <w:autoSpaceDE w:val="0"/>
              <w:autoSpaceDN w:val="0"/>
              <w:rPr>
                <w:del w:id="5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25D24A40" w14:textId="32711B21" w:rsidR="00543D5D" w:rsidRPr="00D05CD2" w:rsidDel="00B25031" w:rsidRDefault="006E20DC">
            <w:pPr>
              <w:autoSpaceDE w:val="0"/>
              <w:autoSpaceDN w:val="0"/>
              <w:rPr>
                <w:del w:id="5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6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4DA30360" w14:textId="59078568">
        <w:trPr>
          <w:trHeight w:val="272"/>
          <w:del w:id="562" w:author="yaozu long" w:date="2026-01-06T20:03:00Z"/>
        </w:trPr>
        <w:tc>
          <w:tcPr>
            <w:tcW w:w="467" w:type="dxa"/>
            <w:vMerge/>
          </w:tcPr>
          <w:p w14:paraId="6DBC6B62" w14:textId="55154D9A" w:rsidR="00543D5D" w:rsidRPr="00D05CD2" w:rsidDel="00B25031" w:rsidRDefault="00543D5D">
            <w:pPr>
              <w:autoSpaceDE w:val="0"/>
              <w:autoSpaceDN w:val="0"/>
              <w:rPr>
                <w:del w:id="5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539EE3" w14:textId="475FFA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6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6CE5E085" w14:textId="7A98F54D" w:rsidR="00543D5D" w:rsidRPr="00D05CD2" w:rsidDel="00B25031" w:rsidRDefault="006E20DC">
            <w:pPr>
              <w:autoSpaceDE w:val="0"/>
              <w:autoSpaceDN w:val="0"/>
              <w:rPr>
                <w:del w:id="5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6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5380B132" w14:textId="24CE7B60">
        <w:trPr>
          <w:trHeight w:val="262"/>
          <w:del w:id="568" w:author="yaozu long" w:date="2026-01-06T20:03:00Z"/>
        </w:trPr>
        <w:tc>
          <w:tcPr>
            <w:tcW w:w="467" w:type="dxa"/>
            <w:vMerge/>
          </w:tcPr>
          <w:p w14:paraId="43A3A039" w14:textId="1095D00F" w:rsidR="00543D5D" w:rsidRPr="00D05CD2" w:rsidDel="00B25031" w:rsidRDefault="00543D5D">
            <w:pPr>
              <w:autoSpaceDE w:val="0"/>
              <w:autoSpaceDN w:val="0"/>
              <w:rPr>
                <w:del w:id="5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3A99917" w14:textId="0BE3D7A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7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185CF1A8" w14:textId="3ED5A2AC" w:rsidR="00543D5D" w:rsidRPr="00D05CD2" w:rsidDel="00B25031" w:rsidRDefault="00543D5D">
            <w:pPr>
              <w:autoSpaceDE w:val="0"/>
              <w:autoSpaceDN w:val="0"/>
              <w:rPr>
                <w:del w:id="5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52B1ED1" w14:textId="340B4BF2">
        <w:trPr>
          <w:trHeight w:val="231"/>
          <w:del w:id="573" w:author="yaozu long" w:date="2026-01-06T20:03:00Z"/>
        </w:trPr>
        <w:tc>
          <w:tcPr>
            <w:tcW w:w="467" w:type="dxa"/>
            <w:vMerge/>
          </w:tcPr>
          <w:p w14:paraId="69390C51" w14:textId="205FD204" w:rsidR="00543D5D" w:rsidRPr="00D05CD2" w:rsidDel="00B25031" w:rsidRDefault="00543D5D">
            <w:pPr>
              <w:autoSpaceDE w:val="0"/>
              <w:autoSpaceDN w:val="0"/>
              <w:rPr>
                <w:del w:id="5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E397485" w14:textId="3F59D08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7D367192" w14:textId="25FB4824" w:rsidR="00543D5D" w:rsidRPr="00D05CD2" w:rsidDel="00B25031" w:rsidRDefault="006E20DC">
            <w:pPr>
              <w:rPr>
                <w:del w:id="577" w:author="yaozu long" w:date="2026-01-06T20:03:00Z" w16du:dateUtc="2026-01-06T12:03:00Z"/>
                <w:sz w:val="22"/>
                <w:szCs w:val="22"/>
              </w:rPr>
            </w:pPr>
            <w:del w:id="578" w:author="yaozu long" w:date="2026-01-06T20:03:00Z" w16du:dateUtc="2026-01-06T12:03:00Z">
              <w:r w:rsidRPr="00D05CD2" w:rsidDel="00B25031">
                <w:rPr>
                  <w:rFonts w:hint="eastAsia"/>
                </w:rPr>
                <w:delText>m/s/s</w:delText>
              </w:r>
            </w:del>
          </w:p>
        </w:tc>
      </w:tr>
      <w:tr w:rsidR="00543D5D" w:rsidRPr="00D05CD2" w:rsidDel="00B25031" w14:paraId="25F14CE6" w14:textId="4568EF34">
        <w:trPr>
          <w:trHeight w:val="207"/>
          <w:del w:id="579" w:author="yaozu long" w:date="2026-01-06T20:03:00Z"/>
        </w:trPr>
        <w:tc>
          <w:tcPr>
            <w:tcW w:w="467" w:type="dxa"/>
            <w:vMerge/>
          </w:tcPr>
          <w:p w14:paraId="044011EE" w14:textId="306D459A" w:rsidR="00543D5D" w:rsidRPr="00D05CD2" w:rsidDel="00B25031" w:rsidRDefault="00543D5D">
            <w:pPr>
              <w:autoSpaceDE w:val="0"/>
              <w:autoSpaceDN w:val="0"/>
              <w:rPr>
                <w:del w:id="5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3CF85B7" w14:textId="772E0D3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2EC8D93A" w14:textId="1C5D6142" w:rsidR="00543D5D" w:rsidRPr="00D05CD2" w:rsidDel="00B25031" w:rsidRDefault="006E20DC">
            <w:pPr>
              <w:rPr>
                <w:del w:id="583" w:author="yaozu long" w:date="2026-01-06T20:03:00Z" w16du:dateUtc="2026-01-06T12:03:00Z"/>
                <w:sz w:val="22"/>
                <w:szCs w:val="22"/>
              </w:rPr>
            </w:pPr>
            <w:del w:id="584" w:author="yaozu long" w:date="2026-01-06T20:03:00Z" w16du:dateUtc="2026-01-06T12:03:00Z">
              <w:r w:rsidRPr="00D05CD2" w:rsidDel="00B25031">
                <w:rPr>
                  <w:rFonts w:hint="eastAsia"/>
                </w:rPr>
                <w:delText>-327.68m/s/s</w:delText>
              </w:r>
              <w:r w:rsidRPr="00D05CD2" w:rsidDel="00B25031">
                <w:delText>~</w:delText>
              </w:r>
              <w:r w:rsidRPr="00D05CD2" w:rsidDel="00B25031">
                <w:rPr>
                  <w:rFonts w:hint="eastAsia"/>
                </w:rPr>
                <w:delText>327.67m/s/s</w:delText>
              </w:r>
            </w:del>
          </w:p>
        </w:tc>
      </w:tr>
      <w:tr w:rsidR="00543D5D" w:rsidRPr="00D05CD2" w:rsidDel="00B25031" w14:paraId="4EA4ACBA" w14:textId="18604A04">
        <w:trPr>
          <w:trHeight w:val="311"/>
          <w:del w:id="585" w:author="yaozu long" w:date="2026-01-06T20:03:00Z"/>
        </w:trPr>
        <w:tc>
          <w:tcPr>
            <w:tcW w:w="467" w:type="dxa"/>
            <w:vMerge/>
          </w:tcPr>
          <w:p w14:paraId="5012323B" w14:textId="65AD69A4" w:rsidR="00543D5D" w:rsidRPr="00D05CD2" w:rsidDel="00B25031" w:rsidRDefault="00543D5D">
            <w:pPr>
              <w:autoSpaceDE w:val="0"/>
              <w:autoSpaceDN w:val="0"/>
              <w:rPr>
                <w:del w:id="5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91FCDA0" w14:textId="5FF58C9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8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1EBBE3DF" w14:textId="7A7FEAD1" w:rsidR="00543D5D" w:rsidRPr="00D05CD2" w:rsidDel="00B25031" w:rsidRDefault="006E20DC">
            <w:pPr>
              <w:rPr>
                <w:del w:id="589" w:author="yaozu long" w:date="2026-01-06T20:03:00Z" w16du:dateUtc="2026-01-06T12:03:00Z"/>
                <w:sz w:val="22"/>
                <w:szCs w:val="22"/>
              </w:rPr>
            </w:pPr>
            <w:del w:id="5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0.01</w:delText>
              </w:r>
            </w:del>
          </w:p>
        </w:tc>
      </w:tr>
      <w:tr w:rsidR="00543D5D" w:rsidRPr="00D05CD2" w:rsidDel="00B25031" w14:paraId="2DD1D3D3" w14:textId="5D5DC083">
        <w:trPr>
          <w:trHeight w:val="201"/>
          <w:del w:id="591" w:author="yaozu long" w:date="2026-01-06T20:03:00Z"/>
        </w:trPr>
        <w:tc>
          <w:tcPr>
            <w:tcW w:w="467" w:type="dxa"/>
            <w:vMerge/>
          </w:tcPr>
          <w:p w14:paraId="3B2A7D56" w14:textId="4104391F" w:rsidR="00543D5D" w:rsidRPr="00D05CD2" w:rsidDel="00B25031" w:rsidRDefault="00543D5D">
            <w:pPr>
              <w:autoSpaceDE w:val="0"/>
              <w:autoSpaceDN w:val="0"/>
              <w:rPr>
                <w:del w:id="5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9B8768C" w14:textId="0DD2CB3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59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392B90FE" w14:textId="580BF25D" w:rsidR="00543D5D" w:rsidRPr="00D05CD2" w:rsidDel="00B25031" w:rsidRDefault="006E20DC">
            <w:pPr>
              <w:rPr>
                <w:del w:id="595" w:author="yaozu long" w:date="2026-01-06T20:03:00Z" w16du:dateUtc="2026-01-06T12:03:00Z"/>
                <w:sz w:val="22"/>
                <w:szCs w:val="22"/>
              </w:rPr>
            </w:pPr>
            <w:del w:id="59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0.01m/s/s</w:delText>
              </w:r>
            </w:del>
          </w:p>
        </w:tc>
      </w:tr>
      <w:tr w:rsidR="00543D5D" w:rsidRPr="00D05CD2" w:rsidDel="00B25031" w14:paraId="624E5A94" w14:textId="2EF86442">
        <w:trPr>
          <w:trHeight w:val="201"/>
          <w:del w:id="597" w:author="yaozu long" w:date="2026-01-06T20:03:00Z"/>
        </w:trPr>
        <w:tc>
          <w:tcPr>
            <w:tcW w:w="467" w:type="dxa"/>
            <w:vMerge/>
          </w:tcPr>
          <w:p w14:paraId="0D4C80F7" w14:textId="70AF3C8D" w:rsidR="00543D5D" w:rsidRPr="00D05CD2" w:rsidDel="00B25031" w:rsidRDefault="00543D5D">
            <w:pPr>
              <w:autoSpaceDE w:val="0"/>
              <w:autoSpaceDN w:val="0"/>
              <w:rPr>
                <w:del w:id="5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9CC68A" w14:textId="66C01DE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5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3D5BC445" w14:textId="52374FAC" w:rsidR="00543D5D" w:rsidRPr="00D05CD2" w:rsidDel="00B25031" w:rsidRDefault="006E20DC">
            <w:pPr>
              <w:autoSpaceDE w:val="0"/>
              <w:autoSpaceDN w:val="0"/>
              <w:rPr>
                <w:del w:id="6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0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3A576E6" w14:textId="1C373E43">
        <w:trPr>
          <w:trHeight w:val="167"/>
          <w:del w:id="603" w:author="yaozu long" w:date="2026-01-06T20:03:00Z"/>
        </w:trPr>
        <w:tc>
          <w:tcPr>
            <w:tcW w:w="467" w:type="dxa"/>
            <w:vMerge/>
          </w:tcPr>
          <w:p w14:paraId="3046214F" w14:textId="0A2B0B9A" w:rsidR="00543D5D" w:rsidRPr="00D05CD2" w:rsidDel="00B25031" w:rsidRDefault="00543D5D">
            <w:pPr>
              <w:autoSpaceDE w:val="0"/>
              <w:autoSpaceDN w:val="0"/>
              <w:rPr>
                <w:del w:id="6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6DF15BD" w14:textId="3CE7820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0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75B870E" w14:textId="56231DB3" w:rsidR="00543D5D" w:rsidRPr="00D05CD2" w:rsidDel="00B25031" w:rsidRDefault="006E20DC">
            <w:pPr>
              <w:autoSpaceDE w:val="0"/>
              <w:autoSpaceDN w:val="0"/>
              <w:rPr>
                <w:del w:id="6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0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5EF8DFF6" w14:textId="33DB1371">
        <w:trPr>
          <w:trHeight w:val="482"/>
          <w:del w:id="609" w:author="yaozu long" w:date="2026-01-06T20:03:00Z"/>
        </w:trPr>
        <w:tc>
          <w:tcPr>
            <w:tcW w:w="467" w:type="dxa"/>
            <w:vMerge w:val="restart"/>
            <w:vAlign w:val="center"/>
          </w:tcPr>
          <w:p w14:paraId="67A942F7" w14:textId="056311F0" w:rsidR="00543D5D" w:rsidRPr="00D05CD2" w:rsidDel="00B25031" w:rsidRDefault="006E20DC">
            <w:pPr>
              <w:autoSpaceDE w:val="0"/>
              <w:autoSpaceDN w:val="0"/>
              <w:rPr>
                <w:del w:id="6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1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格式</w:delText>
              </w:r>
            </w:del>
          </w:p>
        </w:tc>
        <w:tc>
          <w:tcPr>
            <w:tcW w:w="718" w:type="dxa"/>
            <w:vAlign w:val="center"/>
          </w:tcPr>
          <w:p w14:paraId="29ECC2C4" w14:textId="4131D445" w:rsidR="00543D5D" w:rsidRPr="00D05CD2" w:rsidDel="00B25031" w:rsidRDefault="006E20DC">
            <w:pPr>
              <w:autoSpaceDE w:val="0"/>
              <w:autoSpaceDN w:val="0"/>
              <w:rPr>
                <w:del w:id="6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A2B24C7" w14:textId="07097E67" w:rsidR="00543D5D" w:rsidRPr="00D05CD2" w:rsidDel="00B25031" w:rsidRDefault="006E20DC">
            <w:pPr>
              <w:autoSpaceDE w:val="0"/>
              <w:autoSpaceDN w:val="0"/>
              <w:rPr>
                <w:del w:id="6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1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6E2CA6F0" w14:textId="2BB10D95" w:rsidR="00543D5D" w:rsidRPr="00D05CD2" w:rsidDel="00B25031" w:rsidRDefault="006E20DC">
            <w:pPr>
              <w:autoSpaceDE w:val="0"/>
              <w:autoSpaceDN w:val="0"/>
              <w:rPr>
                <w:del w:id="61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1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F3D8D1A" w14:textId="68983FF9" w:rsidR="00543D5D" w:rsidRPr="00D05CD2" w:rsidDel="00B25031" w:rsidRDefault="006E20DC">
            <w:pPr>
              <w:autoSpaceDE w:val="0"/>
              <w:autoSpaceDN w:val="0"/>
              <w:rPr>
                <w:del w:id="6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1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41350687" w14:textId="1CD1D298">
        <w:trPr>
          <w:trHeight w:val="149"/>
          <w:del w:id="620" w:author="yaozu long" w:date="2026-01-06T20:03:00Z"/>
        </w:trPr>
        <w:tc>
          <w:tcPr>
            <w:tcW w:w="467" w:type="dxa"/>
            <w:vMerge/>
          </w:tcPr>
          <w:p w14:paraId="529F5908" w14:textId="7685A3AC" w:rsidR="00543D5D" w:rsidRPr="00D05CD2" w:rsidDel="00B25031" w:rsidRDefault="00543D5D">
            <w:pPr>
              <w:autoSpaceDE w:val="0"/>
              <w:autoSpaceDN w:val="0"/>
              <w:rPr>
                <w:del w:id="6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7E85CE" w14:textId="0FED8EC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5F115C82" w14:textId="319DCC74" w:rsidR="00543D5D" w:rsidRPr="00D05CD2" w:rsidDel="00B25031" w:rsidRDefault="006E20DC">
            <w:pPr>
              <w:rPr>
                <w:del w:id="624" w:author="yaozu long" w:date="2026-01-06T20:03:00Z" w16du:dateUtc="2026-01-06T12:03:00Z"/>
                <w:sz w:val="22"/>
                <w:szCs w:val="22"/>
              </w:rPr>
            </w:pPr>
            <w:del w:id="62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ADF5B1F" w14:textId="1AF543E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2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0ECBFA7D" w14:textId="471F74D4" w:rsidR="00543D5D" w:rsidRPr="00D05CD2" w:rsidDel="00B25031" w:rsidRDefault="006E20DC">
            <w:pPr>
              <w:jc w:val="left"/>
              <w:rPr>
                <w:del w:id="6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2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09438F4A" w14:textId="27F29B43">
        <w:trPr>
          <w:trHeight w:val="309"/>
          <w:del w:id="630" w:author="yaozu long" w:date="2026-01-06T20:03:00Z"/>
        </w:trPr>
        <w:tc>
          <w:tcPr>
            <w:tcW w:w="467" w:type="dxa"/>
            <w:vMerge/>
          </w:tcPr>
          <w:p w14:paraId="762C0C94" w14:textId="3888C213" w:rsidR="00543D5D" w:rsidRPr="00D05CD2" w:rsidDel="00B25031" w:rsidRDefault="00543D5D">
            <w:pPr>
              <w:autoSpaceDE w:val="0"/>
              <w:autoSpaceDN w:val="0"/>
              <w:rPr>
                <w:del w:id="6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C298F7A" w14:textId="599BEC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3C97E94C" w14:textId="0668CFD9" w:rsidR="00543D5D" w:rsidRPr="00D05CD2" w:rsidDel="00B25031" w:rsidRDefault="006E20DC">
            <w:pPr>
              <w:rPr>
                <w:del w:id="634" w:author="yaozu long" w:date="2026-01-06T20:03:00Z" w16du:dateUtc="2026-01-06T12:03:00Z"/>
                <w:sz w:val="22"/>
                <w:szCs w:val="22"/>
              </w:rPr>
            </w:pPr>
            <w:del w:id="63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79C16CE" w14:textId="0C3B38A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3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3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69E623A7" w14:textId="0DFFC343" w:rsidR="00543D5D" w:rsidRPr="00D05CD2" w:rsidDel="00B25031" w:rsidRDefault="006E20DC">
            <w:pPr>
              <w:rPr>
                <w:del w:id="63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3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00585D48" w14:textId="66E61E66">
        <w:trPr>
          <w:trHeight w:val="285"/>
          <w:del w:id="640" w:author="yaozu long" w:date="2026-01-06T20:03:00Z"/>
        </w:trPr>
        <w:tc>
          <w:tcPr>
            <w:tcW w:w="467" w:type="dxa"/>
            <w:vMerge/>
          </w:tcPr>
          <w:p w14:paraId="202A0276" w14:textId="213B1C7A" w:rsidR="00543D5D" w:rsidRPr="00D05CD2" w:rsidDel="00B25031" w:rsidRDefault="00543D5D">
            <w:pPr>
              <w:autoSpaceDE w:val="0"/>
              <w:autoSpaceDN w:val="0"/>
              <w:rPr>
                <w:del w:id="6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738194" w14:textId="32135D1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51180656" w14:textId="07A77031" w:rsidR="00543D5D" w:rsidRPr="00D05CD2" w:rsidDel="00B25031" w:rsidRDefault="006E20DC">
            <w:pPr>
              <w:rPr>
                <w:del w:id="644" w:author="yaozu long" w:date="2026-01-06T20:03:00Z" w16du:dateUtc="2026-01-06T12:03:00Z"/>
                <w:sz w:val="22"/>
                <w:szCs w:val="22"/>
              </w:rPr>
            </w:pPr>
            <w:del w:id="64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69E093B" w14:textId="1C1F99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4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2EC5C318" w14:textId="5F4B4D6C" w:rsidR="00543D5D" w:rsidRPr="00D05CD2" w:rsidDel="00B25031" w:rsidRDefault="006E20DC">
            <w:pPr>
              <w:jc w:val="left"/>
              <w:rPr>
                <w:del w:id="6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4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1C4D7CC5" w14:textId="1E42A746">
        <w:trPr>
          <w:trHeight w:val="275"/>
          <w:del w:id="650" w:author="yaozu long" w:date="2026-01-06T20:03:00Z"/>
        </w:trPr>
        <w:tc>
          <w:tcPr>
            <w:tcW w:w="467" w:type="dxa"/>
            <w:vMerge/>
          </w:tcPr>
          <w:p w14:paraId="775B5288" w14:textId="25290AB2" w:rsidR="00543D5D" w:rsidRPr="00D05CD2" w:rsidDel="00B25031" w:rsidRDefault="00543D5D">
            <w:pPr>
              <w:autoSpaceDE w:val="0"/>
              <w:autoSpaceDN w:val="0"/>
              <w:rPr>
                <w:del w:id="6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A5371D" w14:textId="4112870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69AA1AE4" w14:textId="1F9CE583" w:rsidR="00543D5D" w:rsidRPr="00D05CD2" w:rsidDel="00B25031" w:rsidRDefault="006E20DC">
            <w:pPr>
              <w:rPr>
                <w:del w:id="654" w:author="yaozu long" w:date="2026-01-06T20:03:00Z" w16du:dateUtc="2026-01-06T12:03:00Z"/>
                <w:sz w:val="22"/>
                <w:szCs w:val="22"/>
              </w:rPr>
            </w:pPr>
            <w:del w:id="65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B2366DC" w14:textId="48FCDA3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5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7F1D2F75" w14:textId="0AF96FCC" w:rsidR="00543D5D" w:rsidRPr="00D05CD2" w:rsidDel="00B25031" w:rsidRDefault="006E20DC">
            <w:pPr>
              <w:rPr>
                <w:del w:id="65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5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42DBC683" w14:textId="1C9B24D9">
        <w:trPr>
          <w:trHeight w:val="265"/>
          <w:del w:id="660" w:author="yaozu long" w:date="2026-01-06T20:03:00Z"/>
        </w:trPr>
        <w:tc>
          <w:tcPr>
            <w:tcW w:w="467" w:type="dxa"/>
            <w:vMerge/>
          </w:tcPr>
          <w:p w14:paraId="1889A416" w14:textId="7E17EAD0" w:rsidR="00543D5D" w:rsidRPr="00D05CD2" w:rsidDel="00B25031" w:rsidRDefault="00543D5D">
            <w:pPr>
              <w:autoSpaceDE w:val="0"/>
              <w:autoSpaceDN w:val="0"/>
              <w:rPr>
                <w:del w:id="6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36E0A0" w14:textId="46BECE5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048E55A5" w14:textId="7199E34B" w:rsidR="00543D5D" w:rsidRPr="00D05CD2" w:rsidDel="00B25031" w:rsidRDefault="006E20DC">
            <w:pPr>
              <w:rPr>
                <w:del w:id="664" w:author="yaozu long" w:date="2026-01-06T20:03:00Z" w16du:dateUtc="2026-01-06T12:03:00Z"/>
                <w:sz w:val="22"/>
                <w:szCs w:val="22"/>
              </w:rPr>
            </w:pPr>
            <w:del w:id="66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B6D9D89" w14:textId="356A884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6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6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50410160" w14:textId="0A37E00E" w:rsidR="00543D5D" w:rsidRPr="00D05CD2" w:rsidDel="00B25031" w:rsidRDefault="006E20DC">
            <w:pPr>
              <w:jc w:val="left"/>
              <w:rPr>
                <w:del w:id="6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3EEEB4A" w14:textId="71B2DC28">
        <w:trPr>
          <w:trHeight w:val="255"/>
          <w:del w:id="670" w:author="yaozu long" w:date="2026-01-06T20:03:00Z"/>
        </w:trPr>
        <w:tc>
          <w:tcPr>
            <w:tcW w:w="467" w:type="dxa"/>
            <w:vMerge/>
          </w:tcPr>
          <w:p w14:paraId="244223E3" w14:textId="06E14F4F" w:rsidR="00543D5D" w:rsidRPr="00D05CD2" w:rsidDel="00B25031" w:rsidRDefault="00543D5D">
            <w:pPr>
              <w:autoSpaceDE w:val="0"/>
              <w:autoSpaceDN w:val="0"/>
              <w:rPr>
                <w:del w:id="6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A2A5CBD" w14:textId="4701558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248A194C" w14:textId="06790AF5" w:rsidR="00543D5D" w:rsidRPr="00D05CD2" w:rsidDel="00B25031" w:rsidRDefault="006E20DC">
            <w:pPr>
              <w:rPr>
                <w:del w:id="674" w:author="yaozu long" w:date="2026-01-06T20:03:00Z" w16du:dateUtc="2026-01-06T12:03:00Z"/>
                <w:sz w:val="22"/>
                <w:szCs w:val="22"/>
              </w:rPr>
            </w:pPr>
            <w:del w:id="67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536ED4E" w14:textId="3A1CB2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7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7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0E317F8D" w14:textId="411C31E4" w:rsidR="00543D5D" w:rsidRPr="00D05CD2" w:rsidDel="00B25031" w:rsidRDefault="006E20DC">
            <w:pPr>
              <w:rPr>
                <w:del w:id="6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0D18A663" w14:textId="6C53E7EC">
        <w:trPr>
          <w:trHeight w:val="244"/>
          <w:del w:id="680" w:author="yaozu long" w:date="2026-01-06T20:03:00Z"/>
        </w:trPr>
        <w:tc>
          <w:tcPr>
            <w:tcW w:w="467" w:type="dxa"/>
            <w:vMerge/>
          </w:tcPr>
          <w:p w14:paraId="21C6B4A9" w14:textId="75B4CCAF" w:rsidR="00543D5D" w:rsidRPr="00D05CD2" w:rsidDel="00B25031" w:rsidRDefault="00543D5D">
            <w:pPr>
              <w:autoSpaceDE w:val="0"/>
              <w:autoSpaceDN w:val="0"/>
              <w:rPr>
                <w:del w:id="6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A90AA3" w14:textId="642B88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8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240FACD7" w14:textId="6BE74582" w:rsidR="00543D5D" w:rsidRPr="00D05CD2" w:rsidDel="00B25031" w:rsidRDefault="006E20DC">
            <w:pPr>
              <w:rPr>
                <w:del w:id="684" w:author="yaozu long" w:date="2026-01-06T20:03:00Z" w16du:dateUtc="2026-01-06T12:03:00Z"/>
                <w:sz w:val="22"/>
                <w:szCs w:val="22"/>
              </w:rPr>
            </w:pPr>
            <w:del w:id="68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286DFB9" w14:textId="38D1F3C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8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8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FBABA64" w14:textId="537FE3D3" w:rsidR="00543D5D" w:rsidRPr="00D05CD2" w:rsidDel="00B25031" w:rsidRDefault="006E20DC">
            <w:pPr>
              <w:jc w:val="left"/>
              <w:rPr>
                <w:del w:id="68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8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5CDD045" w14:textId="5D4FE7B1">
        <w:trPr>
          <w:trHeight w:val="235"/>
          <w:del w:id="690" w:author="yaozu long" w:date="2026-01-06T20:03:00Z"/>
        </w:trPr>
        <w:tc>
          <w:tcPr>
            <w:tcW w:w="467" w:type="dxa"/>
            <w:vMerge/>
          </w:tcPr>
          <w:p w14:paraId="67F80A6B" w14:textId="69F53381" w:rsidR="00543D5D" w:rsidRPr="00D05CD2" w:rsidDel="00B25031" w:rsidRDefault="00543D5D">
            <w:pPr>
              <w:autoSpaceDE w:val="0"/>
              <w:autoSpaceDN w:val="0"/>
              <w:rPr>
                <w:del w:id="6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9E0FCA" w14:textId="06AC94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69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1E5C21D9" w14:textId="03891F4F" w:rsidR="00543D5D" w:rsidRPr="00D05CD2" w:rsidDel="00B25031" w:rsidRDefault="006E20DC">
            <w:pPr>
              <w:rPr>
                <w:del w:id="694" w:author="yaozu long" w:date="2026-01-06T20:03:00Z" w16du:dateUtc="2026-01-06T12:03:00Z"/>
                <w:sz w:val="22"/>
                <w:szCs w:val="22"/>
              </w:rPr>
            </w:pPr>
            <w:del w:id="69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28BC7B7" w14:textId="3BF1BE6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69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9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538AB64B" w14:textId="058F161C" w:rsidR="00543D5D" w:rsidRPr="00D05CD2" w:rsidDel="00B25031" w:rsidRDefault="006E20DC">
            <w:pPr>
              <w:rPr>
                <w:del w:id="6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6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B236D2" w:rsidRPr="00D05CD2" w:rsidDel="00B25031" w14:paraId="4B573F9A" w14:textId="070F6283" w:rsidTr="00896417">
        <w:trPr>
          <w:trHeight w:val="225"/>
          <w:del w:id="700" w:author="yaozu long" w:date="2026-01-06T20:03:00Z"/>
        </w:trPr>
        <w:tc>
          <w:tcPr>
            <w:tcW w:w="467" w:type="dxa"/>
            <w:vMerge/>
          </w:tcPr>
          <w:p w14:paraId="7510248E" w14:textId="5D7861FE" w:rsidR="00B236D2" w:rsidRPr="00D05CD2" w:rsidDel="00B25031" w:rsidRDefault="00B236D2" w:rsidP="00B236D2">
            <w:pPr>
              <w:autoSpaceDE w:val="0"/>
              <w:autoSpaceDN w:val="0"/>
              <w:rPr>
                <w:del w:id="7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7CA3E3F" w14:textId="2E8148CB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5D7FBB54" w14:textId="11EB7A60" w:rsidR="00B236D2" w:rsidRPr="00D05CD2" w:rsidDel="00B25031" w:rsidRDefault="00B236D2" w:rsidP="00B236D2">
            <w:pPr>
              <w:rPr>
                <w:del w:id="704" w:author="yaozu long" w:date="2026-01-06T20:03:00Z" w16du:dateUtc="2026-01-06T12:03:00Z"/>
                <w:sz w:val="22"/>
                <w:szCs w:val="22"/>
              </w:rPr>
            </w:pPr>
            <w:del w:id="70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1BE696EA" w14:textId="6DA52E46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0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5EE5CC5" w14:textId="4916B44A" w:rsidR="00B236D2" w:rsidRPr="00D05CD2" w:rsidDel="00B25031" w:rsidRDefault="00B236D2" w:rsidP="00B236D2">
            <w:pPr>
              <w:rPr>
                <w:del w:id="7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0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MSB</w:delText>
              </w:r>
            </w:del>
          </w:p>
        </w:tc>
      </w:tr>
      <w:tr w:rsidR="00B236D2" w:rsidRPr="00D05CD2" w:rsidDel="00B25031" w14:paraId="1CF99EB9" w14:textId="54284BD8" w:rsidTr="00896417">
        <w:trPr>
          <w:trHeight w:val="215"/>
          <w:del w:id="710" w:author="yaozu long" w:date="2026-01-06T20:03:00Z"/>
        </w:trPr>
        <w:tc>
          <w:tcPr>
            <w:tcW w:w="467" w:type="dxa"/>
            <w:vMerge/>
          </w:tcPr>
          <w:p w14:paraId="7EBF80D9" w14:textId="7442F714" w:rsidR="00B236D2" w:rsidRPr="00D05CD2" w:rsidDel="00B25031" w:rsidRDefault="00B236D2" w:rsidP="00B236D2">
            <w:pPr>
              <w:autoSpaceDE w:val="0"/>
              <w:autoSpaceDN w:val="0"/>
              <w:rPr>
                <w:del w:id="7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58F98A" w14:textId="52FF1099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5C0F6C86" w14:textId="2F49C0F4" w:rsidR="00B236D2" w:rsidRPr="00D05CD2" w:rsidDel="00B25031" w:rsidRDefault="00B236D2" w:rsidP="00B236D2">
            <w:pPr>
              <w:rPr>
                <w:del w:id="714" w:author="yaozu long" w:date="2026-01-06T20:03:00Z" w16du:dateUtc="2026-01-06T12:03:00Z"/>
                <w:sz w:val="22"/>
                <w:szCs w:val="22"/>
              </w:rPr>
            </w:pPr>
            <w:del w:id="71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0D21BA6D" w14:textId="20BC58CE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1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1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</w:tcPr>
          <w:p w14:paraId="04C59AB6" w14:textId="5BAB42A3" w:rsidR="00B236D2" w:rsidRPr="00D05CD2" w:rsidDel="00B25031" w:rsidRDefault="00B236D2" w:rsidP="00B236D2">
            <w:pPr>
              <w:jc w:val="left"/>
              <w:rPr>
                <w:del w:id="7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1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B236D2" w:rsidRPr="00D05CD2" w:rsidDel="00B25031" w14:paraId="15677E29" w14:textId="46185477">
        <w:trPr>
          <w:trHeight w:val="294"/>
          <w:del w:id="720" w:author="yaozu long" w:date="2026-01-06T20:03:00Z"/>
        </w:trPr>
        <w:tc>
          <w:tcPr>
            <w:tcW w:w="467" w:type="dxa"/>
            <w:vMerge/>
          </w:tcPr>
          <w:p w14:paraId="576498AD" w14:textId="28F27523" w:rsidR="00B236D2" w:rsidRPr="00D05CD2" w:rsidDel="00B25031" w:rsidRDefault="00B236D2" w:rsidP="00B236D2">
            <w:pPr>
              <w:autoSpaceDE w:val="0"/>
              <w:autoSpaceDN w:val="0"/>
              <w:rPr>
                <w:del w:id="7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90824FB" w14:textId="0F408E13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43433DE8" w14:textId="5570197E" w:rsidR="00B236D2" w:rsidRPr="00D05CD2" w:rsidDel="00B25031" w:rsidRDefault="00B236D2" w:rsidP="00B236D2">
            <w:pPr>
              <w:rPr>
                <w:del w:id="724" w:author="yaozu long" w:date="2026-01-06T20:03:00Z" w16du:dateUtc="2026-01-06T12:03:00Z"/>
                <w:sz w:val="22"/>
                <w:szCs w:val="22"/>
              </w:rPr>
            </w:pPr>
            <w:del w:id="72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122C8439" w14:textId="2B221A7C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2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68D2A386" w14:textId="0C236CF9" w:rsidR="00B236D2" w:rsidRPr="00D05CD2" w:rsidDel="00B25031" w:rsidRDefault="00B236D2" w:rsidP="00B236D2">
            <w:pPr>
              <w:rPr>
                <w:del w:id="7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2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B236D2" w:rsidRPr="00D05CD2" w:rsidDel="00B25031" w14:paraId="1334D1F9" w14:textId="6522A48B">
        <w:trPr>
          <w:trHeight w:val="47"/>
          <w:del w:id="730" w:author="yaozu long" w:date="2026-01-06T20:03:00Z"/>
        </w:trPr>
        <w:tc>
          <w:tcPr>
            <w:tcW w:w="467" w:type="dxa"/>
            <w:vMerge/>
          </w:tcPr>
          <w:p w14:paraId="3469CED4" w14:textId="2E6D2210" w:rsidR="00B236D2" w:rsidRPr="00D05CD2" w:rsidDel="00B25031" w:rsidRDefault="00B236D2" w:rsidP="00B236D2">
            <w:pPr>
              <w:autoSpaceDE w:val="0"/>
              <w:autoSpaceDN w:val="0"/>
              <w:rPr>
                <w:del w:id="7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DDA9267" w14:textId="14440AD4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257C62D1" w14:textId="31A845A2" w:rsidR="00B236D2" w:rsidRPr="00D05CD2" w:rsidDel="00B25031" w:rsidRDefault="00B236D2" w:rsidP="00B236D2">
            <w:pPr>
              <w:rPr>
                <w:del w:id="734" w:author="yaozu long" w:date="2026-01-06T20:03:00Z" w16du:dateUtc="2026-01-06T12:03:00Z"/>
                <w:sz w:val="22"/>
                <w:szCs w:val="22"/>
              </w:rPr>
            </w:pPr>
            <w:del w:id="73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737F0644" w14:textId="2AEF41F1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3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3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E6B53DF" w14:textId="18B14EA4" w:rsidR="00B236D2" w:rsidRPr="00D05CD2" w:rsidDel="00B25031" w:rsidRDefault="00B236D2" w:rsidP="00B236D2">
            <w:pPr>
              <w:rPr>
                <w:del w:id="73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3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B236D2" w:rsidRPr="00D05CD2" w:rsidDel="00B25031" w14:paraId="4AC4ED6E" w14:textId="161C3FEB">
        <w:trPr>
          <w:trHeight w:val="60"/>
          <w:del w:id="740" w:author="yaozu long" w:date="2026-01-06T20:03:00Z"/>
        </w:trPr>
        <w:tc>
          <w:tcPr>
            <w:tcW w:w="467" w:type="dxa"/>
            <w:vMerge/>
          </w:tcPr>
          <w:p w14:paraId="3979086E" w14:textId="7D0F66D2" w:rsidR="00B236D2" w:rsidRPr="00D05CD2" w:rsidDel="00B25031" w:rsidRDefault="00B236D2" w:rsidP="00B236D2">
            <w:pPr>
              <w:autoSpaceDE w:val="0"/>
              <w:autoSpaceDN w:val="0"/>
              <w:rPr>
                <w:del w:id="7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083D57" w14:textId="3EE6913A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434EA1A0" w14:textId="6D7A2F7F" w:rsidR="00B236D2" w:rsidRPr="00D05CD2" w:rsidDel="00B25031" w:rsidRDefault="00B236D2" w:rsidP="00B236D2">
            <w:pPr>
              <w:tabs>
                <w:tab w:val="left" w:pos="910"/>
              </w:tabs>
              <w:rPr>
                <w:del w:id="744" w:author="yaozu long" w:date="2026-01-06T20:03:00Z" w16du:dateUtc="2026-01-06T12:03:00Z"/>
                <w:sz w:val="22"/>
                <w:szCs w:val="22"/>
              </w:rPr>
            </w:pPr>
            <w:del w:id="74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4F9A51CA" w14:textId="71FEC561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4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037665F6" w14:textId="4BF1CB97" w:rsidR="00B236D2" w:rsidRPr="00D05CD2" w:rsidDel="00B25031" w:rsidRDefault="00B236D2" w:rsidP="00B236D2">
            <w:pPr>
              <w:rPr>
                <w:del w:id="7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49" w:author="yaozu long" w:date="2026-01-06T20:03:00Z" w16du:dateUtc="2026-01-06T12:03:00Z">
              <w:r w:rsidRPr="00D05CD2" w:rsidDel="00B25031">
                <w:rPr>
                  <w:rFonts w:hint="eastAsia"/>
                </w:rPr>
                <w:delText>符号位：</w:delText>
              </w:r>
              <w:r w:rsidRPr="00D05CD2" w:rsidDel="00B25031">
                <w:rPr>
                  <w:rFonts w:hint="eastAsia"/>
                </w:rPr>
                <w:delText>0</w:delText>
              </w:r>
              <w:r w:rsidRPr="00D05CD2" w:rsidDel="00B25031">
                <w:rPr>
                  <w:rFonts w:hint="eastAsia"/>
                </w:rPr>
                <w:delText>为正，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为负</w:delText>
              </w:r>
            </w:del>
          </w:p>
        </w:tc>
      </w:tr>
      <w:tr w:rsidR="00B236D2" w:rsidRPr="00D05CD2" w:rsidDel="00B25031" w14:paraId="3D4669CB" w14:textId="7E29C7E3">
        <w:trPr>
          <w:trHeight w:val="302"/>
          <w:del w:id="750" w:author="yaozu long" w:date="2026-01-06T20:03:00Z"/>
        </w:trPr>
        <w:tc>
          <w:tcPr>
            <w:tcW w:w="467" w:type="dxa"/>
            <w:vMerge/>
          </w:tcPr>
          <w:p w14:paraId="433198E7" w14:textId="54CCC89A" w:rsidR="00B236D2" w:rsidRPr="00D05CD2" w:rsidDel="00B25031" w:rsidRDefault="00B236D2" w:rsidP="00B236D2">
            <w:pPr>
              <w:autoSpaceDE w:val="0"/>
              <w:autoSpaceDN w:val="0"/>
              <w:rPr>
                <w:del w:id="7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E51BA67" w14:textId="49416CE8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52A83EA8" w14:textId="71FFC807" w:rsidR="00B236D2" w:rsidRPr="00D05CD2" w:rsidDel="00B25031" w:rsidRDefault="00B236D2" w:rsidP="00B236D2">
            <w:pPr>
              <w:jc w:val="left"/>
              <w:rPr>
                <w:del w:id="7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5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1FC38A9" w14:textId="1126C793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5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88B9C93" w14:textId="668457D1" w:rsidR="00B236D2" w:rsidRPr="00D05CD2" w:rsidDel="00B25031" w:rsidRDefault="00B236D2" w:rsidP="00B236D2">
            <w:pPr>
              <w:jc w:val="left"/>
              <w:rPr>
                <w:del w:id="75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5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B236D2" w:rsidRPr="00D05CD2" w:rsidDel="00B25031" w14:paraId="685E8AF0" w14:textId="20990149">
        <w:trPr>
          <w:trHeight w:val="293"/>
          <w:del w:id="760" w:author="yaozu long" w:date="2026-01-06T20:03:00Z"/>
        </w:trPr>
        <w:tc>
          <w:tcPr>
            <w:tcW w:w="467" w:type="dxa"/>
            <w:vMerge/>
          </w:tcPr>
          <w:p w14:paraId="508134B0" w14:textId="23E63CF0" w:rsidR="00B236D2" w:rsidRPr="00D05CD2" w:rsidDel="00B25031" w:rsidRDefault="00B236D2" w:rsidP="00B236D2">
            <w:pPr>
              <w:autoSpaceDE w:val="0"/>
              <w:autoSpaceDN w:val="0"/>
              <w:rPr>
                <w:del w:id="7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89EB25B" w14:textId="254ED058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75383D94" w14:textId="76832441" w:rsidR="00B236D2" w:rsidRPr="00D05CD2" w:rsidDel="00B25031" w:rsidRDefault="00B236D2" w:rsidP="00B236D2">
            <w:pPr>
              <w:jc w:val="left"/>
              <w:rPr>
                <w:del w:id="76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6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2C392B62" w14:textId="0C055C51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6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6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76B324B" w14:textId="4B7D4A52" w:rsidR="00B236D2" w:rsidRPr="00D05CD2" w:rsidDel="00B25031" w:rsidRDefault="00B236D2" w:rsidP="00B236D2">
            <w:pPr>
              <w:jc w:val="left"/>
              <w:rPr>
                <w:del w:id="7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B236D2" w:rsidRPr="00D05CD2" w:rsidDel="00B25031" w14:paraId="71942809" w14:textId="511A857F">
        <w:trPr>
          <w:trHeight w:val="269"/>
          <w:del w:id="770" w:author="yaozu long" w:date="2026-01-06T20:03:00Z"/>
        </w:trPr>
        <w:tc>
          <w:tcPr>
            <w:tcW w:w="467" w:type="dxa"/>
            <w:vMerge/>
          </w:tcPr>
          <w:p w14:paraId="384B3A7D" w14:textId="28D30AAA" w:rsidR="00B236D2" w:rsidRPr="00D05CD2" w:rsidDel="00B25031" w:rsidRDefault="00B236D2" w:rsidP="00B236D2">
            <w:pPr>
              <w:autoSpaceDE w:val="0"/>
              <w:autoSpaceDN w:val="0"/>
              <w:rPr>
                <w:del w:id="7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582B977" w14:textId="75F8F3FB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5E9894F3" w14:textId="386B3E8F" w:rsidR="00B236D2" w:rsidRPr="00D05CD2" w:rsidDel="00B25031" w:rsidRDefault="00B236D2" w:rsidP="00B236D2">
            <w:pPr>
              <w:jc w:val="left"/>
              <w:rPr>
                <w:del w:id="77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75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E063F6E" w14:textId="45738EF7" w:rsidR="00B236D2" w:rsidRPr="00D05CD2" w:rsidDel="00B25031" w:rsidRDefault="00B236D2" w:rsidP="00B236D2">
            <w:pPr>
              <w:autoSpaceDE w:val="0"/>
              <w:autoSpaceDN w:val="0"/>
              <w:jc w:val="center"/>
              <w:rPr>
                <w:del w:id="77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7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3F28AFD" w14:textId="2AAD3016" w:rsidR="00B236D2" w:rsidRPr="00D05CD2" w:rsidDel="00B25031" w:rsidRDefault="00B236D2" w:rsidP="00B236D2">
            <w:pPr>
              <w:jc w:val="left"/>
              <w:rPr>
                <w:del w:id="7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7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B236D2" w:rsidRPr="00D05CD2" w:rsidDel="00B25031" w14:paraId="5C08F806" w14:textId="730147BE">
        <w:trPr>
          <w:trHeight w:val="1292"/>
          <w:del w:id="780" w:author="yaozu long" w:date="2026-01-06T20:03:00Z"/>
        </w:trPr>
        <w:tc>
          <w:tcPr>
            <w:tcW w:w="467" w:type="dxa"/>
            <w:vAlign w:val="center"/>
          </w:tcPr>
          <w:p w14:paraId="74017F7A" w14:textId="2F4745F3" w:rsidR="00B236D2" w:rsidRPr="00D05CD2" w:rsidDel="00B25031" w:rsidRDefault="00B236D2" w:rsidP="00B236D2">
            <w:pPr>
              <w:autoSpaceDE w:val="0"/>
              <w:autoSpaceDN w:val="0"/>
              <w:rPr>
                <w:del w:id="7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08FA0438" w14:textId="0DAD674A" w:rsidR="00B236D2" w:rsidRPr="00D05CD2" w:rsidDel="00B25031" w:rsidRDefault="00B236D2" w:rsidP="00B236D2">
            <w:pPr>
              <w:rPr>
                <w:del w:id="783" w:author="yaozu long" w:date="2026-01-06T20:03:00Z" w16du:dateUtc="2026-01-06T12:03:00Z"/>
                <w:sz w:val="22"/>
                <w:szCs w:val="22"/>
              </w:rPr>
            </w:pPr>
            <w:del w:id="784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78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786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1EF4E29B" w14:textId="74D98D30" w:rsidR="00B236D2" w:rsidRPr="00D05CD2" w:rsidDel="00B25031" w:rsidRDefault="00B236D2" w:rsidP="00B236D2">
            <w:pPr>
              <w:rPr>
                <w:del w:id="787" w:author="yaozu long" w:date="2026-01-06T20:03:00Z" w16du:dateUtc="2026-01-06T12:03:00Z"/>
                <w:sz w:val="22"/>
                <w:szCs w:val="22"/>
              </w:rPr>
            </w:pPr>
            <w:del w:id="788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0E3F9B70" w14:textId="391EF09B" w:rsidR="00B236D2" w:rsidRPr="00D05CD2" w:rsidDel="00B25031" w:rsidRDefault="00B236D2" w:rsidP="00B236D2">
            <w:pPr>
              <w:autoSpaceDE w:val="0"/>
              <w:autoSpaceDN w:val="0"/>
              <w:rPr>
                <w:del w:id="789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790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56FFB166" w14:textId="132A3146" w:rsidR="00543D5D" w:rsidRPr="00D05CD2" w:rsidDel="00B25031" w:rsidRDefault="00543D5D">
      <w:pPr>
        <w:spacing w:line="500" w:lineRule="exact"/>
        <w:ind w:left="420"/>
        <w:rPr>
          <w:del w:id="791" w:author="yaozu long" w:date="2026-01-06T20:03:00Z" w16du:dateUtc="2026-01-06T12:03:00Z"/>
          <w:rFonts w:hAnsi="宋体" w:hint="eastAsia"/>
          <w:sz w:val="22"/>
          <w:szCs w:val="22"/>
        </w:rPr>
      </w:pPr>
    </w:p>
    <w:p w14:paraId="605D65CC" w14:textId="262146EE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792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793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ARINC429数据字3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4D3DEA4E" w14:textId="4AF0A05D">
        <w:trPr>
          <w:cantSplit/>
          <w:trHeight w:val="302"/>
          <w:tblHeader/>
          <w:del w:id="794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655A5AE8" w14:textId="66C5AC2E" w:rsidR="00543D5D" w:rsidRPr="00D05CD2" w:rsidDel="00B25031" w:rsidRDefault="006E20DC">
            <w:pPr>
              <w:autoSpaceDE w:val="0"/>
              <w:autoSpaceDN w:val="0"/>
              <w:rPr>
                <w:del w:id="7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222FB29E" w14:textId="5A71C2AE" w:rsidR="00543D5D" w:rsidRPr="00D05CD2" w:rsidDel="00B25031" w:rsidRDefault="006E20DC">
            <w:pPr>
              <w:autoSpaceDE w:val="0"/>
              <w:autoSpaceDN w:val="0"/>
              <w:rPr>
                <w:del w:id="7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7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24E9006E" w14:textId="7CDAF02B" w:rsidR="00543D5D" w:rsidRPr="00D05CD2" w:rsidDel="00B25031" w:rsidRDefault="006E20DC">
            <w:pPr>
              <w:autoSpaceDE w:val="0"/>
              <w:autoSpaceDN w:val="0"/>
              <w:rPr>
                <w:del w:id="7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自动飞行状态信号</w:delText>
              </w:r>
            </w:del>
          </w:p>
        </w:tc>
        <w:tc>
          <w:tcPr>
            <w:tcW w:w="850" w:type="dxa"/>
          </w:tcPr>
          <w:p w14:paraId="1BAC5664" w14:textId="0CFC85B7" w:rsidR="00543D5D" w:rsidRPr="00D05CD2" w:rsidDel="00B25031" w:rsidRDefault="006E20DC">
            <w:pPr>
              <w:autoSpaceDE w:val="0"/>
              <w:autoSpaceDN w:val="0"/>
              <w:rPr>
                <w:del w:id="8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20098688" w14:textId="4EA27F0B" w:rsidR="00543D5D" w:rsidRPr="00D05CD2" w:rsidDel="00B25031" w:rsidRDefault="00543D5D">
            <w:pPr>
              <w:autoSpaceDE w:val="0"/>
              <w:autoSpaceDN w:val="0"/>
              <w:rPr>
                <w:del w:id="8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5BF5CE77" w14:textId="45E84880">
        <w:trPr>
          <w:cantSplit/>
          <w:trHeight w:val="292"/>
          <w:tblHeader/>
          <w:del w:id="804" w:author="yaozu long" w:date="2026-01-06T20:03:00Z"/>
        </w:trPr>
        <w:tc>
          <w:tcPr>
            <w:tcW w:w="1901" w:type="dxa"/>
            <w:gridSpan w:val="3"/>
            <w:vMerge/>
          </w:tcPr>
          <w:p w14:paraId="50DC6D1C" w14:textId="0C44E1AF" w:rsidR="00543D5D" w:rsidRPr="00D05CD2" w:rsidDel="00B25031" w:rsidRDefault="00543D5D">
            <w:pPr>
              <w:autoSpaceDE w:val="0"/>
              <w:autoSpaceDN w:val="0"/>
              <w:rPr>
                <w:del w:id="8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B60FE75" w14:textId="1B51963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2CFA4971" w14:textId="45220A0C" w:rsidR="00543D5D" w:rsidRPr="00D05CD2" w:rsidDel="00B25031" w:rsidRDefault="006E20DC">
            <w:pPr>
              <w:autoSpaceDE w:val="0"/>
              <w:autoSpaceDN w:val="0"/>
              <w:rPr>
                <w:del w:id="8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0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101/102/103/104</w:delText>
              </w:r>
            </w:del>
          </w:p>
        </w:tc>
      </w:tr>
      <w:tr w:rsidR="00543D5D" w:rsidRPr="00D05CD2" w:rsidDel="00B25031" w14:paraId="39D017B5" w14:textId="44012B3E">
        <w:trPr>
          <w:trHeight w:val="282"/>
          <w:del w:id="810" w:author="yaozu long" w:date="2026-01-06T20:03:00Z"/>
        </w:trPr>
        <w:tc>
          <w:tcPr>
            <w:tcW w:w="467" w:type="dxa"/>
            <w:vMerge w:val="restart"/>
            <w:vAlign w:val="center"/>
          </w:tcPr>
          <w:p w14:paraId="5E3A44FB" w14:textId="4CA98B7B" w:rsidR="00543D5D" w:rsidRPr="00D05CD2" w:rsidDel="00B25031" w:rsidRDefault="006E20DC">
            <w:pPr>
              <w:autoSpaceDE w:val="0"/>
              <w:autoSpaceDN w:val="0"/>
              <w:rPr>
                <w:del w:id="8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1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729AA0CF" w14:textId="2A6A02AF" w:rsidR="00543D5D" w:rsidRPr="00D05CD2" w:rsidDel="00B25031" w:rsidRDefault="006E20DC">
            <w:pPr>
              <w:autoSpaceDE w:val="0"/>
              <w:autoSpaceDN w:val="0"/>
              <w:rPr>
                <w:del w:id="8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1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0E6506ED" w14:textId="5049D60C" w:rsidR="00543D5D" w:rsidRPr="00D05CD2" w:rsidDel="00B25031" w:rsidRDefault="006E20DC">
            <w:pPr>
              <w:autoSpaceDE w:val="0"/>
              <w:autoSpaceDN w:val="0"/>
              <w:rPr>
                <w:del w:id="8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53B1DF83" w14:textId="52A00E98" w:rsidR="00543D5D" w:rsidRPr="00D05CD2" w:rsidDel="00B25031" w:rsidRDefault="006E20DC">
            <w:pPr>
              <w:autoSpaceDE w:val="0"/>
              <w:autoSpaceDN w:val="0"/>
              <w:rPr>
                <w:del w:id="8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1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7514D310" w14:textId="409661B4" w:rsidR="00543D5D" w:rsidRPr="00D05CD2" w:rsidDel="00B25031" w:rsidRDefault="006E20DC">
            <w:pPr>
              <w:autoSpaceDE w:val="0"/>
              <w:autoSpaceDN w:val="0"/>
              <w:rPr>
                <w:del w:id="8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2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0F0DB9A7" w14:textId="14D82B48" w:rsidR="00543D5D" w:rsidRPr="00D05CD2" w:rsidDel="00B25031" w:rsidRDefault="006E20DC">
            <w:pPr>
              <w:autoSpaceDE w:val="0"/>
              <w:autoSpaceDN w:val="0"/>
              <w:rPr>
                <w:del w:id="8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2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3A735E7F" w14:textId="74DE29CA">
        <w:trPr>
          <w:trHeight w:val="272"/>
          <w:del w:id="823" w:author="yaozu long" w:date="2026-01-06T20:03:00Z"/>
        </w:trPr>
        <w:tc>
          <w:tcPr>
            <w:tcW w:w="467" w:type="dxa"/>
            <w:vMerge/>
          </w:tcPr>
          <w:p w14:paraId="3F078D31" w14:textId="7BE4CB4D" w:rsidR="00543D5D" w:rsidRPr="00D05CD2" w:rsidDel="00B25031" w:rsidRDefault="00543D5D">
            <w:pPr>
              <w:autoSpaceDE w:val="0"/>
              <w:autoSpaceDN w:val="0"/>
              <w:rPr>
                <w:del w:id="8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E38B1C2" w14:textId="3D38724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2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16FC68A0" w14:textId="0BAFDDD7" w:rsidR="00543D5D" w:rsidRPr="00D05CD2" w:rsidDel="00B25031" w:rsidRDefault="006E20DC">
            <w:pPr>
              <w:autoSpaceDE w:val="0"/>
              <w:autoSpaceDN w:val="0"/>
              <w:rPr>
                <w:del w:id="8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1C702C27" w14:textId="01DFB985">
        <w:trPr>
          <w:trHeight w:val="262"/>
          <w:del w:id="829" w:author="yaozu long" w:date="2026-01-06T20:03:00Z"/>
        </w:trPr>
        <w:tc>
          <w:tcPr>
            <w:tcW w:w="467" w:type="dxa"/>
            <w:vMerge/>
          </w:tcPr>
          <w:p w14:paraId="4F55DE72" w14:textId="09F61C6D" w:rsidR="00543D5D" w:rsidRPr="00D05CD2" w:rsidDel="00B25031" w:rsidRDefault="00543D5D">
            <w:pPr>
              <w:autoSpaceDE w:val="0"/>
              <w:autoSpaceDN w:val="0"/>
              <w:rPr>
                <w:del w:id="8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BE3F056" w14:textId="1D090CD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3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724EC0EC" w14:textId="7F3DD34A" w:rsidR="00543D5D" w:rsidRPr="00D05CD2" w:rsidDel="00B25031" w:rsidRDefault="00543D5D">
            <w:pPr>
              <w:autoSpaceDE w:val="0"/>
              <w:autoSpaceDN w:val="0"/>
              <w:rPr>
                <w:del w:id="8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32DDDBA4" w14:textId="1C76BE75">
        <w:trPr>
          <w:trHeight w:val="231"/>
          <w:del w:id="834" w:author="yaozu long" w:date="2026-01-06T20:03:00Z"/>
        </w:trPr>
        <w:tc>
          <w:tcPr>
            <w:tcW w:w="467" w:type="dxa"/>
            <w:vMerge/>
          </w:tcPr>
          <w:p w14:paraId="137A8B0F" w14:textId="7EDCCBB3" w:rsidR="00543D5D" w:rsidRPr="00D05CD2" w:rsidDel="00B25031" w:rsidRDefault="00543D5D">
            <w:pPr>
              <w:autoSpaceDE w:val="0"/>
              <w:autoSpaceDN w:val="0"/>
              <w:rPr>
                <w:del w:id="8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345687" w14:textId="2BA91B1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5F8A119E" w14:textId="1180FD01" w:rsidR="00543D5D" w:rsidRPr="00D05CD2" w:rsidDel="00B25031" w:rsidRDefault="00543D5D">
            <w:pPr>
              <w:rPr>
                <w:del w:id="838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20B3E448" w14:textId="68268015">
        <w:trPr>
          <w:trHeight w:val="207"/>
          <w:del w:id="839" w:author="yaozu long" w:date="2026-01-06T20:03:00Z"/>
        </w:trPr>
        <w:tc>
          <w:tcPr>
            <w:tcW w:w="467" w:type="dxa"/>
            <w:vMerge/>
          </w:tcPr>
          <w:p w14:paraId="0B0DC86C" w14:textId="12755B59" w:rsidR="00543D5D" w:rsidRPr="00D05CD2" w:rsidDel="00B25031" w:rsidRDefault="00543D5D">
            <w:pPr>
              <w:autoSpaceDE w:val="0"/>
              <w:autoSpaceDN w:val="0"/>
              <w:rPr>
                <w:del w:id="8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803B5A8" w14:textId="56FBADF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01FF790F" w14:textId="104CAA1B" w:rsidR="00543D5D" w:rsidRPr="00D05CD2" w:rsidDel="00B25031" w:rsidRDefault="00543D5D">
            <w:pPr>
              <w:rPr>
                <w:del w:id="843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2C34367F" w14:textId="5C1B6F9A">
        <w:trPr>
          <w:trHeight w:val="311"/>
          <w:del w:id="844" w:author="yaozu long" w:date="2026-01-06T20:03:00Z"/>
        </w:trPr>
        <w:tc>
          <w:tcPr>
            <w:tcW w:w="467" w:type="dxa"/>
            <w:vMerge/>
          </w:tcPr>
          <w:p w14:paraId="4F6EDD2C" w14:textId="280CA143" w:rsidR="00543D5D" w:rsidRPr="00D05CD2" w:rsidDel="00B25031" w:rsidRDefault="00543D5D">
            <w:pPr>
              <w:autoSpaceDE w:val="0"/>
              <w:autoSpaceDN w:val="0"/>
              <w:rPr>
                <w:del w:id="8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717511" w14:textId="6B8380B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4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6585E181" w14:textId="2EED2E71" w:rsidR="00543D5D" w:rsidRPr="00D05CD2" w:rsidDel="00B25031" w:rsidRDefault="00543D5D">
            <w:pPr>
              <w:rPr>
                <w:del w:id="848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77AD5BBE" w14:textId="09DC25CD">
        <w:trPr>
          <w:trHeight w:val="201"/>
          <w:del w:id="849" w:author="yaozu long" w:date="2026-01-06T20:03:00Z"/>
        </w:trPr>
        <w:tc>
          <w:tcPr>
            <w:tcW w:w="467" w:type="dxa"/>
            <w:vMerge/>
          </w:tcPr>
          <w:p w14:paraId="6156ED4F" w14:textId="23955CE2" w:rsidR="00543D5D" w:rsidRPr="00D05CD2" w:rsidDel="00B25031" w:rsidRDefault="00543D5D">
            <w:pPr>
              <w:autoSpaceDE w:val="0"/>
              <w:autoSpaceDN w:val="0"/>
              <w:rPr>
                <w:del w:id="8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8C85D5B" w14:textId="457A8D2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5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416D9947" w14:textId="09868D01" w:rsidR="00543D5D" w:rsidRPr="00D05CD2" w:rsidDel="00B25031" w:rsidRDefault="00543D5D">
            <w:pPr>
              <w:rPr>
                <w:del w:id="853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7C27CAC2" w14:textId="7AE6207D">
        <w:trPr>
          <w:trHeight w:val="201"/>
          <w:del w:id="854" w:author="yaozu long" w:date="2026-01-06T20:03:00Z"/>
        </w:trPr>
        <w:tc>
          <w:tcPr>
            <w:tcW w:w="467" w:type="dxa"/>
            <w:vMerge/>
          </w:tcPr>
          <w:p w14:paraId="7E5C097D" w14:textId="5DA2D30E" w:rsidR="00543D5D" w:rsidRPr="00D05CD2" w:rsidDel="00B25031" w:rsidRDefault="00543D5D">
            <w:pPr>
              <w:autoSpaceDE w:val="0"/>
              <w:autoSpaceDN w:val="0"/>
              <w:rPr>
                <w:del w:id="8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60381BC" w14:textId="0E21696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5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0824AB54" w14:textId="1BCBF797" w:rsidR="00543D5D" w:rsidRPr="00D05CD2" w:rsidDel="00B25031" w:rsidRDefault="006E20DC">
            <w:pPr>
              <w:autoSpaceDE w:val="0"/>
              <w:autoSpaceDN w:val="0"/>
              <w:rPr>
                <w:del w:id="8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213C1F2C" w14:textId="48A62638">
        <w:trPr>
          <w:trHeight w:val="167"/>
          <w:del w:id="860" w:author="yaozu long" w:date="2026-01-06T20:03:00Z"/>
        </w:trPr>
        <w:tc>
          <w:tcPr>
            <w:tcW w:w="467" w:type="dxa"/>
            <w:vMerge/>
          </w:tcPr>
          <w:p w14:paraId="6BD66FA5" w14:textId="697943EF" w:rsidR="00543D5D" w:rsidRPr="00D05CD2" w:rsidDel="00B25031" w:rsidRDefault="00543D5D">
            <w:pPr>
              <w:autoSpaceDE w:val="0"/>
              <w:autoSpaceDN w:val="0"/>
              <w:rPr>
                <w:del w:id="8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5C7DBA" w14:textId="0AFB8E9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6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BF31C50" w14:textId="5F2C7C37" w:rsidR="00543D5D" w:rsidRPr="00D05CD2" w:rsidDel="00B25031" w:rsidRDefault="006E20DC">
            <w:pPr>
              <w:autoSpaceDE w:val="0"/>
              <w:autoSpaceDN w:val="0"/>
              <w:rPr>
                <w:del w:id="8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6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4A3114C1" w14:textId="03151EDC">
        <w:trPr>
          <w:trHeight w:val="482"/>
          <w:del w:id="866" w:author="yaozu long" w:date="2026-01-06T20:03:00Z"/>
        </w:trPr>
        <w:tc>
          <w:tcPr>
            <w:tcW w:w="467" w:type="dxa"/>
            <w:vMerge w:val="restart"/>
            <w:vAlign w:val="center"/>
          </w:tcPr>
          <w:p w14:paraId="2A3A565C" w14:textId="2533F343" w:rsidR="00543D5D" w:rsidRPr="00D05CD2" w:rsidDel="00B25031" w:rsidRDefault="006E20DC">
            <w:pPr>
              <w:autoSpaceDE w:val="0"/>
              <w:autoSpaceDN w:val="0"/>
              <w:rPr>
                <w:del w:id="8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406123F9" w14:textId="2FBBF6F4" w:rsidR="00543D5D" w:rsidRPr="00D05CD2" w:rsidDel="00B25031" w:rsidRDefault="006E20DC">
            <w:pPr>
              <w:autoSpaceDE w:val="0"/>
              <w:autoSpaceDN w:val="0"/>
              <w:rPr>
                <w:del w:id="8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01CAAE2" w14:textId="3A5F3507" w:rsidR="00543D5D" w:rsidRPr="00D05CD2" w:rsidDel="00B25031" w:rsidRDefault="006E20DC">
            <w:pPr>
              <w:autoSpaceDE w:val="0"/>
              <w:autoSpaceDN w:val="0"/>
              <w:rPr>
                <w:del w:id="8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5D2B6DDF" w14:textId="25E37DA2" w:rsidR="00543D5D" w:rsidRPr="00D05CD2" w:rsidDel="00B25031" w:rsidRDefault="006E20DC">
            <w:pPr>
              <w:autoSpaceDE w:val="0"/>
              <w:autoSpaceDN w:val="0"/>
              <w:rPr>
                <w:del w:id="8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7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2099AF2" w14:textId="4E112715" w:rsidR="00543D5D" w:rsidRPr="00D05CD2" w:rsidDel="00B25031" w:rsidRDefault="006E20DC">
            <w:pPr>
              <w:autoSpaceDE w:val="0"/>
              <w:autoSpaceDN w:val="0"/>
              <w:rPr>
                <w:del w:id="8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786C71C2" w14:textId="73EE1194">
        <w:trPr>
          <w:trHeight w:val="149"/>
          <w:del w:id="877" w:author="yaozu long" w:date="2026-01-06T20:03:00Z"/>
        </w:trPr>
        <w:tc>
          <w:tcPr>
            <w:tcW w:w="467" w:type="dxa"/>
            <w:vMerge/>
          </w:tcPr>
          <w:p w14:paraId="5F5AADD9" w14:textId="5C4D834F" w:rsidR="00543D5D" w:rsidRPr="00D05CD2" w:rsidDel="00B25031" w:rsidRDefault="00543D5D">
            <w:pPr>
              <w:autoSpaceDE w:val="0"/>
              <w:autoSpaceDN w:val="0"/>
              <w:rPr>
                <w:del w:id="8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1458FF6" w14:textId="1078578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8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033B24FF" w14:textId="013AE00A" w:rsidR="00543D5D" w:rsidRPr="00D05CD2" w:rsidDel="00B25031" w:rsidRDefault="006E20DC">
            <w:pPr>
              <w:rPr>
                <w:del w:id="881" w:author="yaozu long" w:date="2026-01-06T20:03:00Z" w16du:dateUtc="2026-01-06T12:03:00Z"/>
                <w:sz w:val="22"/>
                <w:szCs w:val="22"/>
              </w:rPr>
            </w:pPr>
            <w:del w:id="88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B087359" w14:textId="1732043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8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8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5D64C38" w14:textId="11F15F9F" w:rsidR="00543D5D" w:rsidRPr="00D05CD2" w:rsidDel="00B25031" w:rsidRDefault="006E20DC">
            <w:pPr>
              <w:jc w:val="left"/>
              <w:rPr>
                <w:del w:id="88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8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AUTOFLIGHT_AutoBrake_HI</w:delText>
              </w:r>
            </w:del>
          </w:p>
        </w:tc>
      </w:tr>
      <w:tr w:rsidR="00543D5D" w:rsidRPr="00D05CD2" w:rsidDel="00B25031" w14:paraId="5AA79AF0" w14:textId="6A6D2B2F">
        <w:trPr>
          <w:trHeight w:val="309"/>
          <w:del w:id="887" w:author="yaozu long" w:date="2026-01-06T20:03:00Z"/>
        </w:trPr>
        <w:tc>
          <w:tcPr>
            <w:tcW w:w="467" w:type="dxa"/>
            <w:vMerge/>
          </w:tcPr>
          <w:p w14:paraId="1653FF59" w14:textId="0F254B29" w:rsidR="00543D5D" w:rsidRPr="00D05CD2" w:rsidDel="00B25031" w:rsidRDefault="00543D5D">
            <w:pPr>
              <w:autoSpaceDE w:val="0"/>
              <w:autoSpaceDN w:val="0"/>
              <w:rPr>
                <w:del w:id="8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BC576EA" w14:textId="2150CAA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8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0ED795C8" w14:textId="29DBD84F" w:rsidR="00543D5D" w:rsidRPr="00D05CD2" w:rsidDel="00B25031" w:rsidRDefault="006E20DC">
            <w:pPr>
              <w:rPr>
                <w:del w:id="891" w:author="yaozu long" w:date="2026-01-06T20:03:00Z" w16du:dateUtc="2026-01-06T12:03:00Z"/>
                <w:sz w:val="22"/>
                <w:szCs w:val="22"/>
              </w:rPr>
            </w:pPr>
            <w:del w:id="89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C992828" w14:textId="712009D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9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9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6AFA560" w14:textId="0CF692DF" w:rsidR="00543D5D" w:rsidRPr="00D05CD2" w:rsidDel="00B25031" w:rsidRDefault="006E20DC">
            <w:pPr>
              <w:rPr>
                <w:del w:id="89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8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AUTOFLIGHT_AutoBrake_RTO</w:delText>
              </w:r>
            </w:del>
          </w:p>
        </w:tc>
      </w:tr>
      <w:tr w:rsidR="00543D5D" w:rsidRPr="00D05CD2" w:rsidDel="00B25031" w14:paraId="02A2B594" w14:textId="5AF05EA8">
        <w:trPr>
          <w:trHeight w:val="285"/>
          <w:del w:id="897" w:author="yaozu long" w:date="2026-01-06T20:03:00Z"/>
        </w:trPr>
        <w:tc>
          <w:tcPr>
            <w:tcW w:w="467" w:type="dxa"/>
            <w:vMerge/>
          </w:tcPr>
          <w:p w14:paraId="1EB8B9F3" w14:textId="791E906C" w:rsidR="00543D5D" w:rsidRPr="00D05CD2" w:rsidDel="00B25031" w:rsidRDefault="00543D5D">
            <w:pPr>
              <w:autoSpaceDE w:val="0"/>
              <w:autoSpaceDN w:val="0"/>
              <w:rPr>
                <w:del w:id="8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4031BE" w14:textId="63B2F56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8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2235F62B" w14:textId="6CC40F3F" w:rsidR="00543D5D" w:rsidRPr="00D05CD2" w:rsidDel="00B25031" w:rsidRDefault="006E20DC">
            <w:pPr>
              <w:rPr>
                <w:del w:id="901" w:author="yaozu long" w:date="2026-01-06T20:03:00Z" w16du:dateUtc="2026-01-06T12:03:00Z"/>
                <w:sz w:val="22"/>
                <w:szCs w:val="22"/>
              </w:rPr>
            </w:pPr>
            <w:del w:id="90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0615E97" w14:textId="1CB83B6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0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0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85B94A0" w14:textId="481EA6C3" w:rsidR="00543D5D" w:rsidRPr="00D05CD2" w:rsidDel="00B25031" w:rsidRDefault="006E20DC">
            <w:pPr>
              <w:jc w:val="left"/>
              <w:rPr>
                <w:del w:id="90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0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左油门指令</w:delText>
              </w:r>
            </w:del>
          </w:p>
        </w:tc>
      </w:tr>
      <w:tr w:rsidR="00543D5D" w:rsidRPr="00D05CD2" w:rsidDel="00B25031" w14:paraId="48CDC97E" w14:textId="7BE5B909">
        <w:trPr>
          <w:trHeight w:val="275"/>
          <w:del w:id="907" w:author="yaozu long" w:date="2026-01-06T20:03:00Z"/>
        </w:trPr>
        <w:tc>
          <w:tcPr>
            <w:tcW w:w="467" w:type="dxa"/>
            <w:vMerge/>
          </w:tcPr>
          <w:p w14:paraId="1BB9040B" w14:textId="526C2860" w:rsidR="00543D5D" w:rsidRPr="00D05CD2" w:rsidDel="00B25031" w:rsidRDefault="00543D5D">
            <w:pPr>
              <w:autoSpaceDE w:val="0"/>
              <w:autoSpaceDN w:val="0"/>
              <w:rPr>
                <w:del w:id="9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07A66F5" w14:textId="66C4998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1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55558073" w14:textId="56602F9E" w:rsidR="00543D5D" w:rsidRPr="00D05CD2" w:rsidDel="00B25031" w:rsidRDefault="006E20DC">
            <w:pPr>
              <w:rPr>
                <w:del w:id="911" w:author="yaozu long" w:date="2026-01-06T20:03:00Z" w16du:dateUtc="2026-01-06T12:03:00Z"/>
                <w:sz w:val="22"/>
                <w:szCs w:val="22"/>
              </w:rPr>
            </w:pPr>
            <w:del w:id="91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A8CD935" w14:textId="47D690C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1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1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3C6DA55C" w14:textId="6EB048CC" w:rsidR="00543D5D" w:rsidRPr="00D05CD2" w:rsidDel="00B25031" w:rsidRDefault="006E20DC">
            <w:pPr>
              <w:rPr>
                <w:del w:id="91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1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右油门指令</w:delText>
              </w:r>
            </w:del>
          </w:p>
        </w:tc>
      </w:tr>
      <w:tr w:rsidR="00543D5D" w:rsidRPr="00D05CD2" w:rsidDel="00B25031" w14:paraId="296CC014" w14:textId="4C580BCE">
        <w:trPr>
          <w:trHeight w:val="265"/>
          <w:del w:id="917" w:author="yaozu long" w:date="2026-01-06T20:03:00Z"/>
        </w:trPr>
        <w:tc>
          <w:tcPr>
            <w:tcW w:w="467" w:type="dxa"/>
            <w:vMerge/>
          </w:tcPr>
          <w:p w14:paraId="1C31189A" w14:textId="36F88315" w:rsidR="00543D5D" w:rsidRPr="00D05CD2" w:rsidDel="00B25031" w:rsidRDefault="00543D5D">
            <w:pPr>
              <w:autoSpaceDE w:val="0"/>
              <w:autoSpaceDN w:val="0"/>
              <w:rPr>
                <w:del w:id="9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09B84D" w14:textId="2FA6BF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2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4B97F029" w14:textId="7A057E56" w:rsidR="00543D5D" w:rsidRPr="00D05CD2" w:rsidDel="00B25031" w:rsidRDefault="006E20DC">
            <w:pPr>
              <w:rPr>
                <w:del w:id="921" w:author="yaozu long" w:date="2026-01-06T20:03:00Z" w16du:dateUtc="2026-01-06T12:03:00Z"/>
                <w:sz w:val="22"/>
                <w:szCs w:val="22"/>
              </w:rPr>
            </w:pPr>
            <w:del w:id="92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1B0AACE" w14:textId="29650DF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2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2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54EA01A8" w14:textId="3A9DA1E1" w:rsidR="00543D5D" w:rsidRPr="00D05CD2" w:rsidDel="00B25031" w:rsidRDefault="006E20DC">
            <w:pPr>
              <w:jc w:val="left"/>
              <w:rPr>
                <w:del w:id="92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2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63787776" w14:textId="0C11A40F">
        <w:trPr>
          <w:trHeight w:val="255"/>
          <w:del w:id="927" w:author="yaozu long" w:date="2026-01-06T20:03:00Z"/>
        </w:trPr>
        <w:tc>
          <w:tcPr>
            <w:tcW w:w="467" w:type="dxa"/>
            <w:vMerge/>
          </w:tcPr>
          <w:p w14:paraId="58A9C4A9" w14:textId="68C9BA38" w:rsidR="00543D5D" w:rsidRPr="00D05CD2" w:rsidDel="00B25031" w:rsidRDefault="00543D5D">
            <w:pPr>
              <w:autoSpaceDE w:val="0"/>
              <w:autoSpaceDN w:val="0"/>
              <w:rPr>
                <w:del w:id="9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BBE3339" w14:textId="193D8CF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3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760B319F" w14:textId="3B66787C" w:rsidR="00543D5D" w:rsidRPr="00D05CD2" w:rsidDel="00B25031" w:rsidRDefault="006E20DC">
            <w:pPr>
              <w:rPr>
                <w:del w:id="931" w:author="yaozu long" w:date="2026-01-06T20:03:00Z" w16du:dateUtc="2026-01-06T12:03:00Z"/>
                <w:sz w:val="22"/>
                <w:szCs w:val="22"/>
              </w:rPr>
            </w:pPr>
            <w:del w:id="93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5269980" w14:textId="6E650D6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3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3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09CE3FB4" w14:textId="125CC581" w:rsidR="00543D5D" w:rsidRPr="00D05CD2" w:rsidDel="00B25031" w:rsidRDefault="006E20DC">
            <w:pPr>
              <w:rPr>
                <w:del w:id="93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3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A03F2B4" w14:textId="7961B8AC">
        <w:trPr>
          <w:trHeight w:val="244"/>
          <w:del w:id="937" w:author="yaozu long" w:date="2026-01-06T20:03:00Z"/>
        </w:trPr>
        <w:tc>
          <w:tcPr>
            <w:tcW w:w="467" w:type="dxa"/>
            <w:vMerge/>
          </w:tcPr>
          <w:p w14:paraId="490A584B" w14:textId="1BCF7DC9" w:rsidR="00543D5D" w:rsidRPr="00D05CD2" w:rsidDel="00B25031" w:rsidRDefault="00543D5D">
            <w:pPr>
              <w:autoSpaceDE w:val="0"/>
              <w:autoSpaceDN w:val="0"/>
              <w:rPr>
                <w:del w:id="9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36FC99" w14:textId="20A6FF4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4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6F259C55" w14:textId="3784452C" w:rsidR="00543D5D" w:rsidRPr="00D05CD2" w:rsidDel="00B25031" w:rsidRDefault="006E20DC">
            <w:pPr>
              <w:rPr>
                <w:del w:id="941" w:author="yaozu long" w:date="2026-01-06T20:03:00Z" w16du:dateUtc="2026-01-06T12:03:00Z"/>
                <w:sz w:val="22"/>
                <w:szCs w:val="22"/>
              </w:rPr>
            </w:pPr>
            <w:del w:id="94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2A06448" w14:textId="0C662EF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4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4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78D3D90" w14:textId="77685A6B" w:rsidR="00543D5D" w:rsidRPr="00D05CD2" w:rsidDel="00B25031" w:rsidRDefault="006E20DC">
            <w:pPr>
              <w:jc w:val="left"/>
              <w:rPr>
                <w:del w:id="94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4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3390E35" w14:textId="61D77137">
        <w:trPr>
          <w:trHeight w:val="235"/>
          <w:del w:id="947" w:author="yaozu long" w:date="2026-01-06T20:03:00Z"/>
        </w:trPr>
        <w:tc>
          <w:tcPr>
            <w:tcW w:w="467" w:type="dxa"/>
            <w:vMerge/>
          </w:tcPr>
          <w:p w14:paraId="01086456" w14:textId="34F69DCA" w:rsidR="00543D5D" w:rsidRPr="00D05CD2" w:rsidDel="00B25031" w:rsidRDefault="00543D5D">
            <w:pPr>
              <w:autoSpaceDE w:val="0"/>
              <w:autoSpaceDN w:val="0"/>
              <w:rPr>
                <w:del w:id="9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07B067" w14:textId="28A4FE3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5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22361067" w14:textId="794CA3E6" w:rsidR="00543D5D" w:rsidRPr="00D05CD2" w:rsidDel="00B25031" w:rsidRDefault="006E20DC">
            <w:pPr>
              <w:rPr>
                <w:del w:id="951" w:author="yaozu long" w:date="2026-01-06T20:03:00Z" w16du:dateUtc="2026-01-06T12:03:00Z"/>
                <w:sz w:val="22"/>
                <w:szCs w:val="22"/>
              </w:rPr>
            </w:pPr>
            <w:del w:id="95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0C10C40" w14:textId="744D68F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5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5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72D0C429" w14:textId="7400E829" w:rsidR="00543D5D" w:rsidRPr="00D05CD2" w:rsidDel="00B25031" w:rsidRDefault="006E20DC">
            <w:pPr>
              <w:rPr>
                <w:del w:id="95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5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5E7AD09" w14:textId="54257D61">
        <w:trPr>
          <w:trHeight w:val="225"/>
          <w:del w:id="957" w:author="yaozu long" w:date="2026-01-06T20:03:00Z"/>
        </w:trPr>
        <w:tc>
          <w:tcPr>
            <w:tcW w:w="467" w:type="dxa"/>
            <w:vMerge/>
          </w:tcPr>
          <w:p w14:paraId="13C34083" w14:textId="211F42CB" w:rsidR="00543D5D" w:rsidRPr="00D05CD2" w:rsidDel="00B25031" w:rsidRDefault="00543D5D">
            <w:pPr>
              <w:autoSpaceDE w:val="0"/>
              <w:autoSpaceDN w:val="0"/>
              <w:rPr>
                <w:del w:id="9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45DCE7" w14:textId="362AF40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5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6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22E0C5C3" w14:textId="41225FBE" w:rsidR="00543D5D" w:rsidRPr="00D05CD2" w:rsidDel="00B25031" w:rsidRDefault="006E20DC">
            <w:pPr>
              <w:rPr>
                <w:del w:id="961" w:author="yaozu long" w:date="2026-01-06T20:03:00Z" w16du:dateUtc="2026-01-06T12:03:00Z"/>
                <w:sz w:val="22"/>
                <w:szCs w:val="22"/>
              </w:rPr>
            </w:pPr>
            <w:del w:id="96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09256D17" w14:textId="7F4E7E8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6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6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4C3B1B10" w14:textId="55DB2BA0" w:rsidR="00543D5D" w:rsidRPr="00D05CD2" w:rsidDel="00B25031" w:rsidRDefault="006E20DC">
            <w:pPr>
              <w:rPr>
                <w:del w:id="96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6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5E1BC356" w14:textId="60D4F241">
        <w:trPr>
          <w:trHeight w:val="215"/>
          <w:del w:id="967" w:author="yaozu long" w:date="2026-01-06T20:03:00Z"/>
        </w:trPr>
        <w:tc>
          <w:tcPr>
            <w:tcW w:w="467" w:type="dxa"/>
            <w:vMerge/>
          </w:tcPr>
          <w:p w14:paraId="7FFB98D5" w14:textId="3D47D8E4" w:rsidR="00543D5D" w:rsidRPr="00D05CD2" w:rsidDel="00B25031" w:rsidRDefault="00543D5D">
            <w:pPr>
              <w:autoSpaceDE w:val="0"/>
              <w:autoSpaceDN w:val="0"/>
              <w:rPr>
                <w:del w:id="9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B46B7C1" w14:textId="44D347E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65B0803F" w14:textId="64FDD31F" w:rsidR="00543D5D" w:rsidRPr="00D05CD2" w:rsidDel="00B25031" w:rsidRDefault="006E20DC">
            <w:pPr>
              <w:rPr>
                <w:del w:id="971" w:author="yaozu long" w:date="2026-01-06T20:03:00Z" w16du:dateUtc="2026-01-06T12:03:00Z"/>
                <w:sz w:val="22"/>
                <w:szCs w:val="22"/>
              </w:rPr>
            </w:pPr>
            <w:del w:id="97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7870406E" w14:textId="2AEC505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7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7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5720CBD" w14:textId="3802DC94" w:rsidR="00543D5D" w:rsidRPr="00D05CD2" w:rsidDel="00B25031" w:rsidRDefault="006E20DC">
            <w:pPr>
              <w:jc w:val="left"/>
              <w:rPr>
                <w:del w:id="97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7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0A5AE8F" w14:textId="66A3144C">
        <w:trPr>
          <w:trHeight w:val="294"/>
          <w:del w:id="977" w:author="yaozu long" w:date="2026-01-06T20:03:00Z"/>
        </w:trPr>
        <w:tc>
          <w:tcPr>
            <w:tcW w:w="467" w:type="dxa"/>
            <w:vMerge/>
          </w:tcPr>
          <w:p w14:paraId="7AB94A03" w14:textId="645E954E" w:rsidR="00543D5D" w:rsidRPr="00D05CD2" w:rsidDel="00B25031" w:rsidRDefault="00543D5D">
            <w:pPr>
              <w:autoSpaceDE w:val="0"/>
              <w:autoSpaceDN w:val="0"/>
              <w:rPr>
                <w:del w:id="9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C22AB4" w14:textId="6A0A71F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8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2F769F30" w14:textId="3C909B2F" w:rsidR="00543D5D" w:rsidRPr="00D05CD2" w:rsidDel="00B25031" w:rsidRDefault="006E20DC">
            <w:pPr>
              <w:rPr>
                <w:del w:id="981" w:author="yaozu long" w:date="2026-01-06T20:03:00Z" w16du:dateUtc="2026-01-06T12:03:00Z"/>
                <w:sz w:val="22"/>
                <w:szCs w:val="22"/>
              </w:rPr>
            </w:pPr>
            <w:del w:id="98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AUTOFLIGHT_MODE_ON</w:delText>
              </w:r>
            </w:del>
          </w:p>
        </w:tc>
        <w:tc>
          <w:tcPr>
            <w:tcW w:w="720" w:type="dxa"/>
            <w:vAlign w:val="center"/>
          </w:tcPr>
          <w:p w14:paraId="737B3A99" w14:textId="5BFAD58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8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8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48104852" w14:textId="1031EECE" w:rsidR="00543D5D" w:rsidRPr="00D05CD2" w:rsidDel="00B25031" w:rsidRDefault="006E20DC">
            <w:pPr>
              <w:rPr>
                <w:del w:id="98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8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54DCE7B" w14:textId="56002480">
        <w:trPr>
          <w:trHeight w:val="47"/>
          <w:del w:id="987" w:author="yaozu long" w:date="2026-01-06T20:03:00Z"/>
        </w:trPr>
        <w:tc>
          <w:tcPr>
            <w:tcW w:w="467" w:type="dxa"/>
            <w:vMerge/>
          </w:tcPr>
          <w:p w14:paraId="0720B6AF" w14:textId="194EA20B" w:rsidR="00543D5D" w:rsidRPr="00D05CD2" w:rsidDel="00B25031" w:rsidRDefault="00543D5D">
            <w:pPr>
              <w:autoSpaceDE w:val="0"/>
              <w:autoSpaceDN w:val="0"/>
              <w:rPr>
                <w:del w:id="9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2CBE800" w14:textId="5F7D059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9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7EFCA8F4" w14:textId="52AF3819" w:rsidR="00543D5D" w:rsidRPr="00D05CD2" w:rsidDel="00B25031" w:rsidRDefault="006E20DC">
            <w:pPr>
              <w:rPr>
                <w:del w:id="991" w:author="yaozu long" w:date="2026-01-06T20:03:00Z" w16du:dateUtc="2026-01-06T12:03:00Z"/>
                <w:sz w:val="22"/>
                <w:szCs w:val="22"/>
              </w:rPr>
            </w:pPr>
            <w:del w:id="99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AUTOFILGHT_Park_Brake_ON</w:delText>
              </w:r>
            </w:del>
          </w:p>
        </w:tc>
        <w:tc>
          <w:tcPr>
            <w:tcW w:w="720" w:type="dxa"/>
            <w:vAlign w:val="center"/>
          </w:tcPr>
          <w:p w14:paraId="2EDD69A4" w14:textId="76AC9FA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9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9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375FCFB9" w14:textId="6978AFE0" w:rsidR="00543D5D" w:rsidRPr="00D05CD2" w:rsidDel="00B25031" w:rsidRDefault="006E20DC">
            <w:pPr>
              <w:rPr>
                <w:del w:id="99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99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C8EFEE6" w14:textId="0AD8E948">
        <w:trPr>
          <w:trHeight w:val="60"/>
          <w:del w:id="997" w:author="yaozu long" w:date="2026-01-06T20:03:00Z"/>
        </w:trPr>
        <w:tc>
          <w:tcPr>
            <w:tcW w:w="467" w:type="dxa"/>
            <w:vMerge/>
          </w:tcPr>
          <w:p w14:paraId="75F473AA" w14:textId="5E853391" w:rsidR="00543D5D" w:rsidRPr="00D05CD2" w:rsidDel="00B25031" w:rsidRDefault="00543D5D">
            <w:pPr>
              <w:autoSpaceDE w:val="0"/>
              <w:autoSpaceDN w:val="0"/>
              <w:rPr>
                <w:del w:id="9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8F30F4" w14:textId="3371424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9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A66D20D" w14:textId="262D2CA0" w:rsidR="00543D5D" w:rsidRPr="00D05CD2" w:rsidDel="00B25031" w:rsidRDefault="006E20DC">
            <w:pPr>
              <w:rPr>
                <w:del w:id="1001" w:author="yaozu long" w:date="2026-01-06T20:03:00Z" w16du:dateUtc="2026-01-06T12:03:00Z"/>
                <w:sz w:val="22"/>
                <w:szCs w:val="22"/>
              </w:rPr>
            </w:pPr>
            <w:del w:id="1002" w:author="yaozu long" w:date="2026-01-06T20:03:00Z" w16du:dateUtc="2026-01-06T12:03:00Z">
              <w:r w:rsidRPr="00C71D3F" w:rsidDel="00B25031">
                <w:rPr>
                  <w:sz w:val="22"/>
                  <w:szCs w:val="22"/>
                  <w:highlight w:val="yellow"/>
                  <w:rPrChange w:id="1003" w:author="yaozu long" w:date="2025-12-25T08:52:00Z" w16du:dateUtc="2025-12-25T00:52:00Z">
                    <w:rPr>
                      <w:sz w:val="22"/>
                      <w:szCs w:val="22"/>
                    </w:rPr>
                  </w:rPrChange>
                </w:rPr>
                <w:delText>AUTOFLIGHT_Antiskid_</w:delText>
              </w:r>
              <w:r w:rsidR="00336EF8" w:rsidRPr="00C71D3F" w:rsidDel="00B25031">
                <w:rPr>
                  <w:sz w:val="22"/>
                  <w:szCs w:val="22"/>
                  <w:highlight w:val="yellow"/>
                  <w:rPrChange w:id="1004" w:author="yaozu long" w:date="2025-12-25T08:52:00Z" w16du:dateUtc="2025-12-25T00:52:00Z">
                    <w:rPr>
                      <w:sz w:val="22"/>
                      <w:szCs w:val="22"/>
                    </w:rPr>
                  </w:rPrChange>
                </w:rPr>
                <w:delText xml:space="preserve"> OFF/EMG_</w:delText>
              </w:r>
              <w:r w:rsidRPr="00C71D3F" w:rsidDel="00B25031">
                <w:rPr>
                  <w:sz w:val="22"/>
                  <w:szCs w:val="22"/>
                  <w:highlight w:val="yellow"/>
                  <w:rPrChange w:id="1005" w:author="yaozu long" w:date="2025-12-25T08:52:00Z" w16du:dateUtc="2025-12-25T00:52:00Z">
                    <w:rPr>
                      <w:sz w:val="22"/>
                      <w:szCs w:val="22"/>
                    </w:rPr>
                  </w:rPrChange>
                </w:rPr>
                <w:delText>ON</w:delText>
              </w:r>
            </w:del>
          </w:p>
        </w:tc>
        <w:tc>
          <w:tcPr>
            <w:tcW w:w="720" w:type="dxa"/>
            <w:vAlign w:val="center"/>
          </w:tcPr>
          <w:p w14:paraId="7B2913E3" w14:textId="1368447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0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3758BCFF" w14:textId="77F8476C" w:rsidR="00543D5D" w:rsidRPr="00D05CD2" w:rsidDel="00B25031" w:rsidRDefault="006E20DC">
            <w:pPr>
              <w:rPr>
                <w:del w:id="10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0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6AC0B1A" w14:textId="64E9B6D1">
        <w:trPr>
          <w:trHeight w:val="302"/>
          <w:del w:id="1010" w:author="yaozu long" w:date="2026-01-06T20:03:00Z"/>
        </w:trPr>
        <w:tc>
          <w:tcPr>
            <w:tcW w:w="467" w:type="dxa"/>
            <w:vMerge/>
          </w:tcPr>
          <w:p w14:paraId="2431FC88" w14:textId="3E7A2A20" w:rsidR="00543D5D" w:rsidRPr="00D05CD2" w:rsidDel="00B25031" w:rsidRDefault="00543D5D">
            <w:pPr>
              <w:autoSpaceDE w:val="0"/>
              <w:autoSpaceDN w:val="0"/>
              <w:rPr>
                <w:del w:id="10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3F7957" w14:textId="23AAB52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7BCD67BC" w14:textId="3210C3BA" w:rsidR="00543D5D" w:rsidRPr="00D05CD2" w:rsidDel="00B25031" w:rsidRDefault="006E20DC">
            <w:pPr>
              <w:rPr>
                <w:del w:id="1014" w:author="yaozu long" w:date="2026-01-06T20:03:00Z" w16du:dateUtc="2026-01-06T12:03:00Z"/>
                <w:sz w:val="22"/>
                <w:szCs w:val="22"/>
              </w:rPr>
            </w:pPr>
            <w:del w:id="101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AUTOFLIGHT_AutoBrake_OFF</w:delText>
              </w:r>
            </w:del>
          </w:p>
        </w:tc>
        <w:tc>
          <w:tcPr>
            <w:tcW w:w="720" w:type="dxa"/>
            <w:vAlign w:val="center"/>
          </w:tcPr>
          <w:p w14:paraId="1415A967" w14:textId="2F7569B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1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1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22E2FA0" w14:textId="39B80D79" w:rsidR="00543D5D" w:rsidRPr="00D05CD2" w:rsidDel="00B25031" w:rsidRDefault="006E20DC">
            <w:pPr>
              <w:jc w:val="left"/>
              <w:rPr>
                <w:del w:id="10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1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1EFC35A2" w14:textId="1B96AC67">
        <w:trPr>
          <w:trHeight w:val="293"/>
          <w:del w:id="1020" w:author="yaozu long" w:date="2026-01-06T20:03:00Z"/>
        </w:trPr>
        <w:tc>
          <w:tcPr>
            <w:tcW w:w="467" w:type="dxa"/>
            <w:vMerge/>
          </w:tcPr>
          <w:p w14:paraId="2CE5A99C" w14:textId="75176449" w:rsidR="00543D5D" w:rsidRPr="00D05CD2" w:rsidDel="00B25031" w:rsidRDefault="00543D5D">
            <w:pPr>
              <w:autoSpaceDE w:val="0"/>
              <w:autoSpaceDN w:val="0"/>
              <w:rPr>
                <w:del w:id="10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094CA35" w14:textId="512D990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024D1092" w14:textId="3BEF3457" w:rsidR="00543D5D" w:rsidRPr="00D05CD2" w:rsidDel="00B25031" w:rsidRDefault="006E20DC">
            <w:pPr>
              <w:rPr>
                <w:del w:id="1024" w:author="yaozu long" w:date="2026-01-06T20:03:00Z" w16du:dateUtc="2026-01-06T12:03:00Z"/>
                <w:sz w:val="22"/>
                <w:szCs w:val="22"/>
              </w:rPr>
            </w:pPr>
            <w:del w:id="102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AUTOFLIGHT_AutoBrake_LO</w:delText>
              </w:r>
            </w:del>
          </w:p>
        </w:tc>
        <w:tc>
          <w:tcPr>
            <w:tcW w:w="720" w:type="dxa"/>
            <w:vAlign w:val="center"/>
          </w:tcPr>
          <w:p w14:paraId="1AAD5226" w14:textId="3C8E331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2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2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E3A54FE" w14:textId="66A679AC" w:rsidR="00543D5D" w:rsidRPr="00D05CD2" w:rsidDel="00B25031" w:rsidRDefault="006E20DC">
            <w:pPr>
              <w:jc w:val="left"/>
              <w:rPr>
                <w:del w:id="10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2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7880FB94" w14:textId="104315B3">
        <w:trPr>
          <w:trHeight w:val="269"/>
          <w:del w:id="1030" w:author="yaozu long" w:date="2026-01-06T20:03:00Z"/>
        </w:trPr>
        <w:tc>
          <w:tcPr>
            <w:tcW w:w="467" w:type="dxa"/>
            <w:vMerge/>
          </w:tcPr>
          <w:p w14:paraId="53B32AB7" w14:textId="7E60BAFD" w:rsidR="00543D5D" w:rsidRPr="00D05CD2" w:rsidDel="00B25031" w:rsidRDefault="00543D5D">
            <w:pPr>
              <w:autoSpaceDE w:val="0"/>
              <w:autoSpaceDN w:val="0"/>
              <w:rPr>
                <w:del w:id="10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704DBC" w14:textId="74007CB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53A362B" w14:textId="18260FEC" w:rsidR="00543D5D" w:rsidRPr="00D05CD2" w:rsidDel="00B25031" w:rsidRDefault="006E20DC">
            <w:pPr>
              <w:rPr>
                <w:del w:id="1034" w:author="yaozu long" w:date="2026-01-06T20:03:00Z" w16du:dateUtc="2026-01-06T12:03:00Z"/>
                <w:sz w:val="22"/>
                <w:szCs w:val="22"/>
              </w:rPr>
            </w:pPr>
            <w:del w:id="103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AUTOFLIGHT_AutoBrake_MED</w:delText>
              </w:r>
            </w:del>
          </w:p>
        </w:tc>
        <w:tc>
          <w:tcPr>
            <w:tcW w:w="720" w:type="dxa"/>
            <w:vAlign w:val="center"/>
          </w:tcPr>
          <w:p w14:paraId="75E08023" w14:textId="5F5BEDE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3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3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4568C0F" w14:textId="12A648CA" w:rsidR="00543D5D" w:rsidRPr="00D05CD2" w:rsidDel="00B25031" w:rsidRDefault="006E20DC">
            <w:pPr>
              <w:jc w:val="left"/>
              <w:rPr>
                <w:del w:id="103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03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4BE7CA42" w14:textId="151A31CB">
        <w:trPr>
          <w:trHeight w:val="1292"/>
          <w:del w:id="1040" w:author="yaozu long" w:date="2026-01-06T20:03:00Z"/>
        </w:trPr>
        <w:tc>
          <w:tcPr>
            <w:tcW w:w="467" w:type="dxa"/>
            <w:vAlign w:val="center"/>
          </w:tcPr>
          <w:p w14:paraId="4753B3C9" w14:textId="4AF423E6" w:rsidR="00543D5D" w:rsidRPr="00D05CD2" w:rsidDel="00B25031" w:rsidRDefault="006E20DC">
            <w:pPr>
              <w:autoSpaceDE w:val="0"/>
              <w:autoSpaceDN w:val="0"/>
              <w:rPr>
                <w:del w:id="10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049BDD95" w14:textId="5060470A" w:rsidR="00543D5D" w:rsidRPr="00D05CD2" w:rsidDel="00B25031" w:rsidRDefault="006E20DC">
            <w:pPr>
              <w:rPr>
                <w:del w:id="1043" w:author="yaozu long" w:date="2026-01-06T20:03:00Z" w16du:dateUtc="2026-01-06T12:03:00Z"/>
                <w:sz w:val="22"/>
                <w:szCs w:val="22"/>
              </w:rPr>
            </w:pPr>
            <w:del w:id="1044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04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1046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6B3D0711" w14:textId="504343AC" w:rsidR="00543D5D" w:rsidRPr="00D05CD2" w:rsidDel="00B25031" w:rsidRDefault="006E20DC">
            <w:pPr>
              <w:rPr>
                <w:del w:id="1047" w:author="yaozu long" w:date="2026-01-06T20:03:00Z" w16du:dateUtc="2026-01-06T12:03:00Z"/>
                <w:sz w:val="22"/>
                <w:szCs w:val="22"/>
              </w:rPr>
            </w:pPr>
            <w:del w:id="1048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4F47E78B" w14:textId="282E5907" w:rsidR="00543D5D" w:rsidRPr="00D05CD2" w:rsidDel="00B25031" w:rsidRDefault="006E20DC">
            <w:pPr>
              <w:autoSpaceDE w:val="0"/>
              <w:autoSpaceDN w:val="0"/>
              <w:rPr>
                <w:del w:id="1049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1050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6B213FE9" w14:textId="28F500D4" w:rsidR="00543D5D" w:rsidRPr="00D05CD2" w:rsidDel="00B25031" w:rsidRDefault="00543D5D">
      <w:pPr>
        <w:spacing w:line="500" w:lineRule="exact"/>
        <w:ind w:left="420"/>
        <w:rPr>
          <w:del w:id="1051" w:author="yaozu long" w:date="2026-01-06T20:03:00Z" w16du:dateUtc="2026-01-06T12:03:00Z"/>
          <w:rFonts w:hAnsi="宋体" w:hint="eastAsia"/>
          <w:sz w:val="22"/>
          <w:szCs w:val="22"/>
        </w:rPr>
      </w:pPr>
    </w:p>
    <w:p w14:paraId="3639C26D" w14:textId="2A43E6F0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1052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1053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ARINC429数据字4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3B4F2CBE" w14:textId="4E01D3A5">
        <w:trPr>
          <w:cantSplit/>
          <w:trHeight w:val="302"/>
          <w:tblHeader/>
          <w:del w:id="1054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4BB63B15" w14:textId="21472B3F" w:rsidR="00543D5D" w:rsidRPr="00D05CD2" w:rsidDel="00B25031" w:rsidRDefault="006E20DC">
            <w:pPr>
              <w:autoSpaceDE w:val="0"/>
              <w:autoSpaceDN w:val="0"/>
              <w:rPr>
                <w:del w:id="10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5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10032566" w14:textId="014ABCD8" w:rsidR="00543D5D" w:rsidRPr="00D05CD2" w:rsidDel="00B25031" w:rsidRDefault="006E20DC">
            <w:pPr>
              <w:autoSpaceDE w:val="0"/>
              <w:autoSpaceDN w:val="0"/>
              <w:rPr>
                <w:del w:id="10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2B8D1F0F" w14:textId="1C7F21E5" w:rsidR="00543D5D" w:rsidRPr="00D05CD2" w:rsidDel="00B25031" w:rsidRDefault="006E20DC">
            <w:pPr>
              <w:autoSpaceDE w:val="0"/>
              <w:autoSpaceDN w:val="0"/>
              <w:rPr>
                <w:del w:id="105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自动飞行左刹车行程量</w:delText>
              </w:r>
            </w:del>
          </w:p>
        </w:tc>
        <w:tc>
          <w:tcPr>
            <w:tcW w:w="850" w:type="dxa"/>
          </w:tcPr>
          <w:p w14:paraId="6ED16CA6" w14:textId="5388D61E" w:rsidR="00543D5D" w:rsidRPr="00D05CD2" w:rsidDel="00B25031" w:rsidRDefault="006E20DC">
            <w:pPr>
              <w:autoSpaceDE w:val="0"/>
              <w:autoSpaceDN w:val="0"/>
              <w:rPr>
                <w:del w:id="10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0E6787CC" w14:textId="438B31C9" w:rsidR="00543D5D" w:rsidRPr="00D05CD2" w:rsidDel="00B25031" w:rsidRDefault="00543D5D">
            <w:pPr>
              <w:autoSpaceDE w:val="0"/>
              <w:autoSpaceDN w:val="0"/>
              <w:rPr>
                <w:del w:id="10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4962B639" w14:textId="6E69B6F8">
        <w:trPr>
          <w:cantSplit/>
          <w:trHeight w:val="292"/>
          <w:tblHeader/>
          <w:del w:id="1064" w:author="yaozu long" w:date="2026-01-06T20:03:00Z"/>
        </w:trPr>
        <w:tc>
          <w:tcPr>
            <w:tcW w:w="1901" w:type="dxa"/>
            <w:gridSpan w:val="3"/>
            <w:vMerge/>
          </w:tcPr>
          <w:p w14:paraId="47A554E9" w14:textId="372142CC" w:rsidR="00543D5D" w:rsidRPr="00D05CD2" w:rsidDel="00B25031" w:rsidRDefault="00543D5D">
            <w:pPr>
              <w:autoSpaceDE w:val="0"/>
              <w:autoSpaceDN w:val="0"/>
              <w:rPr>
                <w:del w:id="10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1C78FDD1" w14:textId="137D273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0B65D0A7" w14:textId="2ACBFB05" w:rsidR="00543D5D" w:rsidRPr="00D05CD2" w:rsidDel="00B25031" w:rsidRDefault="006E20DC">
            <w:pPr>
              <w:autoSpaceDE w:val="0"/>
              <w:autoSpaceDN w:val="0"/>
              <w:rPr>
                <w:del w:id="10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6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105/106/107/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</w:tr>
      <w:tr w:rsidR="00543D5D" w:rsidRPr="00D05CD2" w:rsidDel="00B25031" w14:paraId="0ECFFAF5" w14:textId="1BB6A558">
        <w:trPr>
          <w:trHeight w:val="282"/>
          <w:del w:id="1070" w:author="yaozu long" w:date="2026-01-06T20:03:00Z"/>
        </w:trPr>
        <w:tc>
          <w:tcPr>
            <w:tcW w:w="467" w:type="dxa"/>
            <w:vMerge w:val="restart"/>
            <w:vAlign w:val="center"/>
          </w:tcPr>
          <w:p w14:paraId="1776A7E1" w14:textId="747582BB" w:rsidR="00543D5D" w:rsidRPr="00D05CD2" w:rsidDel="00B25031" w:rsidRDefault="006E20DC">
            <w:pPr>
              <w:autoSpaceDE w:val="0"/>
              <w:autoSpaceDN w:val="0"/>
              <w:rPr>
                <w:del w:id="10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41592632" w14:textId="3DB300B4" w:rsidR="00543D5D" w:rsidRPr="00D05CD2" w:rsidDel="00B25031" w:rsidRDefault="006E20DC">
            <w:pPr>
              <w:autoSpaceDE w:val="0"/>
              <w:autoSpaceDN w:val="0"/>
              <w:rPr>
                <w:del w:id="10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7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6D1B637B" w14:textId="79257EB7" w:rsidR="00543D5D" w:rsidRPr="00D05CD2" w:rsidDel="00B25031" w:rsidRDefault="006E20DC">
            <w:pPr>
              <w:autoSpaceDE w:val="0"/>
              <w:autoSpaceDN w:val="0"/>
              <w:rPr>
                <w:del w:id="10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7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16A21FE3" w14:textId="480F0CD7" w:rsidR="00543D5D" w:rsidRPr="00D05CD2" w:rsidDel="00B25031" w:rsidRDefault="006E20DC">
            <w:pPr>
              <w:autoSpaceDE w:val="0"/>
              <w:autoSpaceDN w:val="0"/>
              <w:rPr>
                <w:del w:id="10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7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4E956878" w14:textId="4ECB4E33" w:rsidR="00543D5D" w:rsidRPr="00D05CD2" w:rsidDel="00B25031" w:rsidRDefault="006E20DC">
            <w:pPr>
              <w:autoSpaceDE w:val="0"/>
              <w:autoSpaceDN w:val="0"/>
              <w:rPr>
                <w:del w:id="10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8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3FB5CEDF" w14:textId="1C2A3EC4" w:rsidR="00543D5D" w:rsidRPr="00D05CD2" w:rsidDel="00B25031" w:rsidRDefault="006E20DC">
            <w:pPr>
              <w:autoSpaceDE w:val="0"/>
              <w:autoSpaceDN w:val="0"/>
              <w:rPr>
                <w:del w:id="10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6C8B12B6" w14:textId="00ED541C">
        <w:trPr>
          <w:trHeight w:val="272"/>
          <w:del w:id="1083" w:author="yaozu long" w:date="2026-01-06T20:03:00Z"/>
        </w:trPr>
        <w:tc>
          <w:tcPr>
            <w:tcW w:w="467" w:type="dxa"/>
            <w:vMerge/>
          </w:tcPr>
          <w:p w14:paraId="6ACC766B" w14:textId="48F1E707" w:rsidR="00543D5D" w:rsidRPr="00D05CD2" w:rsidDel="00B25031" w:rsidRDefault="00543D5D">
            <w:pPr>
              <w:autoSpaceDE w:val="0"/>
              <w:autoSpaceDN w:val="0"/>
              <w:rPr>
                <w:del w:id="10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E16E6C4" w14:textId="34D1194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8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5C0AE973" w14:textId="7812B66C" w:rsidR="00543D5D" w:rsidRPr="00D05CD2" w:rsidDel="00B25031" w:rsidRDefault="006E20DC">
            <w:pPr>
              <w:autoSpaceDE w:val="0"/>
              <w:autoSpaceDN w:val="0"/>
              <w:rPr>
                <w:del w:id="10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8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35689861" w14:textId="19548DD7">
        <w:trPr>
          <w:trHeight w:val="262"/>
          <w:del w:id="1089" w:author="yaozu long" w:date="2026-01-06T20:03:00Z"/>
        </w:trPr>
        <w:tc>
          <w:tcPr>
            <w:tcW w:w="467" w:type="dxa"/>
            <w:vMerge/>
          </w:tcPr>
          <w:p w14:paraId="47129FD0" w14:textId="2BC067DA" w:rsidR="00543D5D" w:rsidRPr="00D05CD2" w:rsidDel="00B25031" w:rsidRDefault="00543D5D">
            <w:pPr>
              <w:autoSpaceDE w:val="0"/>
              <w:autoSpaceDN w:val="0"/>
              <w:rPr>
                <w:del w:id="10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0ED3417" w14:textId="5AD0A69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9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57A05008" w14:textId="1194ECFE" w:rsidR="00543D5D" w:rsidRPr="00D05CD2" w:rsidDel="00B25031" w:rsidRDefault="00543D5D">
            <w:pPr>
              <w:autoSpaceDE w:val="0"/>
              <w:autoSpaceDN w:val="0"/>
              <w:rPr>
                <w:del w:id="10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41C9EC2A" w14:textId="35F1DE2B">
        <w:trPr>
          <w:trHeight w:val="231"/>
          <w:del w:id="1094" w:author="yaozu long" w:date="2026-01-06T20:03:00Z"/>
        </w:trPr>
        <w:tc>
          <w:tcPr>
            <w:tcW w:w="467" w:type="dxa"/>
            <w:vMerge/>
          </w:tcPr>
          <w:p w14:paraId="788CE2BE" w14:textId="5BD2221B" w:rsidR="00543D5D" w:rsidRPr="00D05CD2" w:rsidDel="00B25031" w:rsidRDefault="00543D5D">
            <w:pPr>
              <w:autoSpaceDE w:val="0"/>
              <w:autoSpaceDN w:val="0"/>
              <w:rPr>
                <w:del w:id="10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FA05BF7" w14:textId="1E005C2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09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09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231DAEE8" w14:textId="40CDE5B3" w:rsidR="00543D5D" w:rsidRPr="00D05CD2" w:rsidDel="00B25031" w:rsidRDefault="006E20DC">
            <w:pPr>
              <w:rPr>
                <w:del w:id="1098" w:author="yaozu long" w:date="2026-01-06T20:03:00Z" w16du:dateUtc="2026-01-06T12:03:00Z"/>
                <w:sz w:val="22"/>
                <w:szCs w:val="22"/>
              </w:rPr>
            </w:pPr>
            <w:del w:id="1099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3EA62AD0" w14:textId="137D9650">
        <w:trPr>
          <w:trHeight w:val="207"/>
          <w:del w:id="1100" w:author="yaozu long" w:date="2026-01-06T20:03:00Z"/>
        </w:trPr>
        <w:tc>
          <w:tcPr>
            <w:tcW w:w="467" w:type="dxa"/>
            <w:vMerge/>
          </w:tcPr>
          <w:p w14:paraId="17D5AAA6" w14:textId="1AE4DECE" w:rsidR="00543D5D" w:rsidRPr="00D05CD2" w:rsidDel="00B25031" w:rsidRDefault="00543D5D">
            <w:pPr>
              <w:autoSpaceDE w:val="0"/>
              <w:autoSpaceDN w:val="0"/>
              <w:rPr>
                <w:del w:id="11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4AF162A" w14:textId="2C6741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2489C894" w14:textId="0D5F138C" w:rsidR="00543D5D" w:rsidRPr="00D05CD2" w:rsidDel="00B25031" w:rsidRDefault="006E20DC">
            <w:pPr>
              <w:rPr>
                <w:del w:id="1104" w:author="yaozu long" w:date="2026-01-06T20:03:00Z" w16du:dateUtc="2026-01-06T12:03:00Z"/>
                <w:sz w:val="22"/>
                <w:szCs w:val="22"/>
              </w:rPr>
            </w:pPr>
            <w:del w:id="1105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0-256</w:delText>
              </w:r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44B499F3" w14:textId="20DAFBF4">
        <w:trPr>
          <w:trHeight w:val="311"/>
          <w:del w:id="1106" w:author="yaozu long" w:date="2026-01-06T20:03:00Z"/>
        </w:trPr>
        <w:tc>
          <w:tcPr>
            <w:tcW w:w="467" w:type="dxa"/>
            <w:vMerge/>
          </w:tcPr>
          <w:p w14:paraId="16A73589" w14:textId="53FC343B" w:rsidR="00543D5D" w:rsidRPr="00D05CD2" w:rsidDel="00B25031" w:rsidRDefault="00543D5D">
            <w:pPr>
              <w:autoSpaceDE w:val="0"/>
              <w:autoSpaceDN w:val="0"/>
              <w:rPr>
                <w:del w:id="11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FAC9534" w14:textId="751EBF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0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155507EB" w14:textId="267991CC" w:rsidR="00543D5D" w:rsidRPr="00D05CD2" w:rsidDel="00B25031" w:rsidRDefault="006E20DC">
            <w:pPr>
              <w:rPr>
                <w:del w:id="1110" w:author="yaozu long" w:date="2026-01-06T20:03:00Z" w16du:dateUtc="2026-01-06T12:03:00Z"/>
                <w:sz w:val="22"/>
                <w:szCs w:val="22"/>
              </w:rPr>
            </w:pPr>
            <w:del w:id="1111" w:author="yaozu long" w:date="2025-12-25T08:52:00Z" w16du:dateUtc="2025-12-25T00:52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:rsidDel="00B25031" w14:paraId="03DB0263" w14:textId="01A6BF4B">
        <w:trPr>
          <w:trHeight w:val="201"/>
          <w:del w:id="1112" w:author="yaozu long" w:date="2026-01-06T20:03:00Z"/>
        </w:trPr>
        <w:tc>
          <w:tcPr>
            <w:tcW w:w="467" w:type="dxa"/>
            <w:vMerge/>
          </w:tcPr>
          <w:p w14:paraId="4477D1D4" w14:textId="0C008600" w:rsidR="00543D5D" w:rsidRPr="00D05CD2" w:rsidDel="00B25031" w:rsidRDefault="00543D5D">
            <w:pPr>
              <w:autoSpaceDE w:val="0"/>
              <w:autoSpaceDN w:val="0"/>
              <w:rPr>
                <w:del w:id="11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91E808" w14:textId="64175D2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1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614BFBA6" w14:textId="28348388" w:rsidR="00543D5D" w:rsidRPr="00D05CD2" w:rsidDel="00B25031" w:rsidRDefault="006E20DC">
            <w:pPr>
              <w:rPr>
                <w:del w:id="1116" w:author="yaozu long" w:date="2026-01-06T20:03:00Z" w16du:dateUtc="2026-01-06T12:03:00Z"/>
                <w:sz w:val="22"/>
                <w:szCs w:val="22"/>
              </w:rPr>
            </w:pPr>
            <w:del w:id="1117" w:author="yaozu long" w:date="2025-12-25T08:52:00Z" w16du:dateUtc="2025-12-25T00:52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  <w:del w:id="111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58CB0136" w14:textId="6BF64AC9">
        <w:trPr>
          <w:trHeight w:val="201"/>
          <w:del w:id="1119" w:author="yaozu long" w:date="2026-01-06T20:03:00Z"/>
        </w:trPr>
        <w:tc>
          <w:tcPr>
            <w:tcW w:w="467" w:type="dxa"/>
            <w:vMerge/>
          </w:tcPr>
          <w:p w14:paraId="588B1E4E" w14:textId="75054D46" w:rsidR="00543D5D" w:rsidRPr="00D05CD2" w:rsidDel="00B25031" w:rsidRDefault="00543D5D">
            <w:pPr>
              <w:autoSpaceDE w:val="0"/>
              <w:autoSpaceDN w:val="0"/>
              <w:rPr>
                <w:del w:id="11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40E2FCE" w14:textId="1650712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2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20ABF543" w14:textId="7C4486DA" w:rsidR="00543D5D" w:rsidRPr="00D05CD2" w:rsidDel="00B25031" w:rsidRDefault="006E20DC">
            <w:pPr>
              <w:autoSpaceDE w:val="0"/>
              <w:autoSpaceDN w:val="0"/>
              <w:rPr>
                <w:del w:id="11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24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8B8387E" w14:textId="5F551C74">
        <w:trPr>
          <w:trHeight w:val="167"/>
          <w:del w:id="1125" w:author="yaozu long" w:date="2026-01-06T20:03:00Z"/>
        </w:trPr>
        <w:tc>
          <w:tcPr>
            <w:tcW w:w="467" w:type="dxa"/>
            <w:vMerge/>
          </w:tcPr>
          <w:p w14:paraId="1F961269" w14:textId="629FE8F1" w:rsidR="00543D5D" w:rsidRPr="00D05CD2" w:rsidDel="00B25031" w:rsidRDefault="00543D5D">
            <w:pPr>
              <w:autoSpaceDE w:val="0"/>
              <w:autoSpaceDN w:val="0"/>
              <w:rPr>
                <w:del w:id="11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BB70983" w14:textId="5BC872E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70EE70E0" w14:textId="40CEF9E2" w:rsidR="00543D5D" w:rsidRPr="00D05CD2" w:rsidDel="00B25031" w:rsidRDefault="006E20DC">
            <w:pPr>
              <w:autoSpaceDE w:val="0"/>
              <w:autoSpaceDN w:val="0"/>
              <w:rPr>
                <w:del w:id="11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30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736297B6" w14:textId="2862FC85">
        <w:trPr>
          <w:trHeight w:val="482"/>
          <w:del w:id="1131" w:author="yaozu long" w:date="2026-01-06T20:03:00Z"/>
        </w:trPr>
        <w:tc>
          <w:tcPr>
            <w:tcW w:w="467" w:type="dxa"/>
            <w:vMerge w:val="restart"/>
            <w:vAlign w:val="center"/>
          </w:tcPr>
          <w:p w14:paraId="43933608" w14:textId="0A2EC327" w:rsidR="00543D5D" w:rsidRPr="00D05CD2" w:rsidDel="00B25031" w:rsidRDefault="006E20DC">
            <w:pPr>
              <w:autoSpaceDE w:val="0"/>
              <w:autoSpaceDN w:val="0"/>
              <w:rPr>
                <w:del w:id="11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2EA586D4" w14:textId="3659E146" w:rsidR="00543D5D" w:rsidRPr="00D05CD2" w:rsidDel="00B25031" w:rsidRDefault="006E20DC">
            <w:pPr>
              <w:autoSpaceDE w:val="0"/>
              <w:autoSpaceDN w:val="0"/>
              <w:rPr>
                <w:del w:id="11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23C57A9" w14:textId="1F7AE478" w:rsidR="00543D5D" w:rsidRPr="00D05CD2" w:rsidDel="00B25031" w:rsidRDefault="006E20DC">
            <w:pPr>
              <w:autoSpaceDE w:val="0"/>
              <w:autoSpaceDN w:val="0"/>
              <w:rPr>
                <w:del w:id="11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22E77228" w14:textId="1632FF56" w:rsidR="00543D5D" w:rsidRPr="00D05CD2" w:rsidDel="00B25031" w:rsidRDefault="006E20DC">
            <w:pPr>
              <w:autoSpaceDE w:val="0"/>
              <w:autoSpaceDN w:val="0"/>
              <w:rPr>
                <w:del w:id="11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3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CDD6388" w14:textId="62C48659" w:rsidR="00543D5D" w:rsidRPr="00D05CD2" w:rsidDel="00B25031" w:rsidRDefault="006E20DC">
            <w:pPr>
              <w:autoSpaceDE w:val="0"/>
              <w:autoSpaceDN w:val="0"/>
              <w:rPr>
                <w:del w:id="11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17F0C25E" w14:textId="3E8F584B">
        <w:trPr>
          <w:trHeight w:val="149"/>
          <w:del w:id="1142" w:author="yaozu long" w:date="2026-01-06T20:03:00Z"/>
        </w:trPr>
        <w:tc>
          <w:tcPr>
            <w:tcW w:w="467" w:type="dxa"/>
            <w:vMerge/>
          </w:tcPr>
          <w:p w14:paraId="4B59114F" w14:textId="787E3B47" w:rsidR="00543D5D" w:rsidRPr="00D05CD2" w:rsidDel="00B25031" w:rsidRDefault="00543D5D">
            <w:pPr>
              <w:autoSpaceDE w:val="0"/>
              <w:autoSpaceDN w:val="0"/>
              <w:rPr>
                <w:del w:id="11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16A105" w14:textId="43ACD4B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4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13B07FC3" w14:textId="7048A0A0" w:rsidR="00543D5D" w:rsidRPr="00D05CD2" w:rsidDel="00B25031" w:rsidRDefault="006E20DC">
            <w:pPr>
              <w:rPr>
                <w:del w:id="1146" w:author="yaozu long" w:date="2026-01-06T20:03:00Z" w16du:dateUtc="2026-01-06T12:03:00Z"/>
                <w:sz w:val="22"/>
                <w:szCs w:val="22"/>
              </w:rPr>
            </w:pPr>
            <w:del w:id="114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ADACC3D" w14:textId="1BAA3B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4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60C5405B" w14:textId="4416ED03" w:rsidR="00543D5D" w:rsidRPr="00D05CD2" w:rsidDel="00B25031" w:rsidRDefault="006E20DC">
            <w:pPr>
              <w:jc w:val="left"/>
              <w:rPr>
                <w:del w:id="115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5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48C08C11" w14:textId="6C069C34">
        <w:trPr>
          <w:trHeight w:val="309"/>
          <w:del w:id="1152" w:author="yaozu long" w:date="2026-01-06T20:03:00Z"/>
        </w:trPr>
        <w:tc>
          <w:tcPr>
            <w:tcW w:w="467" w:type="dxa"/>
            <w:vMerge/>
          </w:tcPr>
          <w:p w14:paraId="1B271E71" w14:textId="1C3B04AC" w:rsidR="00543D5D" w:rsidRPr="00D05CD2" w:rsidDel="00B25031" w:rsidRDefault="00543D5D">
            <w:pPr>
              <w:autoSpaceDE w:val="0"/>
              <w:autoSpaceDN w:val="0"/>
              <w:rPr>
                <w:del w:id="11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8227B1" w14:textId="698524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5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152B94DC" w14:textId="5408895E" w:rsidR="00543D5D" w:rsidRPr="00D05CD2" w:rsidDel="00B25031" w:rsidRDefault="006E20DC">
            <w:pPr>
              <w:rPr>
                <w:del w:id="1156" w:author="yaozu long" w:date="2026-01-06T20:03:00Z" w16du:dateUtc="2026-01-06T12:03:00Z"/>
                <w:sz w:val="22"/>
                <w:szCs w:val="22"/>
              </w:rPr>
            </w:pPr>
            <w:del w:id="115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D37401C" w14:textId="74030BE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5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5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35B8A55B" w14:textId="321F0B70" w:rsidR="00543D5D" w:rsidRPr="00D05CD2" w:rsidDel="00B25031" w:rsidRDefault="006E20DC">
            <w:pPr>
              <w:rPr>
                <w:del w:id="116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61" w:author="yaozu long" w:date="2026-01-06T20:03:00Z" w16du:dateUtc="2026-01-06T12:03:00Z"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643A4BAB" w14:textId="7582BA59">
        <w:trPr>
          <w:trHeight w:val="285"/>
          <w:del w:id="1162" w:author="yaozu long" w:date="2026-01-06T20:03:00Z"/>
        </w:trPr>
        <w:tc>
          <w:tcPr>
            <w:tcW w:w="467" w:type="dxa"/>
            <w:vMerge/>
          </w:tcPr>
          <w:p w14:paraId="6FED26AF" w14:textId="54A372E5" w:rsidR="00543D5D" w:rsidRPr="00D05CD2" w:rsidDel="00B25031" w:rsidRDefault="00543D5D">
            <w:pPr>
              <w:autoSpaceDE w:val="0"/>
              <w:autoSpaceDN w:val="0"/>
              <w:rPr>
                <w:del w:id="11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988BC74" w14:textId="2C9D7CB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6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4B3B17E9" w14:textId="3DD064D5" w:rsidR="00543D5D" w:rsidRPr="00D05CD2" w:rsidDel="00B25031" w:rsidRDefault="006E20DC">
            <w:pPr>
              <w:rPr>
                <w:del w:id="1166" w:author="yaozu long" w:date="2026-01-06T20:03:00Z" w16du:dateUtc="2026-01-06T12:03:00Z"/>
                <w:sz w:val="22"/>
                <w:szCs w:val="22"/>
              </w:rPr>
            </w:pPr>
            <w:del w:id="116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73137F2" w14:textId="1BE163D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68EE01FB" w14:textId="5B701281" w:rsidR="00543D5D" w:rsidRPr="00D05CD2" w:rsidDel="00B25031" w:rsidRDefault="006E20DC">
            <w:pPr>
              <w:jc w:val="left"/>
              <w:rPr>
                <w:del w:id="117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7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4A5CB98" w14:textId="59E06EAB">
        <w:trPr>
          <w:trHeight w:val="275"/>
          <w:del w:id="1172" w:author="yaozu long" w:date="2026-01-06T20:03:00Z"/>
        </w:trPr>
        <w:tc>
          <w:tcPr>
            <w:tcW w:w="467" w:type="dxa"/>
            <w:vMerge/>
          </w:tcPr>
          <w:p w14:paraId="54510680" w14:textId="3333E038" w:rsidR="00543D5D" w:rsidRPr="00D05CD2" w:rsidDel="00B25031" w:rsidRDefault="00543D5D">
            <w:pPr>
              <w:autoSpaceDE w:val="0"/>
              <w:autoSpaceDN w:val="0"/>
              <w:rPr>
                <w:del w:id="11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E54F852" w14:textId="36F25B9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7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08338882" w14:textId="1E26E397" w:rsidR="00543D5D" w:rsidRPr="00D05CD2" w:rsidDel="00B25031" w:rsidRDefault="006E20DC">
            <w:pPr>
              <w:rPr>
                <w:del w:id="1176" w:author="yaozu long" w:date="2026-01-06T20:03:00Z" w16du:dateUtc="2026-01-06T12:03:00Z"/>
                <w:sz w:val="22"/>
                <w:szCs w:val="22"/>
              </w:rPr>
            </w:pPr>
            <w:del w:id="117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ADA2972" w14:textId="7601BC7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2692C109" w14:textId="4C3CF71A" w:rsidR="00543D5D" w:rsidRPr="00D05CD2" w:rsidDel="00B25031" w:rsidRDefault="006E20DC">
            <w:pPr>
              <w:rPr>
                <w:del w:id="118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8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5A89C56" w14:textId="5C09D9E6">
        <w:trPr>
          <w:trHeight w:val="265"/>
          <w:del w:id="1182" w:author="yaozu long" w:date="2026-01-06T20:03:00Z"/>
        </w:trPr>
        <w:tc>
          <w:tcPr>
            <w:tcW w:w="467" w:type="dxa"/>
            <w:vMerge/>
          </w:tcPr>
          <w:p w14:paraId="1530505A" w14:textId="1202883D" w:rsidR="00543D5D" w:rsidRPr="00D05CD2" w:rsidDel="00B25031" w:rsidRDefault="00543D5D">
            <w:pPr>
              <w:autoSpaceDE w:val="0"/>
              <w:autoSpaceDN w:val="0"/>
              <w:rPr>
                <w:del w:id="11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9F0C1A5" w14:textId="2E0F179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7FF31998" w14:textId="3CAE4417" w:rsidR="00543D5D" w:rsidRPr="00D05CD2" w:rsidDel="00B25031" w:rsidRDefault="006E20DC">
            <w:pPr>
              <w:rPr>
                <w:del w:id="1186" w:author="yaozu long" w:date="2026-01-06T20:03:00Z" w16du:dateUtc="2026-01-06T12:03:00Z"/>
                <w:sz w:val="22"/>
                <w:szCs w:val="22"/>
              </w:rPr>
            </w:pPr>
            <w:del w:id="118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6517662D" w14:textId="6219095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8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8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4D5A026B" w14:textId="5C2394A1" w:rsidR="00543D5D" w:rsidRPr="00D05CD2" w:rsidDel="00B25031" w:rsidRDefault="006E20DC">
            <w:pPr>
              <w:jc w:val="left"/>
              <w:rPr>
                <w:del w:id="119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9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B57CBA2" w14:textId="51C3F18A">
        <w:trPr>
          <w:trHeight w:val="255"/>
          <w:del w:id="1192" w:author="yaozu long" w:date="2026-01-06T20:03:00Z"/>
        </w:trPr>
        <w:tc>
          <w:tcPr>
            <w:tcW w:w="467" w:type="dxa"/>
            <w:vMerge/>
          </w:tcPr>
          <w:p w14:paraId="4565890F" w14:textId="00F93E9A" w:rsidR="00543D5D" w:rsidRPr="00D05CD2" w:rsidDel="00B25031" w:rsidRDefault="00543D5D">
            <w:pPr>
              <w:autoSpaceDE w:val="0"/>
              <w:autoSpaceDN w:val="0"/>
              <w:rPr>
                <w:del w:id="11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D1D5B14" w14:textId="4BFEDDD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1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630FF91F" w14:textId="7FF9B26C" w:rsidR="00543D5D" w:rsidRPr="00D05CD2" w:rsidDel="00B25031" w:rsidRDefault="006E20DC">
            <w:pPr>
              <w:rPr>
                <w:del w:id="1196" w:author="yaozu long" w:date="2026-01-06T20:03:00Z" w16du:dateUtc="2026-01-06T12:03:00Z"/>
                <w:sz w:val="22"/>
                <w:szCs w:val="22"/>
              </w:rPr>
            </w:pPr>
            <w:del w:id="119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B3694F3" w14:textId="68E9894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1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1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04BC6845" w14:textId="103EBC21" w:rsidR="00543D5D" w:rsidRPr="00D05CD2" w:rsidDel="00B25031" w:rsidRDefault="006E20DC">
            <w:pPr>
              <w:rPr>
                <w:del w:id="120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0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B473584" w14:textId="7B10A2A6">
        <w:trPr>
          <w:trHeight w:val="244"/>
          <w:del w:id="1202" w:author="yaozu long" w:date="2026-01-06T20:03:00Z"/>
        </w:trPr>
        <w:tc>
          <w:tcPr>
            <w:tcW w:w="467" w:type="dxa"/>
            <w:vMerge/>
          </w:tcPr>
          <w:p w14:paraId="7173D03A" w14:textId="651613C5" w:rsidR="00543D5D" w:rsidRPr="00D05CD2" w:rsidDel="00B25031" w:rsidRDefault="00543D5D">
            <w:pPr>
              <w:autoSpaceDE w:val="0"/>
              <w:autoSpaceDN w:val="0"/>
              <w:rPr>
                <w:del w:id="12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C27A6A" w14:textId="20073B2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403355B9" w14:textId="135E2715" w:rsidR="00543D5D" w:rsidRPr="00D05CD2" w:rsidDel="00B25031" w:rsidRDefault="006E20DC">
            <w:pPr>
              <w:rPr>
                <w:del w:id="1206" w:author="yaozu long" w:date="2026-01-06T20:03:00Z" w16du:dateUtc="2026-01-06T12:03:00Z"/>
                <w:sz w:val="22"/>
                <w:szCs w:val="22"/>
              </w:rPr>
            </w:pPr>
            <w:del w:id="120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57AE310" w14:textId="1C16621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0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B5F37D2" w14:textId="0E62B043" w:rsidR="00543D5D" w:rsidRPr="00D05CD2" w:rsidDel="00B25031" w:rsidRDefault="006E20DC">
            <w:pPr>
              <w:jc w:val="left"/>
              <w:rPr>
                <w:del w:id="121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1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A9DC283" w14:textId="0E0A1098">
        <w:trPr>
          <w:trHeight w:val="235"/>
          <w:del w:id="1212" w:author="yaozu long" w:date="2026-01-06T20:03:00Z"/>
        </w:trPr>
        <w:tc>
          <w:tcPr>
            <w:tcW w:w="467" w:type="dxa"/>
            <w:vMerge/>
          </w:tcPr>
          <w:p w14:paraId="4B98B468" w14:textId="483CAFDE" w:rsidR="00543D5D" w:rsidRPr="00D05CD2" w:rsidDel="00B25031" w:rsidRDefault="00543D5D">
            <w:pPr>
              <w:autoSpaceDE w:val="0"/>
              <w:autoSpaceDN w:val="0"/>
              <w:rPr>
                <w:del w:id="12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0EE3440" w14:textId="69271A5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1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1E64F949" w14:textId="2047BAA3" w:rsidR="00543D5D" w:rsidRPr="00D05CD2" w:rsidDel="00B25031" w:rsidRDefault="006E20DC">
            <w:pPr>
              <w:rPr>
                <w:del w:id="1216" w:author="yaozu long" w:date="2026-01-06T20:03:00Z" w16du:dateUtc="2026-01-06T12:03:00Z"/>
                <w:sz w:val="22"/>
                <w:szCs w:val="22"/>
              </w:rPr>
            </w:pPr>
            <w:del w:id="121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D460908" w14:textId="11B88BE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1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6F6A5B7B" w14:textId="7653F5D0" w:rsidR="00543D5D" w:rsidRPr="00D05CD2" w:rsidDel="00B25031" w:rsidRDefault="006E20DC">
            <w:pPr>
              <w:rPr>
                <w:del w:id="122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2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AD7121D" w14:textId="081EC566">
        <w:trPr>
          <w:trHeight w:val="225"/>
          <w:del w:id="1222" w:author="yaozu long" w:date="2026-01-06T20:03:00Z"/>
        </w:trPr>
        <w:tc>
          <w:tcPr>
            <w:tcW w:w="467" w:type="dxa"/>
            <w:vMerge/>
          </w:tcPr>
          <w:p w14:paraId="7A5019EA" w14:textId="332B5D94" w:rsidR="00543D5D" w:rsidRPr="00D05CD2" w:rsidDel="00B25031" w:rsidRDefault="00543D5D">
            <w:pPr>
              <w:autoSpaceDE w:val="0"/>
              <w:autoSpaceDN w:val="0"/>
              <w:rPr>
                <w:del w:id="12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C2D1933" w14:textId="3B15D91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2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1A95820C" w14:textId="374DE902" w:rsidR="00543D5D" w:rsidRPr="00D05CD2" w:rsidDel="00B25031" w:rsidRDefault="006E20DC">
            <w:pPr>
              <w:rPr>
                <w:del w:id="1226" w:author="yaozu long" w:date="2026-01-06T20:03:00Z" w16du:dateUtc="2026-01-06T12:03:00Z"/>
                <w:sz w:val="22"/>
                <w:szCs w:val="22"/>
              </w:rPr>
            </w:pPr>
            <w:del w:id="122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4839D87E" w14:textId="26A51A8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2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58A10C52" w14:textId="249F236D" w:rsidR="00543D5D" w:rsidRPr="00D05CD2" w:rsidDel="00B25031" w:rsidRDefault="006E20DC">
            <w:pPr>
              <w:rPr>
                <w:del w:id="123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3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4B93E3E" w14:textId="6117CB10">
        <w:trPr>
          <w:trHeight w:val="215"/>
          <w:del w:id="1232" w:author="yaozu long" w:date="2026-01-06T20:03:00Z"/>
        </w:trPr>
        <w:tc>
          <w:tcPr>
            <w:tcW w:w="467" w:type="dxa"/>
            <w:vMerge/>
          </w:tcPr>
          <w:p w14:paraId="37D0930A" w14:textId="1F878165" w:rsidR="00543D5D" w:rsidRPr="00D05CD2" w:rsidDel="00B25031" w:rsidRDefault="00543D5D">
            <w:pPr>
              <w:autoSpaceDE w:val="0"/>
              <w:autoSpaceDN w:val="0"/>
              <w:rPr>
                <w:del w:id="12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8A2B5C2" w14:textId="22A9125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0E78ABE5" w14:textId="6B2848F3" w:rsidR="00543D5D" w:rsidRPr="00D05CD2" w:rsidDel="00B25031" w:rsidRDefault="006E20DC">
            <w:pPr>
              <w:rPr>
                <w:del w:id="1236" w:author="yaozu long" w:date="2026-01-06T20:03:00Z" w16du:dateUtc="2026-01-06T12:03:00Z"/>
                <w:sz w:val="22"/>
                <w:szCs w:val="22"/>
              </w:rPr>
            </w:pPr>
            <w:del w:id="1237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3F5789CC" w14:textId="6794C18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3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3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5E76DC2" w14:textId="63341BB5" w:rsidR="00543D5D" w:rsidRPr="00D05CD2" w:rsidDel="00B25031" w:rsidRDefault="006E20DC">
            <w:pPr>
              <w:jc w:val="left"/>
              <w:rPr>
                <w:del w:id="124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4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7A66990" w14:textId="1112227C">
        <w:trPr>
          <w:trHeight w:val="294"/>
          <w:del w:id="1242" w:author="yaozu long" w:date="2026-01-06T20:03:00Z"/>
        </w:trPr>
        <w:tc>
          <w:tcPr>
            <w:tcW w:w="467" w:type="dxa"/>
            <w:vMerge/>
          </w:tcPr>
          <w:p w14:paraId="2C96244E" w14:textId="68D61C9F" w:rsidR="00543D5D" w:rsidRPr="00D05CD2" w:rsidDel="00B25031" w:rsidRDefault="00543D5D">
            <w:pPr>
              <w:autoSpaceDE w:val="0"/>
              <w:autoSpaceDN w:val="0"/>
              <w:rPr>
                <w:del w:id="12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FCEA07" w14:textId="32793D4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4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02F19A35" w14:textId="7C31C981" w:rsidR="00543D5D" w:rsidRPr="00D05CD2" w:rsidDel="00B25031" w:rsidRDefault="006E20DC">
            <w:pPr>
              <w:rPr>
                <w:del w:id="1246" w:author="yaozu long" w:date="2026-01-06T20:03:00Z" w16du:dateUtc="2026-01-06T12:03:00Z"/>
                <w:sz w:val="22"/>
                <w:szCs w:val="22"/>
              </w:rPr>
            </w:pPr>
            <w:del w:id="124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34A157DB" w14:textId="7C1C24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4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5855DCD7" w14:textId="745F8F87" w:rsidR="00543D5D" w:rsidRPr="00D05CD2" w:rsidDel="00B25031" w:rsidRDefault="006E20DC">
            <w:pPr>
              <w:rPr>
                <w:del w:id="125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5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6801EAB" w14:textId="5F05D68C">
        <w:trPr>
          <w:trHeight w:val="47"/>
          <w:del w:id="1252" w:author="yaozu long" w:date="2026-01-06T20:03:00Z"/>
        </w:trPr>
        <w:tc>
          <w:tcPr>
            <w:tcW w:w="467" w:type="dxa"/>
            <w:vMerge/>
          </w:tcPr>
          <w:p w14:paraId="23FFD535" w14:textId="7FC1AD02" w:rsidR="00543D5D" w:rsidRPr="00D05CD2" w:rsidDel="00B25031" w:rsidRDefault="00543D5D">
            <w:pPr>
              <w:autoSpaceDE w:val="0"/>
              <w:autoSpaceDN w:val="0"/>
              <w:rPr>
                <w:del w:id="12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ED6E622" w14:textId="4855FEE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5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569C971B" w14:textId="76108389" w:rsidR="00543D5D" w:rsidRPr="00D05CD2" w:rsidDel="00B25031" w:rsidRDefault="006E20DC">
            <w:pPr>
              <w:rPr>
                <w:del w:id="1256" w:author="yaozu long" w:date="2026-01-06T20:03:00Z" w16du:dateUtc="2026-01-06T12:03:00Z"/>
                <w:sz w:val="22"/>
                <w:szCs w:val="22"/>
              </w:rPr>
            </w:pPr>
            <w:del w:id="125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79F088CE" w14:textId="0E018BB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5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5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66D9D76" w14:textId="2B831693" w:rsidR="00543D5D" w:rsidRPr="00D05CD2" w:rsidDel="00B25031" w:rsidRDefault="006E20DC">
            <w:pPr>
              <w:rPr>
                <w:del w:id="126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6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6E67DA7" w14:textId="4F8F0D7B">
        <w:trPr>
          <w:trHeight w:val="60"/>
          <w:del w:id="1262" w:author="yaozu long" w:date="2026-01-06T20:03:00Z"/>
        </w:trPr>
        <w:tc>
          <w:tcPr>
            <w:tcW w:w="467" w:type="dxa"/>
            <w:vMerge/>
          </w:tcPr>
          <w:p w14:paraId="169ADA56" w14:textId="7E04AE32" w:rsidR="00543D5D" w:rsidRPr="00D05CD2" w:rsidDel="00B25031" w:rsidRDefault="00543D5D">
            <w:pPr>
              <w:autoSpaceDE w:val="0"/>
              <w:autoSpaceDN w:val="0"/>
              <w:rPr>
                <w:del w:id="12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89CED8" w14:textId="3138B0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6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5A887F8B" w14:textId="3FD14226" w:rsidR="00543D5D" w:rsidRPr="00D05CD2" w:rsidDel="00B25031" w:rsidRDefault="006E20DC">
            <w:pPr>
              <w:rPr>
                <w:del w:id="1266" w:author="yaozu long" w:date="2026-01-06T20:03:00Z" w16du:dateUtc="2026-01-06T12:03:00Z"/>
                <w:sz w:val="22"/>
                <w:szCs w:val="22"/>
              </w:rPr>
            </w:pPr>
            <w:del w:id="126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3DA89797" w14:textId="05D61BC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0874185C" w14:textId="202F3EF5" w:rsidR="00543D5D" w:rsidRPr="00D05CD2" w:rsidDel="00B25031" w:rsidRDefault="006E20DC">
            <w:pPr>
              <w:rPr>
                <w:del w:id="127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7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6004653" w14:textId="3DE07B18">
        <w:trPr>
          <w:trHeight w:val="302"/>
          <w:del w:id="1272" w:author="yaozu long" w:date="2026-01-06T20:03:00Z"/>
        </w:trPr>
        <w:tc>
          <w:tcPr>
            <w:tcW w:w="467" w:type="dxa"/>
            <w:vMerge/>
          </w:tcPr>
          <w:p w14:paraId="36885729" w14:textId="3E04F54F" w:rsidR="00543D5D" w:rsidRPr="00D05CD2" w:rsidDel="00B25031" w:rsidRDefault="00543D5D">
            <w:pPr>
              <w:autoSpaceDE w:val="0"/>
              <w:autoSpaceDN w:val="0"/>
              <w:rPr>
                <w:del w:id="12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C934B8" w14:textId="440740E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7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619A3284" w14:textId="115E55F4" w:rsidR="00543D5D" w:rsidRPr="00D05CD2" w:rsidDel="00B25031" w:rsidRDefault="006E20DC">
            <w:pPr>
              <w:rPr>
                <w:del w:id="1276" w:author="yaozu long" w:date="2026-01-06T20:03:00Z" w16du:dateUtc="2026-01-06T12:03:00Z"/>
                <w:sz w:val="22"/>
                <w:szCs w:val="22"/>
              </w:rPr>
            </w:pPr>
            <w:del w:id="127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302C3E4" w14:textId="7FF4B52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83DD5BD" w14:textId="02562545" w:rsidR="00543D5D" w:rsidRPr="00D05CD2" w:rsidDel="00B25031" w:rsidRDefault="006E20DC">
            <w:pPr>
              <w:jc w:val="left"/>
              <w:rPr>
                <w:del w:id="128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8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5DA812FF" w14:textId="7979CA68">
        <w:trPr>
          <w:trHeight w:val="293"/>
          <w:del w:id="1282" w:author="yaozu long" w:date="2026-01-06T20:03:00Z"/>
        </w:trPr>
        <w:tc>
          <w:tcPr>
            <w:tcW w:w="467" w:type="dxa"/>
            <w:vMerge/>
          </w:tcPr>
          <w:p w14:paraId="47A7703F" w14:textId="67DF15F2" w:rsidR="00543D5D" w:rsidRPr="00D05CD2" w:rsidDel="00B25031" w:rsidRDefault="00543D5D">
            <w:pPr>
              <w:autoSpaceDE w:val="0"/>
              <w:autoSpaceDN w:val="0"/>
              <w:rPr>
                <w:del w:id="12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A28C5F3" w14:textId="334DD46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696F5EAE" w14:textId="0683E560" w:rsidR="00543D5D" w:rsidRPr="00D05CD2" w:rsidDel="00B25031" w:rsidRDefault="006E20DC">
            <w:pPr>
              <w:rPr>
                <w:del w:id="1286" w:author="yaozu long" w:date="2026-01-06T20:03:00Z" w16du:dateUtc="2026-01-06T12:03:00Z"/>
                <w:sz w:val="22"/>
                <w:szCs w:val="22"/>
              </w:rPr>
            </w:pPr>
            <w:del w:id="128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4A38BD8D" w14:textId="4F8AB3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8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8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26EA871" w14:textId="51CB25E6" w:rsidR="00543D5D" w:rsidRPr="00D05CD2" w:rsidDel="00B25031" w:rsidRDefault="006E20DC">
            <w:pPr>
              <w:jc w:val="left"/>
              <w:rPr>
                <w:del w:id="129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9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2D43D896" w14:textId="6A298D53">
        <w:trPr>
          <w:trHeight w:val="269"/>
          <w:del w:id="1292" w:author="yaozu long" w:date="2026-01-06T20:03:00Z"/>
        </w:trPr>
        <w:tc>
          <w:tcPr>
            <w:tcW w:w="467" w:type="dxa"/>
            <w:vMerge/>
          </w:tcPr>
          <w:p w14:paraId="6B5704C3" w14:textId="50570086" w:rsidR="00543D5D" w:rsidRPr="00D05CD2" w:rsidDel="00B25031" w:rsidRDefault="00543D5D">
            <w:pPr>
              <w:autoSpaceDE w:val="0"/>
              <w:autoSpaceDN w:val="0"/>
              <w:rPr>
                <w:del w:id="12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B04E72D" w14:textId="2B9455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2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42C962AA" w14:textId="49875FB3" w:rsidR="00543D5D" w:rsidRPr="00D05CD2" w:rsidDel="00B25031" w:rsidRDefault="006E20DC">
            <w:pPr>
              <w:rPr>
                <w:del w:id="1296" w:author="yaozu long" w:date="2026-01-06T20:03:00Z" w16du:dateUtc="2026-01-06T12:03:00Z"/>
                <w:sz w:val="22"/>
                <w:szCs w:val="22"/>
              </w:rPr>
            </w:pPr>
            <w:del w:id="129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69EF1890" w14:textId="6B63941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2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2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CD1810E" w14:textId="3B9BFC44" w:rsidR="00543D5D" w:rsidRPr="00D05CD2" w:rsidDel="00B25031" w:rsidRDefault="006E20DC">
            <w:pPr>
              <w:jc w:val="left"/>
              <w:rPr>
                <w:del w:id="130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30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1BA18D64" w14:textId="383A848E">
        <w:trPr>
          <w:trHeight w:val="1292"/>
          <w:del w:id="1302" w:author="yaozu long" w:date="2026-01-06T20:03:00Z"/>
        </w:trPr>
        <w:tc>
          <w:tcPr>
            <w:tcW w:w="467" w:type="dxa"/>
            <w:vAlign w:val="center"/>
          </w:tcPr>
          <w:p w14:paraId="00BFCB0E" w14:textId="71807E75" w:rsidR="00543D5D" w:rsidRPr="00D05CD2" w:rsidDel="00B25031" w:rsidRDefault="006E20DC">
            <w:pPr>
              <w:autoSpaceDE w:val="0"/>
              <w:autoSpaceDN w:val="0"/>
              <w:rPr>
                <w:del w:id="13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0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39BBDF58" w14:textId="18923D93" w:rsidR="00543D5D" w:rsidRPr="00D05CD2" w:rsidDel="00B25031" w:rsidRDefault="006E20DC">
            <w:pPr>
              <w:rPr>
                <w:del w:id="1305" w:author="yaozu long" w:date="2026-01-06T20:03:00Z" w16du:dateUtc="2026-01-06T12:03:00Z"/>
                <w:sz w:val="22"/>
                <w:szCs w:val="22"/>
              </w:rPr>
            </w:pPr>
            <w:del w:id="1306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307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1308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3C85A8F9" w14:textId="0E50D8B3" w:rsidR="00543D5D" w:rsidRPr="00D05CD2" w:rsidDel="00B25031" w:rsidRDefault="006E20DC">
            <w:pPr>
              <w:rPr>
                <w:del w:id="1309" w:author="yaozu long" w:date="2026-01-06T20:03:00Z" w16du:dateUtc="2026-01-06T12:03:00Z"/>
                <w:sz w:val="22"/>
                <w:szCs w:val="22"/>
              </w:rPr>
            </w:pPr>
            <w:del w:id="1310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2560C9DF" w14:textId="4877D531" w:rsidR="00543D5D" w:rsidRPr="00D05CD2" w:rsidDel="00B25031" w:rsidRDefault="006E20DC">
            <w:pPr>
              <w:autoSpaceDE w:val="0"/>
              <w:autoSpaceDN w:val="0"/>
              <w:rPr>
                <w:del w:id="1311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1312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6EA8807C" w14:textId="007BD352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1313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1314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ARINC429数据字4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5491B6AD" w14:textId="0329A9E1">
        <w:trPr>
          <w:cantSplit/>
          <w:trHeight w:val="302"/>
          <w:tblHeader/>
          <w:del w:id="1315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3524CCEA" w14:textId="606B2560" w:rsidR="00543D5D" w:rsidRPr="00D05CD2" w:rsidDel="00B25031" w:rsidRDefault="006E20DC">
            <w:pPr>
              <w:autoSpaceDE w:val="0"/>
              <w:autoSpaceDN w:val="0"/>
              <w:rPr>
                <w:del w:id="131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1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21047773" w14:textId="6CB47597" w:rsidR="00543D5D" w:rsidRPr="00D05CD2" w:rsidDel="00B25031" w:rsidRDefault="006E20DC">
            <w:pPr>
              <w:autoSpaceDE w:val="0"/>
              <w:autoSpaceDN w:val="0"/>
              <w:rPr>
                <w:del w:id="13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1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64522A46" w14:textId="1F4AF2F5" w:rsidR="00543D5D" w:rsidRPr="00D05CD2" w:rsidDel="00B25031" w:rsidRDefault="006E20DC">
            <w:pPr>
              <w:autoSpaceDE w:val="0"/>
              <w:autoSpaceDN w:val="0"/>
              <w:rPr>
                <w:del w:id="13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2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自动飞行右刹车行程量</w:delText>
              </w:r>
            </w:del>
          </w:p>
        </w:tc>
        <w:tc>
          <w:tcPr>
            <w:tcW w:w="850" w:type="dxa"/>
          </w:tcPr>
          <w:p w14:paraId="212090BD" w14:textId="49DA3B9E" w:rsidR="00543D5D" w:rsidRPr="00D05CD2" w:rsidDel="00B25031" w:rsidRDefault="006E20DC">
            <w:pPr>
              <w:autoSpaceDE w:val="0"/>
              <w:autoSpaceDN w:val="0"/>
              <w:rPr>
                <w:del w:id="132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2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726EEAD4" w14:textId="542DFC02" w:rsidR="00543D5D" w:rsidRPr="00D05CD2" w:rsidDel="00B25031" w:rsidRDefault="00543D5D">
            <w:pPr>
              <w:autoSpaceDE w:val="0"/>
              <w:autoSpaceDN w:val="0"/>
              <w:rPr>
                <w:del w:id="13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6A0A32F8" w14:textId="23CD9F34">
        <w:trPr>
          <w:cantSplit/>
          <w:trHeight w:val="292"/>
          <w:tblHeader/>
          <w:del w:id="1325" w:author="yaozu long" w:date="2026-01-06T20:03:00Z"/>
        </w:trPr>
        <w:tc>
          <w:tcPr>
            <w:tcW w:w="1901" w:type="dxa"/>
            <w:gridSpan w:val="3"/>
            <w:vMerge/>
          </w:tcPr>
          <w:p w14:paraId="25E89228" w14:textId="7066C559" w:rsidR="00543D5D" w:rsidRPr="00D05CD2" w:rsidDel="00B25031" w:rsidRDefault="00543D5D">
            <w:pPr>
              <w:autoSpaceDE w:val="0"/>
              <w:autoSpaceDN w:val="0"/>
              <w:rPr>
                <w:del w:id="13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4AF232E9" w14:textId="31684F9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650B86F5" w14:textId="4DD948E0" w:rsidR="00543D5D" w:rsidRPr="00D05CD2" w:rsidDel="00B25031" w:rsidRDefault="006E20DC">
            <w:pPr>
              <w:autoSpaceDE w:val="0"/>
              <w:autoSpaceDN w:val="0"/>
              <w:rPr>
                <w:del w:id="13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2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3</w:delText>
              </w:r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/</w:delText>
              </w:r>
              <w:r w:rsidR="00A56997"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  <w:r w:rsidR="00A56997" w:rsidDel="00B25031">
                <w:rPr>
                  <w:rFonts w:ascii="宋体" w:hAnsi="宋体" w:hint="eastAsia"/>
                  <w:sz w:val="22"/>
                  <w:szCs w:val="22"/>
                </w:rPr>
                <w:delText>4</w:delText>
              </w:r>
            </w:del>
          </w:p>
        </w:tc>
      </w:tr>
      <w:tr w:rsidR="00543D5D" w:rsidRPr="00D05CD2" w:rsidDel="00B25031" w14:paraId="0660C4A8" w14:textId="3E0B7299">
        <w:trPr>
          <w:trHeight w:val="282"/>
          <w:del w:id="1331" w:author="yaozu long" w:date="2026-01-06T20:03:00Z"/>
        </w:trPr>
        <w:tc>
          <w:tcPr>
            <w:tcW w:w="467" w:type="dxa"/>
            <w:vMerge w:val="restart"/>
            <w:vAlign w:val="center"/>
          </w:tcPr>
          <w:p w14:paraId="322C1CF6" w14:textId="0CF7EC91" w:rsidR="00543D5D" w:rsidRPr="00D05CD2" w:rsidDel="00B25031" w:rsidRDefault="006E20DC">
            <w:pPr>
              <w:autoSpaceDE w:val="0"/>
              <w:autoSpaceDN w:val="0"/>
              <w:rPr>
                <w:del w:id="13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5AE6E288" w14:textId="604B3AA3" w:rsidR="00543D5D" w:rsidRPr="00D05CD2" w:rsidDel="00B25031" w:rsidRDefault="006E20DC">
            <w:pPr>
              <w:autoSpaceDE w:val="0"/>
              <w:autoSpaceDN w:val="0"/>
              <w:rPr>
                <w:del w:id="13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69661103" w14:textId="6F0E3154" w:rsidR="00543D5D" w:rsidRPr="00D05CD2" w:rsidDel="00B25031" w:rsidRDefault="006E20DC">
            <w:pPr>
              <w:autoSpaceDE w:val="0"/>
              <w:autoSpaceDN w:val="0"/>
              <w:rPr>
                <w:del w:id="13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4B2F2D8C" w14:textId="77B961AA" w:rsidR="00543D5D" w:rsidRPr="00D05CD2" w:rsidDel="00B25031" w:rsidRDefault="006E20DC">
            <w:pPr>
              <w:autoSpaceDE w:val="0"/>
              <w:autoSpaceDN w:val="0"/>
              <w:rPr>
                <w:del w:id="13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3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C486824" w14:textId="68718287" w:rsidR="00543D5D" w:rsidRPr="00D05CD2" w:rsidDel="00B25031" w:rsidRDefault="006E20DC">
            <w:pPr>
              <w:autoSpaceDE w:val="0"/>
              <w:autoSpaceDN w:val="0"/>
              <w:rPr>
                <w:del w:id="13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4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21D4BF93" w14:textId="35028DEC" w:rsidR="00543D5D" w:rsidRPr="00D05CD2" w:rsidDel="00B25031" w:rsidRDefault="006E20DC">
            <w:pPr>
              <w:autoSpaceDE w:val="0"/>
              <w:autoSpaceDN w:val="0"/>
              <w:rPr>
                <w:del w:id="134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4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65F8EF9F" w14:textId="2EC5E10D">
        <w:trPr>
          <w:trHeight w:val="272"/>
          <w:del w:id="1344" w:author="yaozu long" w:date="2026-01-06T20:03:00Z"/>
        </w:trPr>
        <w:tc>
          <w:tcPr>
            <w:tcW w:w="467" w:type="dxa"/>
            <w:vMerge/>
          </w:tcPr>
          <w:p w14:paraId="47038202" w14:textId="58382595" w:rsidR="00543D5D" w:rsidRPr="00D05CD2" w:rsidDel="00B25031" w:rsidRDefault="00543D5D">
            <w:pPr>
              <w:autoSpaceDE w:val="0"/>
              <w:autoSpaceDN w:val="0"/>
              <w:rPr>
                <w:del w:id="13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3B91AB1" w14:textId="028EBBF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4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76E266E4" w14:textId="5ABA0E5D" w:rsidR="00543D5D" w:rsidRPr="00D05CD2" w:rsidDel="00B25031" w:rsidRDefault="006E20DC">
            <w:pPr>
              <w:autoSpaceDE w:val="0"/>
              <w:autoSpaceDN w:val="0"/>
              <w:rPr>
                <w:del w:id="13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4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FCC1、FCC2、FCC3、FCC4</w:delText>
              </w:r>
            </w:del>
          </w:p>
        </w:tc>
      </w:tr>
      <w:tr w:rsidR="00543D5D" w:rsidRPr="00D05CD2" w:rsidDel="00B25031" w14:paraId="2607CDA1" w14:textId="4257BB12">
        <w:trPr>
          <w:trHeight w:val="262"/>
          <w:del w:id="1350" w:author="yaozu long" w:date="2026-01-06T20:03:00Z"/>
        </w:trPr>
        <w:tc>
          <w:tcPr>
            <w:tcW w:w="467" w:type="dxa"/>
            <w:vMerge/>
          </w:tcPr>
          <w:p w14:paraId="29B4D6E9" w14:textId="78576C56" w:rsidR="00543D5D" w:rsidRPr="00D05CD2" w:rsidDel="00B25031" w:rsidRDefault="00543D5D">
            <w:pPr>
              <w:autoSpaceDE w:val="0"/>
              <w:autoSpaceDN w:val="0"/>
              <w:rPr>
                <w:del w:id="13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A59AF68" w14:textId="791C735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7FB89900" w14:textId="538221CE" w:rsidR="00543D5D" w:rsidRPr="00D05CD2" w:rsidDel="00B25031" w:rsidRDefault="00543D5D">
            <w:pPr>
              <w:autoSpaceDE w:val="0"/>
              <w:autoSpaceDN w:val="0"/>
              <w:rPr>
                <w:del w:id="13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677F8355" w14:textId="2215AF9D">
        <w:trPr>
          <w:trHeight w:val="231"/>
          <w:del w:id="1355" w:author="yaozu long" w:date="2026-01-06T20:03:00Z"/>
        </w:trPr>
        <w:tc>
          <w:tcPr>
            <w:tcW w:w="467" w:type="dxa"/>
            <w:vMerge/>
          </w:tcPr>
          <w:p w14:paraId="7BF54647" w14:textId="3AB07635" w:rsidR="00543D5D" w:rsidRPr="00D05CD2" w:rsidDel="00B25031" w:rsidRDefault="00543D5D">
            <w:pPr>
              <w:autoSpaceDE w:val="0"/>
              <w:autoSpaceDN w:val="0"/>
              <w:rPr>
                <w:del w:id="13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07153D2" w14:textId="7753038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620C3F1A" w14:textId="72618419" w:rsidR="00543D5D" w:rsidRPr="00D05CD2" w:rsidDel="00B25031" w:rsidRDefault="006E20DC">
            <w:pPr>
              <w:rPr>
                <w:del w:id="1359" w:author="yaozu long" w:date="2026-01-06T20:03:00Z" w16du:dateUtc="2026-01-06T12:03:00Z"/>
                <w:sz w:val="22"/>
                <w:szCs w:val="22"/>
              </w:rPr>
            </w:pPr>
            <w:del w:id="136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3C2078FF" w14:textId="44B43AE7">
        <w:trPr>
          <w:trHeight w:val="207"/>
          <w:del w:id="1361" w:author="yaozu long" w:date="2026-01-06T20:03:00Z"/>
        </w:trPr>
        <w:tc>
          <w:tcPr>
            <w:tcW w:w="467" w:type="dxa"/>
            <w:vMerge/>
          </w:tcPr>
          <w:p w14:paraId="32A38139" w14:textId="34FEEFAE" w:rsidR="00543D5D" w:rsidRPr="00D05CD2" w:rsidDel="00B25031" w:rsidRDefault="00543D5D">
            <w:pPr>
              <w:autoSpaceDE w:val="0"/>
              <w:autoSpaceDN w:val="0"/>
              <w:rPr>
                <w:del w:id="13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2CD3147" w14:textId="60C73DD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5D09AB8F" w14:textId="45B4D09F" w:rsidR="00543D5D" w:rsidRPr="00D05CD2" w:rsidDel="00B25031" w:rsidRDefault="006E20DC">
            <w:pPr>
              <w:rPr>
                <w:del w:id="1365" w:author="yaozu long" w:date="2026-01-06T20:03:00Z" w16du:dateUtc="2026-01-06T12:03:00Z"/>
                <w:sz w:val="22"/>
                <w:szCs w:val="22"/>
              </w:rPr>
            </w:pPr>
            <w:del w:id="1366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0-</w:delText>
              </w:r>
            </w:del>
            <w:del w:id="1367" w:author="yaozu long" w:date="2025-12-25T08:52:00Z" w16du:dateUtc="2025-12-25T00:52:00Z">
              <w:r w:rsidRPr="00D05CD2" w:rsidDel="00C71D3F">
                <w:rPr>
                  <w:sz w:val="22"/>
                  <w:szCs w:val="22"/>
                </w:rPr>
                <w:delText>256</w:delText>
              </w:r>
            </w:del>
            <w:del w:id="136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72C88EEC" w14:textId="474138C8">
        <w:trPr>
          <w:trHeight w:val="311"/>
          <w:del w:id="1369" w:author="yaozu long" w:date="2026-01-06T20:03:00Z"/>
        </w:trPr>
        <w:tc>
          <w:tcPr>
            <w:tcW w:w="467" w:type="dxa"/>
            <w:vMerge/>
          </w:tcPr>
          <w:p w14:paraId="153C4F03" w14:textId="51449346" w:rsidR="00543D5D" w:rsidRPr="00D05CD2" w:rsidDel="00B25031" w:rsidRDefault="00543D5D">
            <w:pPr>
              <w:autoSpaceDE w:val="0"/>
              <w:autoSpaceDN w:val="0"/>
              <w:rPr>
                <w:del w:id="13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8E64F2" w14:textId="04876FD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55D2472C" w14:textId="56E917C1" w:rsidR="00543D5D" w:rsidRPr="00D05CD2" w:rsidDel="00B25031" w:rsidRDefault="006E20DC">
            <w:pPr>
              <w:rPr>
                <w:del w:id="1373" w:author="yaozu long" w:date="2026-01-06T20:03:00Z" w16du:dateUtc="2026-01-06T12:03:00Z"/>
                <w:sz w:val="22"/>
                <w:szCs w:val="22"/>
              </w:rPr>
            </w:pPr>
            <w:del w:id="1374" w:author="yaozu long" w:date="2025-12-25T08:53:00Z" w16du:dateUtc="2025-12-25T00:53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</w:p>
        </w:tc>
      </w:tr>
      <w:tr w:rsidR="00543D5D" w:rsidRPr="00D05CD2" w:rsidDel="00B25031" w14:paraId="4E035D28" w14:textId="134994C3">
        <w:trPr>
          <w:trHeight w:val="201"/>
          <w:del w:id="1375" w:author="yaozu long" w:date="2026-01-06T20:03:00Z"/>
        </w:trPr>
        <w:tc>
          <w:tcPr>
            <w:tcW w:w="467" w:type="dxa"/>
            <w:vMerge/>
          </w:tcPr>
          <w:p w14:paraId="2407C81E" w14:textId="2C2C1930" w:rsidR="00543D5D" w:rsidRPr="00D05CD2" w:rsidDel="00B25031" w:rsidRDefault="00543D5D">
            <w:pPr>
              <w:autoSpaceDE w:val="0"/>
              <w:autoSpaceDN w:val="0"/>
              <w:rPr>
                <w:del w:id="13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9CEE12C" w14:textId="71B9C32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7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3F66F1D6" w14:textId="760AB188" w:rsidR="00543D5D" w:rsidRPr="00D05CD2" w:rsidDel="00B25031" w:rsidRDefault="006E20DC">
            <w:pPr>
              <w:rPr>
                <w:del w:id="1379" w:author="yaozu long" w:date="2026-01-06T20:03:00Z" w16du:dateUtc="2026-01-06T12:03:00Z"/>
                <w:sz w:val="22"/>
                <w:szCs w:val="22"/>
              </w:rPr>
            </w:pPr>
            <w:del w:id="1380" w:author="yaozu long" w:date="2025-12-25T08:53:00Z" w16du:dateUtc="2025-12-25T00:53:00Z">
              <w:r w:rsidRPr="00D05CD2" w:rsidDel="00C71D3F">
                <w:rPr>
                  <w:rFonts w:hint="eastAsia"/>
                  <w:sz w:val="22"/>
                  <w:szCs w:val="22"/>
                </w:rPr>
                <w:delText>1</w:delText>
              </w:r>
            </w:del>
            <w:del w:id="1381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%</w:delText>
              </w:r>
            </w:del>
          </w:p>
        </w:tc>
      </w:tr>
      <w:tr w:rsidR="00543D5D" w:rsidRPr="00D05CD2" w:rsidDel="00B25031" w14:paraId="15732B47" w14:textId="13DEDE22">
        <w:trPr>
          <w:trHeight w:val="201"/>
          <w:del w:id="1382" w:author="yaozu long" w:date="2026-01-06T20:03:00Z"/>
        </w:trPr>
        <w:tc>
          <w:tcPr>
            <w:tcW w:w="467" w:type="dxa"/>
            <w:vMerge/>
          </w:tcPr>
          <w:p w14:paraId="4EBCAFF1" w14:textId="08DCB51D" w:rsidR="00543D5D" w:rsidRPr="00D05CD2" w:rsidDel="00B25031" w:rsidRDefault="00543D5D">
            <w:pPr>
              <w:autoSpaceDE w:val="0"/>
              <w:autoSpaceDN w:val="0"/>
              <w:rPr>
                <w:del w:id="13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A1F60E5" w14:textId="1A46AF7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4983A3DF" w14:textId="43E71A0B" w:rsidR="00543D5D" w:rsidRPr="00D05CD2" w:rsidDel="00B25031" w:rsidRDefault="006E20DC">
            <w:pPr>
              <w:autoSpaceDE w:val="0"/>
              <w:autoSpaceDN w:val="0"/>
              <w:rPr>
                <w:del w:id="13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8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48E4FEF9" w14:textId="7AF31D98">
        <w:trPr>
          <w:trHeight w:val="167"/>
          <w:del w:id="1388" w:author="yaozu long" w:date="2026-01-06T20:03:00Z"/>
        </w:trPr>
        <w:tc>
          <w:tcPr>
            <w:tcW w:w="467" w:type="dxa"/>
            <w:vMerge/>
          </w:tcPr>
          <w:p w14:paraId="43ED95AA" w14:textId="67FC726D" w:rsidR="00543D5D" w:rsidRPr="00D05CD2" w:rsidDel="00B25031" w:rsidRDefault="00543D5D">
            <w:pPr>
              <w:autoSpaceDE w:val="0"/>
              <w:autoSpaceDN w:val="0"/>
              <w:rPr>
                <w:del w:id="13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1ED9EE1" w14:textId="5E72BF7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3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9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3023E300" w14:textId="50C043BA" w:rsidR="00543D5D" w:rsidRPr="00D05CD2" w:rsidDel="00B25031" w:rsidRDefault="006E20DC">
            <w:pPr>
              <w:autoSpaceDE w:val="0"/>
              <w:autoSpaceDN w:val="0"/>
              <w:rPr>
                <w:del w:id="13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93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3ADE5863" w14:textId="7EF92166">
        <w:trPr>
          <w:trHeight w:val="482"/>
          <w:del w:id="1394" w:author="yaozu long" w:date="2026-01-06T20:03:00Z"/>
        </w:trPr>
        <w:tc>
          <w:tcPr>
            <w:tcW w:w="467" w:type="dxa"/>
            <w:vMerge w:val="restart"/>
            <w:vAlign w:val="center"/>
          </w:tcPr>
          <w:p w14:paraId="5CA599CB" w14:textId="6D89C138" w:rsidR="00543D5D" w:rsidRPr="00D05CD2" w:rsidDel="00B25031" w:rsidRDefault="006E20DC">
            <w:pPr>
              <w:autoSpaceDE w:val="0"/>
              <w:autoSpaceDN w:val="0"/>
              <w:rPr>
                <w:del w:id="139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9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4F71C7C5" w14:textId="511FD84B" w:rsidR="00543D5D" w:rsidRPr="00D05CD2" w:rsidDel="00B25031" w:rsidRDefault="006E20DC">
            <w:pPr>
              <w:autoSpaceDE w:val="0"/>
              <w:autoSpaceDN w:val="0"/>
              <w:rPr>
                <w:del w:id="13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3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E7311AC" w14:textId="058AD9EE" w:rsidR="00543D5D" w:rsidRPr="00D05CD2" w:rsidDel="00B25031" w:rsidRDefault="006E20DC">
            <w:pPr>
              <w:autoSpaceDE w:val="0"/>
              <w:autoSpaceDN w:val="0"/>
              <w:rPr>
                <w:del w:id="13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2109333A" w14:textId="6A712DE3" w:rsidR="00543D5D" w:rsidRPr="00D05CD2" w:rsidDel="00B25031" w:rsidRDefault="006E20DC">
            <w:pPr>
              <w:autoSpaceDE w:val="0"/>
              <w:autoSpaceDN w:val="0"/>
              <w:rPr>
                <w:del w:id="14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0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407482E" w14:textId="53A1BDBF" w:rsidR="00543D5D" w:rsidRPr="00D05CD2" w:rsidDel="00B25031" w:rsidRDefault="006E20DC">
            <w:pPr>
              <w:autoSpaceDE w:val="0"/>
              <w:autoSpaceDN w:val="0"/>
              <w:rPr>
                <w:del w:id="14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0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24BC8B9D" w14:textId="17239C4A">
        <w:trPr>
          <w:trHeight w:val="149"/>
          <w:del w:id="1405" w:author="yaozu long" w:date="2026-01-06T20:03:00Z"/>
        </w:trPr>
        <w:tc>
          <w:tcPr>
            <w:tcW w:w="467" w:type="dxa"/>
            <w:vMerge/>
          </w:tcPr>
          <w:p w14:paraId="672169E4" w14:textId="36833E2A" w:rsidR="00543D5D" w:rsidRPr="00D05CD2" w:rsidDel="00B25031" w:rsidRDefault="00543D5D">
            <w:pPr>
              <w:autoSpaceDE w:val="0"/>
              <w:autoSpaceDN w:val="0"/>
              <w:rPr>
                <w:del w:id="14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7C6D077" w14:textId="3D51A46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0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06EDC2CD" w14:textId="4376ACEF" w:rsidR="00543D5D" w:rsidRPr="00D05CD2" w:rsidDel="00B25031" w:rsidRDefault="006E20DC">
            <w:pPr>
              <w:rPr>
                <w:del w:id="1409" w:author="yaozu long" w:date="2026-01-06T20:03:00Z" w16du:dateUtc="2026-01-06T12:03:00Z"/>
                <w:sz w:val="22"/>
                <w:szCs w:val="22"/>
              </w:rPr>
            </w:pPr>
            <w:del w:id="141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4BFD3FF" w14:textId="1BA9C54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1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1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2756BE9F" w14:textId="1D81C9B3" w:rsidR="00543D5D" w:rsidRPr="00D05CD2" w:rsidDel="00B25031" w:rsidRDefault="006E20DC">
            <w:pPr>
              <w:jc w:val="left"/>
              <w:rPr>
                <w:del w:id="141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1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</w:tr>
      <w:tr w:rsidR="00543D5D" w:rsidRPr="00D05CD2" w:rsidDel="00B25031" w14:paraId="2E65AAE5" w14:textId="388F1A1B">
        <w:trPr>
          <w:trHeight w:val="309"/>
          <w:del w:id="1415" w:author="yaozu long" w:date="2026-01-06T20:03:00Z"/>
        </w:trPr>
        <w:tc>
          <w:tcPr>
            <w:tcW w:w="467" w:type="dxa"/>
            <w:vMerge/>
          </w:tcPr>
          <w:p w14:paraId="6A855BBC" w14:textId="4C2F8891" w:rsidR="00543D5D" w:rsidRPr="00D05CD2" w:rsidDel="00B25031" w:rsidRDefault="00543D5D">
            <w:pPr>
              <w:autoSpaceDE w:val="0"/>
              <w:autoSpaceDN w:val="0"/>
              <w:rPr>
                <w:del w:id="141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D2A5607" w14:textId="78F4EA8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1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25CBF854" w14:textId="4FDF628C" w:rsidR="00543D5D" w:rsidRPr="00D05CD2" w:rsidDel="00B25031" w:rsidRDefault="006E20DC">
            <w:pPr>
              <w:rPr>
                <w:del w:id="1419" w:author="yaozu long" w:date="2026-01-06T20:03:00Z" w16du:dateUtc="2026-01-06T12:03:00Z"/>
                <w:sz w:val="22"/>
                <w:szCs w:val="22"/>
              </w:rPr>
            </w:pPr>
            <w:del w:id="142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791B637" w14:textId="3D6526A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2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2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33392DF3" w14:textId="548CCC86" w:rsidR="00543D5D" w:rsidRPr="00D05CD2" w:rsidDel="00B25031" w:rsidRDefault="006E20DC">
            <w:pPr>
              <w:rPr>
                <w:del w:id="142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24" w:author="yaozu long" w:date="2026-01-06T20:03:00Z" w16du:dateUtc="2026-01-06T12:03:00Z"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62A8F1CD" w14:textId="01FB2BAB">
        <w:trPr>
          <w:trHeight w:val="285"/>
          <w:del w:id="1425" w:author="yaozu long" w:date="2026-01-06T20:03:00Z"/>
        </w:trPr>
        <w:tc>
          <w:tcPr>
            <w:tcW w:w="467" w:type="dxa"/>
            <w:vMerge/>
          </w:tcPr>
          <w:p w14:paraId="3A5A81F3" w14:textId="64E94716" w:rsidR="00543D5D" w:rsidRPr="00D05CD2" w:rsidDel="00B25031" w:rsidRDefault="00543D5D">
            <w:pPr>
              <w:autoSpaceDE w:val="0"/>
              <w:autoSpaceDN w:val="0"/>
              <w:rPr>
                <w:del w:id="14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3CEA5D7" w14:textId="46D0826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4FB190FF" w14:textId="03FEBAAD" w:rsidR="00543D5D" w:rsidRPr="00D05CD2" w:rsidDel="00B25031" w:rsidRDefault="006E20DC">
            <w:pPr>
              <w:rPr>
                <w:del w:id="1429" w:author="yaozu long" w:date="2026-01-06T20:03:00Z" w16du:dateUtc="2026-01-06T12:03:00Z"/>
                <w:sz w:val="22"/>
                <w:szCs w:val="22"/>
              </w:rPr>
            </w:pPr>
            <w:del w:id="143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70662A5" w14:textId="2E27955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3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3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667BDFAE" w14:textId="51429280" w:rsidR="00543D5D" w:rsidRPr="00D05CD2" w:rsidDel="00B25031" w:rsidRDefault="006E20DC">
            <w:pPr>
              <w:jc w:val="left"/>
              <w:rPr>
                <w:del w:id="143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3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41EC1D3" w14:textId="5FDEE978">
        <w:trPr>
          <w:trHeight w:val="275"/>
          <w:del w:id="1435" w:author="yaozu long" w:date="2026-01-06T20:03:00Z"/>
        </w:trPr>
        <w:tc>
          <w:tcPr>
            <w:tcW w:w="467" w:type="dxa"/>
            <w:vMerge/>
          </w:tcPr>
          <w:p w14:paraId="2135CEDC" w14:textId="1BC6F991" w:rsidR="00543D5D" w:rsidRPr="00D05CD2" w:rsidDel="00B25031" w:rsidRDefault="00543D5D">
            <w:pPr>
              <w:autoSpaceDE w:val="0"/>
              <w:autoSpaceDN w:val="0"/>
              <w:rPr>
                <w:del w:id="14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D05049D" w14:textId="12DF8AD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3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0F1B6BEF" w14:textId="77DB265B" w:rsidR="00543D5D" w:rsidRPr="00D05CD2" w:rsidDel="00B25031" w:rsidRDefault="006E20DC">
            <w:pPr>
              <w:rPr>
                <w:del w:id="1439" w:author="yaozu long" w:date="2026-01-06T20:03:00Z" w16du:dateUtc="2026-01-06T12:03:00Z"/>
                <w:sz w:val="22"/>
                <w:szCs w:val="22"/>
              </w:rPr>
            </w:pPr>
            <w:del w:id="144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4C23DCF" w14:textId="26461DF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4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4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60A7D244" w14:textId="713A2D0B" w:rsidR="00543D5D" w:rsidRPr="00D05CD2" w:rsidDel="00B25031" w:rsidRDefault="006E20DC">
            <w:pPr>
              <w:rPr>
                <w:del w:id="144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4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187F7C9" w14:textId="12505887">
        <w:trPr>
          <w:trHeight w:val="265"/>
          <w:del w:id="1445" w:author="yaozu long" w:date="2026-01-06T20:03:00Z"/>
        </w:trPr>
        <w:tc>
          <w:tcPr>
            <w:tcW w:w="467" w:type="dxa"/>
            <w:vMerge/>
          </w:tcPr>
          <w:p w14:paraId="3A899CBB" w14:textId="05AF7EC8" w:rsidR="00543D5D" w:rsidRPr="00D05CD2" w:rsidDel="00B25031" w:rsidRDefault="00543D5D">
            <w:pPr>
              <w:autoSpaceDE w:val="0"/>
              <w:autoSpaceDN w:val="0"/>
              <w:rPr>
                <w:del w:id="14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A9457A" w14:textId="59C49EA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30AFDBE7" w14:textId="4CAAB7B8" w:rsidR="00543D5D" w:rsidRPr="00D05CD2" w:rsidDel="00B25031" w:rsidRDefault="006E20DC">
            <w:pPr>
              <w:rPr>
                <w:del w:id="1449" w:author="yaozu long" w:date="2026-01-06T20:03:00Z" w16du:dateUtc="2026-01-06T12:03:00Z"/>
                <w:sz w:val="22"/>
                <w:szCs w:val="22"/>
              </w:rPr>
            </w:pPr>
            <w:del w:id="145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CCE9176" w14:textId="3FCEB60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5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5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</w:tcPr>
          <w:p w14:paraId="5580247A" w14:textId="17577C82" w:rsidR="00543D5D" w:rsidRPr="00D05CD2" w:rsidDel="00B25031" w:rsidRDefault="006E20DC">
            <w:pPr>
              <w:jc w:val="left"/>
              <w:rPr>
                <w:del w:id="145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5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BB9A097" w14:textId="5C884EC2">
        <w:trPr>
          <w:trHeight w:val="255"/>
          <w:del w:id="1455" w:author="yaozu long" w:date="2026-01-06T20:03:00Z"/>
        </w:trPr>
        <w:tc>
          <w:tcPr>
            <w:tcW w:w="467" w:type="dxa"/>
            <w:vMerge/>
          </w:tcPr>
          <w:p w14:paraId="4BA690E8" w14:textId="2F60E998" w:rsidR="00543D5D" w:rsidRPr="00D05CD2" w:rsidDel="00B25031" w:rsidRDefault="00543D5D">
            <w:pPr>
              <w:autoSpaceDE w:val="0"/>
              <w:autoSpaceDN w:val="0"/>
              <w:rPr>
                <w:del w:id="14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8954A56" w14:textId="529BB1D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490611CA" w14:textId="66128268" w:rsidR="00543D5D" w:rsidRPr="00D05CD2" w:rsidDel="00B25031" w:rsidRDefault="006E20DC">
            <w:pPr>
              <w:rPr>
                <w:del w:id="1459" w:author="yaozu long" w:date="2026-01-06T20:03:00Z" w16du:dateUtc="2026-01-06T12:03:00Z"/>
                <w:sz w:val="22"/>
                <w:szCs w:val="22"/>
              </w:rPr>
            </w:pPr>
            <w:del w:id="146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A8AFC8D" w14:textId="7D01619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6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6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6EDFFC5A" w14:textId="229F8399" w:rsidR="00543D5D" w:rsidRPr="00D05CD2" w:rsidDel="00B25031" w:rsidRDefault="006E20DC">
            <w:pPr>
              <w:rPr>
                <w:del w:id="146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6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10F7AF0" w14:textId="0566DEDB">
        <w:trPr>
          <w:trHeight w:val="244"/>
          <w:del w:id="1465" w:author="yaozu long" w:date="2026-01-06T20:03:00Z"/>
        </w:trPr>
        <w:tc>
          <w:tcPr>
            <w:tcW w:w="467" w:type="dxa"/>
            <w:vMerge/>
          </w:tcPr>
          <w:p w14:paraId="6C5A3827" w14:textId="744261EF" w:rsidR="00543D5D" w:rsidRPr="00D05CD2" w:rsidDel="00B25031" w:rsidRDefault="00543D5D">
            <w:pPr>
              <w:autoSpaceDE w:val="0"/>
              <w:autoSpaceDN w:val="0"/>
              <w:rPr>
                <w:del w:id="14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EA8608" w14:textId="6051F95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4159092B" w14:textId="2ADE0F8B" w:rsidR="00543D5D" w:rsidRPr="00D05CD2" w:rsidDel="00B25031" w:rsidRDefault="006E20DC">
            <w:pPr>
              <w:rPr>
                <w:del w:id="1469" w:author="yaozu long" w:date="2026-01-06T20:03:00Z" w16du:dateUtc="2026-01-06T12:03:00Z"/>
                <w:sz w:val="22"/>
                <w:szCs w:val="22"/>
              </w:rPr>
            </w:pPr>
            <w:del w:id="147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2ED366C9" w14:textId="4077135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7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7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FB741FD" w14:textId="79F6A00C" w:rsidR="00543D5D" w:rsidRPr="00D05CD2" w:rsidDel="00B25031" w:rsidRDefault="006E20DC">
            <w:pPr>
              <w:jc w:val="left"/>
              <w:rPr>
                <w:del w:id="147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7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698BFA9" w14:textId="1478CBAB">
        <w:trPr>
          <w:trHeight w:val="235"/>
          <w:del w:id="1475" w:author="yaozu long" w:date="2026-01-06T20:03:00Z"/>
        </w:trPr>
        <w:tc>
          <w:tcPr>
            <w:tcW w:w="467" w:type="dxa"/>
            <w:vMerge/>
          </w:tcPr>
          <w:p w14:paraId="7F4EA683" w14:textId="568019A6" w:rsidR="00543D5D" w:rsidRPr="00D05CD2" w:rsidDel="00B25031" w:rsidRDefault="00543D5D">
            <w:pPr>
              <w:autoSpaceDE w:val="0"/>
              <w:autoSpaceDN w:val="0"/>
              <w:rPr>
                <w:del w:id="14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D09B1AB" w14:textId="3923054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7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09F99594" w14:textId="0C24E271" w:rsidR="00543D5D" w:rsidRPr="00D05CD2" w:rsidDel="00B25031" w:rsidRDefault="006E20DC">
            <w:pPr>
              <w:rPr>
                <w:del w:id="1479" w:author="yaozu long" w:date="2026-01-06T20:03:00Z" w16du:dateUtc="2026-01-06T12:03:00Z"/>
                <w:sz w:val="22"/>
                <w:szCs w:val="22"/>
              </w:rPr>
            </w:pPr>
            <w:del w:id="148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54C77EC" w14:textId="3E2D684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8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8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58E7CCD3" w14:textId="71E90BDB" w:rsidR="00543D5D" w:rsidRPr="00D05CD2" w:rsidDel="00B25031" w:rsidRDefault="006E20DC">
            <w:pPr>
              <w:rPr>
                <w:del w:id="148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8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B359ADB" w14:textId="201A5D18">
        <w:trPr>
          <w:trHeight w:val="225"/>
          <w:del w:id="1485" w:author="yaozu long" w:date="2026-01-06T20:03:00Z"/>
        </w:trPr>
        <w:tc>
          <w:tcPr>
            <w:tcW w:w="467" w:type="dxa"/>
            <w:vMerge/>
          </w:tcPr>
          <w:p w14:paraId="35426433" w14:textId="792A2361" w:rsidR="00543D5D" w:rsidRPr="00D05CD2" w:rsidDel="00B25031" w:rsidRDefault="00543D5D">
            <w:pPr>
              <w:autoSpaceDE w:val="0"/>
              <w:autoSpaceDN w:val="0"/>
              <w:rPr>
                <w:del w:id="14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4CC32DF" w14:textId="625BC3A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8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49ADE83A" w14:textId="1A12530C" w:rsidR="00543D5D" w:rsidRPr="00D05CD2" w:rsidDel="00B25031" w:rsidRDefault="006E20DC">
            <w:pPr>
              <w:rPr>
                <w:del w:id="1489" w:author="yaozu long" w:date="2026-01-06T20:03:00Z" w16du:dateUtc="2026-01-06T12:03:00Z"/>
                <w:sz w:val="22"/>
                <w:szCs w:val="22"/>
              </w:rPr>
            </w:pPr>
            <w:del w:id="149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4C13E930" w14:textId="04F4DA6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9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9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3111313D" w14:textId="6A2171DF" w:rsidR="00543D5D" w:rsidRPr="00D05CD2" w:rsidDel="00B25031" w:rsidRDefault="006E20DC">
            <w:pPr>
              <w:rPr>
                <w:del w:id="149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49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E8BCCE4" w14:textId="6AA9D21D">
        <w:trPr>
          <w:trHeight w:val="215"/>
          <w:del w:id="1495" w:author="yaozu long" w:date="2026-01-06T20:03:00Z"/>
        </w:trPr>
        <w:tc>
          <w:tcPr>
            <w:tcW w:w="467" w:type="dxa"/>
            <w:vMerge/>
          </w:tcPr>
          <w:p w14:paraId="24F23D46" w14:textId="2E721678" w:rsidR="00543D5D" w:rsidRPr="00D05CD2" w:rsidDel="00B25031" w:rsidRDefault="00543D5D">
            <w:pPr>
              <w:autoSpaceDE w:val="0"/>
              <w:autoSpaceDN w:val="0"/>
              <w:rPr>
                <w:del w:id="149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3BD257" w14:textId="2408234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4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4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229A48D3" w14:textId="51ED07CA" w:rsidR="00543D5D" w:rsidRPr="00D05CD2" w:rsidDel="00B25031" w:rsidRDefault="006E20DC">
            <w:pPr>
              <w:rPr>
                <w:del w:id="1499" w:author="yaozu long" w:date="2026-01-06T20:03:00Z" w16du:dateUtc="2026-01-06T12:03:00Z"/>
                <w:sz w:val="22"/>
                <w:szCs w:val="22"/>
              </w:rPr>
            </w:pPr>
            <w:del w:id="150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主备状态</w:delText>
              </w:r>
            </w:del>
          </w:p>
        </w:tc>
        <w:tc>
          <w:tcPr>
            <w:tcW w:w="720" w:type="dxa"/>
            <w:vAlign w:val="center"/>
          </w:tcPr>
          <w:p w14:paraId="3CE45C0E" w14:textId="6D8A7C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0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0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C297CC6" w14:textId="70398B81" w:rsidR="00543D5D" w:rsidRPr="00D05CD2" w:rsidDel="00B25031" w:rsidRDefault="006E20DC">
            <w:pPr>
              <w:jc w:val="left"/>
              <w:rPr>
                <w:del w:id="150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0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BD30D57" w14:textId="0224A9A8">
        <w:trPr>
          <w:trHeight w:val="294"/>
          <w:del w:id="1505" w:author="yaozu long" w:date="2026-01-06T20:03:00Z"/>
        </w:trPr>
        <w:tc>
          <w:tcPr>
            <w:tcW w:w="467" w:type="dxa"/>
            <w:vMerge/>
          </w:tcPr>
          <w:p w14:paraId="72E78604" w14:textId="0FEEA54A" w:rsidR="00543D5D" w:rsidRPr="00D05CD2" w:rsidDel="00B25031" w:rsidRDefault="00543D5D">
            <w:pPr>
              <w:autoSpaceDE w:val="0"/>
              <w:autoSpaceDN w:val="0"/>
              <w:rPr>
                <w:del w:id="15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7448E8" w14:textId="47B4EC8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0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0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2F63DBB2" w14:textId="751DD08B" w:rsidR="00543D5D" w:rsidRPr="00D05CD2" w:rsidDel="00B25031" w:rsidRDefault="006E20DC">
            <w:pPr>
              <w:rPr>
                <w:del w:id="1509" w:author="yaozu long" w:date="2026-01-06T20:03:00Z" w16du:dateUtc="2026-01-06T12:03:00Z"/>
                <w:sz w:val="22"/>
                <w:szCs w:val="22"/>
              </w:rPr>
            </w:pPr>
            <w:del w:id="151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13EF5C82" w14:textId="1F4D19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1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1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64504717" w14:textId="2C3180BD" w:rsidR="00543D5D" w:rsidRPr="00D05CD2" w:rsidDel="00B25031" w:rsidRDefault="006E20DC">
            <w:pPr>
              <w:rPr>
                <w:del w:id="151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1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0694458" w14:textId="26AD74A7">
        <w:trPr>
          <w:trHeight w:val="47"/>
          <w:del w:id="1515" w:author="yaozu long" w:date="2026-01-06T20:03:00Z"/>
        </w:trPr>
        <w:tc>
          <w:tcPr>
            <w:tcW w:w="467" w:type="dxa"/>
            <w:vMerge/>
          </w:tcPr>
          <w:p w14:paraId="222A9007" w14:textId="538D4116" w:rsidR="00543D5D" w:rsidRPr="00D05CD2" w:rsidDel="00B25031" w:rsidRDefault="00543D5D">
            <w:pPr>
              <w:autoSpaceDE w:val="0"/>
              <w:autoSpaceDN w:val="0"/>
              <w:rPr>
                <w:del w:id="151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7291C99" w14:textId="37D4C96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1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3C6946E8" w14:textId="0643955E" w:rsidR="00543D5D" w:rsidRPr="00D05CD2" w:rsidDel="00B25031" w:rsidRDefault="006E20DC">
            <w:pPr>
              <w:rPr>
                <w:del w:id="1519" w:author="yaozu long" w:date="2026-01-06T20:03:00Z" w16du:dateUtc="2026-01-06T12:03:00Z"/>
                <w:sz w:val="22"/>
                <w:szCs w:val="22"/>
              </w:rPr>
            </w:pPr>
            <w:del w:id="152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7D78DD5A" w14:textId="6A08BF4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2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2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1A13BA8" w14:textId="599AE76F" w:rsidR="00543D5D" w:rsidRPr="00D05CD2" w:rsidDel="00B25031" w:rsidRDefault="006E20DC">
            <w:pPr>
              <w:rPr>
                <w:del w:id="152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2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6DC642E" w14:textId="29BA0E2C">
        <w:trPr>
          <w:trHeight w:val="60"/>
          <w:del w:id="1525" w:author="yaozu long" w:date="2026-01-06T20:03:00Z"/>
        </w:trPr>
        <w:tc>
          <w:tcPr>
            <w:tcW w:w="467" w:type="dxa"/>
            <w:vMerge/>
          </w:tcPr>
          <w:p w14:paraId="137F5903" w14:textId="6760F0A6" w:rsidR="00543D5D" w:rsidRPr="00D05CD2" w:rsidDel="00B25031" w:rsidRDefault="00543D5D">
            <w:pPr>
              <w:autoSpaceDE w:val="0"/>
              <w:autoSpaceDN w:val="0"/>
              <w:rPr>
                <w:del w:id="15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08878E" w14:textId="616F73E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</w:tcPr>
          <w:p w14:paraId="54177524" w14:textId="341A5A0C" w:rsidR="00543D5D" w:rsidRPr="00D05CD2" w:rsidDel="00B25031" w:rsidRDefault="006E20DC">
            <w:pPr>
              <w:rPr>
                <w:del w:id="1529" w:author="yaozu long" w:date="2026-01-06T20:03:00Z" w16du:dateUtc="2026-01-06T12:03:00Z"/>
                <w:sz w:val="22"/>
                <w:szCs w:val="22"/>
              </w:rPr>
            </w:pPr>
            <w:del w:id="153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2EA71994" w14:textId="1F05300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3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3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0B0A1314" w14:textId="64E469C1" w:rsidR="00543D5D" w:rsidRPr="00D05CD2" w:rsidDel="00B25031" w:rsidRDefault="006E20DC">
            <w:pPr>
              <w:rPr>
                <w:del w:id="153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3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1FB6957" w14:textId="4D00C7E6">
        <w:trPr>
          <w:trHeight w:val="302"/>
          <w:del w:id="1535" w:author="yaozu long" w:date="2026-01-06T20:03:00Z"/>
        </w:trPr>
        <w:tc>
          <w:tcPr>
            <w:tcW w:w="467" w:type="dxa"/>
            <w:vMerge/>
          </w:tcPr>
          <w:p w14:paraId="2C44150C" w14:textId="61BE6787" w:rsidR="00543D5D" w:rsidRPr="00D05CD2" w:rsidDel="00B25031" w:rsidRDefault="00543D5D">
            <w:pPr>
              <w:autoSpaceDE w:val="0"/>
              <w:autoSpaceDN w:val="0"/>
              <w:rPr>
                <w:del w:id="15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AE6610" w14:textId="0B94B1A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3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</w:tcPr>
          <w:p w14:paraId="60677A62" w14:textId="189C7EED" w:rsidR="00543D5D" w:rsidRPr="00D05CD2" w:rsidDel="00B25031" w:rsidRDefault="006E20DC">
            <w:pPr>
              <w:rPr>
                <w:del w:id="1539" w:author="yaozu long" w:date="2026-01-06T20:03:00Z" w16du:dateUtc="2026-01-06T12:03:00Z"/>
                <w:sz w:val="22"/>
                <w:szCs w:val="22"/>
              </w:rPr>
            </w:pPr>
            <w:del w:id="154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0756D81" w14:textId="0279394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4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4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E6FA199" w14:textId="590FC4E1" w:rsidR="00543D5D" w:rsidRPr="00D05CD2" w:rsidDel="00B25031" w:rsidRDefault="006E20DC">
            <w:pPr>
              <w:jc w:val="left"/>
              <w:rPr>
                <w:del w:id="154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4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396FC0CB" w14:textId="715171C2">
        <w:trPr>
          <w:trHeight w:val="293"/>
          <w:del w:id="1545" w:author="yaozu long" w:date="2026-01-06T20:03:00Z"/>
        </w:trPr>
        <w:tc>
          <w:tcPr>
            <w:tcW w:w="467" w:type="dxa"/>
            <w:vMerge/>
          </w:tcPr>
          <w:p w14:paraId="051DD463" w14:textId="3201AC6E" w:rsidR="00543D5D" w:rsidRPr="00D05CD2" w:rsidDel="00B25031" w:rsidRDefault="00543D5D">
            <w:pPr>
              <w:autoSpaceDE w:val="0"/>
              <w:autoSpaceDN w:val="0"/>
              <w:rPr>
                <w:del w:id="15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B7F928" w14:textId="20C66DC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733F9F91" w14:textId="5B25A91E" w:rsidR="00543D5D" w:rsidRPr="00D05CD2" w:rsidDel="00B25031" w:rsidRDefault="006E20DC">
            <w:pPr>
              <w:rPr>
                <w:del w:id="1549" w:author="yaozu long" w:date="2026-01-06T20:03:00Z" w16du:dateUtc="2026-01-06T12:03:00Z"/>
                <w:sz w:val="22"/>
                <w:szCs w:val="22"/>
              </w:rPr>
            </w:pPr>
            <w:del w:id="15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0717CD61" w14:textId="7CE1DF0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5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5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75DD2D7" w14:textId="0F3B4EF9" w:rsidR="00543D5D" w:rsidRPr="00D05CD2" w:rsidDel="00B25031" w:rsidRDefault="006E20DC">
            <w:pPr>
              <w:jc w:val="left"/>
              <w:rPr>
                <w:del w:id="155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5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04A9D7E2" w14:textId="000F9AD2">
        <w:trPr>
          <w:trHeight w:val="269"/>
          <w:del w:id="1555" w:author="yaozu long" w:date="2026-01-06T20:03:00Z"/>
        </w:trPr>
        <w:tc>
          <w:tcPr>
            <w:tcW w:w="467" w:type="dxa"/>
            <w:vMerge/>
          </w:tcPr>
          <w:p w14:paraId="4D8ACC6C" w14:textId="5C860E5E" w:rsidR="00543D5D" w:rsidRPr="00D05CD2" w:rsidDel="00B25031" w:rsidRDefault="00543D5D">
            <w:pPr>
              <w:autoSpaceDE w:val="0"/>
              <w:autoSpaceDN w:val="0"/>
              <w:rPr>
                <w:del w:id="15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37BD1D" w14:textId="07CF55C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</w:tcPr>
          <w:p w14:paraId="6B728817" w14:textId="4230D784" w:rsidR="00543D5D" w:rsidRPr="00D05CD2" w:rsidDel="00B25031" w:rsidRDefault="006E20DC">
            <w:pPr>
              <w:rPr>
                <w:del w:id="1559" w:author="yaozu long" w:date="2026-01-06T20:03:00Z" w16du:dateUtc="2026-01-06T12:03:00Z"/>
                <w:sz w:val="22"/>
                <w:szCs w:val="22"/>
              </w:rPr>
            </w:pPr>
            <w:del w:id="156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*</w:delText>
              </w:r>
            </w:del>
          </w:p>
        </w:tc>
        <w:tc>
          <w:tcPr>
            <w:tcW w:w="720" w:type="dxa"/>
            <w:vAlign w:val="center"/>
          </w:tcPr>
          <w:p w14:paraId="24E8B025" w14:textId="3C561C8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6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62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76E7644" w14:textId="62CA258E" w:rsidR="00543D5D" w:rsidRPr="00D05CD2" w:rsidDel="00B25031" w:rsidRDefault="006E20DC">
            <w:pPr>
              <w:jc w:val="left"/>
              <w:rPr>
                <w:del w:id="156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56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4254D5E4" w14:textId="5820E2DB">
        <w:trPr>
          <w:trHeight w:val="1292"/>
          <w:del w:id="1565" w:author="yaozu long" w:date="2026-01-06T20:03:00Z"/>
        </w:trPr>
        <w:tc>
          <w:tcPr>
            <w:tcW w:w="467" w:type="dxa"/>
            <w:vAlign w:val="center"/>
          </w:tcPr>
          <w:p w14:paraId="28CEC932" w14:textId="004A5137" w:rsidR="00543D5D" w:rsidRPr="00D05CD2" w:rsidDel="00B25031" w:rsidRDefault="006E20DC">
            <w:pPr>
              <w:autoSpaceDE w:val="0"/>
              <w:autoSpaceDN w:val="0"/>
              <w:rPr>
                <w:del w:id="15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6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55E0CA97" w14:textId="3D50FC4E" w:rsidR="00543D5D" w:rsidRPr="00D05CD2" w:rsidDel="00B25031" w:rsidRDefault="006E20DC">
            <w:pPr>
              <w:rPr>
                <w:del w:id="1568" w:author="yaozu long" w:date="2026-01-06T20:03:00Z" w16du:dateUtc="2026-01-06T12:03:00Z"/>
                <w:sz w:val="22"/>
                <w:szCs w:val="22"/>
              </w:rPr>
            </w:pPr>
            <w:del w:id="1569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570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1571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7C7DA490" w14:textId="46EA4C97" w:rsidR="00543D5D" w:rsidRPr="00D05CD2" w:rsidDel="00B25031" w:rsidRDefault="006E20DC">
            <w:pPr>
              <w:rPr>
                <w:del w:id="1572" w:author="yaozu long" w:date="2026-01-06T20:03:00Z" w16du:dateUtc="2026-01-06T12:03:00Z"/>
                <w:sz w:val="22"/>
                <w:szCs w:val="22"/>
              </w:rPr>
            </w:pPr>
            <w:del w:id="1573" w:author="yaozu long" w:date="2026-01-06T20:03:00Z" w16du:dateUtc="2026-01-06T12:03:00Z">
              <w:r w:rsidRPr="00D05CD2" w:rsidDel="00B25031">
                <w:rPr>
                  <w:rFonts w:hint="eastAsia"/>
                </w:rPr>
                <w:delText>主备状态</w:delText>
              </w:r>
              <w:r w:rsidRPr="00D05CD2" w:rsidDel="00B25031">
                <w:rPr>
                  <w:rFonts w:hint="eastAsia"/>
                </w:rPr>
                <w:delText xml:space="preserve"> 00 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1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 xml:space="preserve"> 01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2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10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3</w:delText>
              </w:r>
              <w:r w:rsidRPr="00D05CD2" w:rsidDel="00B25031">
                <w:rPr>
                  <w:rFonts w:hint="eastAsia"/>
                </w:rPr>
                <w:delText>为主；</w:delText>
              </w:r>
              <w:r w:rsidRPr="00D05CD2" w:rsidDel="00B25031">
                <w:rPr>
                  <w:rFonts w:hint="eastAsia"/>
                </w:rPr>
                <w:delText>11</w:delText>
              </w:r>
              <w:r w:rsidRPr="00D05CD2" w:rsidDel="00B25031">
                <w:rPr>
                  <w:rFonts w:hint="eastAsia"/>
                </w:rPr>
                <w:delText>飞控</w:delText>
              </w:r>
              <w:r w:rsidRPr="00D05CD2" w:rsidDel="00B25031">
                <w:rPr>
                  <w:rFonts w:hint="eastAsia"/>
                </w:rPr>
                <w:delText>4</w:delText>
              </w:r>
              <w:r w:rsidRPr="00D05CD2" w:rsidDel="00B25031">
                <w:rPr>
                  <w:rFonts w:hint="eastAsia"/>
                </w:rPr>
                <w:delText>为主</w:delText>
              </w:r>
            </w:del>
          </w:p>
          <w:p w14:paraId="140136FA" w14:textId="254EB921" w:rsidR="00543D5D" w:rsidRPr="00D05CD2" w:rsidDel="00B25031" w:rsidRDefault="006E20DC">
            <w:pPr>
              <w:autoSpaceDE w:val="0"/>
              <w:autoSpaceDN w:val="0"/>
              <w:rPr>
                <w:del w:id="1574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1575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3C95A7EC" w14:textId="00ABCA6C" w:rsidR="00543D5D" w:rsidRPr="00D05CD2" w:rsidDel="00B25031" w:rsidRDefault="00543D5D">
      <w:pPr>
        <w:spacing w:line="500" w:lineRule="exact"/>
        <w:ind w:left="420"/>
        <w:rPr>
          <w:del w:id="1576" w:author="yaozu long" w:date="2026-01-06T20:03:00Z" w16du:dateUtc="2026-01-06T12:03:00Z"/>
          <w:rFonts w:hAnsi="宋体" w:hint="eastAsia"/>
          <w:sz w:val="22"/>
          <w:szCs w:val="22"/>
        </w:rPr>
      </w:pPr>
    </w:p>
    <w:p w14:paraId="62BD9A2D" w14:textId="0E3291D2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1577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1578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ARINC429数据字5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573E0314" w14:textId="25E38B6F">
        <w:trPr>
          <w:cantSplit/>
          <w:trHeight w:val="302"/>
          <w:tblHeader/>
          <w:del w:id="1579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6C0877B7" w14:textId="359A435F" w:rsidR="00543D5D" w:rsidRPr="00D05CD2" w:rsidDel="00B25031" w:rsidRDefault="006E20DC">
            <w:pPr>
              <w:autoSpaceDE w:val="0"/>
              <w:autoSpaceDN w:val="0"/>
              <w:rPr>
                <w:del w:id="15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6AB86F8B" w14:textId="6ED9723A" w:rsidR="00543D5D" w:rsidRPr="00D05CD2" w:rsidDel="00B25031" w:rsidRDefault="006E20DC">
            <w:pPr>
              <w:autoSpaceDE w:val="0"/>
              <w:autoSpaceDN w:val="0"/>
              <w:rPr>
                <w:del w:id="15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37A9645D" w14:textId="4A3A1D24" w:rsidR="00543D5D" w:rsidRPr="00D05CD2" w:rsidDel="00B25031" w:rsidRDefault="006E20DC">
            <w:pPr>
              <w:autoSpaceDE w:val="0"/>
              <w:autoSpaceDN w:val="0"/>
              <w:rPr>
                <w:del w:id="15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5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自动飞行刹车开关</w:delText>
              </w:r>
            </w:del>
          </w:p>
        </w:tc>
        <w:tc>
          <w:tcPr>
            <w:tcW w:w="850" w:type="dxa"/>
          </w:tcPr>
          <w:p w14:paraId="20E474C2" w14:textId="79D75F7A" w:rsidR="00543D5D" w:rsidRPr="00D05CD2" w:rsidDel="00B25031" w:rsidRDefault="006E20DC">
            <w:pPr>
              <w:autoSpaceDE w:val="0"/>
              <w:autoSpaceDN w:val="0"/>
              <w:rPr>
                <w:del w:id="15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8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3BE7C9F7" w14:textId="5676C800" w:rsidR="00543D5D" w:rsidRPr="00D05CD2" w:rsidDel="00B25031" w:rsidRDefault="00543D5D">
            <w:pPr>
              <w:autoSpaceDE w:val="0"/>
              <w:autoSpaceDN w:val="0"/>
              <w:rPr>
                <w:del w:id="15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0BB0F06C" w14:textId="0D01A334">
        <w:trPr>
          <w:cantSplit/>
          <w:trHeight w:val="292"/>
          <w:tblHeader/>
          <w:del w:id="1589" w:author="yaozu long" w:date="2026-01-06T20:03:00Z"/>
        </w:trPr>
        <w:tc>
          <w:tcPr>
            <w:tcW w:w="1901" w:type="dxa"/>
            <w:gridSpan w:val="3"/>
            <w:vMerge/>
          </w:tcPr>
          <w:p w14:paraId="147966A4" w14:textId="2568D63A" w:rsidR="00543D5D" w:rsidRPr="00D05CD2" w:rsidDel="00B25031" w:rsidRDefault="00543D5D">
            <w:pPr>
              <w:autoSpaceDE w:val="0"/>
              <w:autoSpaceDN w:val="0"/>
              <w:rPr>
                <w:del w:id="15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F6FD3C0" w14:textId="371A7F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5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9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0E2D4290" w14:textId="0B9C7A04" w:rsidR="00543D5D" w:rsidRPr="00D05CD2" w:rsidDel="00B25031" w:rsidRDefault="006E20DC">
            <w:pPr>
              <w:autoSpaceDE w:val="0"/>
              <w:autoSpaceDN w:val="0"/>
              <w:rPr>
                <w:del w:id="15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9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115</w:delText>
              </w:r>
            </w:del>
          </w:p>
        </w:tc>
      </w:tr>
      <w:tr w:rsidR="00543D5D" w:rsidRPr="00D05CD2" w:rsidDel="00B25031" w14:paraId="3DF72B4F" w14:textId="038EA49E">
        <w:trPr>
          <w:trHeight w:val="282"/>
          <w:del w:id="1595" w:author="yaozu long" w:date="2026-01-06T20:03:00Z"/>
        </w:trPr>
        <w:tc>
          <w:tcPr>
            <w:tcW w:w="467" w:type="dxa"/>
            <w:vMerge w:val="restart"/>
            <w:vAlign w:val="center"/>
          </w:tcPr>
          <w:p w14:paraId="1869D959" w14:textId="05AF9F83" w:rsidR="00543D5D" w:rsidRPr="00D05CD2" w:rsidDel="00B25031" w:rsidRDefault="006E20DC">
            <w:pPr>
              <w:autoSpaceDE w:val="0"/>
              <w:autoSpaceDN w:val="0"/>
              <w:rPr>
                <w:del w:id="159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9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0E1E8DA1" w14:textId="0428C50A" w:rsidR="00543D5D" w:rsidRPr="00D05CD2" w:rsidDel="00B25031" w:rsidRDefault="006E20DC">
            <w:pPr>
              <w:autoSpaceDE w:val="0"/>
              <w:autoSpaceDN w:val="0"/>
              <w:rPr>
                <w:del w:id="15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59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08013245" w14:textId="6361B64A" w:rsidR="00543D5D" w:rsidRPr="00D05CD2" w:rsidDel="00B25031" w:rsidRDefault="006E20DC">
            <w:pPr>
              <w:autoSpaceDE w:val="0"/>
              <w:autoSpaceDN w:val="0"/>
              <w:rPr>
                <w:del w:id="16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0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6E5091A1" w14:textId="7995B294" w:rsidR="00543D5D" w:rsidRPr="00D05CD2" w:rsidDel="00B25031" w:rsidRDefault="006E20DC">
            <w:pPr>
              <w:autoSpaceDE w:val="0"/>
              <w:autoSpaceDN w:val="0"/>
              <w:rPr>
                <w:del w:id="16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0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38B62E74" w14:textId="75E835E0" w:rsidR="00543D5D" w:rsidRPr="00D05CD2" w:rsidDel="00B25031" w:rsidRDefault="006E20DC">
            <w:pPr>
              <w:autoSpaceDE w:val="0"/>
              <w:autoSpaceDN w:val="0"/>
              <w:rPr>
                <w:del w:id="16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36181BEA" w14:textId="1BD2DDAB" w:rsidR="00543D5D" w:rsidRPr="00D05CD2" w:rsidDel="00B25031" w:rsidRDefault="006E20DC">
            <w:pPr>
              <w:autoSpaceDE w:val="0"/>
              <w:autoSpaceDN w:val="0"/>
              <w:rPr>
                <w:del w:id="16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0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3E231D2D" w14:textId="1D2BB375">
        <w:trPr>
          <w:trHeight w:val="272"/>
          <w:del w:id="1608" w:author="yaozu long" w:date="2026-01-06T20:03:00Z"/>
        </w:trPr>
        <w:tc>
          <w:tcPr>
            <w:tcW w:w="467" w:type="dxa"/>
            <w:vMerge/>
          </w:tcPr>
          <w:p w14:paraId="364A25B5" w14:textId="124DFD6B" w:rsidR="00543D5D" w:rsidRPr="00D05CD2" w:rsidDel="00B25031" w:rsidRDefault="00543D5D">
            <w:pPr>
              <w:autoSpaceDE w:val="0"/>
              <w:autoSpaceDN w:val="0"/>
              <w:rPr>
                <w:del w:id="16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F2F6FDA" w14:textId="714E584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1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1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6EE0E84A" w14:textId="6F1F41C9" w:rsidR="00543D5D" w:rsidRPr="00D05CD2" w:rsidDel="00B25031" w:rsidRDefault="006E20DC">
            <w:pPr>
              <w:autoSpaceDE w:val="0"/>
              <w:autoSpaceDN w:val="0"/>
              <w:rPr>
                <w:del w:id="161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1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航电（简图页）</w:delText>
              </w:r>
            </w:del>
          </w:p>
        </w:tc>
      </w:tr>
      <w:tr w:rsidR="00543D5D" w:rsidRPr="00D05CD2" w:rsidDel="00B25031" w14:paraId="38D02DC9" w14:textId="231BAD64">
        <w:trPr>
          <w:trHeight w:val="262"/>
          <w:del w:id="1614" w:author="yaozu long" w:date="2026-01-06T20:03:00Z"/>
        </w:trPr>
        <w:tc>
          <w:tcPr>
            <w:tcW w:w="467" w:type="dxa"/>
            <w:vMerge/>
          </w:tcPr>
          <w:p w14:paraId="4F567529" w14:textId="309057A9" w:rsidR="00543D5D" w:rsidRPr="00D05CD2" w:rsidDel="00B25031" w:rsidRDefault="00543D5D">
            <w:pPr>
              <w:autoSpaceDE w:val="0"/>
              <w:autoSpaceDN w:val="0"/>
              <w:rPr>
                <w:del w:id="16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3A6FE41" w14:textId="5B562C7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1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1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752FCF23" w14:textId="13F46D8E" w:rsidR="00543D5D" w:rsidRPr="00D05CD2" w:rsidDel="00B25031" w:rsidRDefault="00543D5D">
            <w:pPr>
              <w:autoSpaceDE w:val="0"/>
              <w:autoSpaceDN w:val="0"/>
              <w:rPr>
                <w:del w:id="16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25E98810" w14:textId="77376A18">
        <w:trPr>
          <w:trHeight w:val="231"/>
          <w:del w:id="1619" w:author="yaozu long" w:date="2026-01-06T20:03:00Z"/>
        </w:trPr>
        <w:tc>
          <w:tcPr>
            <w:tcW w:w="467" w:type="dxa"/>
            <w:vMerge/>
          </w:tcPr>
          <w:p w14:paraId="3438EC20" w14:textId="77D78FC5" w:rsidR="00543D5D" w:rsidRPr="00D05CD2" w:rsidDel="00B25031" w:rsidRDefault="00543D5D">
            <w:pPr>
              <w:autoSpaceDE w:val="0"/>
              <w:autoSpaceDN w:val="0"/>
              <w:rPr>
                <w:del w:id="16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4110898" w14:textId="56CA881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2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4F34B0F6" w14:textId="32D38238" w:rsidR="00543D5D" w:rsidRPr="00D05CD2" w:rsidDel="00B25031" w:rsidRDefault="00543D5D">
            <w:pPr>
              <w:rPr>
                <w:del w:id="1623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54CB1301" w14:textId="726FFA40">
        <w:trPr>
          <w:trHeight w:val="207"/>
          <w:del w:id="1624" w:author="yaozu long" w:date="2026-01-06T20:03:00Z"/>
        </w:trPr>
        <w:tc>
          <w:tcPr>
            <w:tcW w:w="467" w:type="dxa"/>
            <w:vMerge/>
          </w:tcPr>
          <w:p w14:paraId="38C1BE05" w14:textId="23EE0D10" w:rsidR="00543D5D" w:rsidRPr="00D05CD2" w:rsidDel="00B25031" w:rsidRDefault="00543D5D">
            <w:pPr>
              <w:autoSpaceDE w:val="0"/>
              <w:autoSpaceDN w:val="0"/>
              <w:rPr>
                <w:del w:id="16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AF23B45" w14:textId="56DF262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2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2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6DD01569" w14:textId="49C700A1" w:rsidR="00543D5D" w:rsidRPr="00D05CD2" w:rsidDel="00B25031" w:rsidRDefault="00543D5D">
            <w:pPr>
              <w:rPr>
                <w:del w:id="1628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547AAA16" w14:textId="673D5023">
        <w:trPr>
          <w:trHeight w:val="311"/>
          <w:del w:id="1629" w:author="yaozu long" w:date="2026-01-06T20:03:00Z"/>
        </w:trPr>
        <w:tc>
          <w:tcPr>
            <w:tcW w:w="467" w:type="dxa"/>
            <w:vMerge/>
          </w:tcPr>
          <w:p w14:paraId="48C4442A" w14:textId="4CE05A51" w:rsidR="00543D5D" w:rsidRPr="00D05CD2" w:rsidDel="00B25031" w:rsidRDefault="00543D5D">
            <w:pPr>
              <w:autoSpaceDE w:val="0"/>
              <w:autoSpaceDN w:val="0"/>
              <w:rPr>
                <w:del w:id="16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0574460" w14:textId="66B6384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3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09291B48" w14:textId="7799ED9B" w:rsidR="00543D5D" w:rsidRPr="00D05CD2" w:rsidDel="00B25031" w:rsidRDefault="00543D5D">
            <w:pPr>
              <w:rPr>
                <w:del w:id="1633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6AF1CEB9" w14:textId="3FA86ECB">
        <w:trPr>
          <w:trHeight w:val="201"/>
          <w:del w:id="1634" w:author="yaozu long" w:date="2026-01-06T20:03:00Z"/>
        </w:trPr>
        <w:tc>
          <w:tcPr>
            <w:tcW w:w="467" w:type="dxa"/>
            <w:vMerge/>
          </w:tcPr>
          <w:p w14:paraId="407109E9" w14:textId="3638403B" w:rsidR="00543D5D" w:rsidRPr="00D05CD2" w:rsidDel="00B25031" w:rsidRDefault="00543D5D">
            <w:pPr>
              <w:autoSpaceDE w:val="0"/>
              <w:autoSpaceDN w:val="0"/>
              <w:rPr>
                <w:del w:id="16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D496C6F" w14:textId="53C8653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6909A19F" w14:textId="49E05EFA" w:rsidR="00543D5D" w:rsidRPr="00D05CD2" w:rsidDel="00B25031" w:rsidRDefault="00543D5D">
            <w:pPr>
              <w:rPr>
                <w:del w:id="1638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48FBC595" w14:textId="54C2BBF0">
        <w:trPr>
          <w:trHeight w:val="201"/>
          <w:del w:id="1639" w:author="yaozu long" w:date="2026-01-06T20:03:00Z"/>
        </w:trPr>
        <w:tc>
          <w:tcPr>
            <w:tcW w:w="467" w:type="dxa"/>
            <w:vMerge/>
          </w:tcPr>
          <w:p w14:paraId="542BB6E2" w14:textId="3BAF30A5" w:rsidR="00543D5D" w:rsidRPr="00D05CD2" w:rsidDel="00B25031" w:rsidRDefault="00543D5D">
            <w:pPr>
              <w:autoSpaceDE w:val="0"/>
              <w:autoSpaceDN w:val="0"/>
              <w:rPr>
                <w:del w:id="16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27DB7D8" w14:textId="61627A4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69D943EE" w14:textId="2B722358" w:rsidR="00543D5D" w:rsidRPr="00D05CD2" w:rsidDel="00B25031" w:rsidRDefault="006E20DC">
            <w:pPr>
              <w:autoSpaceDE w:val="0"/>
              <w:autoSpaceDN w:val="0"/>
              <w:rPr>
                <w:del w:id="16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4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709AF251" w14:textId="0ECC022A">
        <w:trPr>
          <w:trHeight w:val="167"/>
          <w:del w:id="1645" w:author="yaozu long" w:date="2026-01-06T20:03:00Z"/>
        </w:trPr>
        <w:tc>
          <w:tcPr>
            <w:tcW w:w="467" w:type="dxa"/>
            <w:vMerge/>
          </w:tcPr>
          <w:p w14:paraId="3E827418" w14:textId="4DB0BF47" w:rsidR="00543D5D" w:rsidRPr="00D05CD2" w:rsidDel="00B25031" w:rsidRDefault="00543D5D">
            <w:pPr>
              <w:autoSpaceDE w:val="0"/>
              <w:autoSpaceDN w:val="0"/>
              <w:rPr>
                <w:del w:id="164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BA9F8B0" w14:textId="6CD95A7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531C7316" w14:textId="14FB7BE0" w:rsidR="00543D5D" w:rsidRPr="00D05CD2" w:rsidDel="00B25031" w:rsidRDefault="006E20DC">
            <w:pPr>
              <w:autoSpaceDE w:val="0"/>
              <w:autoSpaceDN w:val="0"/>
              <w:rPr>
                <w:del w:id="16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5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4C11A2A0" w14:textId="7BCE6EDA">
        <w:trPr>
          <w:trHeight w:val="482"/>
          <w:del w:id="1651" w:author="yaozu long" w:date="2026-01-06T20:03:00Z"/>
        </w:trPr>
        <w:tc>
          <w:tcPr>
            <w:tcW w:w="467" w:type="dxa"/>
            <w:vMerge w:val="restart"/>
            <w:vAlign w:val="center"/>
          </w:tcPr>
          <w:p w14:paraId="7345BDA8" w14:textId="7F2DF627" w:rsidR="00543D5D" w:rsidRPr="00D05CD2" w:rsidDel="00B25031" w:rsidRDefault="006E20DC">
            <w:pPr>
              <w:autoSpaceDE w:val="0"/>
              <w:autoSpaceDN w:val="0"/>
              <w:rPr>
                <w:del w:id="16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5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249BD775" w14:textId="0E33C93B" w:rsidR="00543D5D" w:rsidRPr="00D05CD2" w:rsidDel="00B25031" w:rsidRDefault="006E20DC">
            <w:pPr>
              <w:autoSpaceDE w:val="0"/>
              <w:autoSpaceDN w:val="0"/>
              <w:rPr>
                <w:del w:id="16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5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8A6739F" w14:textId="32CC3B3A" w:rsidR="00543D5D" w:rsidRPr="00D05CD2" w:rsidDel="00B25031" w:rsidRDefault="006E20DC">
            <w:pPr>
              <w:autoSpaceDE w:val="0"/>
              <w:autoSpaceDN w:val="0"/>
              <w:rPr>
                <w:del w:id="16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5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36BB8C54" w14:textId="52291FAC" w:rsidR="00543D5D" w:rsidRPr="00D05CD2" w:rsidDel="00B25031" w:rsidRDefault="006E20DC">
            <w:pPr>
              <w:autoSpaceDE w:val="0"/>
              <w:autoSpaceDN w:val="0"/>
              <w:rPr>
                <w:del w:id="16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5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61D5C69" w14:textId="7E396B18" w:rsidR="00543D5D" w:rsidRPr="00D05CD2" w:rsidDel="00B25031" w:rsidRDefault="006E20DC">
            <w:pPr>
              <w:autoSpaceDE w:val="0"/>
              <w:autoSpaceDN w:val="0"/>
              <w:rPr>
                <w:del w:id="16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6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445C1CFB" w14:textId="57406BF2">
        <w:trPr>
          <w:trHeight w:val="149"/>
          <w:del w:id="1662" w:author="yaozu long" w:date="2026-01-06T20:03:00Z"/>
        </w:trPr>
        <w:tc>
          <w:tcPr>
            <w:tcW w:w="467" w:type="dxa"/>
            <w:vMerge/>
          </w:tcPr>
          <w:p w14:paraId="62153FDB" w14:textId="397F9A35" w:rsidR="00543D5D" w:rsidRPr="00D05CD2" w:rsidDel="00B25031" w:rsidRDefault="00543D5D">
            <w:pPr>
              <w:autoSpaceDE w:val="0"/>
              <w:autoSpaceDN w:val="0"/>
              <w:rPr>
                <w:del w:id="16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4C1ECD5" w14:textId="43E7BE5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6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2F381566" w14:textId="6238697D" w:rsidR="00543D5D" w:rsidRPr="00D05CD2" w:rsidDel="00B25031" w:rsidRDefault="006E20DC">
            <w:pPr>
              <w:rPr>
                <w:del w:id="1666" w:author="yaozu long" w:date="2026-01-06T20:03:00Z" w16du:dateUtc="2026-01-06T12:03:00Z"/>
                <w:sz w:val="22"/>
                <w:szCs w:val="22"/>
              </w:rPr>
            </w:pPr>
            <w:del w:id="166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C79AFC2" w14:textId="45A17FB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565910F2" w14:textId="76F95BB7" w:rsidR="00543D5D" w:rsidRPr="00D05CD2" w:rsidDel="00B25031" w:rsidRDefault="006E20DC">
            <w:pPr>
              <w:jc w:val="left"/>
              <w:rPr>
                <w:del w:id="167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7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6C4AACA" w14:textId="6021EBCC">
        <w:trPr>
          <w:trHeight w:val="309"/>
          <w:del w:id="1672" w:author="yaozu long" w:date="2026-01-06T20:03:00Z"/>
        </w:trPr>
        <w:tc>
          <w:tcPr>
            <w:tcW w:w="467" w:type="dxa"/>
            <w:vMerge/>
          </w:tcPr>
          <w:p w14:paraId="6F68B52D" w14:textId="5D7A157A" w:rsidR="00543D5D" w:rsidRPr="00D05CD2" w:rsidDel="00B25031" w:rsidRDefault="00543D5D">
            <w:pPr>
              <w:autoSpaceDE w:val="0"/>
              <w:autoSpaceDN w:val="0"/>
              <w:rPr>
                <w:del w:id="16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3F0B13B" w14:textId="49F9FD5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7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3075340A" w14:textId="2192EF09" w:rsidR="00543D5D" w:rsidRPr="00D05CD2" w:rsidDel="00B25031" w:rsidRDefault="006E20DC">
            <w:pPr>
              <w:rPr>
                <w:del w:id="1676" w:author="yaozu long" w:date="2026-01-06T20:03:00Z" w16du:dateUtc="2026-01-06T12:03:00Z"/>
                <w:sz w:val="22"/>
                <w:szCs w:val="22"/>
              </w:rPr>
            </w:pPr>
            <w:del w:id="167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0FD1C63" w14:textId="2F1E3A1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5C1702C" w14:textId="4ADECB16" w:rsidR="00543D5D" w:rsidRPr="00D05CD2" w:rsidDel="00B25031" w:rsidRDefault="006E20DC">
            <w:pPr>
              <w:rPr>
                <w:del w:id="168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8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1DBF612" w14:textId="4428F488">
        <w:trPr>
          <w:trHeight w:val="285"/>
          <w:del w:id="1682" w:author="yaozu long" w:date="2026-01-06T20:03:00Z"/>
        </w:trPr>
        <w:tc>
          <w:tcPr>
            <w:tcW w:w="467" w:type="dxa"/>
            <w:vMerge/>
          </w:tcPr>
          <w:p w14:paraId="799E3668" w14:textId="105FE507" w:rsidR="00543D5D" w:rsidRPr="00D05CD2" w:rsidDel="00B25031" w:rsidRDefault="00543D5D">
            <w:pPr>
              <w:autoSpaceDE w:val="0"/>
              <w:autoSpaceDN w:val="0"/>
              <w:rPr>
                <w:del w:id="16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680D52" w14:textId="7BE53E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097FC5CD" w14:textId="2BB5887F" w:rsidR="00543D5D" w:rsidRPr="00D05CD2" w:rsidDel="00B25031" w:rsidRDefault="006E20DC">
            <w:pPr>
              <w:rPr>
                <w:del w:id="1686" w:author="yaozu long" w:date="2026-01-06T20:03:00Z" w16du:dateUtc="2026-01-06T12:03:00Z"/>
                <w:sz w:val="22"/>
                <w:szCs w:val="22"/>
              </w:rPr>
            </w:pPr>
            <w:del w:id="168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63FE052" w14:textId="7E877FB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8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8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43E1E08F" w14:textId="274CB0D7" w:rsidR="00543D5D" w:rsidRPr="00D05CD2" w:rsidDel="00B25031" w:rsidRDefault="006E20DC">
            <w:pPr>
              <w:jc w:val="left"/>
              <w:rPr>
                <w:del w:id="169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9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851BA85" w14:textId="7F7C54BA">
        <w:trPr>
          <w:trHeight w:val="275"/>
          <w:del w:id="1692" w:author="yaozu long" w:date="2026-01-06T20:03:00Z"/>
        </w:trPr>
        <w:tc>
          <w:tcPr>
            <w:tcW w:w="467" w:type="dxa"/>
            <w:vMerge/>
          </w:tcPr>
          <w:p w14:paraId="1FAFB66C" w14:textId="7239E9BC" w:rsidR="00543D5D" w:rsidRPr="00D05CD2" w:rsidDel="00B25031" w:rsidRDefault="00543D5D">
            <w:pPr>
              <w:autoSpaceDE w:val="0"/>
              <w:autoSpaceDN w:val="0"/>
              <w:rPr>
                <w:del w:id="16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A41CBD7" w14:textId="5899412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6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3BBAF1E6" w14:textId="16488593" w:rsidR="00543D5D" w:rsidRPr="00D05CD2" w:rsidDel="00B25031" w:rsidRDefault="006E20DC">
            <w:pPr>
              <w:rPr>
                <w:del w:id="1696" w:author="yaozu long" w:date="2026-01-06T20:03:00Z" w16du:dateUtc="2026-01-06T12:03:00Z"/>
                <w:sz w:val="22"/>
                <w:szCs w:val="22"/>
              </w:rPr>
            </w:pPr>
            <w:del w:id="169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8FB6300" w14:textId="6532C9C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6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6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56F5FA9B" w14:textId="1FAE5EEC" w:rsidR="00543D5D" w:rsidRPr="00D05CD2" w:rsidDel="00B25031" w:rsidRDefault="006E20DC">
            <w:pPr>
              <w:rPr>
                <w:del w:id="170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0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C5DA446" w14:textId="151C48AF">
        <w:trPr>
          <w:trHeight w:val="265"/>
          <w:del w:id="1702" w:author="yaozu long" w:date="2026-01-06T20:03:00Z"/>
        </w:trPr>
        <w:tc>
          <w:tcPr>
            <w:tcW w:w="467" w:type="dxa"/>
            <w:vMerge/>
          </w:tcPr>
          <w:p w14:paraId="0CBB7021" w14:textId="5FCB7155" w:rsidR="00543D5D" w:rsidRPr="00D05CD2" w:rsidDel="00B25031" w:rsidRDefault="00543D5D">
            <w:pPr>
              <w:autoSpaceDE w:val="0"/>
              <w:autoSpaceDN w:val="0"/>
              <w:rPr>
                <w:del w:id="17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C6B3418" w14:textId="7BB1EF8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044E67B4" w14:textId="45FDB336" w:rsidR="00543D5D" w:rsidRPr="00D05CD2" w:rsidDel="00B25031" w:rsidRDefault="006E20DC">
            <w:pPr>
              <w:rPr>
                <w:del w:id="1706" w:author="yaozu long" w:date="2026-01-06T20:03:00Z" w16du:dateUtc="2026-01-06T12:03:00Z"/>
                <w:sz w:val="22"/>
                <w:szCs w:val="22"/>
              </w:rPr>
            </w:pPr>
            <w:del w:id="170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7E7B9E2" w14:textId="5993CC4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0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01A95A4" w14:textId="369534ED" w:rsidR="00543D5D" w:rsidRPr="00D05CD2" w:rsidDel="00B25031" w:rsidRDefault="006E20DC">
            <w:pPr>
              <w:jc w:val="left"/>
              <w:rPr>
                <w:del w:id="171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1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52D5CB7" w14:textId="1C82DDE8">
        <w:trPr>
          <w:trHeight w:val="255"/>
          <w:del w:id="1712" w:author="yaozu long" w:date="2026-01-06T20:03:00Z"/>
        </w:trPr>
        <w:tc>
          <w:tcPr>
            <w:tcW w:w="467" w:type="dxa"/>
            <w:vMerge/>
          </w:tcPr>
          <w:p w14:paraId="1695FD77" w14:textId="791D1A38" w:rsidR="00543D5D" w:rsidRPr="00D05CD2" w:rsidDel="00B25031" w:rsidRDefault="00543D5D">
            <w:pPr>
              <w:autoSpaceDE w:val="0"/>
              <w:autoSpaceDN w:val="0"/>
              <w:rPr>
                <w:del w:id="17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1053E71" w14:textId="14E2379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1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3683DD83" w14:textId="4C4E0F88" w:rsidR="00543D5D" w:rsidRPr="00D05CD2" w:rsidDel="00B25031" w:rsidRDefault="006E20DC">
            <w:pPr>
              <w:rPr>
                <w:del w:id="1716" w:author="yaozu long" w:date="2026-01-06T20:03:00Z" w16du:dateUtc="2026-01-06T12:03:00Z"/>
                <w:sz w:val="22"/>
                <w:szCs w:val="22"/>
              </w:rPr>
            </w:pPr>
            <w:del w:id="171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76B93B5" w14:textId="230A98B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1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397294BC" w14:textId="5C21ECB6" w:rsidR="00543D5D" w:rsidRPr="00D05CD2" w:rsidDel="00B25031" w:rsidRDefault="006E20DC">
            <w:pPr>
              <w:rPr>
                <w:del w:id="172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2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F985ECC" w14:textId="763DEC11">
        <w:trPr>
          <w:trHeight w:val="244"/>
          <w:del w:id="1722" w:author="yaozu long" w:date="2026-01-06T20:03:00Z"/>
        </w:trPr>
        <w:tc>
          <w:tcPr>
            <w:tcW w:w="467" w:type="dxa"/>
            <w:vMerge/>
          </w:tcPr>
          <w:p w14:paraId="14761888" w14:textId="6387D450" w:rsidR="00543D5D" w:rsidRPr="00D05CD2" w:rsidDel="00B25031" w:rsidRDefault="00543D5D">
            <w:pPr>
              <w:autoSpaceDE w:val="0"/>
              <w:autoSpaceDN w:val="0"/>
              <w:rPr>
                <w:del w:id="17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EAB5ACF" w14:textId="3D4214A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2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72CD1260" w14:textId="6BF80E21" w:rsidR="00543D5D" w:rsidRPr="00D05CD2" w:rsidDel="00B25031" w:rsidRDefault="006E20DC">
            <w:pPr>
              <w:rPr>
                <w:del w:id="1726" w:author="yaozu long" w:date="2026-01-06T20:03:00Z" w16du:dateUtc="2026-01-06T12:03:00Z"/>
                <w:sz w:val="22"/>
                <w:szCs w:val="22"/>
              </w:rPr>
            </w:pPr>
            <w:del w:id="172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1E6A93C" w14:textId="703D03F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2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23F919D" w14:textId="6849E75E" w:rsidR="00543D5D" w:rsidRPr="00D05CD2" w:rsidDel="00B25031" w:rsidRDefault="006E20DC">
            <w:pPr>
              <w:jc w:val="left"/>
              <w:rPr>
                <w:del w:id="173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3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D1CA454" w14:textId="0E8D549B">
        <w:trPr>
          <w:trHeight w:val="33"/>
          <w:del w:id="1732" w:author="yaozu long" w:date="2026-01-06T20:03:00Z"/>
        </w:trPr>
        <w:tc>
          <w:tcPr>
            <w:tcW w:w="467" w:type="dxa"/>
            <w:vMerge/>
          </w:tcPr>
          <w:p w14:paraId="07F0FA24" w14:textId="40965019" w:rsidR="00543D5D" w:rsidRPr="00D05CD2" w:rsidDel="00B25031" w:rsidRDefault="00543D5D">
            <w:pPr>
              <w:autoSpaceDE w:val="0"/>
              <w:autoSpaceDN w:val="0"/>
              <w:rPr>
                <w:del w:id="17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455DADA" w14:textId="42FC588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3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7CD9A4FD" w14:textId="5813B44D" w:rsidR="00543D5D" w:rsidRPr="00D05CD2" w:rsidDel="00B25031" w:rsidRDefault="006E20DC">
            <w:pPr>
              <w:rPr>
                <w:del w:id="1736" w:author="yaozu long" w:date="2026-01-06T20:03:00Z" w16du:dateUtc="2026-01-06T12:03:00Z"/>
                <w:sz w:val="22"/>
                <w:szCs w:val="22"/>
              </w:rPr>
            </w:pPr>
            <w:del w:id="173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0F0E272" w14:textId="11D9BF7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3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3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39729914" w14:textId="25D8F074" w:rsidR="00543D5D" w:rsidRPr="00D05CD2" w:rsidDel="00B25031" w:rsidRDefault="006E20DC">
            <w:pPr>
              <w:rPr>
                <w:del w:id="174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4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4E2E613" w14:textId="55975BDE">
        <w:trPr>
          <w:trHeight w:val="225"/>
          <w:del w:id="1742" w:author="yaozu long" w:date="2026-01-06T20:03:00Z"/>
        </w:trPr>
        <w:tc>
          <w:tcPr>
            <w:tcW w:w="467" w:type="dxa"/>
            <w:vMerge/>
          </w:tcPr>
          <w:p w14:paraId="03172ECA" w14:textId="5EF37634" w:rsidR="00543D5D" w:rsidRPr="00D05CD2" w:rsidDel="00B25031" w:rsidRDefault="00543D5D">
            <w:pPr>
              <w:autoSpaceDE w:val="0"/>
              <w:autoSpaceDN w:val="0"/>
              <w:rPr>
                <w:del w:id="17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D5F999C" w14:textId="5A2BB03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4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7E6F3F58" w14:textId="148DB592" w:rsidR="00543D5D" w:rsidRPr="00D05CD2" w:rsidDel="00B25031" w:rsidRDefault="006E20DC">
            <w:pPr>
              <w:rPr>
                <w:del w:id="1746" w:author="yaozu long" w:date="2026-01-06T20:03:00Z" w16du:dateUtc="2026-01-06T12:03:00Z"/>
                <w:sz w:val="22"/>
                <w:szCs w:val="22"/>
              </w:rPr>
            </w:pPr>
            <w:del w:id="174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7E58FC3A" w14:textId="6541BDF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4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4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79F82F68" w14:textId="1070E1E9" w:rsidR="00543D5D" w:rsidRPr="00D05CD2" w:rsidDel="00B25031" w:rsidRDefault="006E20DC">
            <w:pPr>
              <w:rPr>
                <w:del w:id="175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5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1DB6B71" w14:textId="370B9443">
        <w:trPr>
          <w:trHeight w:val="215"/>
          <w:del w:id="1752" w:author="yaozu long" w:date="2026-01-06T20:03:00Z"/>
        </w:trPr>
        <w:tc>
          <w:tcPr>
            <w:tcW w:w="467" w:type="dxa"/>
            <w:vMerge/>
          </w:tcPr>
          <w:p w14:paraId="55A7107A" w14:textId="2AAC44A4" w:rsidR="00543D5D" w:rsidRPr="00D05CD2" w:rsidDel="00B25031" w:rsidRDefault="00543D5D">
            <w:pPr>
              <w:autoSpaceDE w:val="0"/>
              <w:autoSpaceDN w:val="0"/>
              <w:rPr>
                <w:del w:id="17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E94AB95" w14:textId="70DA5D3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5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24C5D702" w14:textId="6376B1D7" w:rsidR="00543D5D" w:rsidRPr="00D05CD2" w:rsidDel="00B25031" w:rsidRDefault="006E20DC">
            <w:pPr>
              <w:rPr>
                <w:del w:id="1756" w:author="yaozu long" w:date="2026-01-06T20:03:00Z" w16du:dateUtc="2026-01-06T12:03:00Z"/>
                <w:sz w:val="22"/>
                <w:szCs w:val="22"/>
              </w:rPr>
            </w:pPr>
            <w:del w:id="175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DDE693B" w14:textId="77DC631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5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5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AC65BA9" w14:textId="6CEC0F15" w:rsidR="00543D5D" w:rsidRPr="00D05CD2" w:rsidDel="00B25031" w:rsidRDefault="006E20DC">
            <w:pPr>
              <w:jc w:val="left"/>
              <w:rPr>
                <w:del w:id="176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6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3A89A44" w14:textId="646A8CC6">
        <w:trPr>
          <w:trHeight w:val="294"/>
          <w:del w:id="1762" w:author="yaozu long" w:date="2026-01-06T20:03:00Z"/>
        </w:trPr>
        <w:tc>
          <w:tcPr>
            <w:tcW w:w="467" w:type="dxa"/>
            <w:vMerge/>
          </w:tcPr>
          <w:p w14:paraId="12843766" w14:textId="52439D17" w:rsidR="00543D5D" w:rsidRPr="00D05CD2" w:rsidDel="00B25031" w:rsidRDefault="00543D5D">
            <w:pPr>
              <w:autoSpaceDE w:val="0"/>
              <w:autoSpaceDN w:val="0"/>
              <w:rPr>
                <w:del w:id="17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CF001BF" w14:textId="7FBA572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6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6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</w:tcPr>
          <w:p w14:paraId="3D45C302" w14:textId="19FE9BA5" w:rsidR="00543D5D" w:rsidRPr="00D05CD2" w:rsidDel="00B25031" w:rsidRDefault="006E20DC">
            <w:pPr>
              <w:rPr>
                <w:del w:id="1766" w:author="yaozu long" w:date="2026-01-06T20:03:00Z" w16du:dateUtc="2026-01-06T12:03:00Z"/>
                <w:sz w:val="22"/>
                <w:szCs w:val="22"/>
              </w:rPr>
            </w:pPr>
            <w:del w:id="176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AUTO_BRAKE_SW_OFF</w:delText>
              </w:r>
            </w:del>
          </w:p>
        </w:tc>
        <w:tc>
          <w:tcPr>
            <w:tcW w:w="720" w:type="dxa"/>
            <w:vAlign w:val="center"/>
          </w:tcPr>
          <w:p w14:paraId="1EDC6873" w14:textId="0CFABDE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6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23A31F48" w14:textId="34C77F47" w:rsidR="00543D5D" w:rsidRPr="00D05CD2" w:rsidDel="00B25031" w:rsidRDefault="006E20DC">
            <w:pPr>
              <w:rPr>
                <w:del w:id="177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7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E27F264" w14:textId="11B13BAA">
        <w:trPr>
          <w:trHeight w:val="47"/>
          <w:del w:id="1772" w:author="yaozu long" w:date="2026-01-06T20:03:00Z"/>
        </w:trPr>
        <w:tc>
          <w:tcPr>
            <w:tcW w:w="467" w:type="dxa"/>
            <w:vMerge/>
          </w:tcPr>
          <w:p w14:paraId="1744AC34" w14:textId="66A77ACB" w:rsidR="00543D5D" w:rsidRPr="00D05CD2" w:rsidDel="00B25031" w:rsidRDefault="00543D5D">
            <w:pPr>
              <w:autoSpaceDE w:val="0"/>
              <w:autoSpaceDN w:val="0"/>
              <w:rPr>
                <w:del w:id="17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9BD2D92" w14:textId="2D47E90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7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7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</w:tcPr>
          <w:p w14:paraId="02613239" w14:textId="004A60C7" w:rsidR="00543D5D" w:rsidRPr="00D05CD2" w:rsidDel="00B25031" w:rsidRDefault="006E20DC">
            <w:pPr>
              <w:rPr>
                <w:del w:id="1776" w:author="yaozu long" w:date="2026-01-06T20:03:00Z" w16du:dateUtc="2026-01-06T12:03:00Z"/>
                <w:sz w:val="22"/>
                <w:szCs w:val="22"/>
              </w:rPr>
            </w:pPr>
            <w:del w:id="177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AUTO_BRAKE_SW_LO</w:delText>
              </w:r>
            </w:del>
          </w:p>
        </w:tc>
        <w:tc>
          <w:tcPr>
            <w:tcW w:w="720" w:type="dxa"/>
            <w:vAlign w:val="center"/>
          </w:tcPr>
          <w:p w14:paraId="7C8C337E" w14:textId="0E07581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7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7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1D6B4303" w14:textId="5BA630F6" w:rsidR="00543D5D" w:rsidRPr="00D05CD2" w:rsidDel="00B25031" w:rsidRDefault="006E20DC">
            <w:pPr>
              <w:rPr>
                <w:del w:id="178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8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123F206" w14:textId="3EBD9940">
        <w:trPr>
          <w:trHeight w:val="60"/>
          <w:del w:id="1782" w:author="yaozu long" w:date="2026-01-06T20:03:00Z"/>
        </w:trPr>
        <w:tc>
          <w:tcPr>
            <w:tcW w:w="467" w:type="dxa"/>
            <w:vMerge/>
          </w:tcPr>
          <w:p w14:paraId="4053AEF1" w14:textId="574AAA9E" w:rsidR="00543D5D" w:rsidRPr="00D05CD2" w:rsidDel="00B25031" w:rsidRDefault="00543D5D">
            <w:pPr>
              <w:autoSpaceDE w:val="0"/>
              <w:autoSpaceDN w:val="0"/>
              <w:rPr>
                <w:del w:id="17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D413064" w14:textId="6654EEF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8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8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9B69930" w14:textId="273B8688" w:rsidR="00543D5D" w:rsidRPr="00D05CD2" w:rsidDel="00B25031" w:rsidRDefault="006E20DC">
            <w:pPr>
              <w:rPr>
                <w:del w:id="1786" w:author="yaozu long" w:date="2026-01-06T20:03:00Z" w16du:dateUtc="2026-01-06T12:03:00Z"/>
                <w:sz w:val="22"/>
                <w:szCs w:val="22"/>
              </w:rPr>
            </w:pPr>
            <w:del w:id="178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AUTO_BRAKE_SW_MED</w:delText>
              </w:r>
            </w:del>
          </w:p>
        </w:tc>
        <w:tc>
          <w:tcPr>
            <w:tcW w:w="720" w:type="dxa"/>
            <w:vAlign w:val="center"/>
          </w:tcPr>
          <w:p w14:paraId="0DC99D9E" w14:textId="1BC927C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8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8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58E78312" w14:textId="2251FF58" w:rsidR="00543D5D" w:rsidRPr="00D05CD2" w:rsidDel="00B25031" w:rsidRDefault="006E20DC">
            <w:pPr>
              <w:rPr>
                <w:del w:id="179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9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649251F1" w14:textId="3DF41276">
        <w:trPr>
          <w:trHeight w:val="302"/>
          <w:del w:id="1792" w:author="yaozu long" w:date="2026-01-06T20:03:00Z"/>
        </w:trPr>
        <w:tc>
          <w:tcPr>
            <w:tcW w:w="467" w:type="dxa"/>
            <w:vMerge/>
          </w:tcPr>
          <w:p w14:paraId="62DF3A2E" w14:textId="0AAD14A1" w:rsidR="00543D5D" w:rsidRPr="00D05CD2" w:rsidDel="00B25031" w:rsidRDefault="00543D5D">
            <w:pPr>
              <w:autoSpaceDE w:val="0"/>
              <w:autoSpaceDN w:val="0"/>
              <w:rPr>
                <w:del w:id="17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555767E" w14:textId="04B28EB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7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0864E61" w14:textId="714CBE0F" w:rsidR="00543D5D" w:rsidRPr="00D05CD2" w:rsidDel="00B25031" w:rsidRDefault="006E20DC">
            <w:pPr>
              <w:rPr>
                <w:del w:id="1796" w:author="yaozu long" w:date="2026-01-06T20:03:00Z" w16du:dateUtc="2026-01-06T12:03:00Z"/>
                <w:sz w:val="22"/>
                <w:szCs w:val="22"/>
              </w:rPr>
            </w:pPr>
            <w:del w:id="179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AUTO_BRAKE_SW_HI</w:delText>
              </w:r>
            </w:del>
          </w:p>
        </w:tc>
        <w:tc>
          <w:tcPr>
            <w:tcW w:w="720" w:type="dxa"/>
            <w:vAlign w:val="center"/>
          </w:tcPr>
          <w:p w14:paraId="0C2DBC56" w14:textId="0F57EE7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7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79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A45FC73" w14:textId="4005EA23" w:rsidR="00543D5D" w:rsidRPr="00D05CD2" w:rsidDel="00B25031" w:rsidRDefault="006E20DC">
            <w:pPr>
              <w:jc w:val="left"/>
              <w:rPr>
                <w:del w:id="180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0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状态位：LSB</w:delText>
              </w:r>
            </w:del>
          </w:p>
        </w:tc>
      </w:tr>
      <w:tr w:rsidR="00543D5D" w:rsidRPr="00D05CD2" w:rsidDel="00B25031" w14:paraId="5A1E217C" w14:textId="2D551113">
        <w:trPr>
          <w:trHeight w:val="293"/>
          <w:del w:id="1802" w:author="yaozu long" w:date="2026-01-06T20:03:00Z"/>
        </w:trPr>
        <w:tc>
          <w:tcPr>
            <w:tcW w:w="467" w:type="dxa"/>
            <w:vMerge/>
          </w:tcPr>
          <w:p w14:paraId="29050676" w14:textId="57751939" w:rsidR="00543D5D" w:rsidRPr="00D05CD2" w:rsidDel="00B25031" w:rsidRDefault="00543D5D">
            <w:pPr>
              <w:autoSpaceDE w:val="0"/>
              <w:autoSpaceDN w:val="0"/>
              <w:rPr>
                <w:del w:id="18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159F31F" w14:textId="6788DA7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</w:tcPr>
          <w:p w14:paraId="233B6AE8" w14:textId="0B389893" w:rsidR="00543D5D" w:rsidRPr="00D05CD2" w:rsidDel="00B25031" w:rsidRDefault="006E20DC">
            <w:pPr>
              <w:rPr>
                <w:del w:id="1806" w:author="yaozu long" w:date="2026-01-06T20:03:00Z" w16du:dateUtc="2026-01-06T12:03:00Z"/>
                <w:sz w:val="22"/>
                <w:szCs w:val="22"/>
              </w:rPr>
            </w:pPr>
            <w:del w:id="1807" w:author="yaozu long" w:date="2026-01-06T20:03:00Z" w16du:dateUtc="2026-01-06T12:03:00Z">
              <w:r w:rsidRPr="00D05CD2" w:rsidDel="00B25031">
                <w:rPr>
                  <w:sz w:val="22"/>
                  <w:szCs w:val="22"/>
                </w:rPr>
                <w:delText>AUTO_BRAKE_SW_RTO</w:delText>
              </w:r>
            </w:del>
          </w:p>
        </w:tc>
        <w:tc>
          <w:tcPr>
            <w:tcW w:w="720" w:type="dxa"/>
            <w:vAlign w:val="center"/>
          </w:tcPr>
          <w:p w14:paraId="5BDEB862" w14:textId="1D8B395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0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0EC7990" w14:textId="379D6C6B" w:rsidR="00543D5D" w:rsidRPr="00D05CD2" w:rsidDel="00B25031" w:rsidRDefault="006E20DC">
            <w:pPr>
              <w:jc w:val="left"/>
              <w:rPr>
                <w:del w:id="181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1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状态位：MSB</w:delText>
              </w:r>
            </w:del>
          </w:p>
        </w:tc>
      </w:tr>
      <w:tr w:rsidR="00543D5D" w:rsidRPr="00D05CD2" w:rsidDel="00B25031" w14:paraId="41C3431C" w14:textId="3B946E50">
        <w:trPr>
          <w:trHeight w:val="269"/>
          <w:del w:id="1812" w:author="yaozu long" w:date="2026-01-06T20:03:00Z"/>
        </w:trPr>
        <w:tc>
          <w:tcPr>
            <w:tcW w:w="467" w:type="dxa"/>
            <w:vMerge/>
          </w:tcPr>
          <w:p w14:paraId="0ABD2806" w14:textId="337CD554" w:rsidR="00543D5D" w:rsidRPr="00D05CD2" w:rsidDel="00B25031" w:rsidRDefault="00543D5D">
            <w:pPr>
              <w:autoSpaceDE w:val="0"/>
              <w:autoSpaceDN w:val="0"/>
              <w:rPr>
                <w:del w:id="18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42C9AE" w14:textId="3896004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1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DBEA849" w14:textId="74B77A86" w:rsidR="00543D5D" w:rsidRPr="00D05CD2" w:rsidDel="00B25031" w:rsidRDefault="006E20DC">
            <w:pPr>
              <w:rPr>
                <w:del w:id="1816" w:author="yaozu long" w:date="2026-01-06T20:03:00Z" w16du:dateUtc="2026-01-06T12:03:00Z"/>
                <w:sz w:val="22"/>
                <w:szCs w:val="22"/>
              </w:rPr>
            </w:pPr>
            <w:del w:id="1817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  <w:tc>
          <w:tcPr>
            <w:tcW w:w="720" w:type="dxa"/>
            <w:vAlign w:val="center"/>
          </w:tcPr>
          <w:p w14:paraId="6FAE50AD" w14:textId="7A40EC6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19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C21830B" w14:textId="2B3F6F0F" w:rsidR="00543D5D" w:rsidRPr="00D05CD2" w:rsidDel="00B25031" w:rsidRDefault="006E20DC">
            <w:pPr>
              <w:jc w:val="left"/>
              <w:rPr>
                <w:del w:id="182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821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3D138B51" w14:textId="77538A29">
        <w:trPr>
          <w:trHeight w:val="1292"/>
          <w:del w:id="1822" w:author="yaozu long" w:date="2026-01-06T20:03:00Z"/>
        </w:trPr>
        <w:tc>
          <w:tcPr>
            <w:tcW w:w="467" w:type="dxa"/>
            <w:vAlign w:val="center"/>
          </w:tcPr>
          <w:p w14:paraId="1BF201AA" w14:textId="0FF36007" w:rsidR="00543D5D" w:rsidRPr="00D05CD2" w:rsidDel="00B25031" w:rsidRDefault="006E20DC">
            <w:pPr>
              <w:autoSpaceDE w:val="0"/>
              <w:autoSpaceDN w:val="0"/>
              <w:rPr>
                <w:del w:id="18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2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468F03F5" w14:textId="66EC163F" w:rsidR="00543D5D" w:rsidRPr="00D05CD2" w:rsidDel="00B25031" w:rsidRDefault="006E20DC">
            <w:pPr>
              <w:rPr>
                <w:del w:id="1825" w:author="yaozu long" w:date="2026-01-06T20:03:00Z" w16du:dateUtc="2026-01-06T12:03:00Z"/>
                <w:sz w:val="22"/>
                <w:szCs w:val="22"/>
              </w:rPr>
            </w:pPr>
            <w:del w:id="1826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1827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1828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3172FC54" w14:textId="06BFB5CC" w:rsidR="00543D5D" w:rsidRPr="00D05CD2" w:rsidDel="00B25031" w:rsidRDefault="00543D5D">
            <w:pPr>
              <w:rPr>
                <w:del w:id="1829" w:author="yaozu long" w:date="2026-01-06T20:03:00Z" w16du:dateUtc="2026-01-06T12:03:00Z"/>
                <w:sz w:val="22"/>
                <w:szCs w:val="22"/>
              </w:rPr>
            </w:pPr>
          </w:p>
          <w:p w14:paraId="33725C7C" w14:textId="75A5DE71" w:rsidR="00543D5D" w:rsidRPr="00D05CD2" w:rsidDel="00B25031" w:rsidRDefault="006E20DC">
            <w:pPr>
              <w:autoSpaceDE w:val="0"/>
              <w:autoSpaceDN w:val="0"/>
              <w:rPr>
                <w:del w:id="1830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1831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0EE5DC02" w14:textId="1B72620A" w:rsidR="00543D5D" w:rsidRPr="00D05CD2" w:rsidDel="00B25031" w:rsidRDefault="006E20DC">
      <w:pPr>
        <w:tabs>
          <w:tab w:val="left" w:pos="1365"/>
        </w:tabs>
        <w:spacing w:line="500" w:lineRule="exact"/>
        <w:ind w:left="420"/>
        <w:rPr>
          <w:del w:id="1832" w:author="yaozu long" w:date="2026-01-06T20:03:00Z" w16du:dateUtc="2026-01-06T12:03:00Z"/>
          <w:rFonts w:hAnsi="宋体" w:hint="eastAsia"/>
          <w:sz w:val="22"/>
          <w:szCs w:val="22"/>
        </w:rPr>
      </w:pPr>
      <w:del w:id="1833" w:author="yaozu long" w:date="2026-01-06T20:03:00Z" w16du:dateUtc="2026-01-06T12:03:00Z">
        <w:r w:rsidRPr="00D05CD2" w:rsidDel="00B25031">
          <w:rPr>
            <w:rFonts w:hAnsi="宋体" w:hint="eastAsia"/>
            <w:sz w:val="22"/>
            <w:szCs w:val="22"/>
          </w:rPr>
          <w:tab/>
        </w:r>
      </w:del>
    </w:p>
    <w:p w14:paraId="05BBB382" w14:textId="4CB972DC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1834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1835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ARINC429数据字6（来源于起落架）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5478F5AD" w14:textId="212918F6">
        <w:trPr>
          <w:cantSplit/>
          <w:trHeight w:val="302"/>
          <w:tblHeader/>
          <w:del w:id="1836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2CDB3410" w14:textId="7EEC7EBD" w:rsidR="00543D5D" w:rsidRPr="00D05CD2" w:rsidDel="00B25031" w:rsidRDefault="006E20DC">
            <w:pPr>
              <w:autoSpaceDE w:val="0"/>
              <w:autoSpaceDN w:val="0"/>
              <w:rPr>
                <w:del w:id="183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3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5A5FB80D" w14:textId="5CA4A3EB" w:rsidR="00543D5D" w:rsidRPr="00D05CD2" w:rsidDel="00B25031" w:rsidRDefault="006E20DC">
            <w:pPr>
              <w:autoSpaceDE w:val="0"/>
              <w:autoSpaceDN w:val="0"/>
              <w:rPr>
                <w:del w:id="18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788EECA2" w14:textId="08244955" w:rsidR="00543D5D" w:rsidRPr="00D05CD2" w:rsidDel="00B25031" w:rsidRDefault="006E20DC">
            <w:pPr>
              <w:autoSpaceDE w:val="0"/>
              <w:autoSpaceDN w:val="0"/>
              <w:rPr>
                <w:del w:id="18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2" w:author="yaozu long" w:date="2026-01-06T20:03:00Z" w16du:dateUtc="2026-01-06T12:03:00Z">
              <w:r w:rsidRPr="00D05CD2" w:rsidDel="00B25031">
                <w:rPr>
                  <w:lang w:bidi="ar"/>
                </w:rPr>
                <w:delText>Consolidated LG Position Data</w:delText>
              </w:r>
            </w:del>
          </w:p>
        </w:tc>
        <w:tc>
          <w:tcPr>
            <w:tcW w:w="850" w:type="dxa"/>
          </w:tcPr>
          <w:p w14:paraId="4F831F7E" w14:textId="5E2CA34F" w:rsidR="00543D5D" w:rsidRPr="00D05CD2" w:rsidDel="00B25031" w:rsidRDefault="006E20DC">
            <w:pPr>
              <w:autoSpaceDE w:val="0"/>
              <w:autoSpaceDN w:val="0"/>
              <w:rPr>
                <w:del w:id="18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19E69D1D" w14:textId="7181F1E0" w:rsidR="00543D5D" w:rsidRPr="00D05CD2" w:rsidDel="00B25031" w:rsidRDefault="00543D5D">
            <w:pPr>
              <w:autoSpaceDE w:val="0"/>
              <w:autoSpaceDN w:val="0"/>
              <w:rPr>
                <w:del w:id="18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733CE2FB" w14:textId="765C3E13">
        <w:trPr>
          <w:cantSplit/>
          <w:trHeight w:val="292"/>
          <w:tblHeader/>
          <w:del w:id="1846" w:author="yaozu long" w:date="2026-01-06T20:03:00Z"/>
        </w:trPr>
        <w:tc>
          <w:tcPr>
            <w:tcW w:w="1901" w:type="dxa"/>
            <w:gridSpan w:val="3"/>
            <w:vMerge/>
          </w:tcPr>
          <w:p w14:paraId="190DA4B8" w14:textId="40AF4F23" w:rsidR="00543D5D" w:rsidRPr="00D05CD2" w:rsidDel="00B25031" w:rsidRDefault="00543D5D">
            <w:pPr>
              <w:autoSpaceDE w:val="0"/>
              <w:autoSpaceDN w:val="0"/>
              <w:rPr>
                <w:del w:id="18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6A5C77B1" w14:textId="4994B8D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4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3AD8BCEE" w14:textId="7B513B48" w:rsidR="00543D5D" w:rsidRPr="00D05CD2" w:rsidDel="00B25031" w:rsidRDefault="006E20DC">
            <w:pPr>
              <w:autoSpaceDE w:val="0"/>
              <w:autoSpaceDN w:val="0"/>
              <w:rPr>
                <w:del w:id="185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5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373</w:delText>
              </w:r>
              <w:r w:rsidR="0066069A" w:rsidDel="00B25031">
                <w:rPr>
                  <w:rFonts w:ascii="宋体" w:hAnsi="宋体" w:hint="eastAsia"/>
                  <w:sz w:val="22"/>
                  <w:szCs w:val="22"/>
                </w:rPr>
                <w:delText>——DIU5（两组）</w:delText>
              </w:r>
            </w:del>
          </w:p>
        </w:tc>
      </w:tr>
      <w:tr w:rsidR="00543D5D" w:rsidRPr="00D05CD2" w:rsidDel="00B25031" w14:paraId="485DBFBD" w14:textId="1269A657">
        <w:trPr>
          <w:trHeight w:val="282"/>
          <w:del w:id="1852" w:author="yaozu long" w:date="2026-01-06T20:03:00Z"/>
        </w:trPr>
        <w:tc>
          <w:tcPr>
            <w:tcW w:w="467" w:type="dxa"/>
            <w:vMerge w:val="restart"/>
            <w:vAlign w:val="center"/>
          </w:tcPr>
          <w:p w14:paraId="00145642" w14:textId="1594510A" w:rsidR="00543D5D" w:rsidRPr="00D05CD2" w:rsidDel="00B25031" w:rsidRDefault="006E20DC">
            <w:pPr>
              <w:autoSpaceDE w:val="0"/>
              <w:autoSpaceDN w:val="0"/>
              <w:rPr>
                <w:del w:id="18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29ECDA9D" w14:textId="6CA73159" w:rsidR="00543D5D" w:rsidRPr="00D05CD2" w:rsidDel="00B25031" w:rsidRDefault="006E20DC">
            <w:pPr>
              <w:autoSpaceDE w:val="0"/>
              <w:autoSpaceDN w:val="0"/>
              <w:rPr>
                <w:del w:id="18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5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60E066B8" w14:textId="27C6E917" w:rsidR="00543D5D" w:rsidRPr="00D05CD2" w:rsidDel="00B25031" w:rsidRDefault="006E20DC">
            <w:pPr>
              <w:autoSpaceDE w:val="0"/>
              <w:autoSpaceDN w:val="0"/>
              <w:rPr>
                <w:del w:id="18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6252CEAE" w14:textId="450FD8A4" w:rsidR="00543D5D" w:rsidRPr="00D05CD2" w:rsidDel="00B25031" w:rsidRDefault="006E20DC">
            <w:pPr>
              <w:autoSpaceDE w:val="0"/>
              <w:autoSpaceDN w:val="0"/>
              <w:rPr>
                <w:del w:id="185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6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7116CF5B" w14:textId="1A47A5FC" w:rsidR="00543D5D" w:rsidRPr="00D05CD2" w:rsidDel="00B25031" w:rsidRDefault="006E20DC">
            <w:pPr>
              <w:autoSpaceDE w:val="0"/>
              <w:autoSpaceDN w:val="0"/>
              <w:rPr>
                <w:del w:id="18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6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385E8143" w14:textId="04502A0B" w:rsidR="00543D5D" w:rsidRPr="00D05CD2" w:rsidDel="00B25031" w:rsidRDefault="006E20DC">
            <w:pPr>
              <w:autoSpaceDE w:val="0"/>
              <w:autoSpaceDN w:val="0"/>
              <w:rPr>
                <w:del w:id="18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6E797F8D" w14:textId="35ABFDF1">
        <w:trPr>
          <w:trHeight w:val="272"/>
          <w:del w:id="1865" w:author="yaozu long" w:date="2026-01-06T20:03:00Z"/>
        </w:trPr>
        <w:tc>
          <w:tcPr>
            <w:tcW w:w="467" w:type="dxa"/>
            <w:vMerge/>
          </w:tcPr>
          <w:p w14:paraId="07A8577B" w14:textId="7A1F0FE0" w:rsidR="00543D5D" w:rsidRPr="00D05CD2" w:rsidDel="00B25031" w:rsidRDefault="00543D5D">
            <w:pPr>
              <w:autoSpaceDE w:val="0"/>
              <w:autoSpaceDN w:val="0"/>
              <w:rPr>
                <w:del w:id="18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C6F04EC" w14:textId="62A83A8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6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6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201F6015" w14:textId="3B04793D" w:rsidR="00543D5D" w:rsidRPr="00D05CD2" w:rsidDel="00B25031" w:rsidRDefault="006E20DC">
            <w:pPr>
              <w:autoSpaceDE w:val="0"/>
              <w:autoSpaceDN w:val="0"/>
              <w:rPr>
                <w:del w:id="18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航电（简图页）</w:delText>
              </w:r>
            </w:del>
          </w:p>
        </w:tc>
      </w:tr>
      <w:tr w:rsidR="00543D5D" w:rsidRPr="00D05CD2" w:rsidDel="00B25031" w14:paraId="7974E6DF" w14:textId="1FF8BB2E">
        <w:trPr>
          <w:trHeight w:val="262"/>
          <w:del w:id="1871" w:author="yaozu long" w:date="2026-01-06T20:03:00Z"/>
        </w:trPr>
        <w:tc>
          <w:tcPr>
            <w:tcW w:w="467" w:type="dxa"/>
            <w:vMerge/>
          </w:tcPr>
          <w:p w14:paraId="7F539919" w14:textId="2239C5CB" w:rsidR="00543D5D" w:rsidRPr="00D05CD2" w:rsidDel="00B25031" w:rsidRDefault="00543D5D">
            <w:pPr>
              <w:autoSpaceDE w:val="0"/>
              <w:autoSpaceDN w:val="0"/>
              <w:rPr>
                <w:del w:id="18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25D3CD" w14:textId="4852145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7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7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5920FD21" w14:textId="0FE359CD" w:rsidR="00543D5D" w:rsidRPr="00D05CD2" w:rsidDel="00B25031" w:rsidRDefault="00543D5D">
            <w:pPr>
              <w:autoSpaceDE w:val="0"/>
              <w:autoSpaceDN w:val="0"/>
              <w:rPr>
                <w:del w:id="18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5A4B118C" w14:textId="0DABFB44">
        <w:trPr>
          <w:trHeight w:val="231"/>
          <w:del w:id="1876" w:author="yaozu long" w:date="2026-01-06T20:03:00Z"/>
        </w:trPr>
        <w:tc>
          <w:tcPr>
            <w:tcW w:w="467" w:type="dxa"/>
            <w:vMerge/>
          </w:tcPr>
          <w:p w14:paraId="7C98B48E" w14:textId="2431A5E9" w:rsidR="00543D5D" w:rsidRPr="00D05CD2" w:rsidDel="00B25031" w:rsidRDefault="00543D5D">
            <w:pPr>
              <w:autoSpaceDE w:val="0"/>
              <w:autoSpaceDN w:val="0"/>
              <w:rPr>
                <w:del w:id="18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E39003" w14:textId="35C0EA2D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7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5C691AAA" w14:textId="44E48415" w:rsidR="00543D5D" w:rsidRPr="00D05CD2" w:rsidDel="00B25031" w:rsidRDefault="00543D5D">
            <w:pPr>
              <w:rPr>
                <w:del w:id="1880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2B2DF935" w14:textId="2973A95F">
        <w:trPr>
          <w:trHeight w:val="207"/>
          <w:del w:id="1881" w:author="yaozu long" w:date="2026-01-06T20:03:00Z"/>
        </w:trPr>
        <w:tc>
          <w:tcPr>
            <w:tcW w:w="467" w:type="dxa"/>
            <w:vMerge/>
          </w:tcPr>
          <w:p w14:paraId="334EC2BE" w14:textId="19D306D1" w:rsidR="00543D5D" w:rsidRPr="00D05CD2" w:rsidDel="00B25031" w:rsidRDefault="00543D5D">
            <w:pPr>
              <w:autoSpaceDE w:val="0"/>
              <w:autoSpaceDN w:val="0"/>
              <w:rPr>
                <w:del w:id="188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23D92C2" w14:textId="13A752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8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8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634FC99B" w14:textId="1502DA0C" w:rsidR="00543D5D" w:rsidRPr="00D05CD2" w:rsidDel="00B25031" w:rsidRDefault="00543D5D">
            <w:pPr>
              <w:rPr>
                <w:del w:id="1885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0C39CCCA" w14:textId="2A8CA53F">
        <w:trPr>
          <w:trHeight w:val="311"/>
          <w:del w:id="1886" w:author="yaozu long" w:date="2026-01-06T20:03:00Z"/>
        </w:trPr>
        <w:tc>
          <w:tcPr>
            <w:tcW w:w="467" w:type="dxa"/>
            <w:vMerge/>
          </w:tcPr>
          <w:p w14:paraId="6E0DDAA1" w14:textId="55355F07" w:rsidR="00543D5D" w:rsidRPr="00D05CD2" w:rsidDel="00B25031" w:rsidRDefault="00543D5D">
            <w:pPr>
              <w:autoSpaceDE w:val="0"/>
              <w:autoSpaceDN w:val="0"/>
              <w:rPr>
                <w:del w:id="18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131EA03" w14:textId="06AFC9E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641795BB" w14:textId="20E27419" w:rsidR="00543D5D" w:rsidRPr="00D05CD2" w:rsidDel="00B25031" w:rsidRDefault="00543D5D">
            <w:pPr>
              <w:rPr>
                <w:del w:id="1890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1D4EC24B" w14:textId="670FFB6E">
        <w:trPr>
          <w:trHeight w:val="201"/>
          <w:del w:id="1891" w:author="yaozu long" w:date="2026-01-06T20:03:00Z"/>
        </w:trPr>
        <w:tc>
          <w:tcPr>
            <w:tcW w:w="467" w:type="dxa"/>
            <w:vMerge/>
          </w:tcPr>
          <w:p w14:paraId="09D0E5DB" w14:textId="70AC2445" w:rsidR="00543D5D" w:rsidRPr="00D05CD2" w:rsidDel="00B25031" w:rsidRDefault="00543D5D">
            <w:pPr>
              <w:autoSpaceDE w:val="0"/>
              <w:autoSpaceDN w:val="0"/>
              <w:rPr>
                <w:del w:id="18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E7333BA" w14:textId="00D7FEF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9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9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79D436D7" w14:textId="795C5AB0" w:rsidR="00543D5D" w:rsidRPr="00D05CD2" w:rsidDel="00B25031" w:rsidRDefault="00543D5D">
            <w:pPr>
              <w:rPr>
                <w:del w:id="1895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494B995F" w14:textId="0A1D253B">
        <w:trPr>
          <w:trHeight w:val="201"/>
          <w:del w:id="1896" w:author="yaozu long" w:date="2026-01-06T20:03:00Z"/>
        </w:trPr>
        <w:tc>
          <w:tcPr>
            <w:tcW w:w="467" w:type="dxa"/>
            <w:vMerge/>
          </w:tcPr>
          <w:p w14:paraId="124FD386" w14:textId="6B2D8E8A" w:rsidR="00543D5D" w:rsidRPr="00D05CD2" w:rsidDel="00B25031" w:rsidRDefault="00543D5D">
            <w:pPr>
              <w:autoSpaceDE w:val="0"/>
              <w:autoSpaceDN w:val="0"/>
              <w:rPr>
                <w:del w:id="18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B7AB4FC" w14:textId="06B9930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8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89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024BBE8C" w14:textId="7A362457" w:rsidR="00543D5D" w:rsidRPr="00D05CD2" w:rsidDel="00B25031" w:rsidRDefault="006E20DC">
            <w:pPr>
              <w:autoSpaceDE w:val="0"/>
              <w:autoSpaceDN w:val="0"/>
              <w:rPr>
                <w:del w:id="19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01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074C12B0" w14:textId="6B40F690">
        <w:trPr>
          <w:trHeight w:val="167"/>
          <w:del w:id="1902" w:author="yaozu long" w:date="2026-01-06T20:03:00Z"/>
        </w:trPr>
        <w:tc>
          <w:tcPr>
            <w:tcW w:w="467" w:type="dxa"/>
            <w:vMerge/>
          </w:tcPr>
          <w:p w14:paraId="2AF89F16" w14:textId="1B29F338" w:rsidR="00543D5D" w:rsidRPr="00D05CD2" w:rsidDel="00B25031" w:rsidRDefault="00543D5D">
            <w:pPr>
              <w:autoSpaceDE w:val="0"/>
              <w:autoSpaceDN w:val="0"/>
              <w:rPr>
                <w:del w:id="19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2E0A95" w14:textId="30B56080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90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0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7E262723" w14:textId="7AB4201D" w:rsidR="00543D5D" w:rsidRPr="00D05CD2" w:rsidDel="00B25031" w:rsidRDefault="006E20DC">
            <w:pPr>
              <w:autoSpaceDE w:val="0"/>
              <w:autoSpaceDN w:val="0"/>
              <w:rPr>
                <w:del w:id="190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0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1D04E50E" w14:textId="2F3CD7BA">
        <w:trPr>
          <w:trHeight w:val="482"/>
          <w:del w:id="1908" w:author="yaozu long" w:date="2026-01-06T20:03:00Z"/>
        </w:trPr>
        <w:tc>
          <w:tcPr>
            <w:tcW w:w="467" w:type="dxa"/>
            <w:vMerge w:val="restart"/>
            <w:vAlign w:val="center"/>
          </w:tcPr>
          <w:p w14:paraId="577714CF" w14:textId="4B8A2341" w:rsidR="00543D5D" w:rsidRPr="00D05CD2" w:rsidDel="00B25031" w:rsidRDefault="006E20DC">
            <w:pPr>
              <w:autoSpaceDE w:val="0"/>
              <w:autoSpaceDN w:val="0"/>
              <w:rPr>
                <w:del w:id="19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1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lastRenderedPageBreak/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1C24B58D" w14:textId="373A1098" w:rsidR="00543D5D" w:rsidRPr="00D05CD2" w:rsidDel="00B25031" w:rsidRDefault="006E20DC">
            <w:pPr>
              <w:autoSpaceDE w:val="0"/>
              <w:autoSpaceDN w:val="0"/>
              <w:rPr>
                <w:del w:id="19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1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5FFB6990" w14:textId="5F29BD4D" w:rsidR="00543D5D" w:rsidRPr="00D05CD2" w:rsidDel="00B25031" w:rsidRDefault="006E20DC">
            <w:pPr>
              <w:autoSpaceDE w:val="0"/>
              <w:autoSpaceDN w:val="0"/>
              <w:rPr>
                <w:del w:id="19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1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36F61032" w14:textId="1D6CF4B6" w:rsidR="00543D5D" w:rsidRPr="00D05CD2" w:rsidDel="00B25031" w:rsidRDefault="006E20DC">
            <w:pPr>
              <w:autoSpaceDE w:val="0"/>
              <w:autoSpaceDN w:val="0"/>
              <w:rPr>
                <w:del w:id="191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1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5B67791" w14:textId="4F3E973D" w:rsidR="00543D5D" w:rsidRPr="00D05CD2" w:rsidDel="00B25031" w:rsidRDefault="006E20DC">
            <w:pPr>
              <w:autoSpaceDE w:val="0"/>
              <w:autoSpaceDN w:val="0"/>
              <w:rPr>
                <w:del w:id="191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1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4712611B" w14:textId="5C5A5147">
        <w:trPr>
          <w:trHeight w:val="149"/>
          <w:del w:id="1919" w:author="yaozu long" w:date="2026-01-06T20:03:00Z"/>
        </w:trPr>
        <w:tc>
          <w:tcPr>
            <w:tcW w:w="467" w:type="dxa"/>
            <w:vMerge/>
          </w:tcPr>
          <w:p w14:paraId="16277777" w14:textId="4C2CC8DF" w:rsidR="00543D5D" w:rsidRPr="00D05CD2" w:rsidDel="00B25031" w:rsidRDefault="00543D5D">
            <w:pPr>
              <w:autoSpaceDE w:val="0"/>
              <w:autoSpaceDN w:val="0"/>
              <w:rPr>
                <w:del w:id="19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3E9E7299" w14:textId="6ED4252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9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2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42249FCA" w14:textId="7745488A" w:rsidR="00543D5D" w:rsidRPr="00D05CD2" w:rsidDel="00B25031" w:rsidRDefault="006E20DC">
            <w:pPr>
              <w:rPr>
                <w:del w:id="1923" w:author="yaozu long" w:date="2026-01-06T20:03:00Z" w16du:dateUtc="2026-01-06T12:03:00Z"/>
                <w:sz w:val="22"/>
                <w:szCs w:val="22"/>
              </w:rPr>
            </w:pPr>
            <w:del w:id="1924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3252F75" w14:textId="766D38F4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92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2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ACFACAE" w14:textId="3CA7A3CD" w:rsidR="00543D5D" w:rsidRPr="00D05CD2" w:rsidDel="00B25031" w:rsidRDefault="006E20DC">
            <w:pPr>
              <w:rPr>
                <w:del w:id="1927" w:author="yaozu long" w:date="2026-01-06T20:03:00Z" w16du:dateUtc="2026-01-06T12:03:00Z"/>
                <w:szCs w:val="21"/>
                <w:lang w:bidi="ar"/>
              </w:rPr>
            </w:pPr>
            <w:del w:id="1928" w:author="yaozu long" w:date="2026-01-06T20:03:00Z" w16du:dateUtc="2026-01-06T12:03:00Z">
              <w:r w:rsidRPr="00D05CD2" w:rsidDel="00B25031">
                <w:rPr>
                  <w:szCs w:val="21"/>
                  <w:lang w:bidi="ar"/>
                </w:rPr>
                <w:delText>Auto Retract Command</w:delText>
              </w:r>
            </w:del>
          </w:p>
          <w:p w14:paraId="1284860F" w14:textId="2B64FD68" w:rsidR="00543D5D" w:rsidRPr="00D05CD2" w:rsidDel="00B25031" w:rsidRDefault="006E20DC">
            <w:pPr>
              <w:jc w:val="left"/>
              <w:rPr>
                <w:del w:id="192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30" w:author="yaozu long" w:date="2026-01-06T20:03:00Z" w16du:dateUtc="2026-01-06T12:03:00Z">
              <w:r w:rsidRPr="00D05CD2" w:rsidDel="00B25031">
                <w:rPr>
                  <w:rFonts w:hint="eastAsia"/>
                  <w:szCs w:val="21"/>
                  <w:lang w:bidi="ar"/>
                </w:rPr>
                <w:delText>接收</w:delText>
              </w:r>
              <w:r w:rsidRPr="00D05CD2" w:rsidDel="00B25031">
                <w:rPr>
                  <w:szCs w:val="21"/>
                  <w:lang w:bidi="ar"/>
                </w:rPr>
                <w:delText>的数据</w:delText>
              </w:r>
              <w:r w:rsidRPr="00D05CD2" w:rsidDel="00B25031">
                <w:rPr>
                  <w:rFonts w:hint="eastAsia"/>
                  <w:szCs w:val="21"/>
                  <w:lang w:bidi="ar"/>
                </w:rPr>
                <w:delText>返回给</w:delText>
              </w:r>
              <w:r w:rsidRPr="00D05CD2" w:rsidDel="00B25031">
                <w:rPr>
                  <w:szCs w:val="21"/>
                  <w:lang w:bidi="ar"/>
                </w:rPr>
                <w:delText>自动飞行系统</w:delText>
              </w:r>
            </w:del>
          </w:p>
        </w:tc>
      </w:tr>
      <w:tr w:rsidR="00543D5D" w:rsidRPr="00D05CD2" w:rsidDel="00B25031" w14:paraId="16A11576" w14:textId="5784FB30">
        <w:trPr>
          <w:trHeight w:val="309"/>
          <w:del w:id="1931" w:author="yaozu long" w:date="2026-01-06T20:03:00Z"/>
        </w:trPr>
        <w:tc>
          <w:tcPr>
            <w:tcW w:w="467" w:type="dxa"/>
            <w:vMerge/>
          </w:tcPr>
          <w:p w14:paraId="4BD18C47" w14:textId="0FED011D" w:rsidR="00543D5D" w:rsidRPr="00D05CD2" w:rsidDel="00B25031" w:rsidRDefault="00543D5D">
            <w:pPr>
              <w:autoSpaceDE w:val="0"/>
              <w:autoSpaceDN w:val="0"/>
              <w:rPr>
                <w:del w:id="193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7E3A17F" w14:textId="3374774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9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3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7A8C72F2" w14:textId="0CE36DA8" w:rsidR="00543D5D" w:rsidRPr="00D05CD2" w:rsidDel="00B25031" w:rsidRDefault="006E20DC">
            <w:pPr>
              <w:rPr>
                <w:del w:id="1935" w:author="yaozu long" w:date="2026-01-06T20:03:00Z" w16du:dateUtc="2026-01-06T12:03:00Z"/>
                <w:sz w:val="22"/>
                <w:szCs w:val="22"/>
              </w:rPr>
            </w:pPr>
            <w:del w:id="1936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2B776C95" w14:textId="7314C06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93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3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</w:tcPr>
          <w:p w14:paraId="3141F7E1" w14:textId="15324FA9" w:rsidR="00543D5D" w:rsidRPr="00D05CD2" w:rsidDel="00B25031" w:rsidRDefault="006E20DC">
            <w:pPr>
              <w:rPr>
                <w:del w:id="1939" w:author="yaozu long" w:date="2026-01-06T20:03:00Z" w16du:dateUtc="2026-01-06T12:03:00Z"/>
              </w:rPr>
            </w:pPr>
            <w:del w:id="1940" w:author="yaozu long" w:date="2026-01-06T20:03:00Z" w16du:dateUtc="2026-01-06T12:03:00Z">
              <w:r w:rsidRPr="00D05CD2" w:rsidDel="00B25031">
                <w:delText>Auto Extend Command</w:delText>
              </w:r>
            </w:del>
          </w:p>
          <w:p w14:paraId="679C633D" w14:textId="30DE3431" w:rsidR="00543D5D" w:rsidRPr="00D05CD2" w:rsidDel="00B25031" w:rsidRDefault="006E20DC">
            <w:pPr>
              <w:rPr>
                <w:del w:id="194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42" w:author="yaozu long" w:date="2026-01-06T20:03:00Z" w16du:dateUtc="2026-01-06T12:03:00Z">
              <w:r w:rsidRPr="00D05CD2" w:rsidDel="00B25031">
                <w:rPr>
                  <w:rFonts w:hint="eastAsia"/>
                  <w:szCs w:val="21"/>
                  <w:lang w:bidi="ar"/>
                </w:rPr>
                <w:delText>接收</w:delText>
              </w:r>
              <w:r w:rsidRPr="00D05CD2" w:rsidDel="00B25031">
                <w:rPr>
                  <w:szCs w:val="21"/>
                  <w:lang w:bidi="ar"/>
                </w:rPr>
                <w:delText>的数据</w:delText>
              </w:r>
              <w:r w:rsidRPr="00D05CD2" w:rsidDel="00B25031">
                <w:rPr>
                  <w:rFonts w:hint="eastAsia"/>
                  <w:szCs w:val="21"/>
                  <w:lang w:bidi="ar"/>
                </w:rPr>
                <w:delText>返回给</w:delText>
              </w:r>
              <w:r w:rsidRPr="00D05CD2" w:rsidDel="00B25031">
                <w:rPr>
                  <w:szCs w:val="21"/>
                  <w:lang w:bidi="ar"/>
                </w:rPr>
                <w:delText>自动飞行系统</w:delText>
              </w:r>
            </w:del>
          </w:p>
        </w:tc>
      </w:tr>
      <w:tr w:rsidR="00543D5D" w:rsidRPr="00D05CD2" w:rsidDel="00B25031" w14:paraId="35143494" w14:textId="6DE18936">
        <w:trPr>
          <w:trHeight w:val="285"/>
          <w:del w:id="1943" w:author="yaozu long" w:date="2026-01-06T20:03:00Z"/>
        </w:trPr>
        <w:tc>
          <w:tcPr>
            <w:tcW w:w="467" w:type="dxa"/>
            <w:vMerge/>
          </w:tcPr>
          <w:p w14:paraId="43E52F1E" w14:textId="23A553E7" w:rsidR="00543D5D" w:rsidRPr="00D05CD2" w:rsidDel="00B25031" w:rsidRDefault="00543D5D">
            <w:pPr>
              <w:autoSpaceDE w:val="0"/>
              <w:autoSpaceDN w:val="0"/>
              <w:rPr>
                <w:del w:id="194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F4280BF" w14:textId="7EA0303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9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3F178F74" w14:textId="23EB2C03" w:rsidR="00543D5D" w:rsidRPr="00D05CD2" w:rsidDel="00B25031" w:rsidRDefault="006E20DC">
            <w:pPr>
              <w:rPr>
                <w:del w:id="1947" w:author="yaozu long" w:date="2026-01-06T20:03:00Z" w16du:dateUtc="2026-01-06T12:03:00Z"/>
                <w:sz w:val="22"/>
                <w:szCs w:val="22"/>
              </w:rPr>
            </w:pPr>
            <w:del w:id="1948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03B18E4" w14:textId="0B77F1CA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19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3FAAFC57" w14:textId="372C00AC" w:rsidR="00543D5D" w:rsidRPr="00D05CD2" w:rsidDel="00B25031" w:rsidRDefault="006E20DC">
            <w:pPr>
              <w:rPr>
                <w:del w:id="1951" w:author="yaozu long" w:date="2026-01-06T20:03:00Z" w16du:dateUtc="2026-01-06T12:03:00Z"/>
                <w:szCs w:val="21"/>
                <w:lang w:bidi="ar"/>
              </w:rPr>
            </w:pPr>
            <w:del w:id="1952" w:author="yaozu long" w:date="2026-01-06T20:03:00Z" w16du:dateUtc="2026-01-06T12:03:00Z">
              <w:r w:rsidRPr="00D05CD2" w:rsidDel="00B25031">
                <w:rPr>
                  <w:szCs w:val="21"/>
                  <w:lang w:bidi="ar"/>
                </w:rPr>
                <w:delText>Auto Flight Mode</w:delText>
              </w:r>
            </w:del>
          </w:p>
          <w:p w14:paraId="31F91981" w14:textId="32EA9EF9" w:rsidR="00543D5D" w:rsidRPr="00D05CD2" w:rsidDel="00B25031" w:rsidRDefault="006E20DC">
            <w:pPr>
              <w:jc w:val="left"/>
              <w:rPr>
                <w:del w:id="195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54" w:author="yaozu long" w:date="2026-01-06T20:03:00Z" w16du:dateUtc="2026-01-06T12:03:00Z">
              <w:r w:rsidRPr="00D05CD2" w:rsidDel="00B25031">
                <w:rPr>
                  <w:rFonts w:hint="eastAsia"/>
                  <w:szCs w:val="21"/>
                  <w:lang w:bidi="ar"/>
                </w:rPr>
                <w:delText>接收</w:delText>
              </w:r>
              <w:r w:rsidRPr="00D05CD2" w:rsidDel="00B25031">
                <w:rPr>
                  <w:szCs w:val="21"/>
                  <w:lang w:bidi="ar"/>
                </w:rPr>
                <w:delText>的数据</w:delText>
              </w:r>
              <w:r w:rsidRPr="00D05CD2" w:rsidDel="00B25031">
                <w:rPr>
                  <w:rFonts w:hint="eastAsia"/>
                  <w:szCs w:val="21"/>
                  <w:lang w:bidi="ar"/>
                </w:rPr>
                <w:delText>返回给</w:delText>
              </w:r>
              <w:r w:rsidRPr="00D05CD2" w:rsidDel="00B25031">
                <w:rPr>
                  <w:szCs w:val="21"/>
                  <w:lang w:bidi="ar"/>
                </w:rPr>
                <w:delText>自动飞行系统</w:delText>
              </w:r>
            </w:del>
          </w:p>
        </w:tc>
      </w:tr>
      <w:tr w:rsidR="006B6F5D" w:rsidRPr="00D05CD2" w:rsidDel="00B25031" w14:paraId="0A36A97F" w14:textId="5F0466E7">
        <w:trPr>
          <w:trHeight w:val="275"/>
          <w:del w:id="1955" w:author="yaozu long" w:date="2026-01-06T20:03:00Z"/>
        </w:trPr>
        <w:tc>
          <w:tcPr>
            <w:tcW w:w="467" w:type="dxa"/>
            <w:vMerge/>
          </w:tcPr>
          <w:p w14:paraId="30A21318" w14:textId="0059E182" w:rsidR="006B6F5D" w:rsidRPr="00D05CD2" w:rsidDel="00B25031" w:rsidRDefault="006B6F5D" w:rsidP="006B6F5D">
            <w:pPr>
              <w:autoSpaceDE w:val="0"/>
              <w:autoSpaceDN w:val="0"/>
              <w:rPr>
                <w:del w:id="195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7325F47" w14:textId="3B4A41DC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58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1A01D9B4" w14:textId="26DC0007" w:rsidR="006B6F5D" w:rsidRPr="00D05CD2" w:rsidDel="00B25031" w:rsidRDefault="006B6F5D" w:rsidP="006B6F5D">
            <w:pPr>
              <w:rPr>
                <w:del w:id="1959" w:author="yaozu long" w:date="2026-01-06T20:03:00Z" w16du:dateUtc="2026-01-06T12:03:00Z"/>
                <w:sz w:val="22"/>
                <w:szCs w:val="22"/>
              </w:rPr>
            </w:pPr>
            <w:del w:id="1960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8996096" w14:textId="6DDCF136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61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62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  <w:vMerge w:val="restart"/>
            <w:vAlign w:val="center"/>
          </w:tcPr>
          <w:p w14:paraId="4AB4D458" w14:textId="48B585E8" w:rsidR="006B6F5D" w:rsidRPr="00D05CD2" w:rsidDel="00B25031" w:rsidRDefault="006B6F5D" w:rsidP="006B6F5D">
            <w:pPr>
              <w:rPr>
                <w:del w:id="196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64" w:author="yaozu long" w:date="2025-12-26T13:30:00Z" w16du:dateUtc="2025-12-26T05:30:00Z">
              <w:r w:rsidRPr="00D05CD2" w:rsidDel="00D6647B">
                <w:rPr>
                  <w:szCs w:val="21"/>
                  <w:lang w:bidi="ar"/>
                </w:rPr>
                <w:delText>Spare</w:delText>
              </w:r>
            </w:del>
          </w:p>
          <w:p w14:paraId="4CEC5082" w14:textId="76DEDE55" w:rsidR="006B6F5D" w:rsidRPr="00D05CD2" w:rsidDel="00B25031" w:rsidRDefault="006B6F5D" w:rsidP="007A7845">
            <w:pPr>
              <w:jc w:val="left"/>
              <w:rPr>
                <w:del w:id="196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66" w:author="yaozu long" w:date="2025-12-26T13:30:00Z" w16du:dateUtc="2025-12-26T05:30:00Z">
              <w:r w:rsidRPr="00D05CD2" w:rsidDel="006B6F5D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:rsidDel="00B25031" w14:paraId="61B30D13" w14:textId="0AA7F8AE">
        <w:trPr>
          <w:trHeight w:val="265"/>
          <w:del w:id="1967" w:author="yaozu long" w:date="2026-01-06T20:03:00Z"/>
        </w:trPr>
        <w:tc>
          <w:tcPr>
            <w:tcW w:w="467" w:type="dxa"/>
            <w:vMerge/>
          </w:tcPr>
          <w:p w14:paraId="3F267918" w14:textId="46EC87DB" w:rsidR="006B6F5D" w:rsidRPr="00D05CD2" w:rsidDel="00B25031" w:rsidRDefault="006B6F5D" w:rsidP="006B6F5D">
            <w:pPr>
              <w:autoSpaceDE w:val="0"/>
              <w:autoSpaceDN w:val="0"/>
              <w:rPr>
                <w:del w:id="19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479CE6" w14:textId="49BB612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70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47F02514" w14:textId="3418FE49" w:rsidR="006B6F5D" w:rsidRPr="00D05CD2" w:rsidDel="00B25031" w:rsidRDefault="006B6F5D" w:rsidP="006B6F5D">
            <w:pPr>
              <w:rPr>
                <w:del w:id="1971" w:author="yaozu long" w:date="2026-01-06T20:03:00Z" w16du:dateUtc="2026-01-06T12:03:00Z"/>
                <w:sz w:val="22"/>
                <w:szCs w:val="22"/>
              </w:rPr>
            </w:pPr>
            <w:del w:id="1972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454A8325" w14:textId="54F50CB8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7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74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  <w:vMerge/>
            <w:vAlign w:val="center"/>
          </w:tcPr>
          <w:p w14:paraId="1A181F60" w14:textId="57F5C589" w:rsidR="006B6F5D" w:rsidRPr="00D05CD2" w:rsidDel="00B25031" w:rsidRDefault="006B6F5D" w:rsidP="006B6F5D">
            <w:pPr>
              <w:jc w:val="left"/>
              <w:rPr>
                <w:del w:id="197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</w:p>
        </w:tc>
      </w:tr>
      <w:tr w:rsidR="006B6F5D" w:rsidRPr="00D05CD2" w:rsidDel="00B25031" w14:paraId="73933DBB" w14:textId="138E149E">
        <w:trPr>
          <w:trHeight w:val="255"/>
          <w:del w:id="1976" w:author="yaozu long" w:date="2026-01-06T20:03:00Z"/>
        </w:trPr>
        <w:tc>
          <w:tcPr>
            <w:tcW w:w="467" w:type="dxa"/>
            <w:vMerge/>
          </w:tcPr>
          <w:p w14:paraId="74D4005C" w14:textId="68FBF1DE" w:rsidR="006B6F5D" w:rsidRPr="00D05CD2" w:rsidDel="00B25031" w:rsidRDefault="006B6F5D" w:rsidP="006B6F5D">
            <w:pPr>
              <w:autoSpaceDE w:val="0"/>
              <w:autoSpaceDN w:val="0"/>
              <w:rPr>
                <w:del w:id="197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AA37DC2" w14:textId="12B83913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79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68AD92B8" w14:textId="7B654AD8" w:rsidR="006B6F5D" w:rsidRPr="00D05CD2" w:rsidDel="00B25031" w:rsidRDefault="006B6F5D" w:rsidP="006B6F5D">
            <w:pPr>
              <w:rPr>
                <w:del w:id="1980" w:author="yaozu long" w:date="2026-01-06T20:03:00Z" w16du:dateUtc="2026-01-06T12:03:00Z"/>
                <w:sz w:val="22"/>
                <w:szCs w:val="22"/>
              </w:rPr>
            </w:pPr>
            <w:del w:id="1981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371B7CE" w14:textId="178AEF20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8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83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494C1855" w14:textId="48046DF9" w:rsidR="006B6F5D" w:rsidRPr="00D05CD2" w:rsidDel="00D6647B" w:rsidRDefault="006B6F5D" w:rsidP="006B6F5D">
            <w:pPr>
              <w:rPr>
                <w:del w:id="1984" w:author="yaozu long" w:date="2025-12-26T13:30:00Z" w16du:dateUtc="2025-12-26T05:30:00Z"/>
              </w:rPr>
            </w:pPr>
            <w:del w:id="1985" w:author="yaozu long" w:date="2025-12-26T13:30:00Z" w16du:dateUtc="2025-12-26T05:30:00Z">
              <w:r w:rsidRPr="00D05CD2" w:rsidDel="00D6647B">
                <w:delText>AES Relay 1 Driver Low energized (only LGCU2)</w:delText>
              </w:r>
            </w:del>
          </w:p>
          <w:p w14:paraId="27EC65D9" w14:textId="6CFBD101" w:rsidR="006B6F5D" w:rsidRPr="00D05CD2" w:rsidDel="00B25031" w:rsidRDefault="006B6F5D" w:rsidP="006B6F5D">
            <w:pPr>
              <w:rPr>
                <w:del w:id="198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87" w:author="yaozu long" w:date="2025-12-26T13:30:00Z" w16du:dateUtc="2025-12-26T05:30:00Z">
              <w:r w:rsidRPr="00D05CD2" w:rsidDel="00D6647B">
                <w:rPr>
                  <w:rFonts w:hint="eastAsia"/>
                </w:rPr>
                <w:delText>备份放</w:delText>
              </w:r>
              <w:r w:rsidRPr="00D05CD2" w:rsidDel="00D6647B">
                <w:delText>继电器</w:delText>
              </w:r>
              <w:r w:rsidRPr="00D05CD2" w:rsidDel="00D6647B">
                <w:rPr>
                  <w:rFonts w:hint="eastAsia"/>
                </w:rPr>
                <w:delText>1</w:delText>
              </w:r>
              <w:r w:rsidRPr="00D05CD2" w:rsidDel="00D6647B">
                <w:delText xml:space="preserve"> low</w:delText>
              </w:r>
              <w:r w:rsidRPr="00D05CD2" w:rsidDel="00D6647B">
                <w:delText>端使能</w:delText>
              </w:r>
            </w:del>
          </w:p>
        </w:tc>
      </w:tr>
      <w:tr w:rsidR="006B6F5D" w:rsidRPr="00D05CD2" w:rsidDel="00B25031" w14:paraId="1A95C980" w14:textId="52DF763D">
        <w:trPr>
          <w:trHeight w:val="244"/>
          <w:del w:id="1988" w:author="yaozu long" w:date="2026-01-06T20:03:00Z"/>
        </w:trPr>
        <w:tc>
          <w:tcPr>
            <w:tcW w:w="467" w:type="dxa"/>
            <w:vMerge/>
          </w:tcPr>
          <w:p w14:paraId="59C351AE" w14:textId="4CB9B19D" w:rsidR="006B6F5D" w:rsidRPr="00D05CD2" w:rsidDel="00B25031" w:rsidRDefault="006B6F5D" w:rsidP="006B6F5D">
            <w:pPr>
              <w:autoSpaceDE w:val="0"/>
              <w:autoSpaceDN w:val="0"/>
              <w:rPr>
                <w:del w:id="19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D66DAC0" w14:textId="4032B229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9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1991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72E1855F" w14:textId="68090E4D" w:rsidR="006B6F5D" w:rsidRPr="00D05CD2" w:rsidDel="00B25031" w:rsidRDefault="006B6F5D" w:rsidP="006B6F5D">
            <w:pPr>
              <w:rPr>
                <w:del w:id="1992" w:author="yaozu long" w:date="2026-01-06T20:03:00Z" w16du:dateUtc="2026-01-06T12:03:00Z"/>
                <w:sz w:val="22"/>
                <w:szCs w:val="22"/>
              </w:rPr>
            </w:pPr>
            <w:del w:id="1993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64C0D21" w14:textId="64149C3F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199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95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1492F37" w14:textId="05BB129A" w:rsidR="006B6F5D" w:rsidRPr="00D05CD2" w:rsidDel="00D6647B" w:rsidRDefault="006B6F5D" w:rsidP="006B6F5D">
            <w:pPr>
              <w:rPr>
                <w:del w:id="1996" w:author="yaozu long" w:date="2025-12-26T13:30:00Z" w16du:dateUtc="2025-12-26T05:30:00Z"/>
              </w:rPr>
            </w:pPr>
            <w:del w:id="1997" w:author="yaozu long" w:date="2025-12-26T13:30:00Z" w16du:dateUtc="2025-12-26T05:30:00Z">
              <w:r w:rsidRPr="00D05CD2" w:rsidDel="00D6647B">
                <w:delText>AES Relay 2 Driver Low energized (only LGCU2)</w:delText>
              </w:r>
            </w:del>
          </w:p>
          <w:p w14:paraId="72C55A04" w14:textId="74C55F21" w:rsidR="006B6F5D" w:rsidRPr="00D05CD2" w:rsidDel="00B25031" w:rsidRDefault="006B6F5D" w:rsidP="006B6F5D">
            <w:pPr>
              <w:jc w:val="left"/>
              <w:rPr>
                <w:del w:id="199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1999" w:author="yaozu long" w:date="2025-12-26T13:30:00Z" w16du:dateUtc="2025-12-26T05:30:00Z">
              <w:r w:rsidRPr="00D05CD2" w:rsidDel="00D6647B">
                <w:rPr>
                  <w:rFonts w:hint="eastAsia"/>
                </w:rPr>
                <w:delText>备份放</w:delText>
              </w:r>
              <w:r w:rsidRPr="00D05CD2" w:rsidDel="00D6647B">
                <w:delText>继电器</w:delText>
              </w:r>
              <w:r w:rsidRPr="00D05CD2" w:rsidDel="00D6647B">
                <w:delText>2 low</w:delText>
              </w:r>
              <w:r w:rsidRPr="00D05CD2" w:rsidDel="00D6647B">
                <w:delText>端使能</w:delText>
              </w:r>
            </w:del>
          </w:p>
        </w:tc>
      </w:tr>
      <w:tr w:rsidR="006B6F5D" w:rsidRPr="00D05CD2" w:rsidDel="00B25031" w14:paraId="6301207B" w14:textId="612D5CCF">
        <w:trPr>
          <w:trHeight w:val="33"/>
          <w:del w:id="2000" w:author="yaozu long" w:date="2026-01-06T20:03:00Z"/>
        </w:trPr>
        <w:tc>
          <w:tcPr>
            <w:tcW w:w="467" w:type="dxa"/>
            <w:vMerge/>
          </w:tcPr>
          <w:p w14:paraId="13777DEC" w14:textId="61C7E8BC" w:rsidR="006B6F5D" w:rsidRPr="00D05CD2" w:rsidDel="00B25031" w:rsidRDefault="006B6F5D" w:rsidP="006B6F5D">
            <w:pPr>
              <w:autoSpaceDE w:val="0"/>
              <w:autoSpaceDN w:val="0"/>
              <w:rPr>
                <w:del w:id="20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6DF7D0" w14:textId="07EE9A4A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0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03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19F3C403" w14:textId="44D1EF6D" w:rsidR="006B6F5D" w:rsidRPr="00D05CD2" w:rsidDel="00B25031" w:rsidRDefault="006B6F5D" w:rsidP="006B6F5D">
            <w:pPr>
              <w:rPr>
                <w:del w:id="2004" w:author="yaozu long" w:date="2026-01-06T20:03:00Z" w16du:dateUtc="2026-01-06T12:03:00Z"/>
                <w:sz w:val="22"/>
                <w:szCs w:val="22"/>
              </w:rPr>
            </w:pPr>
            <w:del w:id="2005" w:author="yaozu long" w:date="2025-12-26T13:30:00Z" w16du:dateUtc="2025-12-26T05:30:00Z">
              <w:r w:rsidRPr="00D05CD2" w:rsidDel="00D6647B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06ECD62" w14:textId="22DF1E81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07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F9183B6" w14:textId="041980B3" w:rsidR="006B6F5D" w:rsidRPr="00D05CD2" w:rsidDel="00D6647B" w:rsidRDefault="006B6F5D" w:rsidP="006B6F5D">
            <w:pPr>
              <w:rPr>
                <w:del w:id="2008" w:author="yaozu long" w:date="2025-12-26T13:30:00Z" w16du:dateUtc="2025-12-26T05:30:00Z"/>
                <w:lang w:val="en-GB"/>
              </w:rPr>
            </w:pPr>
            <w:del w:id="2009" w:author="yaozu long" w:date="2025-12-26T13:30:00Z" w16du:dateUtc="2025-12-26T05:30:00Z">
              <w:r w:rsidRPr="00D05CD2" w:rsidDel="00D6647B">
                <w:rPr>
                  <w:lang w:val="en-GB" w:eastAsia="fr-FR"/>
                </w:rPr>
                <w:delText>LgclUpDn</w:delText>
              </w:r>
              <w:r w:rsidRPr="00D05CD2" w:rsidDel="00D6647B">
                <w:rPr>
                  <w:lang w:val="en-GB"/>
                </w:rPr>
                <w:delText xml:space="preserve"> (internal use)</w:delText>
              </w:r>
            </w:del>
          </w:p>
          <w:p w14:paraId="79EEABE7" w14:textId="616B01B5" w:rsidR="006B6F5D" w:rsidRPr="00D05CD2" w:rsidDel="00B25031" w:rsidRDefault="006B6F5D" w:rsidP="006B6F5D">
            <w:pPr>
              <w:rPr>
                <w:del w:id="201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11" w:author="yaozu long" w:date="2025-12-26T13:30:00Z" w16du:dateUtc="2025-12-26T05:30:00Z">
              <w:r w:rsidRPr="00D05CD2" w:rsidDel="00D6647B">
                <w:rPr>
                  <w:rFonts w:hint="eastAsia"/>
                  <w:lang w:val="en-GB"/>
                </w:rPr>
                <w:delText>收放</w:delText>
              </w:r>
              <w:r w:rsidRPr="00D05CD2" w:rsidDel="00D6647B">
                <w:rPr>
                  <w:lang w:val="en-GB"/>
                </w:rPr>
                <w:delText>开关</w:delText>
              </w:r>
              <w:r w:rsidRPr="00D05CD2" w:rsidDel="00D6647B">
                <w:rPr>
                  <w:rFonts w:hint="eastAsia"/>
                  <w:lang w:val="en-GB"/>
                </w:rPr>
                <w:delText xml:space="preserve"> </w:delText>
              </w:r>
              <w:r w:rsidRPr="00D05CD2" w:rsidDel="00D6647B">
                <w:rPr>
                  <w:rFonts w:hint="eastAsia"/>
                  <w:lang w:val="en-GB"/>
                </w:rPr>
                <w:delText>由</w:delText>
              </w:r>
              <w:r w:rsidRPr="00D05CD2" w:rsidDel="00D6647B">
                <w:rPr>
                  <w:lang w:val="en-GB"/>
                </w:rPr>
                <w:delText>上到下</w:delText>
              </w:r>
            </w:del>
          </w:p>
        </w:tc>
      </w:tr>
      <w:tr w:rsidR="006B6F5D" w:rsidRPr="00D05CD2" w:rsidDel="00B25031" w14:paraId="7A3D8C07" w14:textId="418D75B3">
        <w:trPr>
          <w:trHeight w:val="225"/>
          <w:del w:id="2012" w:author="yaozu long" w:date="2026-01-06T20:03:00Z"/>
        </w:trPr>
        <w:tc>
          <w:tcPr>
            <w:tcW w:w="467" w:type="dxa"/>
            <w:vMerge/>
          </w:tcPr>
          <w:p w14:paraId="607EAE1B" w14:textId="244E6C29" w:rsidR="006B6F5D" w:rsidRPr="00D05CD2" w:rsidDel="00B25031" w:rsidRDefault="006B6F5D" w:rsidP="006B6F5D">
            <w:pPr>
              <w:autoSpaceDE w:val="0"/>
              <w:autoSpaceDN w:val="0"/>
              <w:rPr>
                <w:del w:id="201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6872C8F" w14:textId="38BCAD66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1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15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3F2CB57B" w14:textId="4DC290B2" w:rsidR="006B6F5D" w:rsidRPr="00D05CD2" w:rsidDel="00B25031" w:rsidRDefault="006B6F5D" w:rsidP="006B6F5D">
            <w:pPr>
              <w:rPr>
                <w:del w:id="2016" w:author="yaozu long" w:date="2026-01-06T20:03:00Z" w16du:dateUtc="2026-01-06T12:03:00Z"/>
                <w:sz w:val="22"/>
                <w:szCs w:val="22"/>
              </w:rPr>
            </w:pPr>
            <w:del w:id="2017" w:author="yaozu long" w:date="2025-12-26T13:30:00Z" w16du:dateUtc="2025-12-26T05:30:00Z">
              <w:r w:rsidDel="00D6647B">
                <w:rPr>
                  <w:rFonts w:hint="eastAsia"/>
                  <w:sz w:val="22"/>
                  <w:szCs w:val="22"/>
                </w:rPr>
                <w:delText>设备来源</w:delText>
              </w:r>
              <w:r w:rsidDel="00D6647B">
                <w:rPr>
                  <w:rFonts w:hint="eastAsia"/>
                  <w:sz w:val="22"/>
                  <w:szCs w:val="22"/>
                </w:rPr>
                <w:delText xml:space="preserve"> </w:delText>
              </w:r>
              <w:r w:rsidRPr="00535DB9" w:rsidDel="00D6647B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RPr="00535DB9" w:rsidDel="00D6647B">
                <w:rPr>
                  <w:rFonts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68BF95D5" w14:textId="77DD6B4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1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19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FF8750B" w14:textId="3FA1E9A7" w:rsidR="006B6F5D" w:rsidRPr="00D05CD2" w:rsidDel="00B25031" w:rsidRDefault="006B6F5D" w:rsidP="006B6F5D">
            <w:pPr>
              <w:rPr>
                <w:del w:id="202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21" w:author="yaozu long" w:date="2025-12-26T13:30:00Z" w16du:dateUtc="2025-12-26T05:30:00Z">
              <w:r w:rsidRPr="00D05CD2" w:rsidDel="00D6647B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:rsidDel="00B25031" w14:paraId="0DB993CC" w14:textId="64CB8B77">
        <w:trPr>
          <w:trHeight w:val="215"/>
          <w:del w:id="2022" w:author="yaozu long" w:date="2026-01-06T20:03:00Z"/>
        </w:trPr>
        <w:tc>
          <w:tcPr>
            <w:tcW w:w="467" w:type="dxa"/>
            <w:vMerge/>
          </w:tcPr>
          <w:p w14:paraId="6D74A972" w14:textId="6AE9192F" w:rsidR="006B6F5D" w:rsidRPr="00D05CD2" w:rsidDel="00B25031" w:rsidRDefault="006B6F5D" w:rsidP="006B6F5D">
            <w:pPr>
              <w:autoSpaceDE w:val="0"/>
              <w:autoSpaceDN w:val="0"/>
              <w:rPr>
                <w:del w:id="202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6D345D4" w14:textId="187E4C8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2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25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765A2EE7" w14:textId="351E89A7" w:rsidR="006B6F5D" w:rsidRPr="00D05CD2" w:rsidDel="00B25031" w:rsidRDefault="006B6F5D" w:rsidP="006B6F5D">
            <w:pPr>
              <w:rPr>
                <w:del w:id="2026" w:author="yaozu long" w:date="2026-01-06T20:03:00Z" w16du:dateUtc="2026-01-06T12:03:00Z"/>
                <w:sz w:val="22"/>
                <w:szCs w:val="22"/>
              </w:rPr>
            </w:pPr>
            <w:del w:id="2027" w:author="yaozu long" w:date="2025-12-26T13:30:00Z" w16du:dateUtc="2025-12-26T05:30:00Z">
              <w:r w:rsidDel="00D6647B">
                <w:rPr>
                  <w:rFonts w:hint="eastAsia"/>
                  <w:sz w:val="22"/>
                  <w:szCs w:val="22"/>
                </w:rPr>
                <w:delText>设备来源</w:delText>
              </w:r>
              <w:r w:rsidRPr="00535DB9" w:rsidDel="00D6647B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Del="00D6647B">
                <w:rPr>
                  <w:rFonts w:ascii="宋体" w:hAnsi="宋体" w:cs="Arial" w:hint="eastAsia"/>
                  <w:sz w:val="22"/>
                  <w:szCs w:val="22"/>
                </w:rPr>
                <w:delText>M</w:delText>
              </w:r>
              <w:r w:rsidRPr="00535DB9" w:rsidDel="00D6647B">
                <w:rPr>
                  <w:rFonts w:hint="eastAsia"/>
                  <w:sz w:val="22"/>
                  <w:szCs w:val="22"/>
                </w:rPr>
                <w:delText>SB</w:delText>
              </w:r>
            </w:del>
          </w:p>
        </w:tc>
        <w:tc>
          <w:tcPr>
            <w:tcW w:w="720" w:type="dxa"/>
            <w:vAlign w:val="center"/>
          </w:tcPr>
          <w:p w14:paraId="32AF46A4" w14:textId="0F6670B6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2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29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3EA04915" w14:textId="2FEAFBD3" w:rsidR="006B6F5D" w:rsidRPr="00D05CD2" w:rsidDel="00B25031" w:rsidRDefault="006B6F5D" w:rsidP="006B6F5D">
            <w:pPr>
              <w:jc w:val="left"/>
              <w:rPr>
                <w:del w:id="203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31" w:author="yaozu long" w:date="2025-12-26T13:30:00Z" w16du:dateUtc="2025-12-26T05:30:00Z">
              <w:r w:rsidRPr="00D05CD2" w:rsidDel="00D6647B">
                <w:rPr>
                  <w:szCs w:val="21"/>
                  <w:lang w:bidi="ar"/>
                </w:rPr>
                <w:delText>Spare</w:delText>
              </w:r>
            </w:del>
          </w:p>
        </w:tc>
      </w:tr>
      <w:tr w:rsidR="006B6F5D" w:rsidRPr="00D05CD2" w:rsidDel="00B25031" w14:paraId="666E31FD" w14:textId="6FEF379B">
        <w:trPr>
          <w:trHeight w:val="294"/>
          <w:del w:id="2032" w:author="yaozu long" w:date="2026-01-06T20:03:00Z"/>
        </w:trPr>
        <w:tc>
          <w:tcPr>
            <w:tcW w:w="467" w:type="dxa"/>
            <w:vMerge/>
          </w:tcPr>
          <w:p w14:paraId="4B9FE5CF" w14:textId="6FB24ED0" w:rsidR="006B6F5D" w:rsidRPr="00D05CD2" w:rsidDel="00B25031" w:rsidRDefault="006B6F5D" w:rsidP="006B6F5D">
            <w:pPr>
              <w:autoSpaceDE w:val="0"/>
              <w:autoSpaceDN w:val="0"/>
              <w:rPr>
                <w:del w:id="20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CD7E61D" w14:textId="0C5EC54E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3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35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E6D5CF7" w14:textId="1B3E59FD" w:rsidR="006B6F5D" w:rsidRPr="00D05CD2" w:rsidDel="00D6647B" w:rsidRDefault="006B6F5D" w:rsidP="006B6F5D">
            <w:pPr>
              <w:rPr>
                <w:del w:id="2036" w:author="yaozu long" w:date="2025-12-26T13:30:00Z" w16du:dateUtc="2025-12-26T05:30:00Z"/>
              </w:rPr>
            </w:pPr>
            <w:del w:id="2037" w:author="yaozu long" w:date="2025-12-26T13:30:00Z" w16du:dateUtc="2025-12-26T05:30:00Z">
              <w:r w:rsidRPr="00D05CD2" w:rsidDel="00D6647B">
                <w:delText>All Gear Downlocked</w:delText>
              </w:r>
            </w:del>
          </w:p>
          <w:p w14:paraId="402E5B47" w14:textId="420F02DF" w:rsidR="006B6F5D" w:rsidRPr="00D05CD2" w:rsidDel="00B25031" w:rsidRDefault="006B6F5D" w:rsidP="006B6F5D">
            <w:pPr>
              <w:rPr>
                <w:del w:id="2038" w:author="yaozu long" w:date="2026-01-06T20:03:00Z" w16du:dateUtc="2026-01-06T12:03:00Z"/>
                <w:sz w:val="22"/>
                <w:szCs w:val="22"/>
              </w:rPr>
            </w:pPr>
            <w:del w:id="2039" w:author="yaozu long" w:date="2025-12-26T13:30:00Z" w16du:dateUtc="2025-12-26T05:30:00Z">
              <w:r w:rsidRPr="00D05CD2" w:rsidDel="00D6647B">
                <w:rPr>
                  <w:rFonts w:hint="eastAsia"/>
                </w:rPr>
                <w:delText>所有</w:delText>
              </w:r>
              <w:r w:rsidRPr="00D05CD2" w:rsidDel="00D6647B">
                <w:delText>起落架下位锁定</w:delText>
              </w:r>
            </w:del>
          </w:p>
        </w:tc>
        <w:tc>
          <w:tcPr>
            <w:tcW w:w="720" w:type="dxa"/>
            <w:vAlign w:val="center"/>
          </w:tcPr>
          <w:p w14:paraId="5EA7CE9C" w14:textId="47E3F38D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40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41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59725AD" w14:textId="195E8E14" w:rsidR="006B6F5D" w:rsidRPr="00D05CD2" w:rsidDel="00D6647B" w:rsidRDefault="006B6F5D" w:rsidP="006B6F5D">
            <w:pPr>
              <w:rPr>
                <w:del w:id="2042" w:author="yaozu long" w:date="2025-12-26T13:30:00Z" w16du:dateUtc="2025-12-26T05:30:00Z"/>
                <w:b/>
                <w:bCs/>
                <w:color w:val="EE0000"/>
              </w:rPr>
            </w:pPr>
            <w:del w:id="2043" w:author="yaozu long" w:date="2025-12-26T13:30:00Z" w16du:dateUtc="2025-12-26T05:30:00Z">
              <w:r w:rsidRPr="00D05CD2" w:rsidDel="00D6647B">
                <w:rPr>
                  <w:b/>
                  <w:bCs/>
                  <w:color w:val="EE0000"/>
                </w:rPr>
                <w:delText>Consolidated MLG Not Downlocked</w:delText>
              </w:r>
            </w:del>
          </w:p>
          <w:p w14:paraId="3FAF8E1B" w14:textId="5B7D45E5" w:rsidR="006B6F5D" w:rsidRPr="00D05CD2" w:rsidDel="00B25031" w:rsidRDefault="006B6F5D" w:rsidP="006B6F5D">
            <w:pPr>
              <w:rPr>
                <w:del w:id="2044" w:author="yaozu long" w:date="2026-01-06T20:03:00Z" w16du:dateUtc="2026-01-06T12:03:00Z"/>
                <w:rFonts w:ascii="宋体" w:hAnsi="宋体" w:cs="Arial" w:hint="eastAsia"/>
                <w:b/>
                <w:bCs/>
                <w:color w:val="EE0000"/>
                <w:sz w:val="22"/>
                <w:szCs w:val="22"/>
              </w:rPr>
            </w:pPr>
            <w:del w:id="2045" w:author="yaozu long" w:date="2025-12-26T13:30:00Z" w16du:dateUtc="2025-12-26T05:30:00Z">
              <w:r w:rsidRPr="00D05CD2" w:rsidDel="00D6647B">
                <w:rPr>
                  <w:rFonts w:hint="eastAsia"/>
                  <w:b/>
                  <w:bCs/>
                  <w:color w:val="EE0000"/>
                </w:rPr>
                <w:delText>主起下位</w:delText>
              </w:r>
              <w:r w:rsidRPr="00D05CD2" w:rsidDel="00D6647B">
                <w:rPr>
                  <w:b/>
                  <w:bCs/>
                  <w:color w:val="EE0000"/>
                </w:rPr>
                <w:delText>锁定</w:delText>
              </w:r>
            </w:del>
          </w:p>
        </w:tc>
      </w:tr>
      <w:tr w:rsidR="006B6F5D" w:rsidRPr="00D05CD2" w:rsidDel="00B25031" w14:paraId="52B43072" w14:textId="43EDB18B">
        <w:trPr>
          <w:trHeight w:val="47"/>
          <w:del w:id="2046" w:author="yaozu long" w:date="2026-01-06T20:03:00Z"/>
        </w:trPr>
        <w:tc>
          <w:tcPr>
            <w:tcW w:w="467" w:type="dxa"/>
            <w:vMerge/>
          </w:tcPr>
          <w:p w14:paraId="7743F61B" w14:textId="47353835" w:rsidR="006B6F5D" w:rsidRPr="00D05CD2" w:rsidDel="00B25031" w:rsidRDefault="006B6F5D" w:rsidP="006B6F5D">
            <w:pPr>
              <w:autoSpaceDE w:val="0"/>
              <w:autoSpaceDN w:val="0"/>
              <w:rPr>
                <w:del w:id="20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33E74DE" w14:textId="04C40BAB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49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7F4178DC" w14:textId="629A0F89" w:rsidR="006B6F5D" w:rsidRPr="00D05CD2" w:rsidDel="00D6647B" w:rsidRDefault="006B6F5D" w:rsidP="006B6F5D">
            <w:pPr>
              <w:rPr>
                <w:del w:id="2050" w:author="yaozu long" w:date="2025-12-26T13:30:00Z" w16du:dateUtc="2025-12-26T05:30:00Z"/>
              </w:rPr>
            </w:pPr>
            <w:del w:id="2051" w:author="yaozu long" w:date="2025-12-26T13:30:00Z" w16du:dateUtc="2025-12-26T05:30:00Z">
              <w:r w:rsidRPr="00D05CD2" w:rsidDel="00D6647B">
                <w:delText>All Gear Uplocked</w:delText>
              </w:r>
            </w:del>
          </w:p>
          <w:p w14:paraId="2E08E3E9" w14:textId="4B52F175" w:rsidR="006B6F5D" w:rsidRPr="00D05CD2" w:rsidDel="00B25031" w:rsidRDefault="006B6F5D" w:rsidP="006B6F5D">
            <w:pPr>
              <w:rPr>
                <w:del w:id="2052" w:author="yaozu long" w:date="2026-01-06T20:03:00Z" w16du:dateUtc="2026-01-06T12:03:00Z"/>
                <w:sz w:val="22"/>
                <w:szCs w:val="22"/>
              </w:rPr>
            </w:pPr>
            <w:del w:id="2053" w:author="yaozu long" w:date="2025-12-26T13:30:00Z" w16du:dateUtc="2025-12-26T05:30:00Z">
              <w:r w:rsidRPr="00D05CD2" w:rsidDel="00D6647B">
                <w:rPr>
                  <w:rFonts w:hint="eastAsia"/>
                </w:rPr>
                <w:delText>所有</w:delText>
              </w:r>
              <w:r w:rsidRPr="00D05CD2" w:rsidDel="00D6647B">
                <w:delText>起落架</w:delText>
              </w:r>
              <w:r w:rsidRPr="00D05CD2" w:rsidDel="00D6647B">
                <w:rPr>
                  <w:rFonts w:hint="eastAsia"/>
                </w:rPr>
                <w:delText>上</w:delText>
              </w:r>
              <w:r w:rsidRPr="00D05CD2" w:rsidDel="00D6647B">
                <w:delText>位锁定</w:delText>
              </w:r>
            </w:del>
          </w:p>
        </w:tc>
        <w:tc>
          <w:tcPr>
            <w:tcW w:w="720" w:type="dxa"/>
            <w:vAlign w:val="center"/>
          </w:tcPr>
          <w:p w14:paraId="55644AFC" w14:textId="251DE744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5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55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EBA557D" w14:textId="6CFFF867" w:rsidR="006B6F5D" w:rsidRPr="00D05CD2" w:rsidDel="00D6647B" w:rsidRDefault="006B6F5D" w:rsidP="006B6F5D">
            <w:pPr>
              <w:rPr>
                <w:del w:id="2056" w:author="yaozu long" w:date="2025-12-26T13:30:00Z" w16du:dateUtc="2025-12-26T05:30:00Z"/>
                <w:b/>
                <w:bCs/>
                <w:color w:val="EE0000"/>
              </w:rPr>
            </w:pPr>
            <w:del w:id="2057" w:author="yaozu long" w:date="2025-12-26T13:30:00Z" w16du:dateUtc="2025-12-26T05:30:00Z">
              <w:r w:rsidRPr="00D05CD2" w:rsidDel="00D6647B">
                <w:rPr>
                  <w:b/>
                  <w:bCs/>
                  <w:color w:val="EE0000"/>
                </w:rPr>
                <w:delText>Consolidated MLG Uplocked</w:delText>
              </w:r>
            </w:del>
          </w:p>
          <w:p w14:paraId="0DBF5EE2" w14:textId="32E98706" w:rsidR="006B6F5D" w:rsidRPr="00D05CD2" w:rsidDel="00B25031" w:rsidRDefault="006B6F5D" w:rsidP="006B6F5D">
            <w:pPr>
              <w:rPr>
                <w:del w:id="2058" w:author="yaozu long" w:date="2026-01-06T20:03:00Z" w16du:dateUtc="2026-01-06T12:03:00Z"/>
                <w:rFonts w:ascii="宋体" w:hAnsi="宋体" w:cs="Arial" w:hint="eastAsia"/>
                <w:b/>
                <w:bCs/>
                <w:color w:val="EE0000"/>
                <w:sz w:val="22"/>
                <w:szCs w:val="22"/>
              </w:rPr>
            </w:pPr>
            <w:del w:id="2059" w:author="yaozu long" w:date="2025-12-26T13:30:00Z" w16du:dateUtc="2025-12-26T05:30:00Z">
              <w:r w:rsidRPr="00D05CD2" w:rsidDel="00D6647B">
                <w:rPr>
                  <w:rFonts w:hint="eastAsia"/>
                  <w:b/>
                  <w:bCs/>
                  <w:color w:val="EE0000"/>
                </w:rPr>
                <w:delText>主起</w:delText>
              </w:r>
              <w:r w:rsidRPr="00D05CD2" w:rsidDel="00D6647B">
                <w:rPr>
                  <w:b/>
                  <w:bCs/>
                  <w:color w:val="EE0000"/>
                </w:rPr>
                <w:delText>上位锁定</w:delText>
              </w:r>
            </w:del>
          </w:p>
        </w:tc>
      </w:tr>
      <w:tr w:rsidR="006B6F5D" w:rsidRPr="00D05CD2" w:rsidDel="00B25031" w14:paraId="74BF9FA9" w14:textId="624D5E97">
        <w:trPr>
          <w:trHeight w:val="60"/>
          <w:del w:id="2060" w:author="yaozu long" w:date="2026-01-06T20:03:00Z"/>
        </w:trPr>
        <w:tc>
          <w:tcPr>
            <w:tcW w:w="467" w:type="dxa"/>
            <w:vMerge/>
          </w:tcPr>
          <w:p w14:paraId="6BFF0F05" w14:textId="10C0FC76" w:rsidR="006B6F5D" w:rsidRPr="00D05CD2" w:rsidDel="00B25031" w:rsidRDefault="006B6F5D" w:rsidP="006B6F5D">
            <w:pPr>
              <w:autoSpaceDE w:val="0"/>
              <w:autoSpaceDN w:val="0"/>
              <w:rPr>
                <w:del w:id="20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6B41977" w14:textId="203295C2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63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22ABC2C" w14:textId="0109B739" w:rsidR="006B6F5D" w:rsidRPr="00D05CD2" w:rsidDel="00D6647B" w:rsidRDefault="006B6F5D" w:rsidP="006B6F5D">
            <w:pPr>
              <w:rPr>
                <w:del w:id="2064" w:author="yaozu long" w:date="2025-12-26T13:30:00Z" w16du:dateUtc="2025-12-26T05:30:00Z"/>
              </w:rPr>
            </w:pPr>
            <w:del w:id="2065" w:author="yaozu long" w:date="2025-12-26T13:30:00Z" w16du:dateUtc="2025-12-26T05:30:00Z">
              <w:r w:rsidRPr="00D05CD2" w:rsidDel="00D6647B">
                <w:delText>NLG Uplocked</w:delText>
              </w:r>
            </w:del>
          </w:p>
          <w:p w14:paraId="5E51E909" w14:textId="6CC6B609" w:rsidR="006B6F5D" w:rsidRPr="00D05CD2" w:rsidDel="00B25031" w:rsidRDefault="006B6F5D" w:rsidP="006B6F5D">
            <w:pPr>
              <w:rPr>
                <w:del w:id="2066" w:author="yaozu long" w:date="2026-01-06T20:03:00Z" w16du:dateUtc="2026-01-06T12:03:00Z"/>
                <w:sz w:val="22"/>
                <w:szCs w:val="22"/>
              </w:rPr>
            </w:pPr>
            <w:del w:id="2067" w:author="yaozu long" w:date="2025-12-26T13:30:00Z" w16du:dateUtc="2025-12-26T05:30:00Z">
              <w:r w:rsidRPr="00D05CD2" w:rsidDel="00D6647B">
                <w:rPr>
                  <w:rFonts w:hint="eastAsia"/>
                </w:rPr>
                <w:delText>前起上位</w:delText>
              </w:r>
              <w:r w:rsidRPr="00D05CD2" w:rsidDel="00D6647B">
                <w:delText>锁定</w:delText>
              </w:r>
            </w:del>
          </w:p>
        </w:tc>
        <w:tc>
          <w:tcPr>
            <w:tcW w:w="720" w:type="dxa"/>
            <w:vAlign w:val="center"/>
          </w:tcPr>
          <w:p w14:paraId="047CC251" w14:textId="721751E8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6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69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866702B" w14:textId="20D9C743" w:rsidR="006B6F5D" w:rsidRPr="00D05CD2" w:rsidDel="00D6647B" w:rsidRDefault="006B6F5D" w:rsidP="006B6F5D">
            <w:pPr>
              <w:rPr>
                <w:del w:id="2070" w:author="yaozu long" w:date="2025-12-26T13:30:00Z" w16du:dateUtc="2025-12-26T05:30:00Z"/>
                <w:lang w:val="en-GB"/>
              </w:rPr>
            </w:pPr>
            <w:del w:id="2071" w:author="yaozu long" w:date="2025-12-26T13:30:00Z" w16du:dateUtc="2025-12-26T05:30:00Z">
              <w:r w:rsidRPr="00D05CD2" w:rsidDel="00D6647B">
                <w:rPr>
                  <w:lang w:val="en-GB" w:eastAsia="fr-FR"/>
                </w:rPr>
                <w:delText>LgclDnUp</w:delText>
              </w:r>
              <w:r w:rsidRPr="00D05CD2" w:rsidDel="00D6647B">
                <w:rPr>
                  <w:lang w:val="en-GB"/>
                </w:rPr>
                <w:delText xml:space="preserve"> (internal use)</w:delText>
              </w:r>
            </w:del>
          </w:p>
          <w:p w14:paraId="791FA38C" w14:textId="5DBE22E4" w:rsidR="006B6F5D" w:rsidRPr="00D05CD2" w:rsidDel="00B25031" w:rsidRDefault="006B6F5D" w:rsidP="006B6F5D">
            <w:pPr>
              <w:rPr>
                <w:del w:id="207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73" w:author="yaozu long" w:date="2025-12-26T13:30:00Z" w16du:dateUtc="2025-12-26T05:30:00Z">
              <w:r w:rsidRPr="00D05CD2" w:rsidDel="00D6647B">
                <w:rPr>
                  <w:rFonts w:hint="eastAsia"/>
                  <w:lang w:val="en-GB"/>
                </w:rPr>
                <w:delText>收放</w:delText>
              </w:r>
              <w:r w:rsidRPr="00D05CD2" w:rsidDel="00D6647B">
                <w:rPr>
                  <w:lang w:val="en-GB"/>
                </w:rPr>
                <w:delText>开关</w:delText>
              </w:r>
              <w:r w:rsidRPr="00D05CD2" w:rsidDel="00D6647B">
                <w:rPr>
                  <w:rFonts w:hint="eastAsia"/>
                  <w:lang w:val="en-GB"/>
                </w:rPr>
                <w:delText>由</w:delText>
              </w:r>
              <w:r w:rsidRPr="00D05CD2" w:rsidDel="00D6647B">
                <w:rPr>
                  <w:lang w:val="en-GB"/>
                </w:rPr>
                <w:delText>下到上</w:delText>
              </w:r>
            </w:del>
          </w:p>
        </w:tc>
      </w:tr>
      <w:tr w:rsidR="006B6F5D" w:rsidRPr="00D05CD2" w:rsidDel="00B25031" w14:paraId="5DF771FF" w14:textId="73E92C24">
        <w:trPr>
          <w:trHeight w:val="302"/>
          <w:del w:id="2074" w:author="yaozu long" w:date="2026-01-06T20:03:00Z"/>
        </w:trPr>
        <w:tc>
          <w:tcPr>
            <w:tcW w:w="467" w:type="dxa"/>
            <w:vMerge/>
          </w:tcPr>
          <w:p w14:paraId="7F29FBC9" w14:textId="4D32B7EC" w:rsidR="006B6F5D" w:rsidRPr="00D05CD2" w:rsidDel="00B25031" w:rsidRDefault="006B6F5D" w:rsidP="006B6F5D">
            <w:pPr>
              <w:autoSpaceDE w:val="0"/>
              <w:autoSpaceDN w:val="0"/>
              <w:rPr>
                <w:del w:id="20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D619422" w14:textId="3B4A5CBD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77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8EC5446" w14:textId="1A0E76CB" w:rsidR="006B6F5D" w:rsidRPr="00D05CD2" w:rsidDel="00D6647B" w:rsidRDefault="006B6F5D" w:rsidP="006B6F5D">
            <w:pPr>
              <w:rPr>
                <w:del w:id="2078" w:author="yaozu long" w:date="2025-12-26T13:30:00Z" w16du:dateUtc="2025-12-26T05:30:00Z"/>
              </w:rPr>
            </w:pPr>
            <w:del w:id="2079" w:author="yaozu long" w:date="2025-12-26T13:30:00Z" w16du:dateUtc="2025-12-26T05:30:00Z">
              <w:r w:rsidRPr="00D05CD2" w:rsidDel="00D6647B">
                <w:delText>NLG Downlocked</w:delText>
              </w:r>
            </w:del>
          </w:p>
          <w:p w14:paraId="2117E049" w14:textId="37F00983" w:rsidR="006B6F5D" w:rsidRPr="00D05CD2" w:rsidDel="00B25031" w:rsidRDefault="006B6F5D" w:rsidP="006B6F5D">
            <w:pPr>
              <w:rPr>
                <w:del w:id="2080" w:author="yaozu long" w:date="2026-01-06T20:03:00Z" w16du:dateUtc="2026-01-06T12:03:00Z"/>
                <w:sz w:val="22"/>
                <w:szCs w:val="22"/>
              </w:rPr>
            </w:pPr>
            <w:del w:id="2081" w:author="yaozu long" w:date="2025-12-26T13:30:00Z" w16du:dateUtc="2025-12-26T05:30:00Z">
              <w:r w:rsidRPr="00D05CD2" w:rsidDel="00D6647B">
                <w:rPr>
                  <w:rFonts w:hint="eastAsia"/>
                </w:rPr>
                <w:delText>前起上位</w:delText>
              </w:r>
              <w:r w:rsidRPr="00D05CD2" w:rsidDel="00D6647B">
                <w:delText>锁定</w:delText>
              </w:r>
            </w:del>
          </w:p>
        </w:tc>
        <w:tc>
          <w:tcPr>
            <w:tcW w:w="720" w:type="dxa"/>
            <w:vAlign w:val="center"/>
          </w:tcPr>
          <w:p w14:paraId="18E0BA37" w14:textId="1ED849B3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82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83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CCE407D" w14:textId="5BC01B6E" w:rsidR="006B6F5D" w:rsidRPr="00D05CD2" w:rsidDel="00B25031" w:rsidRDefault="006B6F5D" w:rsidP="006B6F5D">
            <w:pPr>
              <w:jc w:val="left"/>
              <w:rPr>
                <w:del w:id="208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85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D6647B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6B6F5D" w:rsidRPr="00D05CD2" w:rsidDel="00B25031" w14:paraId="1E46C5F1" w14:textId="59CDE745">
        <w:trPr>
          <w:trHeight w:val="293"/>
          <w:del w:id="2086" w:author="yaozu long" w:date="2026-01-06T20:03:00Z"/>
        </w:trPr>
        <w:tc>
          <w:tcPr>
            <w:tcW w:w="467" w:type="dxa"/>
            <w:vMerge/>
          </w:tcPr>
          <w:p w14:paraId="58E64592" w14:textId="534F5178" w:rsidR="006B6F5D" w:rsidRPr="00D05CD2" w:rsidDel="00B25031" w:rsidRDefault="006B6F5D" w:rsidP="006B6F5D">
            <w:pPr>
              <w:autoSpaceDE w:val="0"/>
              <w:autoSpaceDN w:val="0"/>
              <w:rPr>
                <w:del w:id="208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BAB2410" w14:textId="72A8CF79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089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40A42FC" w14:textId="03F39F47" w:rsidR="006B6F5D" w:rsidRPr="00D05CD2" w:rsidDel="00D6647B" w:rsidRDefault="006B6F5D" w:rsidP="006B6F5D">
            <w:pPr>
              <w:rPr>
                <w:del w:id="2090" w:author="yaozu long" w:date="2025-12-26T13:30:00Z" w16du:dateUtc="2025-12-26T05:30:00Z"/>
              </w:rPr>
            </w:pPr>
            <w:del w:id="2091" w:author="yaozu long" w:date="2025-12-26T13:30:00Z" w16du:dateUtc="2025-12-26T05:30:00Z">
              <w:r w:rsidRPr="00D05CD2" w:rsidDel="00D6647B">
                <w:delText>Extension Driver energized</w:delText>
              </w:r>
            </w:del>
          </w:p>
          <w:p w14:paraId="7E9AEBDB" w14:textId="34321194" w:rsidR="006B6F5D" w:rsidRPr="00D05CD2" w:rsidDel="00B25031" w:rsidRDefault="006B6F5D" w:rsidP="006B6F5D">
            <w:pPr>
              <w:rPr>
                <w:del w:id="2092" w:author="yaozu long" w:date="2026-01-06T20:03:00Z" w16du:dateUtc="2026-01-06T12:03:00Z"/>
                <w:sz w:val="22"/>
                <w:szCs w:val="22"/>
              </w:rPr>
            </w:pPr>
            <w:del w:id="2093" w:author="yaozu long" w:date="2025-12-26T13:30:00Z" w16du:dateUtc="2025-12-26T05:30:00Z">
              <w:r w:rsidRPr="00D05CD2" w:rsidDel="00D6647B">
                <w:rPr>
                  <w:rFonts w:hint="eastAsia"/>
                </w:rPr>
                <w:delText>放</w:delText>
              </w:r>
              <w:r w:rsidRPr="00D05CD2" w:rsidDel="00D6647B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6E7E64C2" w14:textId="492322BC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094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95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C8D8CF8" w14:textId="7ADF0BA0" w:rsidR="006B6F5D" w:rsidRPr="00D05CD2" w:rsidDel="00B25031" w:rsidRDefault="006B6F5D" w:rsidP="006B6F5D">
            <w:pPr>
              <w:jc w:val="left"/>
              <w:rPr>
                <w:del w:id="209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097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D6647B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6B6F5D" w:rsidRPr="00D05CD2" w:rsidDel="00B25031" w14:paraId="6147FD1A" w14:textId="2AF2BBFC">
        <w:trPr>
          <w:trHeight w:val="269"/>
          <w:del w:id="2098" w:author="yaozu long" w:date="2026-01-06T20:03:00Z"/>
        </w:trPr>
        <w:tc>
          <w:tcPr>
            <w:tcW w:w="467" w:type="dxa"/>
            <w:vMerge/>
          </w:tcPr>
          <w:p w14:paraId="2686E872" w14:textId="4B2E1C81" w:rsidR="006B6F5D" w:rsidRPr="00D05CD2" w:rsidDel="00B25031" w:rsidRDefault="006B6F5D" w:rsidP="006B6F5D">
            <w:pPr>
              <w:autoSpaceDE w:val="0"/>
              <w:autoSpaceDN w:val="0"/>
              <w:rPr>
                <w:del w:id="20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39D88D1" w14:textId="33EE0D28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10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01" w:author="yaozu long" w:date="2025-12-26T13:30:00Z" w16du:dateUtc="2025-12-26T05:30:00Z">
              <w:r w:rsidRPr="00D05CD2" w:rsidDel="00D6647B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4DECABC" w14:textId="743A2A0E" w:rsidR="006B6F5D" w:rsidRPr="00D05CD2" w:rsidDel="00D6647B" w:rsidRDefault="006B6F5D" w:rsidP="006B6F5D">
            <w:pPr>
              <w:rPr>
                <w:del w:id="2102" w:author="yaozu long" w:date="2025-12-26T13:30:00Z" w16du:dateUtc="2025-12-26T05:30:00Z"/>
              </w:rPr>
            </w:pPr>
            <w:del w:id="2103" w:author="yaozu long" w:date="2025-12-26T13:30:00Z" w16du:dateUtc="2025-12-26T05:30:00Z">
              <w:r w:rsidRPr="00D05CD2" w:rsidDel="00D6647B">
                <w:delText>Retraction Driver energized</w:delText>
              </w:r>
            </w:del>
          </w:p>
          <w:p w14:paraId="763A147F" w14:textId="766C4209" w:rsidR="006B6F5D" w:rsidRPr="00D05CD2" w:rsidDel="00B25031" w:rsidRDefault="006B6F5D" w:rsidP="006B6F5D">
            <w:pPr>
              <w:rPr>
                <w:del w:id="2104" w:author="yaozu long" w:date="2026-01-06T20:03:00Z" w16du:dateUtc="2026-01-06T12:03:00Z"/>
                <w:sz w:val="22"/>
                <w:szCs w:val="22"/>
              </w:rPr>
            </w:pPr>
            <w:del w:id="2105" w:author="yaozu long" w:date="2025-12-26T13:30:00Z" w16du:dateUtc="2025-12-26T05:30:00Z">
              <w:r w:rsidRPr="00D05CD2" w:rsidDel="00D6647B">
                <w:rPr>
                  <w:rFonts w:hint="eastAsia"/>
                </w:rPr>
                <w:delText>收</w:delText>
              </w:r>
              <w:r w:rsidRPr="00D05CD2" w:rsidDel="00D6647B">
                <w:delText>驱动使能</w:delText>
              </w:r>
            </w:del>
          </w:p>
        </w:tc>
        <w:tc>
          <w:tcPr>
            <w:tcW w:w="720" w:type="dxa"/>
            <w:vAlign w:val="center"/>
          </w:tcPr>
          <w:p w14:paraId="286C63F5" w14:textId="33D836A4" w:rsidR="006B6F5D" w:rsidRPr="00D05CD2" w:rsidDel="00B25031" w:rsidRDefault="006B6F5D" w:rsidP="006B6F5D">
            <w:pPr>
              <w:autoSpaceDE w:val="0"/>
              <w:autoSpaceDN w:val="0"/>
              <w:jc w:val="center"/>
              <w:rPr>
                <w:del w:id="2106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07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3A1E7E1" w14:textId="20E9230F" w:rsidR="006B6F5D" w:rsidRPr="00D05CD2" w:rsidDel="00B25031" w:rsidRDefault="006B6F5D" w:rsidP="006B6F5D">
            <w:pPr>
              <w:jc w:val="left"/>
              <w:rPr>
                <w:del w:id="2108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109" w:author="yaozu long" w:date="2025-12-26T13:30:00Z" w16du:dateUtc="2025-12-26T05:30:00Z">
              <w:r w:rsidRPr="00D05CD2" w:rsidDel="00D6647B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6B6F5D" w:rsidRPr="00D05CD2" w:rsidDel="00B25031" w14:paraId="19F6B76B" w14:textId="435446FF">
        <w:trPr>
          <w:trHeight w:val="1292"/>
          <w:del w:id="2110" w:author="yaozu long" w:date="2026-01-06T20:03:00Z"/>
        </w:trPr>
        <w:tc>
          <w:tcPr>
            <w:tcW w:w="467" w:type="dxa"/>
            <w:vAlign w:val="center"/>
          </w:tcPr>
          <w:p w14:paraId="021926D8" w14:textId="6EECA09A" w:rsidR="006B6F5D" w:rsidRPr="00D05CD2" w:rsidDel="00B25031" w:rsidRDefault="006B6F5D" w:rsidP="006B6F5D">
            <w:pPr>
              <w:autoSpaceDE w:val="0"/>
              <w:autoSpaceDN w:val="0"/>
              <w:rPr>
                <w:del w:id="211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1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5650EC32" w14:textId="0A1E6DE5" w:rsidR="006B6F5D" w:rsidRPr="00D05CD2" w:rsidDel="00D6647B" w:rsidRDefault="006B6F5D" w:rsidP="006B6F5D">
            <w:pPr>
              <w:rPr>
                <w:del w:id="2113" w:author="yaozu long" w:date="2025-12-26T13:30:00Z" w16du:dateUtc="2025-12-26T05:30:00Z"/>
                <w:sz w:val="22"/>
                <w:szCs w:val="22"/>
              </w:rPr>
            </w:pPr>
            <w:del w:id="2114" w:author="yaozu long" w:date="2025-12-26T13:30:00Z" w16du:dateUtc="2025-12-26T05:30:00Z"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115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2116" w:author="yaozu long" w:date="2025-12-26T13:30:00Z" w16du:dateUtc="2025-12-26T05:30:00Z"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390DFAE7" w14:textId="7FDFE0F4" w:rsidR="006B6F5D" w:rsidRPr="00D05CD2" w:rsidDel="00D6647B" w:rsidRDefault="006B6F5D" w:rsidP="006B6F5D">
            <w:pPr>
              <w:rPr>
                <w:del w:id="2117" w:author="yaozu long" w:date="2025-12-26T13:30:00Z" w16du:dateUtc="2025-12-26T05:30:00Z"/>
                <w:sz w:val="22"/>
                <w:szCs w:val="22"/>
              </w:rPr>
            </w:pPr>
            <w:del w:id="2118" w:author="yaozu long" w:date="2025-12-26T13:30:00Z" w16du:dateUtc="2025-12-26T05:30:00Z">
              <w:r w:rsidDel="00D6647B">
                <w:rPr>
                  <w:rFonts w:hint="eastAsia"/>
                  <w:sz w:val="22"/>
                  <w:szCs w:val="22"/>
                </w:rPr>
                <w:delText>设备来源：</w:delText>
              </w:r>
              <w:r w:rsidDel="00D6647B">
                <w:rPr>
                  <w:rFonts w:hint="eastAsia"/>
                  <w:sz w:val="22"/>
                  <w:szCs w:val="22"/>
                </w:rPr>
                <w:delText>00</w:delText>
              </w:r>
              <w:r w:rsidDel="00D6647B">
                <w:rPr>
                  <w:rFonts w:hint="eastAsia"/>
                  <w:sz w:val="22"/>
                  <w:szCs w:val="22"/>
                </w:rPr>
                <w:delText>、</w:delText>
              </w:r>
              <w:r w:rsidDel="00D6647B">
                <w:rPr>
                  <w:rFonts w:hint="eastAsia"/>
                  <w:sz w:val="22"/>
                  <w:szCs w:val="22"/>
                </w:rPr>
                <w:delText>11-</w:delText>
              </w:r>
              <w:r w:rsidDel="00D6647B">
                <w:rPr>
                  <w:rFonts w:hint="eastAsia"/>
                  <w:sz w:val="22"/>
                  <w:szCs w:val="22"/>
                </w:rPr>
                <w:delText>无效；</w:delText>
              </w:r>
              <w:r w:rsidDel="00D6647B">
                <w:rPr>
                  <w:rFonts w:hint="eastAsia"/>
                  <w:sz w:val="22"/>
                  <w:szCs w:val="22"/>
                </w:rPr>
                <w:delText>01-A429_LGCU1</w:delText>
              </w:r>
              <w:r w:rsidDel="00D6647B">
                <w:rPr>
                  <w:rFonts w:hint="eastAsia"/>
                  <w:sz w:val="22"/>
                  <w:szCs w:val="22"/>
                </w:rPr>
                <w:delText>；</w:delText>
              </w:r>
              <w:r w:rsidDel="00D6647B">
                <w:rPr>
                  <w:rFonts w:hint="eastAsia"/>
                  <w:sz w:val="22"/>
                  <w:szCs w:val="22"/>
                </w:rPr>
                <w:delText>10- A429_LGU2</w:delText>
              </w:r>
              <w:r w:rsidDel="00D6647B">
                <w:rPr>
                  <w:rFonts w:hint="eastAsia"/>
                  <w:sz w:val="22"/>
                  <w:szCs w:val="22"/>
                </w:rPr>
                <w:delText>。</w:delText>
              </w:r>
            </w:del>
          </w:p>
          <w:p w14:paraId="75F57512" w14:textId="2E490BBE" w:rsidR="006B6F5D" w:rsidRPr="00D05CD2" w:rsidDel="00B25031" w:rsidRDefault="006B6F5D" w:rsidP="006B6F5D">
            <w:pPr>
              <w:autoSpaceDE w:val="0"/>
              <w:autoSpaceDN w:val="0"/>
              <w:rPr>
                <w:del w:id="2119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2120" w:author="yaozu long" w:date="2025-12-26T13:30:00Z" w16du:dateUtc="2025-12-26T05:30:00Z"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D6647B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7BD896C6" w14:textId="13348FB6" w:rsidR="00543D5D" w:rsidRPr="00D05CD2" w:rsidDel="00B25031" w:rsidRDefault="00543D5D">
      <w:pPr>
        <w:spacing w:line="500" w:lineRule="exact"/>
        <w:ind w:left="420"/>
        <w:rPr>
          <w:del w:id="2121" w:author="yaozu long" w:date="2026-01-06T20:03:00Z" w16du:dateUtc="2026-01-06T12:03:00Z"/>
          <w:rFonts w:hAnsi="宋体" w:hint="eastAsia"/>
          <w:sz w:val="22"/>
          <w:szCs w:val="22"/>
        </w:rPr>
      </w:pPr>
    </w:p>
    <w:p w14:paraId="5A0E896C" w14:textId="7BE76363" w:rsidR="00543D5D" w:rsidRPr="00D05CD2" w:rsidDel="00B25031" w:rsidRDefault="006E20DC">
      <w:pPr>
        <w:pStyle w:val="afb"/>
        <w:numPr>
          <w:ilvl w:val="0"/>
          <w:numId w:val="4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2122" w:author="yaozu long" w:date="2026-01-06T20:03:00Z" w16du:dateUtc="2026-01-06T12:03:00Z"/>
          <w:rFonts w:ascii="黑体" w:eastAsia="黑体" w:hAnsi="黑体" w:hint="eastAsia"/>
          <w:kern w:val="24"/>
          <w:sz w:val="22"/>
          <w:szCs w:val="22"/>
        </w:rPr>
      </w:pPr>
      <w:del w:id="2123" w:author="yaozu long" w:date="2026-01-06T20:03:00Z" w16du:dateUtc="2026-01-06T12:03:00Z">
        <w:r w:rsidRPr="00D05CD2" w:rsidDel="00B25031">
          <w:rPr>
            <w:rFonts w:ascii="黑体" w:eastAsia="黑体" w:hAnsi="黑体" w:hint="eastAsia"/>
            <w:kern w:val="24"/>
            <w:sz w:val="22"/>
            <w:szCs w:val="22"/>
          </w:rPr>
          <w:delText>航电 到BCMU\ABCU ARINC429数据字7（来源于起落架）</w:delText>
        </w:r>
      </w:del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 w:rsidR="00543D5D" w:rsidRPr="00D05CD2" w:rsidDel="00B25031" w14:paraId="6DD1C641" w14:textId="11AE23DE">
        <w:trPr>
          <w:cantSplit/>
          <w:trHeight w:val="302"/>
          <w:tblHeader/>
          <w:del w:id="2124" w:author="yaozu long" w:date="2026-01-06T20:03:00Z"/>
        </w:trPr>
        <w:tc>
          <w:tcPr>
            <w:tcW w:w="1901" w:type="dxa"/>
            <w:gridSpan w:val="3"/>
            <w:vMerge w:val="restart"/>
            <w:vAlign w:val="center"/>
          </w:tcPr>
          <w:p w14:paraId="2F34C9C7" w14:textId="0DF470C0" w:rsidR="00543D5D" w:rsidRPr="00D05CD2" w:rsidDel="00B25031" w:rsidRDefault="006E20DC">
            <w:pPr>
              <w:autoSpaceDE w:val="0"/>
              <w:autoSpaceDN w:val="0"/>
              <w:rPr>
                <w:del w:id="212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2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机轮刹车系统</w:delText>
              </w:r>
            </w:del>
          </w:p>
        </w:tc>
        <w:tc>
          <w:tcPr>
            <w:tcW w:w="1251" w:type="dxa"/>
            <w:vAlign w:val="center"/>
          </w:tcPr>
          <w:p w14:paraId="34DE4C25" w14:textId="1DFA5943" w:rsidR="00543D5D" w:rsidRPr="00D05CD2" w:rsidDel="00B25031" w:rsidRDefault="006E20DC">
            <w:pPr>
              <w:autoSpaceDE w:val="0"/>
              <w:autoSpaceDN w:val="0"/>
              <w:rPr>
                <w:del w:id="212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2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3055" w:type="dxa"/>
            <w:gridSpan w:val="3"/>
          </w:tcPr>
          <w:p w14:paraId="5398FC13" w14:textId="01AD5A2A" w:rsidR="00543D5D" w:rsidRPr="00D05CD2" w:rsidDel="00B25031" w:rsidRDefault="006E20DC">
            <w:pPr>
              <w:autoSpaceDE w:val="0"/>
              <w:autoSpaceDN w:val="0"/>
              <w:rPr>
                <w:del w:id="21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0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 xml:space="preserve">WOFFW </w:delText>
              </w:r>
              <w:r w:rsidRPr="00D05CD2" w:rsidDel="00B25031">
                <w:rPr>
                  <w:rFonts w:hint="eastAsia"/>
                  <w:sz w:val="22"/>
                  <w:szCs w:val="22"/>
                </w:rPr>
                <w:delText>数据</w:delText>
              </w:r>
            </w:del>
          </w:p>
        </w:tc>
        <w:tc>
          <w:tcPr>
            <w:tcW w:w="850" w:type="dxa"/>
          </w:tcPr>
          <w:p w14:paraId="61033038" w14:textId="3273EEF3" w:rsidR="00543D5D" w:rsidRPr="00D05CD2" w:rsidDel="00B25031" w:rsidRDefault="006E20DC">
            <w:pPr>
              <w:autoSpaceDE w:val="0"/>
              <w:autoSpaceDN w:val="0"/>
              <w:rPr>
                <w:del w:id="21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版本</w:delText>
              </w:r>
            </w:del>
          </w:p>
        </w:tc>
        <w:tc>
          <w:tcPr>
            <w:tcW w:w="1465" w:type="dxa"/>
          </w:tcPr>
          <w:p w14:paraId="1F3B1A17" w14:textId="24A2B95E" w:rsidR="00543D5D" w:rsidRPr="00D05CD2" w:rsidDel="00B25031" w:rsidRDefault="00543D5D">
            <w:pPr>
              <w:autoSpaceDE w:val="0"/>
              <w:autoSpaceDN w:val="0"/>
              <w:rPr>
                <w:del w:id="213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30611E32" w14:textId="711BA2A9">
        <w:trPr>
          <w:cantSplit/>
          <w:trHeight w:val="292"/>
          <w:tblHeader/>
          <w:del w:id="2134" w:author="yaozu long" w:date="2026-01-06T20:03:00Z"/>
        </w:trPr>
        <w:tc>
          <w:tcPr>
            <w:tcW w:w="1901" w:type="dxa"/>
            <w:gridSpan w:val="3"/>
            <w:vMerge/>
          </w:tcPr>
          <w:p w14:paraId="5A09821E" w14:textId="60A2B185" w:rsidR="00543D5D" w:rsidRPr="00D05CD2" w:rsidDel="00B25031" w:rsidRDefault="00543D5D">
            <w:pPr>
              <w:autoSpaceDE w:val="0"/>
              <w:autoSpaceDN w:val="0"/>
              <w:rPr>
                <w:del w:id="213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14:paraId="0D6007ED" w14:textId="1315ADB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3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label号</w:delText>
              </w:r>
            </w:del>
          </w:p>
        </w:tc>
        <w:tc>
          <w:tcPr>
            <w:tcW w:w="5370" w:type="dxa"/>
            <w:gridSpan w:val="5"/>
          </w:tcPr>
          <w:p w14:paraId="6622649B" w14:textId="45DAAC95" w:rsidR="00543D5D" w:rsidRPr="00D05CD2" w:rsidDel="00B25031" w:rsidRDefault="006E20DC">
            <w:pPr>
              <w:autoSpaceDE w:val="0"/>
              <w:autoSpaceDN w:val="0"/>
              <w:rPr>
                <w:del w:id="21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3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 xml:space="preserve">  374</w:delText>
              </w:r>
              <w:r w:rsidR="0066069A" w:rsidDel="00B25031">
                <w:rPr>
                  <w:rFonts w:ascii="宋体" w:hAnsi="宋体" w:hint="eastAsia"/>
                  <w:sz w:val="22"/>
                  <w:szCs w:val="22"/>
                </w:rPr>
                <w:delText>——DIU5（两组）</w:delText>
              </w:r>
            </w:del>
          </w:p>
        </w:tc>
      </w:tr>
      <w:tr w:rsidR="00543D5D" w:rsidRPr="00D05CD2" w:rsidDel="00B25031" w14:paraId="6FD004B0" w14:textId="5781D1A5">
        <w:trPr>
          <w:trHeight w:val="282"/>
          <w:del w:id="2140" w:author="yaozu long" w:date="2026-01-06T20:03:00Z"/>
        </w:trPr>
        <w:tc>
          <w:tcPr>
            <w:tcW w:w="467" w:type="dxa"/>
            <w:vMerge w:val="restart"/>
            <w:vAlign w:val="center"/>
          </w:tcPr>
          <w:p w14:paraId="4ECB86E9" w14:textId="393E5478" w:rsidR="00543D5D" w:rsidRPr="00D05CD2" w:rsidDel="00B25031" w:rsidRDefault="006E20DC">
            <w:pPr>
              <w:autoSpaceDE w:val="0"/>
              <w:autoSpaceDN w:val="0"/>
              <w:rPr>
                <w:del w:id="21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</w:delText>
              </w:r>
            </w:del>
          </w:p>
          <w:p w14:paraId="42DBBD33" w14:textId="28F17F5F" w:rsidR="00543D5D" w:rsidRPr="00D05CD2" w:rsidDel="00B25031" w:rsidRDefault="006E20DC">
            <w:pPr>
              <w:autoSpaceDE w:val="0"/>
              <w:autoSpaceDN w:val="0"/>
              <w:rPr>
                <w:del w:id="214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4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号</w:delText>
              </w:r>
            </w:del>
          </w:p>
          <w:p w14:paraId="13A9B6CD" w14:textId="281F7FB1" w:rsidR="00543D5D" w:rsidRPr="00D05CD2" w:rsidDel="00B25031" w:rsidRDefault="006E20DC">
            <w:pPr>
              <w:autoSpaceDE w:val="0"/>
              <w:autoSpaceDN w:val="0"/>
              <w:rPr>
                <w:del w:id="214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4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内</w:delText>
              </w:r>
            </w:del>
          </w:p>
          <w:p w14:paraId="21628260" w14:textId="50520DF4" w:rsidR="00543D5D" w:rsidRPr="00D05CD2" w:rsidDel="00B25031" w:rsidRDefault="006E20DC">
            <w:pPr>
              <w:autoSpaceDE w:val="0"/>
              <w:autoSpaceDN w:val="0"/>
              <w:rPr>
                <w:del w:id="214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4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容</w:delText>
              </w:r>
            </w:del>
          </w:p>
        </w:tc>
        <w:tc>
          <w:tcPr>
            <w:tcW w:w="1434" w:type="dxa"/>
            <w:gridSpan w:val="2"/>
            <w:vAlign w:val="center"/>
          </w:tcPr>
          <w:p w14:paraId="59A172C3" w14:textId="274FE8D1" w:rsidR="00543D5D" w:rsidRPr="00D05CD2" w:rsidDel="00B25031" w:rsidRDefault="006E20DC">
            <w:pPr>
              <w:autoSpaceDE w:val="0"/>
              <w:autoSpaceDN w:val="0"/>
              <w:rPr>
                <w:del w:id="21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5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信号类型</w:delText>
              </w:r>
            </w:del>
          </w:p>
        </w:tc>
        <w:tc>
          <w:tcPr>
            <w:tcW w:w="6621" w:type="dxa"/>
            <w:gridSpan w:val="6"/>
          </w:tcPr>
          <w:p w14:paraId="44A9F45C" w14:textId="07DA29CA" w:rsidR="00543D5D" w:rsidRPr="00D05CD2" w:rsidDel="00B25031" w:rsidRDefault="006E20DC">
            <w:pPr>
              <w:autoSpaceDE w:val="0"/>
              <w:autoSpaceDN w:val="0"/>
              <w:rPr>
                <w:del w:id="215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5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整型（32位）</w:delText>
              </w:r>
            </w:del>
          </w:p>
        </w:tc>
      </w:tr>
      <w:tr w:rsidR="00543D5D" w:rsidRPr="00D05CD2" w:rsidDel="00B25031" w14:paraId="370B90C6" w14:textId="70DA198D">
        <w:trPr>
          <w:trHeight w:val="272"/>
          <w:del w:id="2153" w:author="yaozu long" w:date="2026-01-06T20:03:00Z"/>
        </w:trPr>
        <w:tc>
          <w:tcPr>
            <w:tcW w:w="467" w:type="dxa"/>
            <w:vMerge/>
          </w:tcPr>
          <w:p w14:paraId="781463F4" w14:textId="2A5487AD" w:rsidR="00543D5D" w:rsidRPr="00D05CD2" w:rsidDel="00B25031" w:rsidRDefault="00543D5D">
            <w:pPr>
              <w:autoSpaceDE w:val="0"/>
              <w:autoSpaceDN w:val="0"/>
              <w:rPr>
                <w:del w:id="215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D73E107" w14:textId="13C75FD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5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5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源</w:delText>
              </w:r>
            </w:del>
          </w:p>
        </w:tc>
        <w:tc>
          <w:tcPr>
            <w:tcW w:w="6621" w:type="dxa"/>
            <w:gridSpan w:val="6"/>
          </w:tcPr>
          <w:p w14:paraId="37EDF8DC" w14:textId="4DEF4FED" w:rsidR="00543D5D" w:rsidRPr="00D05CD2" w:rsidDel="00B25031" w:rsidRDefault="006E20DC">
            <w:pPr>
              <w:autoSpaceDE w:val="0"/>
              <w:autoSpaceDN w:val="0"/>
              <w:rPr>
                <w:del w:id="215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5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航电（简图页）</w:delText>
              </w:r>
            </w:del>
          </w:p>
        </w:tc>
      </w:tr>
      <w:tr w:rsidR="00543D5D" w:rsidRPr="00D05CD2" w:rsidDel="00B25031" w14:paraId="4433BAE7" w14:textId="56224965">
        <w:trPr>
          <w:trHeight w:val="262"/>
          <w:del w:id="2159" w:author="yaozu long" w:date="2026-01-06T20:03:00Z"/>
        </w:trPr>
        <w:tc>
          <w:tcPr>
            <w:tcW w:w="467" w:type="dxa"/>
            <w:vMerge/>
          </w:tcPr>
          <w:p w14:paraId="7C38907B" w14:textId="7A1329FC" w:rsidR="00543D5D" w:rsidRPr="00D05CD2" w:rsidDel="00B25031" w:rsidRDefault="00543D5D">
            <w:pPr>
              <w:autoSpaceDE w:val="0"/>
              <w:autoSpaceDN w:val="0"/>
              <w:rPr>
                <w:del w:id="216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A2C002" w14:textId="6650AB8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6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6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   布</w:delText>
              </w:r>
            </w:del>
          </w:p>
        </w:tc>
        <w:tc>
          <w:tcPr>
            <w:tcW w:w="6621" w:type="dxa"/>
            <w:gridSpan w:val="6"/>
          </w:tcPr>
          <w:p w14:paraId="48F17CC6" w14:textId="3FD12918" w:rsidR="00543D5D" w:rsidRPr="00D05CD2" w:rsidDel="00B25031" w:rsidRDefault="00543D5D">
            <w:pPr>
              <w:autoSpaceDE w:val="0"/>
              <w:autoSpaceDN w:val="0"/>
              <w:rPr>
                <w:del w:id="21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</w:tr>
      <w:tr w:rsidR="00543D5D" w:rsidRPr="00D05CD2" w:rsidDel="00B25031" w14:paraId="63A35A07" w14:textId="47B3E10E">
        <w:trPr>
          <w:trHeight w:val="231"/>
          <w:del w:id="2164" w:author="yaozu long" w:date="2026-01-06T20:03:00Z"/>
        </w:trPr>
        <w:tc>
          <w:tcPr>
            <w:tcW w:w="467" w:type="dxa"/>
            <w:vMerge/>
          </w:tcPr>
          <w:p w14:paraId="6AC79FC5" w14:textId="7C66930F" w:rsidR="00543D5D" w:rsidRPr="00D05CD2" w:rsidDel="00B25031" w:rsidRDefault="00543D5D">
            <w:pPr>
              <w:autoSpaceDE w:val="0"/>
              <w:autoSpaceDN w:val="0"/>
              <w:rPr>
                <w:del w:id="216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FBCA79" w14:textId="3226A31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6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6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单    位</w:delText>
              </w:r>
            </w:del>
          </w:p>
        </w:tc>
        <w:tc>
          <w:tcPr>
            <w:tcW w:w="6621" w:type="dxa"/>
            <w:gridSpan w:val="6"/>
          </w:tcPr>
          <w:p w14:paraId="2FD9B6B6" w14:textId="0F4AE806" w:rsidR="00543D5D" w:rsidRPr="00D05CD2" w:rsidDel="00B25031" w:rsidRDefault="00543D5D">
            <w:pPr>
              <w:rPr>
                <w:del w:id="2168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19CE8DE7" w14:textId="1D992649">
        <w:trPr>
          <w:trHeight w:val="207"/>
          <w:del w:id="2169" w:author="yaozu long" w:date="2026-01-06T20:03:00Z"/>
        </w:trPr>
        <w:tc>
          <w:tcPr>
            <w:tcW w:w="467" w:type="dxa"/>
            <w:vMerge/>
          </w:tcPr>
          <w:p w14:paraId="59D8E070" w14:textId="5ACDBCBD" w:rsidR="00543D5D" w:rsidRPr="00D05CD2" w:rsidDel="00B25031" w:rsidRDefault="00543D5D">
            <w:pPr>
              <w:autoSpaceDE w:val="0"/>
              <w:autoSpaceDN w:val="0"/>
              <w:rPr>
                <w:del w:id="217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58A858F" w14:textId="0811624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7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7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信号范围</w:delText>
              </w:r>
            </w:del>
          </w:p>
        </w:tc>
        <w:tc>
          <w:tcPr>
            <w:tcW w:w="6621" w:type="dxa"/>
            <w:gridSpan w:val="6"/>
          </w:tcPr>
          <w:p w14:paraId="652A4D15" w14:textId="1DF365E8" w:rsidR="00543D5D" w:rsidRPr="00D05CD2" w:rsidDel="00B25031" w:rsidRDefault="00543D5D">
            <w:pPr>
              <w:rPr>
                <w:del w:id="2173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74524F7B" w14:textId="769B0FB6">
        <w:trPr>
          <w:trHeight w:val="311"/>
          <w:del w:id="2174" w:author="yaozu long" w:date="2026-01-06T20:03:00Z"/>
        </w:trPr>
        <w:tc>
          <w:tcPr>
            <w:tcW w:w="467" w:type="dxa"/>
            <w:vMerge/>
          </w:tcPr>
          <w:p w14:paraId="6FE6FE91" w14:textId="175E906B" w:rsidR="00543D5D" w:rsidRPr="00D05CD2" w:rsidDel="00B25031" w:rsidRDefault="00543D5D">
            <w:pPr>
              <w:autoSpaceDE w:val="0"/>
              <w:autoSpaceDN w:val="0"/>
              <w:rPr>
                <w:del w:id="217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E96465F" w14:textId="510F18D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7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7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分 辨 率</w:delText>
              </w:r>
            </w:del>
          </w:p>
        </w:tc>
        <w:tc>
          <w:tcPr>
            <w:tcW w:w="6621" w:type="dxa"/>
            <w:gridSpan w:val="6"/>
          </w:tcPr>
          <w:p w14:paraId="206ED769" w14:textId="4B39771A" w:rsidR="00543D5D" w:rsidRPr="00D05CD2" w:rsidDel="00B25031" w:rsidRDefault="00543D5D">
            <w:pPr>
              <w:rPr>
                <w:del w:id="2178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631C58FA" w14:textId="18E66C68">
        <w:trPr>
          <w:trHeight w:val="201"/>
          <w:del w:id="2179" w:author="yaozu long" w:date="2026-01-06T20:03:00Z"/>
        </w:trPr>
        <w:tc>
          <w:tcPr>
            <w:tcW w:w="467" w:type="dxa"/>
            <w:vMerge/>
          </w:tcPr>
          <w:p w14:paraId="79EE9B2F" w14:textId="35B6AF35" w:rsidR="00543D5D" w:rsidRPr="00D05CD2" w:rsidDel="00B25031" w:rsidRDefault="00543D5D">
            <w:pPr>
              <w:autoSpaceDE w:val="0"/>
              <w:autoSpaceDN w:val="0"/>
              <w:rPr>
                <w:del w:id="218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1BDB7FE" w14:textId="038005D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8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8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精    度</w:delText>
              </w:r>
            </w:del>
          </w:p>
        </w:tc>
        <w:tc>
          <w:tcPr>
            <w:tcW w:w="6621" w:type="dxa"/>
            <w:gridSpan w:val="6"/>
          </w:tcPr>
          <w:p w14:paraId="1D405961" w14:textId="616C758C" w:rsidR="00543D5D" w:rsidRPr="00D05CD2" w:rsidDel="00B25031" w:rsidRDefault="00543D5D">
            <w:pPr>
              <w:rPr>
                <w:del w:id="2183" w:author="yaozu long" w:date="2026-01-06T20:03:00Z" w16du:dateUtc="2026-01-06T12:03:00Z"/>
                <w:sz w:val="22"/>
                <w:szCs w:val="22"/>
              </w:rPr>
            </w:pPr>
          </w:p>
        </w:tc>
      </w:tr>
      <w:tr w:rsidR="00543D5D" w:rsidRPr="00D05CD2" w:rsidDel="00B25031" w14:paraId="5F71EAFC" w14:textId="3D64AEBE">
        <w:trPr>
          <w:trHeight w:val="201"/>
          <w:del w:id="2184" w:author="yaozu long" w:date="2026-01-06T20:03:00Z"/>
        </w:trPr>
        <w:tc>
          <w:tcPr>
            <w:tcW w:w="467" w:type="dxa"/>
            <w:vMerge/>
          </w:tcPr>
          <w:p w14:paraId="48B96D23" w14:textId="5AD97E83" w:rsidR="00543D5D" w:rsidRPr="00D05CD2" w:rsidDel="00B25031" w:rsidRDefault="00543D5D">
            <w:pPr>
              <w:autoSpaceDE w:val="0"/>
              <w:autoSpaceDN w:val="0"/>
              <w:rPr>
                <w:del w:id="218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5731F2E" w14:textId="753BF0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86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87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码    制</w:delText>
              </w:r>
            </w:del>
          </w:p>
        </w:tc>
        <w:tc>
          <w:tcPr>
            <w:tcW w:w="6621" w:type="dxa"/>
            <w:gridSpan w:val="6"/>
          </w:tcPr>
          <w:p w14:paraId="24AE1346" w14:textId="55551DCA" w:rsidR="00543D5D" w:rsidRPr="00D05CD2" w:rsidDel="00B25031" w:rsidRDefault="006E20DC">
            <w:pPr>
              <w:autoSpaceDE w:val="0"/>
              <w:autoSpaceDN w:val="0"/>
              <w:rPr>
                <w:del w:id="21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89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BNR</w:delText>
              </w:r>
            </w:del>
          </w:p>
        </w:tc>
      </w:tr>
      <w:tr w:rsidR="00543D5D" w:rsidRPr="00D05CD2" w:rsidDel="00B25031" w14:paraId="5C0299D2" w14:textId="07467D4B">
        <w:trPr>
          <w:trHeight w:val="167"/>
          <w:del w:id="2190" w:author="yaozu long" w:date="2026-01-06T20:03:00Z"/>
        </w:trPr>
        <w:tc>
          <w:tcPr>
            <w:tcW w:w="467" w:type="dxa"/>
            <w:vMerge/>
          </w:tcPr>
          <w:p w14:paraId="27628D56" w14:textId="5A907920" w:rsidR="00543D5D" w:rsidRPr="00D05CD2" w:rsidDel="00B25031" w:rsidRDefault="00543D5D">
            <w:pPr>
              <w:autoSpaceDE w:val="0"/>
              <w:autoSpaceDN w:val="0"/>
              <w:rPr>
                <w:del w:id="219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D243A71" w14:textId="1E7B4E5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19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9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发送速率</w:delText>
              </w:r>
            </w:del>
          </w:p>
        </w:tc>
        <w:tc>
          <w:tcPr>
            <w:tcW w:w="6621" w:type="dxa"/>
            <w:gridSpan w:val="6"/>
          </w:tcPr>
          <w:p w14:paraId="06998E56" w14:textId="09972A82" w:rsidR="00543D5D" w:rsidRPr="00D05CD2" w:rsidDel="00B25031" w:rsidRDefault="006E20DC">
            <w:pPr>
              <w:autoSpaceDE w:val="0"/>
              <w:autoSpaceDN w:val="0"/>
              <w:rPr>
                <w:del w:id="2194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95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100kbps</w:delText>
              </w:r>
            </w:del>
          </w:p>
        </w:tc>
      </w:tr>
      <w:tr w:rsidR="00543D5D" w:rsidRPr="00D05CD2" w:rsidDel="00B25031" w14:paraId="0E31E115" w14:textId="1491B883">
        <w:trPr>
          <w:trHeight w:val="482"/>
          <w:del w:id="2196" w:author="yaozu long" w:date="2026-01-06T20:03:00Z"/>
        </w:trPr>
        <w:tc>
          <w:tcPr>
            <w:tcW w:w="467" w:type="dxa"/>
            <w:vMerge w:val="restart"/>
            <w:vAlign w:val="center"/>
          </w:tcPr>
          <w:p w14:paraId="018718B1" w14:textId="05D96BD6" w:rsidR="00543D5D" w:rsidRPr="00D05CD2" w:rsidDel="00B25031" w:rsidRDefault="006E20DC">
            <w:pPr>
              <w:autoSpaceDE w:val="0"/>
              <w:autoSpaceDN w:val="0"/>
              <w:rPr>
                <w:del w:id="2197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198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数据格式</w:delText>
              </w:r>
            </w:del>
          </w:p>
        </w:tc>
        <w:tc>
          <w:tcPr>
            <w:tcW w:w="718" w:type="dxa"/>
            <w:vAlign w:val="center"/>
          </w:tcPr>
          <w:p w14:paraId="005A2E69" w14:textId="123C13A5" w:rsidR="00543D5D" w:rsidRPr="00D05CD2" w:rsidDel="00B25031" w:rsidRDefault="006E20DC">
            <w:pPr>
              <w:autoSpaceDE w:val="0"/>
              <w:autoSpaceDN w:val="0"/>
              <w:rPr>
                <w:del w:id="21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5FEE378A" w14:textId="0732D1D9" w:rsidR="00543D5D" w:rsidRPr="00D05CD2" w:rsidDel="00B25031" w:rsidRDefault="006E20DC">
            <w:pPr>
              <w:autoSpaceDE w:val="0"/>
              <w:autoSpaceDN w:val="0"/>
              <w:rPr>
                <w:del w:id="220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0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  <w:tc>
          <w:tcPr>
            <w:tcW w:w="720" w:type="dxa"/>
            <w:vAlign w:val="center"/>
          </w:tcPr>
          <w:p w14:paraId="77821725" w14:textId="4862B7E4" w:rsidR="00543D5D" w:rsidRPr="00D05CD2" w:rsidDel="00B25031" w:rsidRDefault="006E20DC">
            <w:pPr>
              <w:autoSpaceDE w:val="0"/>
              <w:autoSpaceDN w:val="0"/>
              <w:rPr>
                <w:del w:id="220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0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数位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8069150" w14:textId="64C5D538" w:rsidR="00543D5D" w:rsidRPr="00D05CD2" w:rsidDel="00B25031" w:rsidRDefault="006E20DC">
            <w:pPr>
              <w:autoSpaceDE w:val="0"/>
              <w:autoSpaceDN w:val="0"/>
              <w:rPr>
                <w:del w:id="2205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06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说     明</w:delText>
              </w:r>
            </w:del>
          </w:p>
        </w:tc>
      </w:tr>
      <w:tr w:rsidR="00543D5D" w:rsidRPr="00D05CD2" w:rsidDel="00B25031" w14:paraId="1995579F" w14:textId="652AB630">
        <w:trPr>
          <w:trHeight w:val="149"/>
          <w:del w:id="2207" w:author="yaozu long" w:date="2026-01-06T20:03:00Z"/>
        </w:trPr>
        <w:tc>
          <w:tcPr>
            <w:tcW w:w="467" w:type="dxa"/>
            <w:vMerge/>
          </w:tcPr>
          <w:p w14:paraId="03D45071" w14:textId="35603409" w:rsidR="00543D5D" w:rsidRPr="00D05CD2" w:rsidDel="00B25031" w:rsidRDefault="00543D5D">
            <w:pPr>
              <w:autoSpaceDE w:val="0"/>
              <w:autoSpaceDN w:val="0"/>
              <w:rPr>
                <w:del w:id="22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2E26451" w14:textId="43E0F40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1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01</w:delText>
              </w:r>
            </w:del>
          </w:p>
        </w:tc>
        <w:tc>
          <w:tcPr>
            <w:tcW w:w="3243" w:type="dxa"/>
            <w:gridSpan w:val="3"/>
          </w:tcPr>
          <w:p w14:paraId="31D82432" w14:textId="11092DE6" w:rsidR="00543D5D" w:rsidRPr="00D05CD2" w:rsidDel="00B25031" w:rsidRDefault="006E20DC">
            <w:pPr>
              <w:rPr>
                <w:del w:id="2211" w:author="yaozu long" w:date="2026-01-06T20:03:00Z" w16du:dateUtc="2026-01-06T12:03:00Z"/>
                <w:sz w:val="22"/>
                <w:szCs w:val="22"/>
              </w:rPr>
            </w:pPr>
            <w:del w:id="221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2E0A29B8" w14:textId="33340D4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1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1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17</w:delText>
              </w:r>
            </w:del>
          </w:p>
        </w:tc>
        <w:tc>
          <w:tcPr>
            <w:tcW w:w="3374" w:type="dxa"/>
            <w:gridSpan w:val="3"/>
          </w:tcPr>
          <w:p w14:paraId="423643DA" w14:textId="3935EF51" w:rsidR="00543D5D" w:rsidRPr="00D05CD2" w:rsidDel="00B25031" w:rsidRDefault="006E20DC">
            <w:pPr>
              <w:jc w:val="left"/>
              <w:rPr>
                <w:del w:id="221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1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436797E" w14:textId="06B7F355">
        <w:trPr>
          <w:trHeight w:val="309"/>
          <w:del w:id="2217" w:author="yaozu long" w:date="2026-01-06T20:03:00Z"/>
        </w:trPr>
        <w:tc>
          <w:tcPr>
            <w:tcW w:w="467" w:type="dxa"/>
            <w:vMerge/>
          </w:tcPr>
          <w:p w14:paraId="4956CA25" w14:textId="329C3F62" w:rsidR="00543D5D" w:rsidRPr="00D05CD2" w:rsidDel="00B25031" w:rsidRDefault="00543D5D">
            <w:pPr>
              <w:autoSpaceDE w:val="0"/>
              <w:autoSpaceDN w:val="0"/>
              <w:rPr>
                <w:del w:id="221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B188DEE" w14:textId="1F0766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1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2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02</w:delText>
              </w:r>
            </w:del>
          </w:p>
        </w:tc>
        <w:tc>
          <w:tcPr>
            <w:tcW w:w="3243" w:type="dxa"/>
            <w:gridSpan w:val="3"/>
          </w:tcPr>
          <w:p w14:paraId="2163FCB5" w14:textId="5E25C084" w:rsidR="00543D5D" w:rsidRPr="00D05CD2" w:rsidDel="00B25031" w:rsidRDefault="006E20DC">
            <w:pPr>
              <w:rPr>
                <w:del w:id="2221" w:author="yaozu long" w:date="2026-01-06T20:03:00Z" w16du:dateUtc="2026-01-06T12:03:00Z"/>
                <w:sz w:val="22"/>
                <w:szCs w:val="22"/>
              </w:rPr>
            </w:pPr>
            <w:del w:id="222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06B878FA" w14:textId="596EED7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2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2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18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712799A7" w14:textId="116910D8" w:rsidR="00543D5D" w:rsidRPr="00D05CD2" w:rsidDel="00B25031" w:rsidRDefault="006E20DC">
            <w:pPr>
              <w:rPr>
                <w:del w:id="222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2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178E759" w14:textId="501411C1">
        <w:trPr>
          <w:trHeight w:val="285"/>
          <w:del w:id="2227" w:author="yaozu long" w:date="2026-01-06T20:03:00Z"/>
        </w:trPr>
        <w:tc>
          <w:tcPr>
            <w:tcW w:w="467" w:type="dxa"/>
            <w:vMerge/>
          </w:tcPr>
          <w:p w14:paraId="1A68449B" w14:textId="59FEB495" w:rsidR="00543D5D" w:rsidRPr="00D05CD2" w:rsidDel="00B25031" w:rsidRDefault="00543D5D">
            <w:pPr>
              <w:autoSpaceDE w:val="0"/>
              <w:autoSpaceDN w:val="0"/>
              <w:rPr>
                <w:del w:id="222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1A0C0B00" w14:textId="2FE8645F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2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3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03</w:delText>
              </w:r>
            </w:del>
          </w:p>
        </w:tc>
        <w:tc>
          <w:tcPr>
            <w:tcW w:w="3243" w:type="dxa"/>
            <w:gridSpan w:val="3"/>
          </w:tcPr>
          <w:p w14:paraId="5D999BE9" w14:textId="40AE7C57" w:rsidR="00543D5D" w:rsidRPr="00D05CD2" w:rsidDel="00B25031" w:rsidRDefault="006E20DC">
            <w:pPr>
              <w:rPr>
                <w:del w:id="2231" w:author="yaozu long" w:date="2026-01-06T20:03:00Z" w16du:dateUtc="2026-01-06T12:03:00Z"/>
                <w:sz w:val="22"/>
                <w:szCs w:val="22"/>
              </w:rPr>
            </w:pPr>
            <w:del w:id="223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77BA790" w14:textId="66F425E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3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3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19</w:delText>
              </w:r>
            </w:del>
          </w:p>
        </w:tc>
        <w:tc>
          <w:tcPr>
            <w:tcW w:w="3374" w:type="dxa"/>
            <w:gridSpan w:val="3"/>
          </w:tcPr>
          <w:p w14:paraId="4B967FE4" w14:textId="183BFAE0" w:rsidR="00543D5D" w:rsidRPr="00D05CD2" w:rsidDel="00B25031" w:rsidRDefault="006E20DC">
            <w:pPr>
              <w:jc w:val="left"/>
              <w:rPr>
                <w:del w:id="223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3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0D80DC48" w14:textId="445DF3D5">
        <w:trPr>
          <w:trHeight w:val="275"/>
          <w:del w:id="2237" w:author="yaozu long" w:date="2026-01-06T20:03:00Z"/>
        </w:trPr>
        <w:tc>
          <w:tcPr>
            <w:tcW w:w="467" w:type="dxa"/>
            <w:vMerge/>
          </w:tcPr>
          <w:p w14:paraId="36C692C9" w14:textId="2CFA03AA" w:rsidR="00543D5D" w:rsidRPr="00D05CD2" w:rsidDel="00B25031" w:rsidRDefault="00543D5D">
            <w:pPr>
              <w:autoSpaceDE w:val="0"/>
              <w:autoSpaceDN w:val="0"/>
              <w:rPr>
                <w:del w:id="223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2A7F0A91" w14:textId="45D4B01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3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4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04</w:delText>
              </w:r>
            </w:del>
          </w:p>
        </w:tc>
        <w:tc>
          <w:tcPr>
            <w:tcW w:w="3243" w:type="dxa"/>
            <w:gridSpan w:val="3"/>
          </w:tcPr>
          <w:p w14:paraId="357D8F87" w14:textId="67BF6F2F" w:rsidR="00543D5D" w:rsidRPr="00D05CD2" w:rsidDel="00B25031" w:rsidRDefault="006E20DC">
            <w:pPr>
              <w:rPr>
                <w:del w:id="2241" w:author="yaozu long" w:date="2026-01-06T20:03:00Z" w16du:dateUtc="2026-01-06T12:03:00Z"/>
                <w:sz w:val="22"/>
                <w:szCs w:val="22"/>
              </w:rPr>
            </w:pPr>
            <w:del w:id="224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AF45A00" w14:textId="05796486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4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4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20</w:delText>
              </w:r>
            </w:del>
          </w:p>
        </w:tc>
        <w:tc>
          <w:tcPr>
            <w:tcW w:w="3374" w:type="dxa"/>
            <w:gridSpan w:val="3"/>
          </w:tcPr>
          <w:p w14:paraId="3651FFEF" w14:textId="57FA9CCB" w:rsidR="00543D5D" w:rsidRPr="00D05CD2" w:rsidDel="00B25031" w:rsidRDefault="006E20DC">
            <w:pPr>
              <w:rPr>
                <w:del w:id="224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4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43DD54A0" w14:textId="51C03E3E">
        <w:trPr>
          <w:trHeight w:val="265"/>
          <w:del w:id="2247" w:author="yaozu long" w:date="2026-01-06T20:03:00Z"/>
        </w:trPr>
        <w:tc>
          <w:tcPr>
            <w:tcW w:w="467" w:type="dxa"/>
            <w:vMerge/>
          </w:tcPr>
          <w:p w14:paraId="4E9635DF" w14:textId="63601548" w:rsidR="00543D5D" w:rsidRPr="00D05CD2" w:rsidDel="00B25031" w:rsidRDefault="00543D5D">
            <w:pPr>
              <w:autoSpaceDE w:val="0"/>
              <w:autoSpaceDN w:val="0"/>
              <w:rPr>
                <w:del w:id="224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C3D3EB" w14:textId="1A53899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4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5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05</w:delText>
              </w:r>
            </w:del>
          </w:p>
        </w:tc>
        <w:tc>
          <w:tcPr>
            <w:tcW w:w="3243" w:type="dxa"/>
            <w:gridSpan w:val="3"/>
          </w:tcPr>
          <w:p w14:paraId="4A7DA704" w14:textId="6BB45BCE" w:rsidR="00543D5D" w:rsidRPr="00D05CD2" w:rsidDel="00B25031" w:rsidRDefault="006E20DC">
            <w:pPr>
              <w:rPr>
                <w:del w:id="2251" w:author="yaozu long" w:date="2026-01-06T20:03:00Z" w16du:dateUtc="2026-01-06T12:03:00Z"/>
                <w:sz w:val="22"/>
                <w:szCs w:val="22"/>
              </w:rPr>
            </w:pPr>
            <w:del w:id="225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130D5FCB" w14:textId="16A12CE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5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5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4EA6D41" w14:textId="02354C64" w:rsidR="00543D5D" w:rsidRPr="00D05CD2" w:rsidDel="00B25031" w:rsidRDefault="006E20DC">
            <w:pPr>
              <w:jc w:val="left"/>
              <w:rPr>
                <w:del w:id="225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5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EE22797" w14:textId="7FEA8C4B">
        <w:trPr>
          <w:trHeight w:val="255"/>
          <w:del w:id="2257" w:author="yaozu long" w:date="2026-01-06T20:03:00Z"/>
        </w:trPr>
        <w:tc>
          <w:tcPr>
            <w:tcW w:w="467" w:type="dxa"/>
            <w:vMerge/>
          </w:tcPr>
          <w:p w14:paraId="24354B70" w14:textId="5720A6EB" w:rsidR="00543D5D" w:rsidRPr="00D05CD2" w:rsidDel="00B25031" w:rsidRDefault="00543D5D">
            <w:pPr>
              <w:autoSpaceDE w:val="0"/>
              <w:autoSpaceDN w:val="0"/>
              <w:rPr>
                <w:del w:id="225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37401F6" w14:textId="7B6F6A3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5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6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06</w:delText>
              </w:r>
            </w:del>
          </w:p>
        </w:tc>
        <w:tc>
          <w:tcPr>
            <w:tcW w:w="3243" w:type="dxa"/>
            <w:gridSpan w:val="3"/>
          </w:tcPr>
          <w:p w14:paraId="2E8DB1FA" w14:textId="5C484AF9" w:rsidR="00543D5D" w:rsidRPr="00D05CD2" w:rsidDel="00B25031" w:rsidRDefault="006E20DC">
            <w:pPr>
              <w:rPr>
                <w:del w:id="2261" w:author="yaozu long" w:date="2026-01-06T20:03:00Z" w16du:dateUtc="2026-01-06T12:03:00Z"/>
                <w:sz w:val="22"/>
                <w:szCs w:val="22"/>
              </w:rPr>
            </w:pPr>
            <w:del w:id="226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B9A9079" w14:textId="79F13A4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6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6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22</w:delText>
              </w:r>
            </w:del>
          </w:p>
        </w:tc>
        <w:tc>
          <w:tcPr>
            <w:tcW w:w="3374" w:type="dxa"/>
            <w:gridSpan w:val="3"/>
          </w:tcPr>
          <w:p w14:paraId="6F13375A" w14:textId="73B19D40" w:rsidR="00543D5D" w:rsidRPr="00D05CD2" w:rsidDel="00B25031" w:rsidRDefault="006E20DC">
            <w:pPr>
              <w:rPr>
                <w:del w:id="226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6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858CAE9" w14:textId="6A300E61">
        <w:trPr>
          <w:trHeight w:val="244"/>
          <w:del w:id="2267" w:author="yaozu long" w:date="2026-01-06T20:03:00Z"/>
        </w:trPr>
        <w:tc>
          <w:tcPr>
            <w:tcW w:w="467" w:type="dxa"/>
            <w:vMerge/>
          </w:tcPr>
          <w:p w14:paraId="242A4BA7" w14:textId="641516C0" w:rsidR="00543D5D" w:rsidRPr="00D05CD2" w:rsidDel="00B25031" w:rsidRDefault="00543D5D">
            <w:pPr>
              <w:autoSpaceDE w:val="0"/>
              <w:autoSpaceDN w:val="0"/>
              <w:rPr>
                <w:del w:id="226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AB457E7" w14:textId="38186AF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6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7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07</w:delText>
              </w:r>
            </w:del>
          </w:p>
        </w:tc>
        <w:tc>
          <w:tcPr>
            <w:tcW w:w="3243" w:type="dxa"/>
            <w:gridSpan w:val="3"/>
          </w:tcPr>
          <w:p w14:paraId="6787E3D8" w14:textId="17596182" w:rsidR="00543D5D" w:rsidRPr="00D05CD2" w:rsidDel="00B25031" w:rsidRDefault="006E20DC">
            <w:pPr>
              <w:rPr>
                <w:del w:id="2271" w:author="yaozu long" w:date="2026-01-06T20:03:00Z" w16du:dateUtc="2026-01-06T12:03:00Z"/>
                <w:sz w:val="22"/>
                <w:szCs w:val="22"/>
              </w:rPr>
            </w:pPr>
            <w:del w:id="227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3A79E124" w14:textId="6CCA31D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7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7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23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0CC00812" w14:textId="50C32A06" w:rsidR="00543D5D" w:rsidRPr="00D05CD2" w:rsidDel="00B25031" w:rsidRDefault="006E20DC">
            <w:pPr>
              <w:jc w:val="left"/>
              <w:rPr>
                <w:del w:id="227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7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7FCAF2F5" w14:textId="064F3BE8">
        <w:trPr>
          <w:trHeight w:val="33"/>
          <w:del w:id="2277" w:author="yaozu long" w:date="2026-01-06T20:03:00Z"/>
        </w:trPr>
        <w:tc>
          <w:tcPr>
            <w:tcW w:w="467" w:type="dxa"/>
            <w:vMerge/>
          </w:tcPr>
          <w:p w14:paraId="55BFF4D3" w14:textId="50A49626" w:rsidR="00543D5D" w:rsidRPr="00D05CD2" w:rsidDel="00B25031" w:rsidRDefault="00543D5D">
            <w:pPr>
              <w:autoSpaceDE w:val="0"/>
              <w:autoSpaceDN w:val="0"/>
              <w:rPr>
                <w:del w:id="227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0B9B14E7" w14:textId="70FFDF27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7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8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08</w:delText>
              </w:r>
            </w:del>
          </w:p>
        </w:tc>
        <w:tc>
          <w:tcPr>
            <w:tcW w:w="3243" w:type="dxa"/>
            <w:gridSpan w:val="3"/>
          </w:tcPr>
          <w:p w14:paraId="32BBC892" w14:textId="3B989F32" w:rsidR="00543D5D" w:rsidRPr="00D05CD2" w:rsidDel="00B25031" w:rsidRDefault="006E20DC">
            <w:pPr>
              <w:rPr>
                <w:del w:id="2281" w:author="yaozu long" w:date="2026-01-06T20:03:00Z" w16du:dateUtc="2026-01-06T12:03:00Z"/>
                <w:sz w:val="22"/>
                <w:szCs w:val="22"/>
              </w:rPr>
            </w:pPr>
            <w:del w:id="2282" w:author="yaozu long" w:date="2026-01-06T20:03:00Z" w16du:dateUtc="2026-01-06T12:03:00Z">
              <w:r w:rsidRPr="00D05CD2" w:rsidDel="00B25031">
                <w:rPr>
                  <w:rFonts w:hint="eastAsia"/>
                  <w:sz w:val="22"/>
                  <w:szCs w:val="22"/>
                </w:rPr>
                <w:delText>label</w:delText>
              </w:r>
            </w:del>
          </w:p>
        </w:tc>
        <w:tc>
          <w:tcPr>
            <w:tcW w:w="720" w:type="dxa"/>
            <w:vAlign w:val="center"/>
          </w:tcPr>
          <w:p w14:paraId="5F29BFF2" w14:textId="111A572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28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8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24</w:delText>
              </w:r>
            </w:del>
          </w:p>
        </w:tc>
        <w:tc>
          <w:tcPr>
            <w:tcW w:w="3374" w:type="dxa"/>
            <w:gridSpan w:val="3"/>
          </w:tcPr>
          <w:p w14:paraId="6E71FC42" w14:textId="5C64138F" w:rsidR="00543D5D" w:rsidRPr="00D05CD2" w:rsidDel="00B25031" w:rsidRDefault="006E20DC">
            <w:pPr>
              <w:rPr>
                <w:del w:id="228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8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35DB9" w:rsidRPr="00D05CD2" w:rsidDel="00B25031" w14:paraId="4671BFF3" w14:textId="39BCC869">
        <w:trPr>
          <w:trHeight w:val="225"/>
          <w:del w:id="2287" w:author="yaozu long" w:date="2026-01-06T20:03:00Z"/>
        </w:trPr>
        <w:tc>
          <w:tcPr>
            <w:tcW w:w="467" w:type="dxa"/>
            <w:vMerge/>
          </w:tcPr>
          <w:p w14:paraId="1FF6BCE1" w14:textId="28B9D66D" w:rsidR="00535DB9" w:rsidRPr="00D05CD2" w:rsidDel="00B25031" w:rsidRDefault="00535DB9" w:rsidP="00535DB9">
            <w:pPr>
              <w:autoSpaceDE w:val="0"/>
              <w:autoSpaceDN w:val="0"/>
              <w:rPr>
                <w:del w:id="228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7DD3D1E" w14:textId="1BEFC908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28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29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09</w:delText>
              </w:r>
            </w:del>
          </w:p>
        </w:tc>
        <w:tc>
          <w:tcPr>
            <w:tcW w:w="3243" w:type="dxa"/>
            <w:gridSpan w:val="3"/>
          </w:tcPr>
          <w:p w14:paraId="72A2E5EC" w14:textId="1DB06F66" w:rsidR="00535DB9" w:rsidRPr="00D05CD2" w:rsidDel="00B25031" w:rsidRDefault="00535DB9" w:rsidP="00535DB9">
            <w:pPr>
              <w:rPr>
                <w:del w:id="2291" w:author="yaozu long" w:date="2026-01-06T20:03:00Z" w16du:dateUtc="2026-01-06T12:03:00Z"/>
                <w:sz w:val="22"/>
                <w:szCs w:val="22"/>
              </w:rPr>
            </w:pPr>
            <w:del w:id="2292" w:author="yaozu long" w:date="2026-01-06T20:03:00Z" w16du:dateUtc="2026-01-06T12:03:00Z">
              <w:r w:rsidDel="00B25031">
                <w:rPr>
                  <w:rFonts w:hint="eastAsia"/>
                  <w:sz w:val="22"/>
                  <w:szCs w:val="22"/>
                </w:rPr>
                <w:delText>设备来源</w:delText>
              </w:r>
              <w:r w:rsidDel="00B25031">
                <w:rPr>
                  <w:rFonts w:hint="eastAsia"/>
                  <w:sz w:val="22"/>
                  <w:szCs w:val="22"/>
                </w:rPr>
                <w:delText xml:space="preserve"> </w:delText>
              </w:r>
              <w:r w:rsidRPr="00535DB9" w:rsidDel="00B25031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RPr="00535DB9" w:rsidDel="00B25031">
                <w:rPr>
                  <w:rFonts w:hint="eastAsia"/>
                  <w:sz w:val="22"/>
                  <w:szCs w:val="22"/>
                </w:rPr>
                <w:delText>LSB</w:delText>
              </w:r>
            </w:del>
          </w:p>
        </w:tc>
        <w:tc>
          <w:tcPr>
            <w:tcW w:w="720" w:type="dxa"/>
            <w:vAlign w:val="center"/>
          </w:tcPr>
          <w:p w14:paraId="0EBE37B7" w14:textId="03388C04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29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9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25</w:delText>
              </w:r>
            </w:del>
          </w:p>
        </w:tc>
        <w:tc>
          <w:tcPr>
            <w:tcW w:w="3374" w:type="dxa"/>
            <w:gridSpan w:val="3"/>
          </w:tcPr>
          <w:p w14:paraId="7BF954E9" w14:textId="21A7B44E" w:rsidR="00535DB9" w:rsidRPr="00D05CD2" w:rsidDel="00B25031" w:rsidRDefault="00535DB9" w:rsidP="00535DB9">
            <w:pPr>
              <w:rPr>
                <w:del w:id="229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29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35DB9" w:rsidRPr="00D05CD2" w:rsidDel="00B25031" w14:paraId="6793067D" w14:textId="26EF34E1">
        <w:trPr>
          <w:trHeight w:val="215"/>
          <w:del w:id="2297" w:author="yaozu long" w:date="2026-01-06T20:03:00Z"/>
        </w:trPr>
        <w:tc>
          <w:tcPr>
            <w:tcW w:w="467" w:type="dxa"/>
            <w:vMerge/>
          </w:tcPr>
          <w:p w14:paraId="4DD328BC" w14:textId="1A614734" w:rsidR="00535DB9" w:rsidRPr="00D05CD2" w:rsidDel="00B25031" w:rsidRDefault="00535DB9" w:rsidP="00535DB9">
            <w:pPr>
              <w:autoSpaceDE w:val="0"/>
              <w:autoSpaceDN w:val="0"/>
              <w:rPr>
                <w:del w:id="229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8241675" w14:textId="7DCA2448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29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0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10</w:delText>
              </w:r>
            </w:del>
          </w:p>
        </w:tc>
        <w:tc>
          <w:tcPr>
            <w:tcW w:w="3243" w:type="dxa"/>
            <w:gridSpan w:val="3"/>
          </w:tcPr>
          <w:p w14:paraId="38584F6A" w14:textId="73DF6CD2" w:rsidR="00535DB9" w:rsidRPr="00D05CD2" w:rsidDel="00B25031" w:rsidRDefault="00535DB9" w:rsidP="00535DB9">
            <w:pPr>
              <w:rPr>
                <w:del w:id="2301" w:author="yaozu long" w:date="2026-01-06T20:03:00Z" w16du:dateUtc="2026-01-06T12:03:00Z"/>
                <w:sz w:val="22"/>
                <w:szCs w:val="22"/>
              </w:rPr>
            </w:pPr>
            <w:del w:id="2302" w:author="yaozu long" w:date="2026-01-06T20:03:00Z" w16du:dateUtc="2026-01-06T12:03:00Z">
              <w:r w:rsidDel="00B25031">
                <w:rPr>
                  <w:rFonts w:hint="eastAsia"/>
                  <w:sz w:val="22"/>
                  <w:szCs w:val="22"/>
                </w:rPr>
                <w:delText>设备来源</w:delText>
              </w:r>
              <w:r w:rsidRPr="00535DB9" w:rsidDel="00B25031">
                <w:rPr>
                  <w:rFonts w:ascii="宋体" w:hAnsi="宋体" w:cs="Arial" w:hint="eastAsia"/>
                  <w:sz w:val="22"/>
                  <w:szCs w:val="22"/>
                </w:rPr>
                <w:delText xml:space="preserve"> </w:delText>
              </w:r>
              <w:r w:rsidDel="00B25031">
                <w:rPr>
                  <w:rFonts w:ascii="宋体" w:hAnsi="宋体" w:cs="Arial" w:hint="eastAsia"/>
                  <w:sz w:val="22"/>
                  <w:szCs w:val="22"/>
                </w:rPr>
                <w:delText>M</w:delText>
              </w:r>
              <w:r w:rsidRPr="00535DB9" w:rsidDel="00B25031">
                <w:rPr>
                  <w:rFonts w:hint="eastAsia"/>
                  <w:sz w:val="22"/>
                  <w:szCs w:val="22"/>
                </w:rPr>
                <w:delText>SB</w:delText>
              </w:r>
            </w:del>
          </w:p>
        </w:tc>
        <w:tc>
          <w:tcPr>
            <w:tcW w:w="720" w:type="dxa"/>
            <w:vAlign w:val="center"/>
          </w:tcPr>
          <w:p w14:paraId="4921E272" w14:textId="123CBA2F" w:rsidR="00535DB9" w:rsidRPr="00D05CD2" w:rsidDel="00B25031" w:rsidRDefault="00535DB9" w:rsidP="00535DB9">
            <w:pPr>
              <w:autoSpaceDE w:val="0"/>
              <w:autoSpaceDN w:val="0"/>
              <w:jc w:val="center"/>
              <w:rPr>
                <w:del w:id="2303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04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26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12B28902" w14:textId="4C45A59C" w:rsidR="00535DB9" w:rsidRPr="00D05CD2" w:rsidDel="00B25031" w:rsidRDefault="00535DB9" w:rsidP="00535DB9">
            <w:pPr>
              <w:jc w:val="left"/>
              <w:rPr>
                <w:del w:id="230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0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447FE46" w14:textId="3D451AF2">
        <w:trPr>
          <w:trHeight w:val="294"/>
          <w:del w:id="2307" w:author="yaozu long" w:date="2026-01-06T20:03:00Z"/>
        </w:trPr>
        <w:tc>
          <w:tcPr>
            <w:tcW w:w="467" w:type="dxa"/>
            <w:vMerge/>
          </w:tcPr>
          <w:p w14:paraId="72D195EA" w14:textId="41CC6219" w:rsidR="00543D5D" w:rsidRPr="00D05CD2" w:rsidDel="00B25031" w:rsidRDefault="00543D5D">
            <w:pPr>
              <w:autoSpaceDE w:val="0"/>
              <w:autoSpaceDN w:val="0"/>
              <w:rPr>
                <w:del w:id="2308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A0B8525" w14:textId="10139682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09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10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11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68230D0B" w14:textId="3CB41C96" w:rsidR="00543D5D" w:rsidRPr="00D05CD2" w:rsidDel="00B25031" w:rsidRDefault="006E20DC">
            <w:pPr>
              <w:rPr>
                <w:del w:id="2311" w:author="yaozu long" w:date="2026-01-06T20:03:00Z" w16du:dateUtc="2026-01-06T12:03:00Z"/>
                <w:b/>
                <w:bCs/>
                <w:color w:val="EE0000"/>
              </w:rPr>
            </w:pPr>
            <w:del w:id="2312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 xml:space="preserve">MLG RH WOFFW Proxi Sensor </w:delText>
              </w:r>
            </w:del>
          </w:p>
          <w:p w14:paraId="5F8D5E6C" w14:textId="1A12DE8B" w:rsidR="00543D5D" w:rsidRPr="00D05CD2" w:rsidDel="00B25031" w:rsidRDefault="006E20DC">
            <w:pPr>
              <w:rPr>
                <w:del w:id="2313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314" w:author="yaozu long" w:date="2026-01-06T20:03:00Z" w16du:dateUtc="2026-01-06T12:03:00Z">
              <w:r w:rsidRPr="00D05CD2" w:rsidDel="00B25031">
                <w:rPr>
                  <w:rFonts w:hint="eastAsia"/>
                  <w:b/>
                  <w:bCs/>
                  <w:color w:val="EE0000"/>
                </w:rPr>
                <w:delText>右主起</w:delText>
              </w:r>
              <w:r w:rsidRPr="00D05CD2" w:rsidDel="00B25031">
                <w:rPr>
                  <w:b/>
                  <w:bCs/>
                  <w:color w:val="EE0000"/>
                </w:rPr>
                <w:delText>轮载接近传感器状态</w:delText>
              </w:r>
            </w:del>
          </w:p>
        </w:tc>
        <w:tc>
          <w:tcPr>
            <w:tcW w:w="720" w:type="dxa"/>
            <w:vAlign w:val="center"/>
          </w:tcPr>
          <w:p w14:paraId="7A73867F" w14:textId="79E3F25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1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1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27</w:delText>
              </w:r>
            </w:del>
          </w:p>
        </w:tc>
        <w:tc>
          <w:tcPr>
            <w:tcW w:w="3374" w:type="dxa"/>
            <w:gridSpan w:val="3"/>
          </w:tcPr>
          <w:p w14:paraId="7E38CEB9" w14:textId="4F48F753" w:rsidR="00543D5D" w:rsidRPr="00D05CD2" w:rsidDel="00B25031" w:rsidRDefault="006E20DC">
            <w:pPr>
              <w:rPr>
                <w:del w:id="231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1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34462E49" w14:textId="681D266D">
        <w:trPr>
          <w:trHeight w:val="47"/>
          <w:del w:id="2319" w:author="yaozu long" w:date="2026-01-06T20:03:00Z"/>
        </w:trPr>
        <w:tc>
          <w:tcPr>
            <w:tcW w:w="467" w:type="dxa"/>
            <w:vMerge/>
          </w:tcPr>
          <w:p w14:paraId="13C7E703" w14:textId="1F27900E" w:rsidR="00543D5D" w:rsidRPr="00D05CD2" w:rsidDel="00B25031" w:rsidRDefault="00543D5D">
            <w:pPr>
              <w:autoSpaceDE w:val="0"/>
              <w:autoSpaceDN w:val="0"/>
              <w:rPr>
                <w:del w:id="232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281CDBD" w14:textId="401E8FF9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2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2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12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39F37519" w14:textId="1A54D262" w:rsidR="00543D5D" w:rsidRPr="00D05CD2" w:rsidDel="00B25031" w:rsidRDefault="006E20DC">
            <w:pPr>
              <w:rPr>
                <w:del w:id="2323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324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 xml:space="preserve">MLG LH WOFFW Proxi Sensor </w:delText>
              </w:r>
            </w:del>
          </w:p>
        </w:tc>
        <w:tc>
          <w:tcPr>
            <w:tcW w:w="720" w:type="dxa"/>
            <w:vAlign w:val="center"/>
          </w:tcPr>
          <w:p w14:paraId="6CC1B5B5" w14:textId="0190A4D3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2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2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28</w:delText>
              </w:r>
            </w:del>
          </w:p>
        </w:tc>
        <w:tc>
          <w:tcPr>
            <w:tcW w:w="3374" w:type="dxa"/>
            <w:gridSpan w:val="3"/>
          </w:tcPr>
          <w:p w14:paraId="61FEA2C3" w14:textId="6EE5272F" w:rsidR="00543D5D" w:rsidRPr="00D05CD2" w:rsidDel="00B25031" w:rsidRDefault="006E20DC">
            <w:pPr>
              <w:rPr>
                <w:del w:id="232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2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1CE7D501" w14:textId="7E7A82D5">
        <w:trPr>
          <w:trHeight w:val="60"/>
          <w:del w:id="2329" w:author="yaozu long" w:date="2026-01-06T20:03:00Z"/>
        </w:trPr>
        <w:tc>
          <w:tcPr>
            <w:tcW w:w="467" w:type="dxa"/>
            <w:vMerge/>
          </w:tcPr>
          <w:p w14:paraId="34A566B1" w14:textId="41581EDB" w:rsidR="00543D5D" w:rsidRPr="00D05CD2" w:rsidDel="00B25031" w:rsidRDefault="00543D5D">
            <w:pPr>
              <w:autoSpaceDE w:val="0"/>
              <w:autoSpaceDN w:val="0"/>
              <w:rPr>
                <w:del w:id="233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7072D965" w14:textId="7F42B50B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3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3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13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0B933CE4" w14:textId="563F472A" w:rsidR="00543D5D" w:rsidRPr="00D05CD2" w:rsidDel="00B25031" w:rsidRDefault="006E20DC">
            <w:pPr>
              <w:rPr>
                <w:del w:id="2333" w:author="yaozu long" w:date="2026-01-06T20:03:00Z" w16du:dateUtc="2026-01-06T12:03:00Z"/>
                <w:sz w:val="22"/>
                <w:szCs w:val="22"/>
              </w:rPr>
            </w:pPr>
            <w:del w:id="2334" w:author="yaozu long" w:date="2026-01-06T20:03:00Z" w16du:dateUtc="2026-01-06T12:03:00Z">
              <w:r w:rsidRPr="00D05CD2" w:rsidDel="00B25031">
                <w:delText xml:space="preserve">NLG WOFFW Proxi Sensor </w:delText>
              </w:r>
              <w:r w:rsidRPr="00D05CD2" w:rsidDel="00B25031">
                <w:rPr>
                  <w:rFonts w:hint="eastAsia"/>
                </w:rPr>
                <w:delText>/</w:delText>
              </w:r>
              <w:r w:rsidRPr="00D05CD2" w:rsidDel="00B25031">
                <w:rPr>
                  <w:rFonts w:hint="eastAsia"/>
                </w:rPr>
                <w:delText>前起轮载</w:delText>
              </w:r>
            </w:del>
          </w:p>
        </w:tc>
        <w:tc>
          <w:tcPr>
            <w:tcW w:w="720" w:type="dxa"/>
            <w:vAlign w:val="center"/>
          </w:tcPr>
          <w:p w14:paraId="63390F5F" w14:textId="31071BF8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35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36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29</w:delText>
              </w:r>
            </w:del>
          </w:p>
        </w:tc>
        <w:tc>
          <w:tcPr>
            <w:tcW w:w="3374" w:type="dxa"/>
            <w:gridSpan w:val="3"/>
          </w:tcPr>
          <w:p w14:paraId="5647BA21" w14:textId="4B650B97" w:rsidR="00543D5D" w:rsidRPr="00D05CD2" w:rsidDel="00B25031" w:rsidRDefault="006E20DC">
            <w:pPr>
              <w:rPr>
                <w:del w:id="233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3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预留</w:delText>
              </w:r>
            </w:del>
          </w:p>
        </w:tc>
      </w:tr>
      <w:tr w:rsidR="00543D5D" w:rsidRPr="00D05CD2" w:rsidDel="00B25031" w14:paraId="2390D585" w14:textId="786F95CE">
        <w:trPr>
          <w:trHeight w:val="302"/>
          <w:del w:id="2339" w:author="yaozu long" w:date="2026-01-06T20:03:00Z"/>
        </w:trPr>
        <w:tc>
          <w:tcPr>
            <w:tcW w:w="467" w:type="dxa"/>
            <w:vMerge/>
          </w:tcPr>
          <w:p w14:paraId="6DEF2596" w14:textId="3CFA238F" w:rsidR="00543D5D" w:rsidRPr="00D05CD2" w:rsidDel="00B25031" w:rsidRDefault="00543D5D">
            <w:pPr>
              <w:autoSpaceDE w:val="0"/>
              <w:autoSpaceDN w:val="0"/>
              <w:rPr>
                <w:del w:id="2340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4C61695F" w14:textId="35B8E4D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41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42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14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7311357E" w14:textId="4FD53961" w:rsidR="00543D5D" w:rsidRPr="00D05CD2" w:rsidDel="00B25031" w:rsidRDefault="006E20DC">
            <w:pPr>
              <w:rPr>
                <w:del w:id="2343" w:author="yaozu long" w:date="2026-01-06T20:03:00Z" w16du:dateUtc="2026-01-06T12:03:00Z"/>
                <w:b/>
                <w:bCs/>
                <w:color w:val="EE0000"/>
              </w:rPr>
            </w:pPr>
            <w:del w:id="2344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>MLG RH WOFFW Proxi Sensor operational</w:delText>
              </w:r>
            </w:del>
          </w:p>
          <w:p w14:paraId="245028DC" w14:textId="2C8B9598" w:rsidR="00543D5D" w:rsidRPr="00D05CD2" w:rsidDel="00B25031" w:rsidRDefault="006E20DC">
            <w:pPr>
              <w:rPr>
                <w:del w:id="2345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346" w:author="yaozu long" w:date="2026-01-06T20:03:00Z" w16du:dateUtc="2026-01-06T12:03:00Z">
              <w:r w:rsidRPr="00D05CD2" w:rsidDel="00B25031">
                <w:rPr>
                  <w:rFonts w:hint="eastAsia"/>
                  <w:b/>
                  <w:bCs/>
                  <w:color w:val="EE0000"/>
                </w:rPr>
                <w:delText>右</w:delText>
              </w:r>
              <w:r w:rsidRPr="00D05CD2" w:rsidDel="00B25031">
                <w:rPr>
                  <w:b/>
                  <w:bCs/>
                  <w:color w:val="EE0000"/>
                </w:rPr>
                <w:delText>主起轮载接近传感器</w:delText>
              </w:r>
              <w:r w:rsidRPr="00D05CD2" w:rsidDel="00B25031">
                <w:rPr>
                  <w:rFonts w:hint="eastAsia"/>
                  <w:b/>
                  <w:bCs/>
                  <w:color w:val="EE0000"/>
                </w:rPr>
                <w:delText>有效</w:delText>
              </w:r>
              <w:r w:rsidRPr="00D05CD2" w:rsidDel="00B25031">
                <w:rPr>
                  <w:b/>
                  <w:bCs/>
                  <w:color w:val="EE0000"/>
                </w:rPr>
                <w:delText>状态</w:delText>
              </w:r>
            </w:del>
          </w:p>
        </w:tc>
        <w:tc>
          <w:tcPr>
            <w:tcW w:w="720" w:type="dxa"/>
            <w:vAlign w:val="center"/>
          </w:tcPr>
          <w:p w14:paraId="10A39B57" w14:textId="724EAD51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4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4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30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2A4035CE" w14:textId="4703D0D7" w:rsidR="00543D5D" w:rsidRPr="00D05CD2" w:rsidDel="00B25031" w:rsidRDefault="006E20DC">
            <w:pPr>
              <w:jc w:val="left"/>
              <w:rPr>
                <w:del w:id="234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5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LSB</w:delText>
              </w:r>
            </w:del>
          </w:p>
        </w:tc>
      </w:tr>
      <w:tr w:rsidR="00543D5D" w:rsidRPr="00D05CD2" w:rsidDel="00B25031" w14:paraId="55F9C392" w14:textId="6D7AD582">
        <w:trPr>
          <w:trHeight w:val="293"/>
          <w:del w:id="2351" w:author="yaozu long" w:date="2026-01-06T20:03:00Z"/>
        </w:trPr>
        <w:tc>
          <w:tcPr>
            <w:tcW w:w="467" w:type="dxa"/>
            <w:vMerge/>
          </w:tcPr>
          <w:p w14:paraId="3CEE3BBC" w14:textId="6BD2E789" w:rsidR="00543D5D" w:rsidRPr="00D05CD2" w:rsidDel="00B25031" w:rsidRDefault="00543D5D">
            <w:pPr>
              <w:autoSpaceDE w:val="0"/>
              <w:autoSpaceDN w:val="0"/>
              <w:rPr>
                <w:del w:id="235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6C4DB9FC" w14:textId="230BB48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5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5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15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254002CC" w14:textId="79AEAD16" w:rsidR="00543D5D" w:rsidRPr="00D05CD2" w:rsidDel="00B25031" w:rsidRDefault="006E20DC">
            <w:pPr>
              <w:rPr>
                <w:del w:id="2355" w:author="yaozu long" w:date="2026-01-06T20:03:00Z" w16du:dateUtc="2026-01-06T12:03:00Z"/>
                <w:b/>
                <w:bCs/>
                <w:color w:val="EE0000"/>
                <w:sz w:val="22"/>
                <w:szCs w:val="22"/>
              </w:rPr>
            </w:pPr>
            <w:del w:id="2356" w:author="yaozu long" w:date="2026-01-06T20:03:00Z" w16du:dateUtc="2026-01-06T12:03:00Z">
              <w:r w:rsidRPr="00D05CD2" w:rsidDel="00B25031">
                <w:rPr>
                  <w:b/>
                  <w:bCs/>
                  <w:color w:val="EE0000"/>
                </w:rPr>
                <w:delText>MLG LH WOFFW Proxi Sensor operational</w:delText>
              </w:r>
            </w:del>
          </w:p>
        </w:tc>
        <w:tc>
          <w:tcPr>
            <w:tcW w:w="720" w:type="dxa"/>
            <w:vAlign w:val="center"/>
          </w:tcPr>
          <w:p w14:paraId="1D1983AB" w14:textId="6FC78E15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5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5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31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6888EE57" w14:textId="5B6C86C3" w:rsidR="00543D5D" w:rsidRPr="00D05CD2" w:rsidDel="00B25031" w:rsidRDefault="006E20DC">
            <w:pPr>
              <w:jc w:val="left"/>
              <w:rPr>
                <w:del w:id="235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6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状态位：</w:delText>
              </w:r>
              <w:r w:rsidRPr="00D05CD2" w:rsidDel="00B25031">
                <w:rPr>
                  <w:rFonts w:ascii="宋体" w:hAnsi="宋体" w:cs="Arial"/>
                  <w:sz w:val="22"/>
                  <w:szCs w:val="22"/>
                </w:rPr>
                <w:delText>MSB</w:delText>
              </w:r>
            </w:del>
          </w:p>
        </w:tc>
      </w:tr>
      <w:tr w:rsidR="00543D5D" w:rsidRPr="00D05CD2" w:rsidDel="00B25031" w14:paraId="4A9955CA" w14:textId="748952CF">
        <w:trPr>
          <w:trHeight w:val="269"/>
          <w:del w:id="2361" w:author="yaozu long" w:date="2026-01-06T20:03:00Z"/>
        </w:trPr>
        <w:tc>
          <w:tcPr>
            <w:tcW w:w="467" w:type="dxa"/>
            <w:vMerge/>
          </w:tcPr>
          <w:p w14:paraId="7EEF5482" w14:textId="1C5DC0EF" w:rsidR="00543D5D" w:rsidRPr="00D05CD2" w:rsidDel="00B25031" w:rsidRDefault="00543D5D">
            <w:pPr>
              <w:autoSpaceDE w:val="0"/>
              <w:autoSpaceDN w:val="0"/>
              <w:rPr>
                <w:del w:id="236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718" w:type="dxa"/>
            <w:vAlign w:val="center"/>
          </w:tcPr>
          <w:p w14:paraId="58EAC2A5" w14:textId="6C64075E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63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64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16</w:delText>
              </w:r>
            </w:del>
          </w:p>
        </w:tc>
        <w:tc>
          <w:tcPr>
            <w:tcW w:w="3243" w:type="dxa"/>
            <w:gridSpan w:val="3"/>
            <w:vAlign w:val="center"/>
          </w:tcPr>
          <w:p w14:paraId="104C91EA" w14:textId="5CC3E031" w:rsidR="00543D5D" w:rsidRPr="00D05CD2" w:rsidDel="00B25031" w:rsidRDefault="006E20DC">
            <w:pPr>
              <w:rPr>
                <w:del w:id="2365" w:author="yaozu long" w:date="2026-01-06T20:03:00Z" w16du:dateUtc="2026-01-06T12:03:00Z"/>
                <w:sz w:val="22"/>
                <w:szCs w:val="22"/>
              </w:rPr>
            </w:pPr>
            <w:del w:id="2366" w:author="yaozu long" w:date="2026-01-06T20:03:00Z" w16du:dateUtc="2026-01-06T12:03:00Z">
              <w:r w:rsidRPr="00D05CD2" w:rsidDel="00B25031">
                <w:delText>NLG</w:delText>
              </w:r>
              <w:r w:rsidRPr="00D05CD2" w:rsidDel="00B25031">
                <w:rPr>
                  <w:rFonts w:hint="eastAsia"/>
                </w:rPr>
                <w:delText xml:space="preserve"> </w:delText>
              </w:r>
              <w:r w:rsidRPr="00D05CD2" w:rsidDel="00B25031">
                <w:delText>WOFFW Proxi Sensor operational</w:delText>
              </w:r>
            </w:del>
          </w:p>
        </w:tc>
        <w:tc>
          <w:tcPr>
            <w:tcW w:w="720" w:type="dxa"/>
            <w:vAlign w:val="center"/>
          </w:tcPr>
          <w:p w14:paraId="1C86F4D7" w14:textId="04C09D2C" w:rsidR="00543D5D" w:rsidRPr="00D05CD2" w:rsidDel="00B25031" w:rsidRDefault="006E20DC">
            <w:pPr>
              <w:autoSpaceDE w:val="0"/>
              <w:autoSpaceDN w:val="0"/>
              <w:jc w:val="center"/>
              <w:rPr>
                <w:del w:id="2367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68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32</w:delText>
              </w:r>
            </w:del>
          </w:p>
        </w:tc>
        <w:tc>
          <w:tcPr>
            <w:tcW w:w="3374" w:type="dxa"/>
            <w:gridSpan w:val="3"/>
            <w:vAlign w:val="center"/>
          </w:tcPr>
          <w:p w14:paraId="53ACF9F1" w14:textId="632744DA" w:rsidR="00543D5D" w:rsidRPr="00D05CD2" w:rsidDel="00B25031" w:rsidRDefault="006E20DC">
            <w:pPr>
              <w:jc w:val="left"/>
              <w:rPr>
                <w:del w:id="2369" w:author="yaozu long" w:date="2026-01-06T20:03:00Z" w16du:dateUtc="2026-01-06T12:03:00Z"/>
                <w:rFonts w:ascii="宋体" w:hAnsi="宋体" w:cs="Arial" w:hint="eastAsia"/>
                <w:sz w:val="22"/>
                <w:szCs w:val="22"/>
              </w:rPr>
            </w:pPr>
            <w:del w:id="2370" w:author="yaozu long" w:date="2026-01-06T20:03:00Z" w16du:dateUtc="2026-01-06T12:03:00Z">
              <w:r w:rsidRPr="00D05CD2" w:rsidDel="00B25031">
                <w:rPr>
                  <w:rFonts w:ascii="宋体" w:hAnsi="宋体" w:cs="Arial" w:hint="eastAsia"/>
                  <w:sz w:val="22"/>
                  <w:szCs w:val="22"/>
                </w:rPr>
                <w:delText>校验位：奇校验</w:delText>
              </w:r>
            </w:del>
          </w:p>
        </w:tc>
      </w:tr>
      <w:tr w:rsidR="00543D5D" w:rsidRPr="00D05CD2" w:rsidDel="00B25031" w14:paraId="5EFE53A3" w14:textId="49E7B7C3">
        <w:trPr>
          <w:trHeight w:val="1292"/>
          <w:del w:id="2371" w:author="yaozu long" w:date="2026-01-06T20:03:00Z"/>
        </w:trPr>
        <w:tc>
          <w:tcPr>
            <w:tcW w:w="467" w:type="dxa"/>
            <w:vAlign w:val="center"/>
          </w:tcPr>
          <w:p w14:paraId="3650C31E" w14:textId="0E03447B" w:rsidR="00543D5D" w:rsidRPr="00D05CD2" w:rsidDel="00B25031" w:rsidRDefault="006E20DC">
            <w:pPr>
              <w:autoSpaceDE w:val="0"/>
              <w:autoSpaceDN w:val="0"/>
              <w:rPr>
                <w:del w:id="2372" w:author="yaozu long" w:date="2026-01-06T20:03:00Z" w16du:dateUtc="2026-01-06T12:03:00Z"/>
                <w:rFonts w:ascii="宋体" w:hAnsi="宋体" w:hint="eastAsia"/>
                <w:sz w:val="22"/>
                <w:szCs w:val="22"/>
              </w:rPr>
            </w:pPr>
            <w:del w:id="2373" w:author="yaozu long" w:date="2026-01-06T20:03:00Z" w16du:dateUtc="2026-01-06T12:03:00Z">
              <w:r w:rsidRPr="00D05CD2" w:rsidDel="00B25031">
                <w:rPr>
                  <w:rFonts w:ascii="宋体" w:hAnsi="宋体" w:hint="eastAsia"/>
                  <w:sz w:val="22"/>
                  <w:szCs w:val="22"/>
                </w:rPr>
                <w:delText>附注</w:delText>
              </w:r>
            </w:del>
          </w:p>
        </w:tc>
        <w:tc>
          <w:tcPr>
            <w:tcW w:w="8055" w:type="dxa"/>
            <w:gridSpan w:val="8"/>
          </w:tcPr>
          <w:p w14:paraId="642B78C9" w14:textId="4C6A9919" w:rsidR="006B6F5D" w:rsidRPr="006B6F5D" w:rsidDel="00B25031" w:rsidRDefault="006E20DC" w:rsidP="0069218F">
            <w:pPr>
              <w:rPr>
                <w:del w:id="2374" w:author="yaozu long" w:date="2026-01-06T20:03:00Z" w16du:dateUtc="2026-01-06T12:03:00Z"/>
                <w:sz w:val="22"/>
                <w:szCs w:val="22"/>
              </w:rPr>
            </w:pPr>
            <w:del w:id="2375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注：各字节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有效；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0-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无效</w:delText>
              </w:r>
            </w:del>
            <w:ins w:id="2376" w:author="yaozu long" w:date="2026-01-07T21:28:00Z" w16du:dateUtc="2026-01-07T13:28:00Z"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有效、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无效；各字节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1-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故障、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0-</w:t>
              </w:r>
              <w:r w:rsidR="00DF2156">
                <w:rPr>
                  <w:rFonts w:ascii="Arial" w:hAnsi="Arial" w:cs="Arial" w:hint="eastAsia"/>
                  <w:sz w:val="22"/>
                  <w:szCs w:val="22"/>
                </w:rPr>
                <w:t>正常</w:t>
              </w:r>
            </w:ins>
            <w:del w:id="2377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。</w:delText>
              </w:r>
            </w:del>
          </w:p>
          <w:p w14:paraId="141C2A85" w14:textId="463BD5C0" w:rsidR="00543D5D" w:rsidRPr="00D05CD2" w:rsidDel="00B25031" w:rsidRDefault="00535DB9" w:rsidP="00890E24">
            <w:pPr>
              <w:rPr>
                <w:del w:id="2378" w:author="yaozu long" w:date="2026-01-06T20:03:00Z" w16du:dateUtc="2026-01-06T12:03:00Z"/>
                <w:sz w:val="22"/>
                <w:szCs w:val="22"/>
              </w:rPr>
            </w:pPr>
            <w:del w:id="2379" w:author="yaozu long" w:date="2026-01-06T20:03:00Z" w16du:dateUtc="2026-01-06T12:03:00Z">
              <w:r w:rsidDel="00B25031">
                <w:rPr>
                  <w:rFonts w:hint="eastAsia"/>
                  <w:sz w:val="22"/>
                  <w:szCs w:val="22"/>
                </w:rPr>
                <w:delText>设备来源：</w:delText>
              </w:r>
              <w:r w:rsidDel="00B25031">
                <w:rPr>
                  <w:rFonts w:hint="eastAsia"/>
                  <w:sz w:val="22"/>
                  <w:szCs w:val="22"/>
                </w:rPr>
                <w:delText>00</w:delText>
              </w:r>
              <w:r w:rsidDel="00B25031">
                <w:rPr>
                  <w:rFonts w:hint="eastAsia"/>
                  <w:sz w:val="22"/>
                  <w:szCs w:val="22"/>
                </w:rPr>
                <w:delText>、</w:delText>
              </w:r>
              <w:r w:rsidDel="00B25031">
                <w:rPr>
                  <w:rFonts w:hint="eastAsia"/>
                  <w:sz w:val="22"/>
                  <w:szCs w:val="22"/>
                </w:rPr>
                <w:delText>11-</w:delText>
              </w:r>
              <w:r w:rsidDel="00B25031">
                <w:rPr>
                  <w:rFonts w:hint="eastAsia"/>
                  <w:sz w:val="22"/>
                  <w:szCs w:val="22"/>
                </w:rPr>
                <w:delText>无效；</w:delText>
              </w:r>
              <w:r w:rsidDel="00B25031">
                <w:rPr>
                  <w:rFonts w:hint="eastAsia"/>
                  <w:sz w:val="22"/>
                  <w:szCs w:val="22"/>
                </w:rPr>
                <w:delText>01-A429_LGCU1</w:delText>
              </w:r>
              <w:r w:rsidDel="00B25031">
                <w:rPr>
                  <w:rFonts w:hint="eastAsia"/>
                  <w:sz w:val="22"/>
                  <w:szCs w:val="22"/>
                </w:rPr>
                <w:delText>；</w:delText>
              </w:r>
              <w:r w:rsidDel="00B25031">
                <w:rPr>
                  <w:rFonts w:hint="eastAsia"/>
                  <w:sz w:val="22"/>
                  <w:szCs w:val="22"/>
                </w:rPr>
                <w:delText>10- A429_LGU2</w:delText>
              </w:r>
              <w:r w:rsidDel="00B25031">
                <w:rPr>
                  <w:rFonts w:hint="eastAsia"/>
                  <w:sz w:val="22"/>
                  <w:szCs w:val="22"/>
                </w:rPr>
                <w:delText>。</w:delText>
              </w:r>
            </w:del>
          </w:p>
          <w:p w14:paraId="5484675F" w14:textId="3BFF3D84" w:rsidR="00543D5D" w:rsidRPr="00D05CD2" w:rsidDel="00B25031" w:rsidRDefault="006E20DC">
            <w:pPr>
              <w:autoSpaceDE w:val="0"/>
              <w:autoSpaceDN w:val="0"/>
              <w:rPr>
                <w:del w:id="2380" w:author="yaozu long" w:date="2026-01-06T20:03:00Z" w16du:dateUtc="2026-01-06T12:03:00Z"/>
                <w:rFonts w:ascii="Arial" w:hAnsi="Arial" w:cs="Arial"/>
                <w:sz w:val="22"/>
                <w:szCs w:val="22"/>
              </w:rPr>
            </w:pPr>
            <w:del w:id="2381" w:author="yaozu long" w:date="2026-01-06T20:03:00Z" w16du:dateUtc="2026-01-06T12:03:00Z"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状态位：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－故障，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01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－无效，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10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－测试，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11</w:delText>
              </w:r>
              <w:r w:rsidR="00D07560"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>－正常</w:delText>
              </w:r>
              <w:r w:rsidRPr="00D05CD2" w:rsidDel="00B25031">
                <w:rPr>
                  <w:rFonts w:ascii="Arial" w:hAnsi="Arial" w:cs="Arial" w:hint="eastAsia"/>
                  <w:sz w:val="22"/>
                  <w:szCs w:val="22"/>
                </w:rPr>
                <w:delText xml:space="preserve">                 </w:delText>
              </w:r>
            </w:del>
          </w:p>
        </w:tc>
      </w:tr>
    </w:tbl>
    <w:p w14:paraId="3CB68026" w14:textId="59818044" w:rsidR="00543D5D" w:rsidRPr="00D05CD2" w:rsidDel="00B25031" w:rsidRDefault="00543D5D">
      <w:pPr>
        <w:spacing w:line="500" w:lineRule="exact"/>
        <w:ind w:left="420"/>
        <w:rPr>
          <w:del w:id="2382" w:author="yaozu long" w:date="2026-01-06T20:03:00Z" w16du:dateUtc="2026-01-06T12:03:00Z"/>
          <w:rFonts w:hAnsi="宋体" w:hint="eastAsia"/>
          <w:sz w:val="22"/>
          <w:szCs w:val="22"/>
        </w:rPr>
      </w:pPr>
    </w:p>
    <w:p w14:paraId="7B4626C8" w14:textId="58229508" w:rsidR="00543D5D" w:rsidRPr="00D05CD2" w:rsidDel="00B25031" w:rsidRDefault="00543D5D">
      <w:pPr>
        <w:rPr>
          <w:del w:id="2383" w:author="yaozu long" w:date="2026-01-06T20:03:00Z" w16du:dateUtc="2026-01-06T12:03:00Z"/>
        </w:rPr>
      </w:pPr>
    </w:p>
    <w:p w14:paraId="59916428" w14:textId="61701CDE" w:rsidR="00E43134" w:rsidRDefault="006E20DC" w:rsidP="00896417">
      <w:pPr>
        <w:pStyle w:val="20"/>
      </w:pPr>
      <w:r w:rsidRPr="00D05CD2">
        <w:rPr>
          <w:rFonts w:hint="eastAsia"/>
        </w:rPr>
        <w:t>CAN</w:t>
      </w:r>
      <w:r w:rsidRPr="00D05CD2">
        <w:rPr>
          <w:rFonts w:hint="eastAsia"/>
        </w:rPr>
        <w:t>通讯协议</w:t>
      </w:r>
    </w:p>
    <w:p w14:paraId="310B2082" w14:textId="37AE57F0" w:rsidR="00E43134" w:rsidRDefault="00854369" w:rsidP="00E43134">
      <w:pPr>
        <w:pStyle w:val="30"/>
        <w:ind w:left="0" w:firstLine="0"/>
      </w:pPr>
      <w:r>
        <w:rPr>
          <w:rFonts w:hint="eastAsia"/>
        </w:rPr>
        <w:t>CAN</w:t>
      </w:r>
      <w:r>
        <w:rPr>
          <w:rFonts w:hint="eastAsia"/>
        </w:rPr>
        <w:t>通讯说明</w:t>
      </w:r>
    </w:p>
    <w:p w14:paraId="156AE325" w14:textId="26BDC6EE" w:rsidR="00854369" w:rsidRDefault="00854369" w:rsidP="00854369">
      <w:r>
        <w:t>CAN</w:t>
      </w:r>
      <w:r>
        <w:rPr>
          <w:rFonts w:hint="eastAsia"/>
        </w:rPr>
        <w:t>均采用数据帧、</w:t>
      </w:r>
      <w:r w:rsidR="00A56997">
        <w:rPr>
          <w:rFonts w:hint="eastAsia"/>
        </w:rPr>
        <w:t>标准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进行传输；</w:t>
      </w:r>
    </w:p>
    <w:p w14:paraId="0D028BCF" w14:textId="2E24AFA3" w:rsidR="00854369" w:rsidRDefault="00854369" w:rsidP="00854369">
      <w:r>
        <w:rPr>
          <w:rFonts w:hint="eastAsia"/>
        </w:rPr>
        <w:t>CAN</w:t>
      </w:r>
      <w:r>
        <w:rPr>
          <w:rFonts w:hint="eastAsia"/>
        </w:rPr>
        <w:t>数据</w:t>
      </w:r>
      <w:proofErr w:type="gramStart"/>
      <w:r>
        <w:rPr>
          <w:rFonts w:hint="eastAsia"/>
        </w:rPr>
        <w:t>采用小端传输</w:t>
      </w:r>
      <w:proofErr w:type="gramEnd"/>
      <w:r>
        <w:rPr>
          <w:rFonts w:hint="eastAsia"/>
        </w:rPr>
        <w:t>。</w:t>
      </w:r>
    </w:p>
    <w:p w14:paraId="3A92D335" w14:textId="77777777" w:rsidR="00854369" w:rsidRPr="00854369" w:rsidRDefault="00854369" w:rsidP="00896417"/>
    <w:p w14:paraId="2DA03ABE" w14:textId="77777777" w:rsidR="00543D5D" w:rsidRPr="00D05CD2" w:rsidRDefault="006E20DC">
      <w:pPr>
        <w:pStyle w:val="30"/>
        <w:rPr>
          <w:sz w:val="22"/>
          <w:szCs w:val="22"/>
        </w:rPr>
      </w:pPr>
      <w:r w:rsidRPr="00D05CD2">
        <w:rPr>
          <w:rFonts w:hint="eastAsia"/>
          <w:sz w:val="22"/>
          <w:szCs w:val="22"/>
        </w:rPr>
        <w:t>B</w:t>
      </w:r>
      <w:bookmarkStart w:id="2384" w:name="OLE_LINK31"/>
      <w:r w:rsidRPr="00D05CD2">
        <w:rPr>
          <w:rFonts w:hint="eastAsia"/>
          <w:sz w:val="22"/>
          <w:szCs w:val="22"/>
        </w:rPr>
        <w:t>CMU</w:t>
      </w:r>
      <w:r w:rsidRPr="00D05CD2">
        <w:rPr>
          <w:rFonts w:hint="eastAsia"/>
          <w:sz w:val="22"/>
          <w:szCs w:val="22"/>
        </w:rPr>
        <w:t>的</w:t>
      </w:r>
      <w:r w:rsidRPr="00D05CD2">
        <w:rPr>
          <w:rFonts w:hint="eastAsia"/>
          <w:sz w:val="22"/>
          <w:szCs w:val="22"/>
        </w:rPr>
        <w:t>CAN</w:t>
      </w:r>
      <w:r w:rsidRPr="00D05CD2">
        <w:rPr>
          <w:rFonts w:hint="eastAsia"/>
          <w:sz w:val="22"/>
          <w:szCs w:val="22"/>
        </w:rPr>
        <w:t>通讯发送字节</w:t>
      </w:r>
    </w:p>
    <w:p w14:paraId="16410632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2385" w:name="OLE_LINK19"/>
      <w:bookmarkStart w:id="2386" w:name="OLE_LINK45"/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刹车系统发送数据报文1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76BE6FEC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177BBCA4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lastRenderedPageBreak/>
              <w:t>报文</w:t>
            </w:r>
          </w:p>
          <w:p w14:paraId="314B03C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7734E57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30672772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CFDBC2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101E2A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1C76CC3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5E373E7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3EE06E9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6D1A8A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4D05E513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5A82B9D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401</w:t>
            </w:r>
          </w:p>
        </w:tc>
        <w:tc>
          <w:tcPr>
            <w:tcW w:w="851" w:type="dxa"/>
            <w:vAlign w:val="center"/>
          </w:tcPr>
          <w:p w14:paraId="5F7737D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69CE5C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7F08353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7FD3A75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4FCE8F2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22B7809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22E4D18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C9779FE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55624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417" w:type="dxa"/>
            <w:vAlign w:val="center"/>
          </w:tcPr>
          <w:p w14:paraId="345FAAD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0397826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767F68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478C0ED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97EF52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438F8E3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D4126F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  <w:vAlign w:val="center"/>
          </w:tcPr>
          <w:p w14:paraId="5386AD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2EE90A8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245B45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2946A71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54697B5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25BC25D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E2AED5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  <w:vAlign w:val="center"/>
          </w:tcPr>
          <w:p w14:paraId="782B742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225ADA6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49B02BD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5F861A5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C10DB43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88361F9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A49B54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左内轮速信号</w:t>
            </w:r>
          </w:p>
        </w:tc>
        <w:tc>
          <w:tcPr>
            <w:tcW w:w="1417" w:type="dxa"/>
            <w:vAlign w:val="center"/>
          </w:tcPr>
          <w:p w14:paraId="781E198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1DFC72E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CA169D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D73B52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99451C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30EF8A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F779896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8441F2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左外轮速信号</w:t>
            </w:r>
          </w:p>
        </w:tc>
        <w:tc>
          <w:tcPr>
            <w:tcW w:w="1417" w:type="dxa"/>
            <w:vAlign w:val="center"/>
          </w:tcPr>
          <w:p w14:paraId="33DCC8E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463B9DC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4D216B2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3CB716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92C9F0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75B3E2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A1687D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7A1050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右内轮速信号</w:t>
            </w:r>
          </w:p>
        </w:tc>
        <w:tc>
          <w:tcPr>
            <w:tcW w:w="1417" w:type="dxa"/>
            <w:vAlign w:val="center"/>
          </w:tcPr>
          <w:p w14:paraId="55BFAE4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5DF66AF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EA1181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D21F92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61318F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B91508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E445EFE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1E93EC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右外轮速信号</w:t>
            </w:r>
          </w:p>
        </w:tc>
        <w:tc>
          <w:tcPr>
            <w:tcW w:w="1417" w:type="dxa"/>
            <w:vAlign w:val="center"/>
          </w:tcPr>
          <w:p w14:paraId="1D9ED2E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B733AA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9F3CD9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3ACAD4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C78D5D8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05D81F86" w14:textId="244E9EB5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79C7CD03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404FB6A9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4737EC40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6CE014F6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刹车系统发送数据报文2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699EA744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5D5C5FB6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40DD7AB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12EB30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6E1283B8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055C95B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C2E59C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538E2DB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18F058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4CB7FD6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2FFD4F0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33394E30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D79410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402</w:t>
            </w:r>
          </w:p>
        </w:tc>
        <w:tc>
          <w:tcPr>
            <w:tcW w:w="851" w:type="dxa"/>
            <w:vAlign w:val="center"/>
          </w:tcPr>
          <w:p w14:paraId="26370BBC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4631FF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212F611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6A5AD54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0A40EF2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7FBF76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C20080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6440486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4F56CF5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25134BC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10AE6956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6C76E431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4E96661B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</w:tr>
      <w:tr w:rsidR="00543D5D" w:rsidRPr="00D05CD2" w14:paraId="04C635F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94567D7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EFCA6A5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06AB3F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587249A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7FE98DC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14E3FEA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C1DB46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830767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6C03673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40E0AEF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53795A3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56BC5602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4F2D920A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7AE1EF3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17128E3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DF30CD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4C3C9EF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E2EF60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738CC8A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79305A3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758AD05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E3EB57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7AB527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9431AC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5292577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B81957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6276338F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6FAB11B8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60D1DA0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2702D99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A77DF4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E521BF1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B2F3DB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6A9E7E9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642B58A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1C1929A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B0C934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2AFA7A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91B8B4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6E1DE23" w14:textId="77777777" w:rsidR="00543D5D" w:rsidRPr="00D05CD2" w:rsidRDefault="00543D5D">
            <w:pPr>
              <w:numPr>
                <w:ilvl w:val="0"/>
                <w:numId w:val="8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9DFF52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585FD0AD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36F31EAB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16CF2C1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40F12852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350ACE33" w14:textId="677BAF3B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bookmarkStart w:id="2387" w:name="OLE_LINK22"/>
            <w:r w:rsidRPr="00D05CD2">
              <w:rPr>
                <w:rFonts w:eastAsiaTheme="minorEastAsia" w:hint="eastAsia"/>
                <w:kern w:val="0"/>
                <w:sz w:val="20"/>
              </w:rPr>
              <w:lastRenderedPageBreak/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0EE434A7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40BE6C1A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  <w:bookmarkEnd w:id="2387"/>
          </w:p>
        </w:tc>
      </w:tr>
    </w:tbl>
    <w:p w14:paraId="710986A9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021E3836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刹车系统发送数据报文3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726E5EF1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38DA3FF5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179C6C2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071B234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288DFDAB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4E2E377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ADDA1B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75E3583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35CD53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7FDDD9B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0E5ACB6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1A356031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496AE8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403</w:t>
            </w:r>
          </w:p>
        </w:tc>
        <w:tc>
          <w:tcPr>
            <w:tcW w:w="851" w:type="dxa"/>
            <w:vAlign w:val="center"/>
          </w:tcPr>
          <w:p w14:paraId="017002EA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91308D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</w:t>
            </w:r>
            <w:bookmarkStart w:id="2388" w:name="OLE_LINK33"/>
            <w:r w:rsidRPr="00D05CD2">
              <w:rPr>
                <w:rFonts w:hint="eastAsia"/>
                <w:sz w:val="22"/>
                <w:szCs w:val="22"/>
              </w:rPr>
              <w:t>胎压</w:t>
            </w:r>
            <w:bookmarkEnd w:id="2388"/>
          </w:p>
        </w:tc>
        <w:tc>
          <w:tcPr>
            <w:tcW w:w="1417" w:type="dxa"/>
            <w:vMerge w:val="restart"/>
            <w:vAlign w:val="center"/>
          </w:tcPr>
          <w:p w14:paraId="13F0518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2F8B292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3FDD72F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EF807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0FEF1F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D60CAE4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FB87E19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B7D3A12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9446285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49C2F43F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01C1F494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</w:tr>
      <w:tr w:rsidR="00543D5D" w:rsidRPr="00D05CD2" w14:paraId="0E9FABB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CFE412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1B8765B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65244D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左外胎压</w:t>
            </w:r>
          </w:p>
        </w:tc>
        <w:tc>
          <w:tcPr>
            <w:tcW w:w="1417" w:type="dxa"/>
            <w:vMerge w:val="restart"/>
            <w:vAlign w:val="center"/>
          </w:tcPr>
          <w:p w14:paraId="6B8B98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1C1102E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031F260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E28505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10EEDD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AD093DA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B23C1C9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3D7FA7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7DD251CF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363876BD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53A8F319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73191FE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2EB999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FD66C38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1208B5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右内胎压</w:t>
            </w:r>
          </w:p>
        </w:tc>
        <w:tc>
          <w:tcPr>
            <w:tcW w:w="1417" w:type="dxa"/>
            <w:vMerge w:val="restart"/>
            <w:vAlign w:val="center"/>
          </w:tcPr>
          <w:p w14:paraId="2632841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013C4D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2460E41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06CA2C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66393D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821EE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D3536CA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11C295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75D3D97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0B74DF06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59F459C0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6411687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CB47D08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B7DB84B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026B7E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右外胎压</w:t>
            </w:r>
          </w:p>
        </w:tc>
        <w:tc>
          <w:tcPr>
            <w:tcW w:w="1417" w:type="dxa"/>
            <w:vMerge w:val="restart"/>
            <w:vAlign w:val="center"/>
          </w:tcPr>
          <w:p w14:paraId="75125BC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4BDCFB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67890457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0.00psi~655.35psi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1466A8C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0.01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013964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88509F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06C7F1A" w14:textId="77777777" w:rsidR="00543D5D" w:rsidRPr="00D05CD2" w:rsidRDefault="00543D5D">
            <w:pPr>
              <w:numPr>
                <w:ilvl w:val="0"/>
                <w:numId w:val="9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4FB97B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2A7E6DF0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25CA7EAD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5D0E249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7DC8520F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2C9CAFD0" w14:textId="06574B6F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451E3CA2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67F48033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15D9F7A4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3D4B8710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刹车系统发送数据报文4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05F58966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5FB0613E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5C7C0F0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7707F49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600EC41D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0A91919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313B3A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1214E26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60982A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7AF89F2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61588CE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28C978BF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AF3C20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404</w:t>
            </w:r>
          </w:p>
          <w:p w14:paraId="63DDD7EE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D4259A7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B48379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左内刹车温度信号</w:t>
            </w:r>
          </w:p>
        </w:tc>
        <w:tc>
          <w:tcPr>
            <w:tcW w:w="1417" w:type="dxa"/>
            <w:vAlign w:val="center"/>
          </w:tcPr>
          <w:p w14:paraId="1D9AB7D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DBA367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540ADAA0" w14:textId="1C3E07F1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del w:id="2389" w:author="yaozu long" w:date="2026-01-18T20:01:00Z" w16du:dateUtc="2026-01-18T12:01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.00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</w:t>
            </w:r>
            <w:del w:id="2390" w:author="yaozu long" w:date="2026-01-18T20:01:00Z" w16du:dateUtc="2026-01-18T12:01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2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5</w:t>
            </w:r>
            <w:ins w:id="2391" w:author="yaozu long" w:date="2026-01-18T20:01:00Z" w16du:dateUtc="2026-01-18T12:01:00Z">
              <w:r w:rsidR="009C4371">
                <w:rPr>
                  <w:rFonts w:hint="eastAsia"/>
                  <w:kern w:val="0"/>
                  <w:sz w:val="20"/>
                  <w:szCs w:val="21"/>
                </w:rPr>
                <w:t>1</w:t>
              </w:r>
            </w:ins>
            <w:del w:id="2392" w:author="yaozu long" w:date="2026-01-18T20:01:00Z" w16du:dateUtc="2026-01-18T12:01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5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3AD9B0A9" w14:textId="6982DD19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393" w:author="yaozu long" w:date="2026-01-18T20:01:00Z" w16du:dateUtc="2026-01-18T12:01:00Z">
              <w:r w:rsidR="009C4371">
                <w:rPr>
                  <w:rFonts w:hint="eastAsia"/>
                  <w:kern w:val="0"/>
                  <w:sz w:val="20"/>
                  <w:szCs w:val="21"/>
                </w:rPr>
                <w:t>2</w:t>
              </w:r>
            </w:ins>
            <w:del w:id="2394" w:author="yaozu long" w:date="2026-01-18T20:01:00Z" w16du:dateUtc="2026-01-18T12:01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10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B27413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C111570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134A676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E8BC79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右内刹车温度信号</w:t>
            </w:r>
          </w:p>
        </w:tc>
        <w:tc>
          <w:tcPr>
            <w:tcW w:w="1417" w:type="dxa"/>
            <w:vAlign w:val="center"/>
          </w:tcPr>
          <w:p w14:paraId="7CA4161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69A807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0FD36D70" w14:textId="2BEA760C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del w:id="2395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.00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</w:t>
            </w:r>
            <w:del w:id="2396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2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5</w:t>
            </w:r>
            <w:ins w:id="2397" w:author="yaozu long" w:date="2026-01-18T20:02:00Z" w16du:dateUtc="2026-01-18T12:02:00Z">
              <w:r w:rsidR="009C4371">
                <w:rPr>
                  <w:rFonts w:hint="eastAsia"/>
                  <w:kern w:val="0"/>
                  <w:sz w:val="20"/>
                  <w:szCs w:val="21"/>
                </w:rPr>
                <w:t>1</w:t>
              </w:r>
            </w:ins>
            <w:del w:id="2398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5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5FEF6390" w14:textId="7CBE293A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399" w:author="yaozu long" w:date="2026-01-18T20:01:00Z" w16du:dateUtc="2026-01-18T12:01:00Z">
              <w:r w:rsidR="009C4371">
                <w:rPr>
                  <w:rFonts w:hint="eastAsia"/>
                  <w:kern w:val="0"/>
                  <w:sz w:val="20"/>
                  <w:szCs w:val="21"/>
                </w:rPr>
                <w:t>2</w:t>
              </w:r>
            </w:ins>
            <w:del w:id="2400" w:author="yaozu long" w:date="2026-01-18T20:01:00Z" w16du:dateUtc="2026-01-18T12:01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10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0A7123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4553DA8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C47D379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82C74B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左外刹车温度信号</w:t>
            </w:r>
          </w:p>
        </w:tc>
        <w:tc>
          <w:tcPr>
            <w:tcW w:w="1417" w:type="dxa"/>
            <w:vAlign w:val="center"/>
          </w:tcPr>
          <w:p w14:paraId="48250C7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26AB945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764EE9B2" w14:textId="7D6CCA02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del w:id="2401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.00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</w:t>
            </w:r>
            <w:del w:id="2402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2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5</w:t>
            </w:r>
            <w:ins w:id="2403" w:author="yaozu long" w:date="2026-01-18T20:02:00Z" w16du:dateUtc="2026-01-18T12:02:00Z">
              <w:r w:rsidR="009C4371">
                <w:rPr>
                  <w:rFonts w:hint="eastAsia"/>
                  <w:kern w:val="0"/>
                  <w:sz w:val="20"/>
                  <w:szCs w:val="21"/>
                </w:rPr>
                <w:t>1</w:t>
              </w:r>
            </w:ins>
            <w:del w:id="2404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5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76B598B9" w14:textId="198AC0DB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405" w:author="yaozu long" w:date="2026-01-18T20:02:00Z" w16du:dateUtc="2026-01-18T12:02:00Z">
              <w:r w:rsidR="009C4371">
                <w:rPr>
                  <w:rFonts w:hint="eastAsia"/>
                  <w:kern w:val="0"/>
                  <w:sz w:val="20"/>
                  <w:szCs w:val="21"/>
                </w:rPr>
                <w:t>2</w:t>
              </w:r>
            </w:ins>
            <w:del w:id="2406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10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EC860A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4D292D5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BB0328A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FFBF41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右外刹车温度信号</w:t>
            </w:r>
          </w:p>
        </w:tc>
        <w:tc>
          <w:tcPr>
            <w:tcW w:w="1417" w:type="dxa"/>
            <w:vAlign w:val="center"/>
          </w:tcPr>
          <w:p w14:paraId="70706C0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FD2514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6AA7ABCD" w14:textId="08E4EEDD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del w:id="2407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.00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℃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~</w:t>
            </w:r>
            <w:del w:id="2408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2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5</w:t>
            </w:r>
            <w:ins w:id="2409" w:author="yaozu long" w:date="2026-01-18T20:02:00Z" w16du:dateUtc="2026-01-18T12:02:00Z">
              <w:r w:rsidR="009C4371">
                <w:rPr>
                  <w:rFonts w:hint="eastAsia"/>
                  <w:kern w:val="0"/>
                  <w:sz w:val="20"/>
                  <w:szCs w:val="21"/>
                </w:rPr>
                <w:t>1</w:t>
              </w:r>
            </w:ins>
            <w:del w:id="2410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5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0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℃；</w:t>
            </w:r>
          </w:p>
          <w:p w14:paraId="696018D1" w14:textId="30E0CC42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411" w:author="yaozu long" w:date="2026-01-18T20:02:00Z" w16du:dateUtc="2026-01-18T12:02:00Z">
              <w:r w:rsidR="009C4371">
                <w:rPr>
                  <w:rFonts w:hint="eastAsia"/>
                  <w:kern w:val="0"/>
                  <w:sz w:val="20"/>
                  <w:szCs w:val="21"/>
                </w:rPr>
                <w:t>2</w:t>
              </w:r>
            </w:ins>
            <w:del w:id="2412" w:author="yaozu long" w:date="2026-01-18T20:02:00Z" w16du:dateUtc="2026-01-18T12:02:00Z">
              <w:r w:rsidRPr="00D05CD2" w:rsidDel="009C4371">
                <w:rPr>
                  <w:rFonts w:hint="eastAsia"/>
                  <w:kern w:val="0"/>
                  <w:sz w:val="20"/>
                  <w:szCs w:val="21"/>
                </w:rPr>
                <w:delText>10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47EA28E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BEF41F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54F07A4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4EEDB8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62A67E8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5939D8C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6EAA247F" w14:textId="039AAA29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E920AD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79866B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BBC9EB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122B151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061364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72FF185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DA2D9D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358C69E2" w14:textId="191A077C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826BFD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C4ACE3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94BBE7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DEE5E1C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FBBB7A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左副脚蹬传感器信号</w:t>
            </w:r>
          </w:p>
        </w:tc>
        <w:tc>
          <w:tcPr>
            <w:tcW w:w="1417" w:type="dxa"/>
            <w:vAlign w:val="center"/>
          </w:tcPr>
          <w:p w14:paraId="65A4F15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A3C961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76DCAED3" w14:textId="427D4E2F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1E5C85D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CBB21C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3F9E31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27429F3" w14:textId="77777777" w:rsidR="00543D5D" w:rsidRPr="00D05CD2" w:rsidRDefault="00543D5D">
            <w:pPr>
              <w:numPr>
                <w:ilvl w:val="0"/>
                <w:numId w:val="10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25556F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右副脚蹬传感器信号</w:t>
            </w:r>
          </w:p>
        </w:tc>
        <w:tc>
          <w:tcPr>
            <w:tcW w:w="1417" w:type="dxa"/>
            <w:vAlign w:val="center"/>
          </w:tcPr>
          <w:p w14:paraId="001EC84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053180A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6FA5CB81" w14:textId="4ECC8E15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EE3CB6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3BBB2EA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4157C3DA" w14:textId="0C835FA4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4316951A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25033290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bookmarkStart w:id="2413" w:name="OLE_LINK34"/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  <w:bookmarkEnd w:id="2413"/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3F1CFC05" w14:textId="77777777" w:rsidR="00543D5D" w:rsidRPr="00D05CD2" w:rsidRDefault="00543D5D">
      <w:pPr>
        <w:pStyle w:val="afb"/>
        <w:adjustRightInd w:val="0"/>
        <w:snapToGrid w:val="0"/>
        <w:spacing w:beforeLines="50" w:before="120" w:afterLines="50" w:after="120" w:line="500" w:lineRule="exact"/>
        <w:ind w:left="420" w:firstLineChars="0" w:firstLine="0"/>
        <w:rPr>
          <w:rFonts w:ascii="黑体" w:eastAsia="黑体" w:hAnsi="黑体" w:hint="eastAsia"/>
          <w:kern w:val="24"/>
          <w:sz w:val="22"/>
          <w:szCs w:val="22"/>
        </w:rPr>
      </w:pPr>
    </w:p>
    <w:p w14:paraId="6E7F03C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刹车系统发送数据报文5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00A8EC6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0059F4B1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34EF8FE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7B9B49EB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584E059C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50539A58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4E928F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711F236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7714E7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4569499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523A980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7BE17495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EF8AD9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BCMU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405</w:t>
            </w:r>
          </w:p>
        </w:tc>
        <w:tc>
          <w:tcPr>
            <w:tcW w:w="851" w:type="dxa"/>
            <w:vAlign w:val="center"/>
          </w:tcPr>
          <w:p w14:paraId="24B677D1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7D104AC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2218894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1EF0BD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5CA6EFD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bookmarkStart w:id="2414" w:name="OLE_LINK60"/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0&amp;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843C078" w14:textId="34DC5093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415" w:author="yaozu long" w:date="2026-01-15T14:35:00Z" w16du:dateUtc="2026-01-15T06:35:00Z">
              <w:r w:rsidR="0086511B">
                <w:rPr>
                  <w:rFonts w:hint="eastAsia"/>
                  <w:kern w:val="0"/>
                  <w:sz w:val="20"/>
                  <w:szCs w:val="21"/>
                </w:rPr>
                <w:t>0.4</w:t>
              </w:r>
            </w:ins>
            <w:del w:id="2416" w:author="yaozu long" w:date="2026-01-15T14:35:00Z" w16du:dateUtc="2026-01-15T06:35:00Z">
              <w:r w:rsidRPr="00D05CD2" w:rsidDel="0086511B">
                <w:rPr>
                  <w:rFonts w:hint="eastAsia"/>
                  <w:kern w:val="0"/>
                  <w:sz w:val="20"/>
                  <w:szCs w:val="21"/>
                </w:rPr>
                <w:delText>1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  <w:bookmarkEnd w:id="2414"/>
          </w:p>
        </w:tc>
      </w:tr>
      <w:tr w:rsidR="00543D5D" w:rsidRPr="00D05CD2" w14:paraId="0506B5C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661CA4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64C3D16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D18460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47C4B97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093CAD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5BD50A5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0&amp; ~255%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0C6B4C2" w14:textId="384AF8ED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417" w:author="yaozu long" w:date="2026-01-15T14:35:00Z" w16du:dateUtc="2026-01-15T06:35:00Z">
              <w:r w:rsidR="0086511B">
                <w:rPr>
                  <w:rFonts w:hint="eastAsia"/>
                  <w:kern w:val="0"/>
                  <w:sz w:val="20"/>
                  <w:szCs w:val="21"/>
                </w:rPr>
                <w:t>0.4</w:t>
              </w:r>
            </w:ins>
            <w:del w:id="2418" w:author="yaozu long" w:date="2026-01-15T14:35:00Z" w16du:dateUtc="2026-01-15T06:35:00Z">
              <w:r w:rsidRPr="00D05CD2" w:rsidDel="0086511B">
                <w:rPr>
                  <w:rFonts w:hint="eastAsia"/>
                  <w:kern w:val="0"/>
                  <w:sz w:val="20"/>
                  <w:szCs w:val="21"/>
                </w:rPr>
                <w:delText>1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2393E4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91A9B3D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01284F3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0FF0AD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左起落架平均轮速信号</w:t>
            </w:r>
          </w:p>
        </w:tc>
        <w:tc>
          <w:tcPr>
            <w:tcW w:w="1417" w:type="dxa"/>
            <w:vAlign w:val="center"/>
          </w:tcPr>
          <w:p w14:paraId="0581063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C98772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D05601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1E7045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0445B6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72687AF" w14:textId="77777777" w:rsidR="00543D5D" w:rsidRPr="00D05CD2" w:rsidRDefault="00543D5D">
            <w:pPr>
              <w:numPr>
                <w:ilvl w:val="0"/>
                <w:numId w:val="7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79A3B43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91193D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右起落架平均轮速信号</w:t>
            </w:r>
          </w:p>
        </w:tc>
        <w:tc>
          <w:tcPr>
            <w:tcW w:w="1417" w:type="dxa"/>
            <w:vAlign w:val="center"/>
          </w:tcPr>
          <w:p w14:paraId="1A09260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1F41215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A9919A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37C62B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106D55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C75EC80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2AF58F9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05F7C0C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机轮防滑状态</w:t>
            </w:r>
          </w:p>
        </w:tc>
        <w:tc>
          <w:tcPr>
            <w:tcW w:w="1417" w:type="dxa"/>
            <w:vAlign w:val="center"/>
          </w:tcPr>
          <w:p w14:paraId="178B5DD9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2D72598" w14:textId="77777777" w:rsidR="00543D5D" w:rsidRPr="00D05CD2" w:rsidRDefault="006E20DC">
            <w:pPr>
              <w:jc w:val="center"/>
              <w:rPr>
                <w:color w:val="EE0000"/>
                <w:kern w:val="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28B048A4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82B98F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00AC913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129028A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9B61746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系统状态</w:t>
            </w:r>
          </w:p>
        </w:tc>
        <w:tc>
          <w:tcPr>
            <w:tcW w:w="1417" w:type="dxa"/>
            <w:vAlign w:val="center"/>
          </w:tcPr>
          <w:p w14:paraId="79926860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3D405EC7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 w:val="2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6CC0DB9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36D10D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255E1F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1BD3647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73909D78" w14:textId="77777777" w:rsidR="00543D5D" w:rsidRPr="00D05CD2" w:rsidRDefault="006E20DC">
            <w:pPr>
              <w:jc w:val="center"/>
              <w:rPr>
                <w:color w:val="EE0000"/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</w:tcPr>
          <w:p w14:paraId="507342FE" w14:textId="77777777" w:rsidR="00543D5D" w:rsidRPr="00D05CD2" w:rsidRDefault="006E20DC">
            <w:pPr>
              <w:jc w:val="center"/>
              <w:rPr>
                <w:rFonts w:eastAsiaTheme="minorEastAsia"/>
                <w:color w:val="EE0000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1974" w:type="dxa"/>
          </w:tcPr>
          <w:p w14:paraId="4DE27962" w14:textId="77777777" w:rsidR="00543D5D" w:rsidRPr="00D05CD2" w:rsidRDefault="006E20DC">
            <w:pPr>
              <w:jc w:val="center"/>
              <w:rPr>
                <w:color w:val="EE0000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2795" w:type="dxa"/>
          </w:tcPr>
          <w:p w14:paraId="73FFCF2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</w:tr>
      <w:tr w:rsidR="00543D5D" w:rsidRPr="00D05CD2" w14:paraId="326A573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82E389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6D20B0F" w14:textId="77777777" w:rsidR="00543D5D" w:rsidRPr="00D05CD2" w:rsidRDefault="00543D5D">
            <w:pPr>
              <w:numPr>
                <w:ilvl w:val="0"/>
                <w:numId w:val="1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06A6268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</w:tcPr>
          <w:p w14:paraId="2671CB9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1974" w:type="dxa"/>
          </w:tcPr>
          <w:p w14:paraId="38D0CA4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2795" w:type="dxa"/>
          </w:tcPr>
          <w:p w14:paraId="001C687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</w:tr>
      <w:tr w:rsidR="00543D5D" w:rsidRPr="00D05CD2" w14:paraId="7C3D2753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36AA5EE3" w14:textId="0E55575D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4E27B2D1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1EE26D7D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21CF44B6" w14:textId="77777777" w:rsidR="00543D5D" w:rsidRPr="00D05CD2" w:rsidRDefault="006E20DC" w:rsidP="00D05CD2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刹车系统发送数据报文5（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飞控指令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回绕）</w:t>
      </w:r>
    </w:p>
    <w:tbl>
      <w:tblPr>
        <w:tblStyle w:val="af5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802"/>
        <w:gridCol w:w="851"/>
        <w:gridCol w:w="1701"/>
        <w:gridCol w:w="1417"/>
        <w:gridCol w:w="1974"/>
        <w:gridCol w:w="2795"/>
      </w:tblGrid>
      <w:tr w:rsidR="00543D5D" w:rsidRPr="00D05CD2" w14:paraId="252AAD00" w14:textId="77777777">
        <w:trPr>
          <w:trHeight w:val="454"/>
          <w:tblHeader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6BC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lastRenderedPageBreak/>
              <w:t>报文</w:t>
            </w:r>
          </w:p>
          <w:p w14:paraId="76CC0C88" w14:textId="77777777" w:rsidR="00543D5D" w:rsidRPr="00D05CD2" w:rsidRDefault="006E20DC">
            <w:pPr>
              <w:jc w:val="center"/>
            </w:pPr>
            <w:r w:rsidRPr="00D05CD2">
              <w:t>ID</w:t>
            </w:r>
          </w:p>
        </w:tc>
        <w:tc>
          <w:tcPr>
            <w:tcW w:w="87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538D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数据段</w:t>
            </w:r>
          </w:p>
        </w:tc>
      </w:tr>
      <w:tr w:rsidR="00543D5D" w:rsidRPr="00D05CD2" w14:paraId="6894DCF3" w14:textId="77777777">
        <w:trPr>
          <w:trHeight w:val="454"/>
          <w:tblHeader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EA5E0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7B228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字节号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BCF4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信号名称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9FD4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长度</w:t>
            </w:r>
            <w:r w:rsidRPr="00D05CD2">
              <w:t>/</w:t>
            </w:r>
            <w:r w:rsidRPr="00D05CD2">
              <w:rPr>
                <w:rFonts w:hint="eastAsia"/>
              </w:rPr>
              <w:t>类型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937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内容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0FDF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备注</w:t>
            </w:r>
          </w:p>
        </w:tc>
      </w:tr>
      <w:tr w:rsidR="00543D5D" w:rsidRPr="00D05CD2" w14:paraId="4780D940" w14:textId="77777777">
        <w:trPr>
          <w:trHeight w:val="454"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8B6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406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740B9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EDCEF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起落架状态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ABF5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EDB0E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89CBA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0F3DCD84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D82F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8ABDC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96B9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2E35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482F1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C75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035A533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3BEDD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932DE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D9B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自动飞行左刹车行程量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8F29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55D4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55E1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76D54739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8465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AB6E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9729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自动飞行右刹车行程量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BA152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1D98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5C6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3D94FEAE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7BB50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AFF3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701A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8786B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09B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DAA83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71CFF876" w14:textId="77777777">
        <w:trPr>
          <w:trHeight w:val="90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6DE17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147E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DD04F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地速信号</w:t>
            </w:r>
            <w:r w:rsidRPr="00D05CD2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98A2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5C61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C46A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0km/h~510km/h</w:t>
            </w:r>
            <w:r w:rsidRPr="00D05CD2">
              <w:rPr>
                <w:rFonts w:hint="eastAsia"/>
              </w:rPr>
              <w:t>；</w:t>
            </w:r>
          </w:p>
          <w:p w14:paraId="570E4F0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LSB=2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5DF9F4DF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08ECC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B0371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AA6C8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飞机前向加速度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3AF20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16</w:t>
            </w:r>
            <w:r w:rsidRPr="00D05CD2">
              <w:t>/INT</w:t>
            </w:r>
          </w:p>
        </w:tc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06AB3A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</w:t>
            </w:r>
            <w:r w:rsidRPr="00D05CD2">
              <w:rPr>
                <w:rFonts w:hint="eastAsia"/>
              </w:rPr>
              <w:t>FF</w:t>
            </w:r>
            <w:r w:rsidRPr="00D05CD2">
              <w:t>H</w:t>
            </w:r>
          </w:p>
        </w:tc>
        <w:tc>
          <w:tcPr>
            <w:tcW w:w="27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2B856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rPr>
                <w:rFonts w:hint="eastAsia"/>
              </w:rPr>
              <w:t>-327.68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  <w:r w:rsidRPr="00D05CD2">
              <w:rPr>
                <w:rFonts w:hint="eastAsia"/>
              </w:rPr>
              <w:t>；</w:t>
            </w:r>
          </w:p>
          <w:p w14:paraId="06B6F75A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</w:t>
            </w:r>
            <w:r w:rsidRPr="00D05CD2">
              <w:rPr>
                <w:rFonts w:hint="eastAsia"/>
              </w:rPr>
              <w:t>0.01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515B99CF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66FE3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943D" w14:textId="77777777" w:rsidR="00543D5D" w:rsidRPr="00D05CD2" w:rsidRDefault="00543D5D">
            <w:pPr>
              <w:numPr>
                <w:ilvl w:val="0"/>
                <w:numId w:val="13"/>
              </w:numPr>
              <w:jc w:val="center"/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E5AC0" w14:textId="77777777" w:rsidR="00543D5D" w:rsidRPr="00D05CD2" w:rsidRDefault="00543D5D">
            <w:pPr>
              <w:jc w:val="center"/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62A9" w14:textId="77777777" w:rsidR="00543D5D" w:rsidRPr="00D05CD2" w:rsidRDefault="00543D5D">
            <w:pPr>
              <w:jc w:val="center"/>
            </w:pPr>
          </w:p>
        </w:tc>
        <w:tc>
          <w:tcPr>
            <w:tcW w:w="19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66878" w14:textId="77777777" w:rsidR="00543D5D" w:rsidRPr="00D05CD2" w:rsidRDefault="00543D5D">
            <w:pPr>
              <w:jc w:val="center"/>
            </w:pPr>
          </w:p>
        </w:tc>
        <w:tc>
          <w:tcPr>
            <w:tcW w:w="27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112F0" w14:textId="77777777" w:rsidR="00543D5D" w:rsidRPr="00D05CD2" w:rsidRDefault="00543D5D">
            <w:pPr>
              <w:jc w:val="center"/>
            </w:pPr>
          </w:p>
        </w:tc>
      </w:tr>
      <w:tr w:rsidR="00543D5D" w:rsidRPr="00D05CD2" w14:paraId="52360C91" w14:textId="77777777">
        <w:trPr>
          <w:trHeight w:val="1701"/>
          <w:jc w:val="center"/>
        </w:trPr>
        <w:tc>
          <w:tcPr>
            <w:tcW w:w="95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2201C" w14:textId="113D7126" w:rsidR="00543D5D" w:rsidRPr="00D05CD2" w:rsidRDefault="006E20DC" w:rsidP="00D05CD2">
            <w:pPr>
              <w:jc w:val="left"/>
            </w:pPr>
            <w:r w:rsidRPr="00D05CD2">
              <w:t>1</w:t>
            </w:r>
            <w:r w:rsidRPr="00D05CD2">
              <w:rPr>
                <w:rFonts w:hint="eastAsia"/>
              </w:rPr>
              <w:t>、</w:t>
            </w:r>
            <w:r w:rsidRPr="00D05CD2">
              <w:t>CAN</w:t>
            </w:r>
            <w:r w:rsidRPr="00D05CD2">
              <w:rPr>
                <w:rFonts w:hint="eastAsia"/>
              </w:rPr>
              <w:t>总线数据通信速率为</w:t>
            </w:r>
            <w:r w:rsidRPr="00D05CD2">
              <w:t>500kbps</w:t>
            </w:r>
            <w:r w:rsidRPr="00D05CD2">
              <w:rPr>
                <w:rFonts w:hint="eastAsia"/>
              </w:rPr>
              <w:t>，</w:t>
            </w:r>
            <w:r w:rsidR="00854369">
              <w:rPr>
                <w:rFonts w:hint="eastAsia"/>
              </w:rPr>
              <w:t>刷新周期</w:t>
            </w:r>
            <w:r w:rsidR="00854369">
              <w:rPr>
                <w:rFonts w:hint="eastAsia"/>
              </w:rPr>
              <w:t>20ms</w:t>
            </w:r>
          </w:p>
          <w:p w14:paraId="566BEBF0" w14:textId="77777777" w:rsidR="00543D5D" w:rsidRPr="00D05CD2" w:rsidRDefault="006E20DC" w:rsidP="00D05CD2">
            <w:pPr>
              <w:jc w:val="left"/>
            </w:pPr>
            <w:r w:rsidRPr="00D05CD2">
              <w:t>2</w:t>
            </w:r>
            <w:r w:rsidRPr="00D05CD2">
              <w:rPr>
                <w:rFonts w:hint="eastAsia"/>
              </w:rPr>
              <w:t>、数据类型定义：</w:t>
            </w:r>
          </w:p>
          <w:p w14:paraId="1FA7A166" w14:textId="77777777" w:rsidR="00543D5D" w:rsidRPr="00D05CD2" w:rsidRDefault="006E20DC" w:rsidP="00D05CD2">
            <w:pPr>
              <w:jc w:val="left"/>
            </w:pPr>
            <w:r w:rsidRPr="00D05CD2">
              <w:t>A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BOOL </w:t>
            </w:r>
            <w:r w:rsidRPr="00D05CD2">
              <w:rPr>
                <w:rFonts w:hint="eastAsia"/>
              </w:rPr>
              <w:t>布尔型；</w:t>
            </w:r>
            <w:r w:rsidRPr="00D05CD2">
              <w:t>B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UINT </w:t>
            </w:r>
            <w:r w:rsidRPr="00D05CD2">
              <w:rPr>
                <w:rFonts w:hint="eastAsia"/>
              </w:rPr>
              <w:t>无符号整数；</w:t>
            </w:r>
            <w:r w:rsidRPr="00D05CD2">
              <w:t>C</w:t>
            </w:r>
            <w:r w:rsidRPr="00D05CD2">
              <w:rPr>
                <w:rFonts w:hint="eastAsia"/>
              </w:rPr>
              <w:t>、</w:t>
            </w:r>
            <w:r w:rsidRPr="00D05CD2">
              <w:t>SHORT</w:t>
            </w:r>
            <w:r w:rsidRPr="00D05CD2">
              <w:rPr>
                <w:rFonts w:hint="eastAsia"/>
              </w:rPr>
              <w:t>无符号短整数；</w:t>
            </w:r>
            <w:r w:rsidRPr="00D05CD2">
              <w:t>D</w:t>
            </w:r>
            <w:r w:rsidRPr="00D05CD2">
              <w:rPr>
                <w:rFonts w:hint="eastAsia"/>
              </w:rPr>
              <w:t>、</w:t>
            </w:r>
            <w:r w:rsidRPr="00D05CD2">
              <w:t>UCHAR</w:t>
            </w:r>
            <w:r w:rsidRPr="00D05CD2">
              <w:rPr>
                <w:rFonts w:hint="eastAsia"/>
              </w:rPr>
              <w:t>无符号字节。</w:t>
            </w:r>
          </w:p>
        </w:tc>
      </w:tr>
    </w:tbl>
    <w:p w14:paraId="5D3B7143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3D03332A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CAN_CAS信息1字节定义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2E1D2D0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CE6BC2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869162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1BB163B6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5EEB275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D9E922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94B37B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9F7749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08EDD17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47BAB7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012D077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308FFCD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851" w:type="dxa"/>
            <w:vAlign w:val="center"/>
          </w:tcPr>
          <w:p w14:paraId="03F54CF3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550315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BCMU_PARK_BRK_FAIL</w:t>
            </w:r>
          </w:p>
        </w:tc>
        <w:tc>
          <w:tcPr>
            <w:tcW w:w="1417" w:type="dxa"/>
            <w:vAlign w:val="center"/>
          </w:tcPr>
          <w:p w14:paraId="00484DA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97862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9329D5" w14:textId="7F92015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19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20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74D42E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E01A2F0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57D720F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F0E27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1417" w:type="dxa"/>
            <w:vAlign w:val="center"/>
          </w:tcPr>
          <w:p w14:paraId="1A8ED30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93306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EC631F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297372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3D64927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11C7F8A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FFDBC5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1417" w:type="dxa"/>
            <w:vAlign w:val="center"/>
          </w:tcPr>
          <w:p w14:paraId="57C7054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B979AF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C585BE4" w14:textId="2E7C9876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21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22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914E36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ED03F6B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49C9B57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5CB070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1417" w:type="dxa"/>
            <w:vAlign w:val="center"/>
          </w:tcPr>
          <w:p w14:paraId="4CE8B70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401CB3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A06B9E4" w14:textId="5D6ECE5C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23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24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BDABC8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6CB52E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30BBCD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E4F6F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1417" w:type="dxa"/>
            <w:vAlign w:val="center"/>
          </w:tcPr>
          <w:p w14:paraId="588E7E3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C9633D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D12234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3555DF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8A9CEAC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F17DE65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9EFEAE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1417" w:type="dxa"/>
            <w:vAlign w:val="center"/>
          </w:tcPr>
          <w:p w14:paraId="43828FF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3C2E2F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7D39D9C" w14:textId="603B38A6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2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2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6137AD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ED9729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C3122AF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9FD1F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  <w:tc>
          <w:tcPr>
            <w:tcW w:w="1417" w:type="dxa"/>
            <w:vAlign w:val="center"/>
          </w:tcPr>
          <w:p w14:paraId="4912FEE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A45B7D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89AF71A" w14:textId="1D1A6D9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27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28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BE8CBD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A78FF8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AA781A5" w14:textId="77777777" w:rsidR="00543D5D" w:rsidRPr="00D05CD2" w:rsidRDefault="00543D5D">
            <w:pPr>
              <w:numPr>
                <w:ilvl w:val="0"/>
                <w:numId w:val="1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F07E2D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  <w:tc>
          <w:tcPr>
            <w:tcW w:w="1417" w:type="dxa"/>
            <w:vAlign w:val="center"/>
          </w:tcPr>
          <w:p w14:paraId="414587F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DE2EDD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45967EE" w14:textId="6B0A21C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29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30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bookmarkEnd w:id="2385"/>
    </w:tbl>
    <w:p w14:paraId="7F95FD71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53A2103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2431" w:name="OLE_LINK35"/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CAN_CAS信息2字节定义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42C86824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bookmarkEnd w:id="2431"/>
          <w:p w14:paraId="1930AD1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6AA71EF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62737F1D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6224C2AD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5F851E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4D5D0EA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6FE134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30AA602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273D48A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7A6CBAC2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728A4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851" w:type="dxa"/>
            <w:vAlign w:val="center"/>
          </w:tcPr>
          <w:p w14:paraId="373247F9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03D11D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kern w:val="0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BRK_LH_FAIL</w:t>
            </w:r>
          </w:p>
        </w:tc>
        <w:tc>
          <w:tcPr>
            <w:tcW w:w="1417" w:type="dxa"/>
            <w:vAlign w:val="center"/>
          </w:tcPr>
          <w:p w14:paraId="4B0A1F6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95AA2C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5C5B955" w14:textId="6AE61FA9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3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3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1E64F0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3AECE1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ADD1D90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792F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kern w:val="0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BRK_RH_FAIL</w:t>
            </w:r>
          </w:p>
        </w:tc>
        <w:tc>
          <w:tcPr>
            <w:tcW w:w="1417" w:type="dxa"/>
            <w:vAlign w:val="center"/>
          </w:tcPr>
          <w:p w14:paraId="7081E91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161C7E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4E4E71" w14:textId="23F2AB7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34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35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04D733F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1C64FA1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4F92AEC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88A43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kern w:val="0"/>
                <w:sz w:val="22"/>
                <w:szCs w:val="22"/>
              </w:rPr>
              <w:t>BCMU_</w:t>
            </w: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ANTISKID_FAIL</w:t>
            </w:r>
          </w:p>
        </w:tc>
        <w:tc>
          <w:tcPr>
            <w:tcW w:w="1417" w:type="dxa"/>
            <w:vAlign w:val="center"/>
          </w:tcPr>
          <w:p w14:paraId="2180399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9F04C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C289ADF" w14:textId="3EDF1B9C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36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37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0B31BE3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27852B8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B5DAD03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0FDBA3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LEFT_INSIDE_TEMP_OVERHEAT</w:t>
            </w:r>
          </w:p>
        </w:tc>
        <w:tc>
          <w:tcPr>
            <w:tcW w:w="1417" w:type="dxa"/>
            <w:vAlign w:val="center"/>
          </w:tcPr>
          <w:p w14:paraId="221073D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09F321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2E69E5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ED0E92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525513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C75113A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442B2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LEFT_OUTSIDE_TEMP_OVERHEAT</w:t>
            </w:r>
          </w:p>
        </w:tc>
        <w:tc>
          <w:tcPr>
            <w:tcW w:w="1417" w:type="dxa"/>
            <w:vAlign w:val="center"/>
          </w:tcPr>
          <w:p w14:paraId="6FBB89B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5B9F80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7A7C12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9686AF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8C0F06F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DE0D2A2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CA927F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RIGHT_INSIDE_TEMP_OVERHEAT</w:t>
            </w:r>
          </w:p>
        </w:tc>
        <w:tc>
          <w:tcPr>
            <w:tcW w:w="1417" w:type="dxa"/>
            <w:vAlign w:val="center"/>
          </w:tcPr>
          <w:p w14:paraId="4F35648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3E8A4A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1FEE23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118572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08DCAF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F67E7BE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018BA7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RIGHT_OUTSIDE_TEMP_OVERHEAT</w:t>
            </w:r>
          </w:p>
        </w:tc>
        <w:tc>
          <w:tcPr>
            <w:tcW w:w="1417" w:type="dxa"/>
            <w:vAlign w:val="center"/>
          </w:tcPr>
          <w:p w14:paraId="24F280C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4C249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526A44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E9E365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6CF6D4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8851C93" w14:textId="77777777" w:rsidR="00543D5D" w:rsidRPr="00D05CD2" w:rsidRDefault="00543D5D">
            <w:pPr>
              <w:numPr>
                <w:ilvl w:val="0"/>
                <w:numId w:val="15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6D117F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BCMU_BRK_TEMP_FAIL</w:t>
            </w:r>
          </w:p>
        </w:tc>
        <w:tc>
          <w:tcPr>
            <w:tcW w:w="1417" w:type="dxa"/>
            <w:vAlign w:val="center"/>
          </w:tcPr>
          <w:p w14:paraId="0CE342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CD9E10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592FB7A" w14:textId="45202DD9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38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39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1DC85EC1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6DFE92D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CAN_CAS信息3字节定义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ACF5FA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987909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2CB172F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37A28D8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450AF4F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7483AB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2A1F972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3E0D52E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6426016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557ECB3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5D4C8A1F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3B08F40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851" w:type="dxa"/>
            <w:vAlign w:val="center"/>
          </w:tcPr>
          <w:p w14:paraId="0BBA0AA5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753A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BCMU_AUTO_BRK_FAIL</w:t>
            </w:r>
          </w:p>
        </w:tc>
        <w:tc>
          <w:tcPr>
            <w:tcW w:w="1417" w:type="dxa"/>
            <w:vAlign w:val="center"/>
          </w:tcPr>
          <w:p w14:paraId="134992F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66DDED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78BAEB5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5B828C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FFED286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249A282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6E577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BCMU_AUTO_BRK_LO</w:t>
            </w:r>
          </w:p>
        </w:tc>
        <w:tc>
          <w:tcPr>
            <w:tcW w:w="1417" w:type="dxa"/>
            <w:vAlign w:val="center"/>
          </w:tcPr>
          <w:p w14:paraId="402F079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04ED58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68EF90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C4D8DE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73C729C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8D42C20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34275E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BCMU_AUTO_BRK_MED</w:t>
            </w:r>
          </w:p>
        </w:tc>
        <w:tc>
          <w:tcPr>
            <w:tcW w:w="1417" w:type="dxa"/>
            <w:vAlign w:val="center"/>
          </w:tcPr>
          <w:p w14:paraId="4C63B77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2F414F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16D7025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E7FE8C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5C977E8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20DC0F6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429F6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BCMU_AUTO_BRK_HI</w:t>
            </w:r>
          </w:p>
        </w:tc>
        <w:tc>
          <w:tcPr>
            <w:tcW w:w="1417" w:type="dxa"/>
            <w:vAlign w:val="center"/>
          </w:tcPr>
          <w:p w14:paraId="02292D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D732FE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4647D57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35BAEB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B6F71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0D074A8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23B1DD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BCMU_AUTO_BRK_RTO</w:t>
            </w:r>
          </w:p>
        </w:tc>
        <w:tc>
          <w:tcPr>
            <w:tcW w:w="1417" w:type="dxa"/>
            <w:vAlign w:val="center"/>
          </w:tcPr>
          <w:p w14:paraId="01AA794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94D483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7772D5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F3D666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29205DD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0E27B0E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958609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</w:t>
            </w:r>
            <w:r w:rsidRPr="00D05CD2">
              <w:rPr>
                <w:rFonts w:ascii="宋体" w:hAnsi="宋体" w:hint="eastAsia"/>
                <w:sz w:val="22"/>
                <w:szCs w:val="22"/>
                <w14:ligatures w14:val="standardContextual"/>
              </w:rPr>
              <w:t>BRK_PLT_PED_FAIL</w:t>
            </w:r>
          </w:p>
        </w:tc>
        <w:tc>
          <w:tcPr>
            <w:tcW w:w="1417" w:type="dxa"/>
            <w:vAlign w:val="center"/>
          </w:tcPr>
          <w:p w14:paraId="6270AF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7EE3E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334BF8" w14:textId="30AA8A50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40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41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226C72A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F0957A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737AC6C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3ADB1E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BCMU_BRK_COPLT_PED_FAIL</w:t>
            </w:r>
          </w:p>
        </w:tc>
        <w:tc>
          <w:tcPr>
            <w:tcW w:w="1417" w:type="dxa"/>
            <w:vAlign w:val="center"/>
          </w:tcPr>
          <w:p w14:paraId="53EC40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7D5207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EE3E984" w14:textId="6C98A16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4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4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5A37CC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1945C0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8198CD" w14:textId="77777777" w:rsidR="00543D5D" w:rsidRPr="00D05CD2" w:rsidRDefault="00543D5D">
            <w:pPr>
              <w:numPr>
                <w:ilvl w:val="0"/>
                <w:numId w:val="1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E60C7D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BRK_NML_NO_DISPATCH</w:t>
            </w:r>
          </w:p>
        </w:tc>
        <w:tc>
          <w:tcPr>
            <w:tcW w:w="1417" w:type="dxa"/>
            <w:vAlign w:val="center"/>
          </w:tcPr>
          <w:p w14:paraId="669A0F8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B975D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279785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不支持；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支持</w:t>
            </w:r>
          </w:p>
        </w:tc>
      </w:tr>
    </w:tbl>
    <w:p w14:paraId="437024A7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50735615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CAN_CAS信息4字节定义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4DDD4116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08440AA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5B793CA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61EF7C6C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7AC4FCB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EF7B1EB" w14:textId="72AC26B2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2973154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7C60DC4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24232D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6B157F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A38AB55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387481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bookmarkStart w:id="2444" w:name="OLE_LINK58"/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4</w:t>
            </w:r>
            <w:bookmarkEnd w:id="2444"/>
          </w:p>
        </w:tc>
        <w:tc>
          <w:tcPr>
            <w:tcW w:w="851" w:type="dxa"/>
            <w:vAlign w:val="center"/>
          </w:tcPr>
          <w:p w14:paraId="60509085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C808F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BCMU_TIRE_PR_FAIL</w:t>
            </w:r>
          </w:p>
        </w:tc>
        <w:tc>
          <w:tcPr>
            <w:tcW w:w="1417" w:type="dxa"/>
            <w:vAlign w:val="center"/>
          </w:tcPr>
          <w:p w14:paraId="5D2C853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931F3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0F932D7" w14:textId="628EFDC9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45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46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5372D26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858CB41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D3E4EDA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7DF163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BCMU_LEFT_INSIDE_TIRE_PR_ADVY</w:t>
            </w:r>
          </w:p>
        </w:tc>
        <w:tc>
          <w:tcPr>
            <w:tcW w:w="1417" w:type="dxa"/>
            <w:vAlign w:val="center"/>
          </w:tcPr>
          <w:p w14:paraId="2AB3B73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E042C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51EE5F8" w14:textId="0AF9D551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47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448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3B2A44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80A81A9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78FE0EF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7B1D56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BCMU_LEFT_OUTSIDE_TIRE_PR_ADVY</w:t>
            </w:r>
          </w:p>
        </w:tc>
        <w:tc>
          <w:tcPr>
            <w:tcW w:w="1417" w:type="dxa"/>
            <w:vAlign w:val="center"/>
          </w:tcPr>
          <w:p w14:paraId="0700F01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CBD836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280B138" w14:textId="2D792C84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49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450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39BCF5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649899B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ABB3246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891D9A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BCMU_RIGHT_INSIDE_TIRE_PR_ADVY</w:t>
            </w:r>
          </w:p>
        </w:tc>
        <w:tc>
          <w:tcPr>
            <w:tcW w:w="1417" w:type="dxa"/>
            <w:vAlign w:val="center"/>
          </w:tcPr>
          <w:p w14:paraId="4A9BAB1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3FB0A9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10D60C81" w14:textId="1CAD7E40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51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452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FF3720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F7391B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70BFF1F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6443BF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kern w:val="0"/>
                <w:sz w:val="22"/>
                <w:szCs w:val="22"/>
              </w:rPr>
              <w:t>BCMU_RIGHT_OUTSIDE_TIRE_PR_ADVY</w:t>
            </w:r>
          </w:p>
        </w:tc>
        <w:tc>
          <w:tcPr>
            <w:tcW w:w="1417" w:type="dxa"/>
            <w:vAlign w:val="center"/>
          </w:tcPr>
          <w:p w14:paraId="6DDC2AE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22E37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3741D00" w14:textId="46D11CD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53" w:author="yaozu long" w:date="2026-01-07T21:34:00Z" w16du:dateUtc="2026-01-07T13:34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过高</w:delText>
              </w:r>
            </w:del>
            <w:ins w:id="2454" w:author="yaozu long" w:date="2026-01-07T21:34:00Z" w16du:dateUtc="2026-01-07T13:34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过高；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F0F418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C2DBC6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941B02E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B5F9EAC" w14:textId="7D2A6A8F" w:rsidR="00543D5D" w:rsidRPr="00D05CD2" w:rsidRDefault="00865A15">
            <w:pPr>
              <w:jc w:val="center"/>
              <w:rPr>
                <w:kern w:val="0"/>
                <w:sz w:val="22"/>
                <w:szCs w:val="22"/>
              </w:rPr>
            </w:pPr>
            <w:r w:rsidRPr="00865A15">
              <w:rPr>
                <w:kern w:val="0"/>
                <w:sz w:val="22"/>
                <w:szCs w:val="22"/>
              </w:rPr>
              <w:t>BCMU_CTR_STATUS</w:t>
            </w:r>
          </w:p>
        </w:tc>
        <w:tc>
          <w:tcPr>
            <w:tcW w:w="1417" w:type="dxa"/>
            <w:vAlign w:val="center"/>
          </w:tcPr>
          <w:p w14:paraId="6EA09BC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77DD85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4CDE24D" w14:textId="5F46F326" w:rsidR="00543D5D" w:rsidRPr="00D05CD2" w:rsidRDefault="00865A15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>
              <w:rPr>
                <w:rFonts w:hAnsi="宋体" w:hint="eastAsia"/>
                <w:kern w:val="0"/>
                <w:sz w:val="22"/>
                <w:szCs w:val="22"/>
              </w:rPr>
              <w:t>有效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4E599E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9178CB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088B0F2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FF3C26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03E6014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970D7D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FADB50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0CF382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320A15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2F981A9" w14:textId="77777777" w:rsidR="00543D5D" w:rsidRPr="00D05CD2" w:rsidRDefault="00543D5D">
            <w:pPr>
              <w:numPr>
                <w:ilvl w:val="0"/>
                <w:numId w:val="1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D46376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01EB463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0514E2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C87B7C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bookmarkEnd w:id="2386"/>
    </w:tbl>
    <w:p w14:paraId="328C5E28" w14:textId="77777777" w:rsidR="00543D5D" w:rsidRPr="00D05CD2" w:rsidRDefault="00543D5D"/>
    <w:p w14:paraId="4B801A5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机轮防滑状态字节定义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4FDC20F5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8E2EE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5D28C6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4BC19884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669E9F9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EE578AE" w14:textId="13B3B23C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7C8135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7EE3248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069C684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0E6AB7D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B095FA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1DC4DE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bookmarkStart w:id="2455" w:name="_Hlk209690391"/>
            <w:r w:rsidRPr="00D05CD2">
              <w:rPr>
                <w:kern w:val="0"/>
                <w:sz w:val="22"/>
                <w:szCs w:val="22"/>
              </w:rPr>
              <w:t>机轮防滑状态</w:t>
            </w:r>
          </w:p>
        </w:tc>
        <w:tc>
          <w:tcPr>
            <w:tcW w:w="851" w:type="dxa"/>
            <w:vAlign w:val="center"/>
          </w:tcPr>
          <w:p w14:paraId="1863CEBD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F4562A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</w:p>
        </w:tc>
        <w:tc>
          <w:tcPr>
            <w:tcW w:w="1417" w:type="dxa"/>
            <w:vAlign w:val="center"/>
          </w:tcPr>
          <w:p w14:paraId="29A8451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AC0666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54161B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452A1F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41CA3EE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2537C83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9F378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1417" w:type="dxa"/>
            <w:vAlign w:val="center"/>
          </w:tcPr>
          <w:p w14:paraId="6E94863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A6C09C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1CD78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F13EF3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252EC44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C0627ED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B675A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1417" w:type="dxa"/>
            <w:vAlign w:val="center"/>
          </w:tcPr>
          <w:p w14:paraId="0B215CE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42E1EF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849D7B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D97167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A848E2A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CBC08F1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5B44F2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1417" w:type="dxa"/>
            <w:vAlign w:val="center"/>
          </w:tcPr>
          <w:p w14:paraId="3E6AEF8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133CFB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370D4B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bookmarkEnd w:id="2455"/>
      <w:tr w:rsidR="00543D5D" w:rsidRPr="00D05CD2" w14:paraId="079778F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D5A145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D550417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A5148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1417" w:type="dxa"/>
            <w:vAlign w:val="center"/>
          </w:tcPr>
          <w:p w14:paraId="371CDD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82E970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9DDDFED" w14:textId="1D45956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56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57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AE8B9B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4F1807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4AF9055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58D6A8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1417" w:type="dxa"/>
            <w:vAlign w:val="center"/>
          </w:tcPr>
          <w:p w14:paraId="0F7473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3650E5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A8F557C" w14:textId="30B58AF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58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59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81B030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5ED57B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374BE0B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F11A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  <w:tc>
          <w:tcPr>
            <w:tcW w:w="1417" w:type="dxa"/>
            <w:vAlign w:val="center"/>
          </w:tcPr>
          <w:p w14:paraId="2880848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608B9F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A11EF8B" w14:textId="472CBD4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60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61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42E515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E14E31C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9EA90C3" w14:textId="77777777" w:rsidR="00543D5D" w:rsidRPr="00D05CD2" w:rsidRDefault="00543D5D">
            <w:pPr>
              <w:numPr>
                <w:ilvl w:val="0"/>
                <w:numId w:val="1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EA641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  <w:tc>
          <w:tcPr>
            <w:tcW w:w="1417" w:type="dxa"/>
            <w:vAlign w:val="center"/>
          </w:tcPr>
          <w:p w14:paraId="0AED10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5A40A9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8096885" w14:textId="532FD70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6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6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79B38193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46FF8757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系统状态字节定义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52C3AE02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5BB5101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686DF6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427FE517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B535D8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C06FB76" w14:textId="19918BAF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36F6E64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21B96C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70E2E5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07D1342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7B19C654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3BEFF3A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系统状态</w:t>
            </w:r>
          </w:p>
        </w:tc>
        <w:tc>
          <w:tcPr>
            <w:tcW w:w="851" w:type="dxa"/>
            <w:vAlign w:val="center"/>
          </w:tcPr>
          <w:p w14:paraId="5AA9C047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3EF2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BCMU_AUTO_BRK_ON</w:t>
            </w:r>
          </w:p>
        </w:tc>
        <w:tc>
          <w:tcPr>
            <w:tcW w:w="1417" w:type="dxa"/>
            <w:vAlign w:val="center"/>
          </w:tcPr>
          <w:p w14:paraId="0DEFAC8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EADB9F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37BDF7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596466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075299A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648FB4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8496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BCMU_BRK_NML_ON</w:t>
            </w:r>
          </w:p>
        </w:tc>
        <w:tc>
          <w:tcPr>
            <w:tcW w:w="1417" w:type="dxa"/>
            <w:vAlign w:val="center"/>
          </w:tcPr>
          <w:p w14:paraId="57D783A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3660A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58FB09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4C52A5A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1ADBDB0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86E8FA1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6FBEF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BCMU_BRK_ALT_ON</w:t>
            </w:r>
          </w:p>
        </w:tc>
        <w:tc>
          <w:tcPr>
            <w:tcW w:w="1417" w:type="dxa"/>
            <w:vAlign w:val="center"/>
          </w:tcPr>
          <w:p w14:paraId="7FFC33B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E0739A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B8323D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53B3A9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2006571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E202ED1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12DD8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color w:val="EE0000"/>
                <w:sz w:val="22"/>
                <w:szCs w:val="22"/>
              </w:rPr>
              <w:t>BCMU_BRK_EMER_ON</w:t>
            </w:r>
          </w:p>
        </w:tc>
        <w:tc>
          <w:tcPr>
            <w:tcW w:w="1417" w:type="dxa"/>
            <w:vAlign w:val="center"/>
          </w:tcPr>
          <w:p w14:paraId="115A676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34BAFA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16C483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F58BD6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FD54CF1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A58AB9A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3D77D74" w14:textId="4215FF87" w:rsidR="00543D5D" w:rsidRPr="00D05CD2" w:rsidRDefault="00382594">
            <w:pPr>
              <w:jc w:val="center"/>
              <w:rPr>
                <w:kern w:val="0"/>
                <w:sz w:val="22"/>
                <w:szCs w:val="22"/>
              </w:rPr>
            </w:pPr>
            <w:ins w:id="2464" w:author="yaozu long" w:date="2025-12-25T15:16:00Z" w16du:dateUtc="2025-12-25T07:16:00Z">
              <w:r>
                <w:rPr>
                  <w:rFonts w:hint="eastAsia"/>
                  <w:sz w:val="22"/>
                  <w:szCs w:val="22"/>
                </w:rPr>
                <w:t>轮速故障状态</w:t>
              </w:r>
            </w:ins>
            <w:del w:id="2465" w:author="yaozu long" w:date="2025-12-25T15:16:00Z" w16du:dateUtc="2025-12-25T07:16:00Z">
              <w:r w:rsidR="006E20DC" w:rsidRPr="00D05CD2" w:rsidDel="00382594">
                <w:rPr>
                  <w:rFonts w:hint="eastAsia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486D449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F9ACF4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2BA046E" w14:textId="16FECA2C" w:rsidR="00543D5D" w:rsidRPr="00D05CD2" w:rsidRDefault="00382594">
            <w:pPr>
              <w:jc w:val="center"/>
              <w:rPr>
                <w:kern w:val="0"/>
                <w:sz w:val="22"/>
                <w:szCs w:val="22"/>
              </w:rPr>
            </w:pPr>
            <w:ins w:id="2466" w:author="yaozu long" w:date="2025-12-25T15:16:00Z" w16du:dateUtc="2025-12-25T07:16:00Z"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故障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；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  <w:del w:id="2467" w:author="yaozu long" w:date="2025-12-25T15:16:00Z" w16du:dateUtc="2025-12-25T07:16:00Z">
              <w:r w:rsidR="006E20DC" w:rsidRPr="00D05CD2" w:rsidDel="00382594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  <w:tr w:rsidR="00543D5D" w:rsidRPr="00D05CD2" w14:paraId="57771A7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A5896B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B67B056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5F4EE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7CE5C74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6EE550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2AABA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6EF73D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3B0D1B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0FDB358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7E960A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5DCE08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FF7628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017EF6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561AD96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CA1FEA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0F7828C" w14:textId="77777777" w:rsidR="00543D5D" w:rsidRPr="00D05CD2" w:rsidRDefault="00543D5D">
            <w:pPr>
              <w:numPr>
                <w:ilvl w:val="0"/>
                <w:numId w:val="1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4A3347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534F98E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B76D5A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8A5FE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</w:tbl>
    <w:p w14:paraId="042C1081" w14:textId="77777777" w:rsidR="00543D5D" w:rsidRPr="00D05CD2" w:rsidRDefault="00543D5D"/>
    <w:p w14:paraId="2642032A" w14:textId="77777777" w:rsidR="00543D5D" w:rsidRPr="00D05CD2" w:rsidRDefault="00543D5D"/>
    <w:p w14:paraId="7ABCA29D" w14:textId="77777777" w:rsidR="00543D5D" w:rsidRPr="00D05CD2" w:rsidRDefault="00543D5D"/>
    <w:p w14:paraId="1B356D90" w14:textId="77777777" w:rsidR="00543D5D" w:rsidRPr="00D05CD2" w:rsidRDefault="006E20DC">
      <w:pPr>
        <w:pStyle w:val="30"/>
      </w:pPr>
      <w:r w:rsidRPr="00D05CD2">
        <w:rPr>
          <w:rFonts w:hint="eastAsia"/>
        </w:rPr>
        <w:t>ABCU</w:t>
      </w:r>
      <w:r w:rsidRPr="00D05CD2">
        <w:rPr>
          <w:rFonts w:hint="eastAsia"/>
        </w:rPr>
        <w:t>的</w:t>
      </w:r>
      <w:r w:rsidRPr="00D05CD2">
        <w:rPr>
          <w:rFonts w:hint="eastAsia"/>
        </w:rPr>
        <w:t>CAN</w:t>
      </w:r>
      <w:r w:rsidRPr="00D05CD2">
        <w:rPr>
          <w:rFonts w:hint="eastAsia"/>
        </w:rPr>
        <w:t>通讯发送字节</w:t>
      </w:r>
    </w:p>
    <w:p w14:paraId="65DD4CF0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刹车系统发送数据报文1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587C97C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431BA204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188DCE3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50157C12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3CAF4F36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AC9482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EE7EEA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02B1474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9BF017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61DFB28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1B1FACF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4EDB9D20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4A2C6E0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411</w:t>
            </w:r>
          </w:p>
        </w:tc>
        <w:tc>
          <w:tcPr>
            <w:tcW w:w="851" w:type="dxa"/>
            <w:vAlign w:val="center"/>
          </w:tcPr>
          <w:p w14:paraId="35A1AF6D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3DE283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1</w:t>
            </w:r>
          </w:p>
        </w:tc>
        <w:tc>
          <w:tcPr>
            <w:tcW w:w="1417" w:type="dxa"/>
            <w:vAlign w:val="center"/>
          </w:tcPr>
          <w:p w14:paraId="46EA3B5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2622D3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0B3A439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466B27E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F3230EE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EB17EE4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74D0AA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417" w:type="dxa"/>
            <w:vAlign w:val="center"/>
          </w:tcPr>
          <w:p w14:paraId="6462E72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4BAAAF0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ED3F2EC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2B90F2C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95E71C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C8E2992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CE4A6E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3</w:t>
            </w:r>
          </w:p>
        </w:tc>
        <w:tc>
          <w:tcPr>
            <w:tcW w:w="1417" w:type="dxa"/>
            <w:vAlign w:val="center"/>
          </w:tcPr>
          <w:p w14:paraId="02F8D4A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18A9D7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090E029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51BCE8F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841CFEC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C57802B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1231CD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sz w:val="22"/>
                <w:szCs w:val="22"/>
              </w:rPr>
              <w:t>CAN_CAS</w:t>
            </w:r>
            <w:r w:rsidRPr="00D05CD2">
              <w:rPr>
                <w:rFonts w:hint="eastAsia"/>
                <w:sz w:val="22"/>
                <w:szCs w:val="22"/>
              </w:rPr>
              <w:t>信息</w:t>
            </w:r>
            <w:r w:rsidRPr="00D05CD2">
              <w:rPr>
                <w:sz w:val="22"/>
                <w:szCs w:val="22"/>
              </w:rPr>
              <w:t>4</w:t>
            </w:r>
          </w:p>
        </w:tc>
        <w:tc>
          <w:tcPr>
            <w:tcW w:w="1417" w:type="dxa"/>
            <w:vAlign w:val="center"/>
          </w:tcPr>
          <w:p w14:paraId="1E074AA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6F2238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4E1B51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Cs w:val="21"/>
              </w:rPr>
              <w:t>0-255</w:t>
            </w:r>
            <w:r w:rsidRPr="00D05CD2">
              <w:rPr>
                <w:rFonts w:hAnsi="宋体"/>
                <w:kern w:val="0"/>
                <w:szCs w:val="21"/>
              </w:rPr>
              <w:t>；</w:t>
            </w:r>
          </w:p>
        </w:tc>
      </w:tr>
      <w:tr w:rsidR="00543D5D" w:rsidRPr="00D05CD2" w14:paraId="087EE77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672A142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F8FB14C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553C6A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左内轮速信号</w:t>
            </w:r>
          </w:p>
        </w:tc>
        <w:tc>
          <w:tcPr>
            <w:tcW w:w="1417" w:type="dxa"/>
            <w:vAlign w:val="center"/>
          </w:tcPr>
          <w:p w14:paraId="0A21476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331C5E5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81B601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DC06E4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881CD6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CCF7EE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C47441B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D16D30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左外轮速信号</w:t>
            </w:r>
          </w:p>
        </w:tc>
        <w:tc>
          <w:tcPr>
            <w:tcW w:w="1417" w:type="dxa"/>
            <w:vAlign w:val="center"/>
          </w:tcPr>
          <w:p w14:paraId="725C07F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AC2E32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1B2B2C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840667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6A64E3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7F85BC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ED617CA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425E8A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右内轮速信号</w:t>
            </w:r>
          </w:p>
        </w:tc>
        <w:tc>
          <w:tcPr>
            <w:tcW w:w="1417" w:type="dxa"/>
            <w:vAlign w:val="center"/>
          </w:tcPr>
          <w:p w14:paraId="0138B0F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554DCD7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1B2BF78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324504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32A0F6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BF00C0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70BDA48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A22E19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右外轮速信号</w:t>
            </w:r>
          </w:p>
        </w:tc>
        <w:tc>
          <w:tcPr>
            <w:tcW w:w="1417" w:type="dxa"/>
            <w:vAlign w:val="center"/>
          </w:tcPr>
          <w:p w14:paraId="477DEF6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605C230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50ECBED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753182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D4D1FFB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6B8A748A" w14:textId="726284EF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lastRenderedPageBreak/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，刷新周期</w:t>
            </w:r>
            <w:r w:rsidRPr="00D05CD2">
              <w:rPr>
                <w:rFonts w:eastAsiaTheme="minorEastAsia" w:hint="eastAsia"/>
                <w:kern w:val="0"/>
                <w:sz w:val="20"/>
              </w:rPr>
              <w:t>20</w:t>
            </w:r>
            <w:r w:rsidRPr="00D05CD2">
              <w:rPr>
                <w:rFonts w:eastAsiaTheme="minorEastAsia"/>
                <w:kern w:val="0"/>
                <w:sz w:val="20"/>
              </w:rPr>
              <w:t>ms</w:t>
            </w:r>
            <w:r w:rsidRPr="00D05CD2">
              <w:rPr>
                <w:rFonts w:eastAsiaTheme="minorEastAsia"/>
                <w:kern w:val="0"/>
                <w:sz w:val="20"/>
              </w:rPr>
              <w:t>（</w:t>
            </w:r>
            <w:r w:rsidRPr="00D05CD2">
              <w:rPr>
                <w:rFonts w:eastAsiaTheme="minorEastAsia"/>
                <w:kern w:val="0"/>
                <w:sz w:val="20"/>
              </w:rPr>
              <w:t>TBD</w:t>
            </w:r>
            <w:r w:rsidRPr="00D05CD2">
              <w:rPr>
                <w:rFonts w:eastAsiaTheme="minorEastAsia"/>
                <w:kern w:val="0"/>
                <w:sz w:val="20"/>
              </w:rPr>
              <w:t>）</w:t>
            </w:r>
          </w:p>
          <w:p w14:paraId="060B4B57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27EAE228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2326CD7C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73478F0B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刹车系统发送数据报文2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2AE0E577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486A3691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73EF4D8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23C6D54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2FA7712E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0592C7C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D722C0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247F3D3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5A34D0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37D914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1B4D473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19FF515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4BCEFA7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412</w:t>
            </w:r>
          </w:p>
        </w:tc>
        <w:tc>
          <w:tcPr>
            <w:tcW w:w="851" w:type="dxa"/>
            <w:vAlign w:val="center"/>
          </w:tcPr>
          <w:p w14:paraId="4A67BE19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903C77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35ED6C5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16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</w:p>
        </w:tc>
        <w:tc>
          <w:tcPr>
            <w:tcW w:w="1974" w:type="dxa"/>
            <w:vMerge w:val="restart"/>
            <w:vAlign w:val="center"/>
          </w:tcPr>
          <w:p w14:paraId="4561C42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415F9D8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60C19F0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4AA7B0F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CA0BB10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5716A1B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2181D997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EDFCFD3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329ECA68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7411A2E6" w14:textId="77777777" w:rsidR="00543D5D" w:rsidRPr="00D05CD2" w:rsidRDefault="00543D5D">
            <w:pPr>
              <w:jc w:val="center"/>
              <w:rPr>
                <w:kern w:val="0"/>
                <w:szCs w:val="21"/>
              </w:rPr>
            </w:pPr>
          </w:p>
        </w:tc>
      </w:tr>
      <w:tr w:rsidR="00543D5D" w:rsidRPr="00D05CD2" w14:paraId="2FD12EC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D6937F1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FC8D433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E9B093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327C885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  <w:p w14:paraId="0E91CF8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Merge w:val="restart"/>
            <w:vAlign w:val="center"/>
          </w:tcPr>
          <w:p w14:paraId="5FC89B0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20A079E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641EF4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FA0B09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BAAC7E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FD68BBA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4E5F50C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398B51F6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64B34AF8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18C80DA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4749FBF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CA4ED2B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FCBE788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3EB0BE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右内机轮刹车总压力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5E8648A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  <w:p w14:paraId="00854CC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Merge w:val="restart"/>
            <w:vAlign w:val="center"/>
          </w:tcPr>
          <w:p w14:paraId="31759D2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5D6FCCB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460F1B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774CEF9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F41B6F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EFC3DC7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01CFFD5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EE9797E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129EBFDB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130AE842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33423C8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D3211E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4142047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874D6E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右外机轮刹车总压力</w:t>
            </w:r>
          </w:p>
        </w:tc>
        <w:tc>
          <w:tcPr>
            <w:tcW w:w="1417" w:type="dxa"/>
            <w:vMerge w:val="restart"/>
            <w:vAlign w:val="center"/>
          </w:tcPr>
          <w:p w14:paraId="52A432B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  <w:p w14:paraId="19925D0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Merge w:val="restart"/>
            <w:vAlign w:val="center"/>
          </w:tcPr>
          <w:p w14:paraId="47F5404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FF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Merge w:val="restart"/>
            <w:vAlign w:val="center"/>
          </w:tcPr>
          <w:p w14:paraId="1BA71179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0N~65535N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2A6F1A07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675004F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613F29D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C39F87D" w14:textId="77777777" w:rsidR="00543D5D" w:rsidRPr="00D05CD2" w:rsidRDefault="00543D5D">
            <w:pPr>
              <w:numPr>
                <w:ilvl w:val="0"/>
                <w:numId w:val="22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53FEF4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2161AE3B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1974" w:type="dxa"/>
            <w:vMerge/>
            <w:vAlign w:val="center"/>
          </w:tcPr>
          <w:p w14:paraId="4FF9EE65" w14:textId="77777777" w:rsidR="00543D5D" w:rsidRPr="00D05CD2" w:rsidRDefault="00543D5D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</w:p>
        </w:tc>
        <w:tc>
          <w:tcPr>
            <w:tcW w:w="2795" w:type="dxa"/>
            <w:vMerge/>
            <w:vAlign w:val="center"/>
          </w:tcPr>
          <w:p w14:paraId="34F08E3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</w:tr>
      <w:tr w:rsidR="00543D5D" w:rsidRPr="00D05CD2" w14:paraId="2F002E22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765CDA6A" w14:textId="78C77523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130A3D04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49D73243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54265251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11594ED2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刹车系统发送数据报文3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598104A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78A16E4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7C44B02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685C83B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465138E0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3565DCAF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6AF623E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478C681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CB92A0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7978277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261E108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104E41B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82942D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413</w:t>
            </w:r>
          </w:p>
        </w:tc>
        <w:tc>
          <w:tcPr>
            <w:tcW w:w="851" w:type="dxa"/>
            <w:vAlign w:val="center"/>
          </w:tcPr>
          <w:p w14:paraId="16FEF961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75F07E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4F6B1AF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C9987B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16B703A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bookmarkStart w:id="2468" w:name="OLE_LINK52"/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  <w:bookmarkEnd w:id="2468"/>
          </w:p>
        </w:tc>
      </w:tr>
      <w:tr w:rsidR="00543D5D" w:rsidRPr="00D05CD2" w14:paraId="7D8503F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75E847D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B0770C7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</w:tcPr>
          <w:p w14:paraId="650BF188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45BD822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15B62F01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</w:tcPr>
          <w:p w14:paraId="49F44B4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</w:p>
        </w:tc>
      </w:tr>
      <w:tr w:rsidR="00543D5D" w:rsidRPr="00D05CD2" w14:paraId="02B5958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756EBF7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8CC983F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12D454E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5D5DD4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0953E97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</w:tcPr>
          <w:p w14:paraId="063B933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</w:p>
        </w:tc>
      </w:tr>
      <w:tr w:rsidR="00543D5D" w:rsidRPr="00D05CD2" w14:paraId="46D0992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5733876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7F87851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22FB021E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078173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9AFCCC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</w:tcPr>
          <w:p w14:paraId="5C05F29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/</w:t>
            </w:r>
          </w:p>
        </w:tc>
      </w:tr>
      <w:tr w:rsidR="00543D5D" w:rsidRPr="00D05CD2" w14:paraId="3885DE8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4318C2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1204D81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B1BFD8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247025E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39E2C9E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1BFDF14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A45D36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F1ADB7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78A87E0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B6B9AF0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051A31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右主脚蹬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传感器信号</w:t>
            </w:r>
          </w:p>
        </w:tc>
        <w:tc>
          <w:tcPr>
            <w:tcW w:w="1417" w:type="dxa"/>
            <w:vAlign w:val="center"/>
          </w:tcPr>
          <w:p w14:paraId="5BE890C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4645A6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096B681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4012E0C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0349CD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43F47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C26B1D4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C7E2D4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左副脚蹬传感器信号</w:t>
            </w:r>
          </w:p>
        </w:tc>
        <w:tc>
          <w:tcPr>
            <w:tcW w:w="1417" w:type="dxa"/>
            <w:vAlign w:val="center"/>
          </w:tcPr>
          <w:p w14:paraId="141EBC3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ACFE8FD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2008CB46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7F1B383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4A488E4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7587474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B103674" w14:textId="77777777" w:rsidR="00543D5D" w:rsidRPr="00D05CD2" w:rsidRDefault="00543D5D">
            <w:pPr>
              <w:numPr>
                <w:ilvl w:val="0"/>
                <w:numId w:val="23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171CCD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右副脚蹬传感器信号</w:t>
            </w:r>
          </w:p>
        </w:tc>
        <w:tc>
          <w:tcPr>
            <w:tcW w:w="1417" w:type="dxa"/>
            <w:vAlign w:val="center"/>
          </w:tcPr>
          <w:p w14:paraId="2D0CFAB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CCC43D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745AC3B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2E49D4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1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A20A7D2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5CFE1B46" w14:textId="6079F099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745E1604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616D820C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2C9711CD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刹车系统发送数据报文4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430ED2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4BEFF19F" w14:textId="77777777" w:rsidR="00543D5D" w:rsidRPr="00D05CD2" w:rsidRDefault="006E20DC">
            <w:pPr>
              <w:jc w:val="center"/>
              <w:rPr>
                <w:rFonts w:hAnsi="宋体" w:hint="eastAsia"/>
                <w:kern w:val="0"/>
                <w:sz w:val="20"/>
                <w:szCs w:val="21"/>
              </w:rPr>
            </w:pPr>
            <w:r w:rsidRPr="00D05CD2">
              <w:rPr>
                <w:rFonts w:hAnsi="宋体"/>
                <w:kern w:val="0"/>
                <w:sz w:val="20"/>
                <w:szCs w:val="21"/>
              </w:rPr>
              <w:t>报文</w:t>
            </w:r>
          </w:p>
          <w:p w14:paraId="79FA914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kern w:val="0"/>
                <w:sz w:val="20"/>
                <w:szCs w:val="21"/>
              </w:rPr>
              <w:t>ID</w:t>
            </w:r>
          </w:p>
        </w:tc>
        <w:tc>
          <w:tcPr>
            <w:tcW w:w="8738" w:type="dxa"/>
            <w:gridSpan w:val="5"/>
            <w:vAlign w:val="center"/>
          </w:tcPr>
          <w:p w14:paraId="5B5022D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数据段</w:t>
            </w:r>
          </w:p>
        </w:tc>
      </w:tr>
      <w:tr w:rsidR="00543D5D" w:rsidRPr="00D05CD2" w14:paraId="4613DA86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297F676A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73C1E25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字节号</w:t>
            </w:r>
          </w:p>
        </w:tc>
        <w:tc>
          <w:tcPr>
            <w:tcW w:w="1701" w:type="dxa"/>
            <w:vAlign w:val="center"/>
          </w:tcPr>
          <w:p w14:paraId="27B8186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9FFF994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长度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hAnsi="宋体" w:hint="eastAsia"/>
                <w:kern w:val="0"/>
                <w:szCs w:val="21"/>
              </w:rPr>
              <w:t>类型</w:t>
            </w:r>
          </w:p>
        </w:tc>
        <w:tc>
          <w:tcPr>
            <w:tcW w:w="1974" w:type="dxa"/>
            <w:vAlign w:val="center"/>
          </w:tcPr>
          <w:p w14:paraId="314BFC60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内容</w:t>
            </w:r>
          </w:p>
        </w:tc>
        <w:tc>
          <w:tcPr>
            <w:tcW w:w="2795" w:type="dxa"/>
            <w:vAlign w:val="center"/>
          </w:tcPr>
          <w:p w14:paraId="53F9117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Ansi="宋体"/>
                <w:kern w:val="0"/>
                <w:szCs w:val="21"/>
              </w:rPr>
              <w:t>备注</w:t>
            </w:r>
          </w:p>
        </w:tc>
      </w:tr>
      <w:tr w:rsidR="00543D5D" w:rsidRPr="00D05CD2" w14:paraId="64D5A502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078E3034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ABCU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414</w:t>
            </w:r>
          </w:p>
        </w:tc>
        <w:tc>
          <w:tcPr>
            <w:tcW w:w="851" w:type="dxa"/>
            <w:vAlign w:val="center"/>
          </w:tcPr>
          <w:p w14:paraId="14B25A2D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6BDC03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左总刹车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17C4BD2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5CFCC5E3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</w:t>
            </w:r>
            <w:r w:rsidRPr="00D05CD2">
              <w:rPr>
                <w:rFonts w:hint="eastAsia"/>
                <w:kern w:val="0"/>
                <w:szCs w:val="21"/>
              </w:rPr>
              <w:t>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FH</w:t>
            </w:r>
          </w:p>
        </w:tc>
        <w:tc>
          <w:tcPr>
            <w:tcW w:w="2795" w:type="dxa"/>
            <w:vAlign w:val="center"/>
          </w:tcPr>
          <w:p w14:paraId="1EEC14F3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3BD92F04" w14:textId="464B7209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469" w:author="yaozu long" w:date="2026-01-15T14:34:00Z" w16du:dateUtc="2026-01-15T06:34:00Z">
              <w:r w:rsidR="0086511B">
                <w:rPr>
                  <w:rFonts w:hint="eastAsia"/>
                  <w:kern w:val="0"/>
                  <w:sz w:val="20"/>
                  <w:szCs w:val="21"/>
                </w:rPr>
                <w:t>0.4</w:t>
              </w:r>
            </w:ins>
            <w:del w:id="2470" w:author="yaozu long" w:date="2026-01-15T14:34:00Z" w16du:dateUtc="2026-01-15T06:34:00Z">
              <w:r w:rsidRPr="00D05CD2" w:rsidDel="0086511B">
                <w:rPr>
                  <w:rFonts w:hint="eastAsia"/>
                  <w:kern w:val="0"/>
                  <w:sz w:val="20"/>
                  <w:szCs w:val="21"/>
                </w:rPr>
                <w:delText>1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161013E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7157FC4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F460FD2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01156EA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proofErr w:type="gramStart"/>
            <w:r w:rsidRPr="00D05CD2">
              <w:rPr>
                <w:rFonts w:hint="eastAsia"/>
                <w:sz w:val="22"/>
                <w:szCs w:val="22"/>
              </w:rPr>
              <w:t>右总刹车</w:t>
            </w:r>
            <w:proofErr w:type="gramEnd"/>
            <w:r w:rsidRPr="00D05CD2">
              <w:rPr>
                <w:rFonts w:hint="eastAsia"/>
                <w:sz w:val="22"/>
                <w:szCs w:val="22"/>
              </w:rPr>
              <w:t>量反馈</w:t>
            </w:r>
          </w:p>
        </w:tc>
        <w:tc>
          <w:tcPr>
            <w:tcW w:w="1417" w:type="dxa"/>
            <w:vAlign w:val="center"/>
          </w:tcPr>
          <w:p w14:paraId="7EF2BD1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0C17CBD6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kern w:val="0"/>
                <w:szCs w:val="21"/>
              </w:rPr>
              <w:t>F</w:t>
            </w:r>
            <w:r w:rsidRPr="00D05CD2">
              <w:rPr>
                <w:rFonts w:hint="eastAsia"/>
                <w:kern w:val="0"/>
                <w:szCs w:val="21"/>
              </w:rPr>
              <w:t>F</w:t>
            </w:r>
            <w:r w:rsidRPr="00D05CD2">
              <w:rPr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6400CC6D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0% ~100%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0A247E81" w14:textId="34D725B6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</w:t>
            </w:r>
            <w:ins w:id="2471" w:author="yaozu long" w:date="2026-01-15T14:34:00Z" w16du:dateUtc="2026-01-15T06:34:00Z">
              <w:r w:rsidR="0086511B">
                <w:rPr>
                  <w:rFonts w:hint="eastAsia"/>
                  <w:kern w:val="0"/>
                  <w:sz w:val="20"/>
                  <w:szCs w:val="21"/>
                </w:rPr>
                <w:t>0.4</w:t>
              </w:r>
            </w:ins>
            <w:del w:id="2472" w:author="yaozu long" w:date="2026-01-15T14:34:00Z" w16du:dateUtc="2026-01-15T06:34:00Z">
              <w:r w:rsidRPr="00D05CD2" w:rsidDel="0086511B">
                <w:rPr>
                  <w:rFonts w:hint="eastAsia"/>
                  <w:kern w:val="0"/>
                  <w:sz w:val="20"/>
                  <w:szCs w:val="21"/>
                </w:rPr>
                <w:delText>1</w:delText>
              </w:r>
            </w:del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20EB923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D0EC1B5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47345D2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D87A3C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左起落架平均轮速信号</w:t>
            </w:r>
          </w:p>
        </w:tc>
        <w:tc>
          <w:tcPr>
            <w:tcW w:w="1417" w:type="dxa"/>
            <w:vAlign w:val="center"/>
          </w:tcPr>
          <w:p w14:paraId="3E0D807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5EF2585F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0DE8019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5BFEDCE5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3279ECB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9544EF3" w14:textId="77777777" w:rsidR="00543D5D" w:rsidRPr="00D05CD2" w:rsidRDefault="00543D5D">
            <w:pPr>
              <w:numPr>
                <w:ilvl w:val="0"/>
                <w:numId w:val="21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C6A1D47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6996A82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右起落架平均轮速信号</w:t>
            </w:r>
          </w:p>
        </w:tc>
        <w:tc>
          <w:tcPr>
            <w:tcW w:w="1417" w:type="dxa"/>
            <w:vAlign w:val="center"/>
          </w:tcPr>
          <w:p w14:paraId="6A2CEAD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UINT</w:t>
            </w:r>
          </w:p>
        </w:tc>
        <w:tc>
          <w:tcPr>
            <w:tcW w:w="1974" w:type="dxa"/>
            <w:vAlign w:val="center"/>
          </w:tcPr>
          <w:p w14:paraId="1DB9E52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kern w:val="0"/>
                <w:szCs w:val="21"/>
              </w:rPr>
              <w:t>00</w:t>
            </w:r>
            <w:r w:rsidRPr="00D05CD2">
              <w:rPr>
                <w:rFonts w:hAnsi="宋体"/>
                <w:kern w:val="0"/>
                <w:szCs w:val="21"/>
              </w:rPr>
              <w:t>～</w:t>
            </w:r>
            <w:r w:rsidRPr="00D05CD2">
              <w:rPr>
                <w:kern w:val="0"/>
                <w:szCs w:val="21"/>
              </w:rPr>
              <w:t>FFH</w:t>
            </w:r>
          </w:p>
        </w:tc>
        <w:tc>
          <w:tcPr>
            <w:tcW w:w="2795" w:type="dxa"/>
            <w:vAlign w:val="center"/>
          </w:tcPr>
          <w:p w14:paraId="625A067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kern w:val="0"/>
                <w:sz w:val="20"/>
                <w:szCs w:val="21"/>
              </w:rPr>
              <w:t>0km/h~510km/h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  <w:p w14:paraId="47FB0A11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比例尺：</w:t>
            </w:r>
            <w:r w:rsidRPr="00D05CD2">
              <w:rPr>
                <w:kern w:val="0"/>
                <w:sz w:val="20"/>
                <w:szCs w:val="21"/>
              </w:rPr>
              <w:t>LSB=2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5F089D7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79ED4C7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EDF1421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66C0070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机轮防滑状态</w:t>
            </w:r>
          </w:p>
        </w:tc>
        <w:tc>
          <w:tcPr>
            <w:tcW w:w="1417" w:type="dxa"/>
            <w:vAlign w:val="center"/>
          </w:tcPr>
          <w:p w14:paraId="15018A2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41265B19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40BB43A7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color w:val="EE0000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D39C5B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E6333A1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EB141B8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026644A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系统状态</w:t>
            </w:r>
          </w:p>
        </w:tc>
        <w:tc>
          <w:tcPr>
            <w:tcW w:w="1417" w:type="dxa"/>
            <w:vAlign w:val="center"/>
          </w:tcPr>
          <w:p w14:paraId="025F780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72865F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5279D36C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929BC4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CDFBE29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8C413CC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A515AF2" w14:textId="4892AA5A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B4351F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Cs w:val="21"/>
              </w:rPr>
            </w:pPr>
            <w:r w:rsidRPr="00D05CD2">
              <w:rPr>
                <w:rFonts w:eastAsiaTheme="minorEastAsia" w:hint="eastAsia"/>
                <w:color w:val="EE0000"/>
                <w:kern w:val="0"/>
                <w:szCs w:val="21"/>
              </w:rPr>
              <w:t>8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/</w:t>
            </w:r>
            <w:r w:rsidRPr="00D05CD2">
              <w:rPr>
                <w:rFonts w:eastAsiaTheme="minorEastAsia" w:hint="eastAsia"/>
                <w:color w:val="EE0000"/>
                <w:kern w:val="0"/>
                <w:sz w:val="22"/>
                <w:szCs w:val="22"/>
              </w:rPr>
              <w:t xml:space="preserve"> UINT</w:t>
            </w:r>
          </w:p>
        </w:tc>
        <w:tc>
          <w:tcPr>
            <w:tcW w:w="1974" w:type="dxa"/>
            <w:vAlign w:val="center"/>
          </w:tcPr>
          <w:p w14:paraId="618F9E85" w14:textId="77777777" w:rsidR="00543D5D" w:rsidRPr="00D05CD2" w:rsidRDefault="006E20DC">
            <w:pPr>
              <w:jc w:val="center"/>
              <w:rPr>
                <w:kern w:val="0"/>
                <w:szCs w:val="21"/>
              </w:rPr>
            </w:pPr>
            <w:r w:rsidRPr="00D05CD2">
              <w:rPr>
                <w:color w:val="EE0000"/>
                <w:kern w:val="0"/>
                <w:szCs w:val="21"/>
              </w:rPr>
              <w:t>0</w:t>
            </w:r>
            <w:r w:rsidRPr="00D05CD2">
              <w:rPr>
                <w:rFonts w:hint="eastAsia"/>
                <w:color w:val="EE0000"/>
                <w:kern w:val="0"/>
                <w:szCs w:val="21"/>
              </w:rPr>
              <w:t>0</w:t>
            </w:r>
            <w:r w:rsidRPr="00D05CD2">
              <w:rPr>
                <w:rFonts w:hAnsi="宋体"/>
                <w:color w:val="EE0000"/>
                <w:kern w:val="0"/>
                <w:szCs w:val="21"/>
              </w:rPr>
              <w:t>～</w:t>
            </w:r>
            <w:r w:rsidRPr="00D05CD2">
              <w:rPr>
                <w:rFonts w:hAnsi="宋体" w:hint="eastAsia"/>
                <w:color w:val="EE0000"/>
                <w:kern w:val="0"/>
                <w:szCs w:val="21"/>
              </w:rPr>
              <w:t>FF</w:t>
            </w:r>
            <w:r w:rsidRPr="00D05CD2">
              <w:rPr>
                <w:color w:val="EE0000"/>
                <w:kern w:val="0"/>
                <w:szCs w:val="21"/>
              </w:rPr>
              <w:t>H</w:t>
            </w:r>
          </w:p>
        </w:tc>
        <w:tc>
          <w:tcPr>
            <w:tcW w:w="2795" w:type="dxa"/>
            <w:vAlign w:val="center"/>
          </w:tcPr>
          <w:p w14:paraId="4AB48CE8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kern w:val="0"/>
                <w:sz w:val="20"/>
                <w:szCs w:val="21"/>
              </w:rPr>
              <w:t>信号范围：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0~255</w:t>
            </w:r>
            <w:r w:rsidRPr="00D05CD2">
              <w:rPr>
                <w:rFonts w:hint="eastAsia"/>
                <w:kern w:val="0"/>
                <w:sz w:val="20"/>
                <w:szCs w:val="21"/>
              </w:rPr>
              <w:t>；</w:t>
            </w:r>
          </w:p>
        </w:tc>
      </w:tr>
      <w:tr w:rsidR="00543D5D" w:rsidRPr="00D05CD2" w14:paraId="068223F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3791A76" w14:textId="77777777" w:rsidR="00543D5D" w:rsidRPr="00D05CD2" w:rsidRDefault="00543D5D">
            <w:p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9CB0535" w14:textId="77777777" w:rsidR="00543D5D" w:rsidRPr="00D05CD2" w:rsidRDefault="00543D5D">
            <w:pPr>
              <w:numPr>
                <w:ilvl w:val="0"/>
                <w:numId w:val="24"/>
              </w:numPr>
              <w:jc w:val="center"/>
              <w:rPr>
                <w:kern w:val="0"/>
                <w:sz w:val="20"/>
                <w:szCs w:val="21"/>
              </w:rPr>
            </w:pPr>
          </w:p>
        </w:tc>
        <w:tc>
          <w:tcPr>
            <w:tcW w:w="1701" w:type="dxa"/>
          </w:tcPr>
          <w:p w14:paraId="15977B7F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</w:tcPr>
          <w:p w14:paraId="65BFA63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1974" w:type="dxa"/>
          </w:tcPr>
          <w:p w14:paraId="10FB418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  <w:tc>
          <w:tcPr>
            <w:tcW w:w="2795" w:type="dxa"/>
          </w:tcPr>
          <w:p w14:paraId="4D697CCB" w14:textId="77777777" w:rsidR="00543D5D" w:rsidRPr="00D05CD2" w:rsidRDefault="006E20DC">
            <w:pPr>
              <w:jc w:val="center"/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 w:hint="eastAsia"/>
                <w:kern w:val="0"/>
                <w:szCs w:val="21"/>
              </w:rPr>
              <w:t>/</w:t>
            </w:r>
          </w:p>
        </w:tc>
      </w:tr>
      <w:tr w:rsidR="00543D5D" w:rsidRPr="00D05CD2" w14:paraId="0E66861D" w14:textId="77777777">
        <w:trPr>
          <w:trHeight w:val="1701"/>
          <w:jc w:val="center"/>
        </w:trPr>
        <w:tc>
          <w:tcPr>
            <w:tcW w:w="9539" w:type="dxa"/>
            <w:gridSpan w:val="6"/>
            <w:vAlign w:val="center"/>
          </w:tcPr>
          <w:p w14:paraId="3BECEFA8" w14:textId="41A19BA9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1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</w:t>
            </w:r>
            <w:r w:rsidRPr="00D05CD2">
              <w:rPr>
                <w:rFonts w:eastAsiaTheme="minorEastAsia"/>
                <w:kern w:val="0"/>
                <w:sz w:val="20"/>
              </w:rPr>
              <w:t>CAN</w:t>
            </w:r>
            <w:r w:rsidRPr="00D05CD2">
              <w:rPr>
                <w:rFonts w:eastAsiaTheme="minorEastAsia"/>
                <w:kern w:val="0"/>
                <w:sz w:val="20"/>
              </w:rPr>
              <w:t>总线数据通信速率为</w:t>
            </w:r>
            <w:r w:rsidRPr="00D05CD2">
              <w:rPr>
                <w:rFonts w:eastAsiaTheme="minorEastAsia"/>
                <w:kern w:val="0"/>
                <w:sz w:val="20"/>
              </w:rPr>
              <w:t>500kbps</w:t>
            </w:r>
            <w:r w:rsidRPr="00D05CD2">
              <w:rPr>
                <w:rFonts w:eastAsiaTheme="minorEastAsia"/>
                <w:kern w:val="0"/>
                <w:sz w:val="20"/>
              </w:rPr>
              <w:t>，</w:t>
            </w:r>
            <w:r w:rsidR="00854369">
              <w:rPr>
                <w:rFonts w:eastAsiaTheme="minorEastAsia"/>
                <w:kern w:val="0"/>
                <w:sz w:val="20"/>
              </w:rPr>
              <w:t>刷新周期</w:t>
            </w:r>
            <w:r w:rsidR="00854369">
              <w:rPr>
                <w:rFonts w:eastAsiaTheme="minorEastAsia"/>
                <w:kern w:val="0"/>
                <w:sz w:val="20"/>
              </w:rPr>
              <w:t>20ms</w:t>
            </w:r>
          </w:p>
          <w:p w14:paraId="550870C1" w14:textId="77777777" w:rsidR="00543D5D" w:rsidRPr="00D05CD2" w:rsidRDefault="006E20DC">
            <w:pPr>
              <w:rPr>
                <w:rFonts w:eastAsiaTheme="minorEastAsia"/>
                <w:kern w:val="0"/>
                <w:sz w:val="20"/>
              </w:rPr>
            </w:pPr>
            <w:r w:rsidRPr="00D05CD2">
              <w:rPr>
                <w:rFonts w:eastAsiaTheme="minorEastAsia" w:hint="eastAsia"/>
                <w:kern w:val="0"/>
                <w:sz w:val="20"/>
              </w:rPr>
              <w:t>2</w:t>
            </w:r>
            <w:r w:rsidRPr="00D05CD2">
              <w:rPr>
                <w:rFonts w:eastAsiaTheme="minorEastAsia" w:hint="eastAsia"/>
                <w:kern w:val="0"/>
                <w:sz w:val="20"/>
              </w:rPr>
              <w:t>、数据类型定义：</w:t>
            </w:r>
          </w:p>
          <w:p w14:paraId="23EC080E" w14:textId="77777777" w:rsidR="00543D5D" w:rsidRPr="00D05CD2" w:rsidRDefault="006E20DC">
            <w:pPr>
              <w:rPr>
                <w:kern w:val="0"/>
                <w:sz w:val="20"/>
                <w:szCs w:val="21"/>
              </w:rPr>
            </w:pPr>
            <w:r w:rsidRPr="00D05CD2">
              <w:rPr>
                <w:rFonts w:eastAsiaTheme="minorEastAsia"/>
                <w:kern w:val="0"/>
                <w:sz w:val="20"/>
              </w:rPr>
              <w:tab/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A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BOOL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布尔型；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 xml:space="preserve">UINT 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无符号整数；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C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SHORT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无符号短整数；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D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、</w:t>
            </w:r>
            <w:r w:rsidRPr="00D05CD2">
              <w:rPr>
                <w:rFonts w:eastAsiaTheme="minorEastAsia"/>
                <w:kern w:val="0"/>
                <w:sz w:val="22"/>
                <w:szCs w:val="22"/>
              </w:rPr>
              <w:t>UCHAR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无符号字节。</w:t>
            </w:r>
          </w:p>
        </w:tc>
      </w:tr>
    </w:tbl>
    <w:p w14:paraId="06CDF9AB" w14:textId="77777777" w:rsidR="00543D5D" w:rsidRPr="00D05CD2" w:rsidRDefault="006E20DC" w:rsidP="00D05CD2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刹车系统发送数据报文5（</w:t>
      </w: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飞控指令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回绕）</w:t>
      </w:r>
    </w:p>
    <w:tbl>
      <w:tblPr>
        <w:tblStyle w:val="af5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802"/>
        <w:gridCol w:w="851"/>
        <w:gridCol w:w="1701"/>
        <w:gridCol w:w="1417"/>
        <w:gridCol w:w="1974"/>
        <w:gridCol w:w="2795"/>
      </w:tblGrid>
      <w:tr w:rsidR="00543D5D" w:rsidRPr="00D05CD2" w14:paraId="4FA41490" w14:textId="77777777">
        <w:trPr>
          <w:trHeight w:val="454"/>
          <w:tblHeader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38008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lastRenderedPageBreak/>
              <w:t>报文</w:t>
            </w:r>
          </w:p>
          <w:p w14:paraId="47CAAC7F" w14:textId="77777777" w:rsidR="00543D5D" w:rsidRPr="00D05CD2" w:rsidRDefault="006E20DC">
            <w:pPr>
              <w:jc w:val="center"/>
            </w:pPr>
            <w:r w:rsidRPr="00D05CD2">
              <w:t>ID</w:t>
            </w:r>
          </w:p>
        </w:tc>
        <w:tc>
          <w:tcPr>
            <w:tcW w:w="87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CE24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数据段</w:t>
            </w:r>
          </w:p>
        </w:tc>
      </w:tr>
      <w:tr w:rsidR="00543D5D" w:rsidRPr="00D05CD2" w14:paraId="7F5BC897" w14:textId="77777777">
        <w:trPr>
          <w:trHeight w:val="454"/>
          <w:tblHeader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ADC3A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6513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字节号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A9377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信号名称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812C7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长度</w:t>
            </w:r>
            <w:r w:rsidRPr="00D05CD2">
              <w:t>/</w:t>
            </w:r>
            <w:r w:rsidRPr="00D05CD2">
              <w:rPr>
                <w:rFonts w:hint="eastAsia"/>
              </w:rPr>
              <w:t>类型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764A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内容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0D56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备注</w:t>
            </w:r>
          </w:p>
        </w:tc>
      </w:tr>
      <w:tr w:rsidR="00543D5D" w:rsidRPr="00D05CD2" w14:paraId="77227F82" w14:textId="77777777">
        <w:trPr>
          <w:trHeight w:val="454"/>
          <w:jc w:val="center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BFDC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415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49AE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9DD3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起落架状态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E3DE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2D0C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3F22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EF1A520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D103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20D17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EAC1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BC6C7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8308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A914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08749B8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D99EE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8BBE9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961B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自动飞行左刹车行程量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CD6DB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A0DA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179DD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4522644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10609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CEA7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1265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自动飞行右刹车行程量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859C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A9680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95EFD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6D0FF4F6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16056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1396D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FC3A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69FB1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10E3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F8D6D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44E29C6E" w14:textId="77777777">
        <w:trPr>
          <w:trHeight w:val="90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B82B4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87DE3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2396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地速信号</w:t>
            </w:r>
            <w:r w:rsidRPr="00D05CD2"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D4EF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88B08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3BF3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0km/h~510km/h</w:t>
            </w:r>
            <w:r w:rsidRPr="00D05CD2">
              <w:rPr>
                <w:rFonts w:hint="eastAsia"/>
              </w:rPr>
              <w:t>；</w:t>
            </w:r>
          </w:p>
          <w:p w14:paraId="398B06B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LSB=2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7EFA3E01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CA4D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C4DC0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D8833E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飞机前向加速度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BF0CC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16</w:t>
            </w:r>
            <w:r w:rsidRPr="00D05CD2">
              <w:t>/INT</w:t>
            </w:r>
          </w:p>
        </w:tc>
        <w:tc>
          <w:tcPr>
            <w:tcW w:w="19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F66909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</w:t>
            </w:r>
            <w:r w:rsidRPr="00D05CD2">
              <w:rPr>
                <w:rFonts w:hint="eastAsia"/>
              </w:rPr>
              <w:t>FF</w:t>
            </w:r>
            <w:r w:rsidRPr="00D05CD2">
              <w:t>H</w:t>
            </w:r>
          </w:p>
        </w:tc>
        <w:tc>
          <w:tcPr>
            <w:tcW w:w="27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4D2D4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rPr>
                <w:rFonts w:hint="eastAsia"/>
              </w:rPr>
              <w:t>-327.68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  <w:r w:rsidRPr="00D05CD2">
              <w:rPr>
                <w:rFonts w:hint="eastAsia"/>
              </w:rPr>
              <w:t>；</w:t>
            </w:r>
          </w:p>
          <w:p w14:paraId="6E7C976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</w:t>
            </w:r>
            <w:r w:rsidRPr="00D05CD2">
              <w:rPr>
                <w:rFonts w:hint="eastAsia"/>
              </w:rPr>
              <w:t>0.01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54D54A66" w14:textId="77777777">
        <w:trPr>
          <w:trHeight w:val="454"/>
          <w:jc w:val="center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7D1C" w14:textId="77777777" w:rsidR="00543D5D" w:rsidRPr="00D05CD2" w:rsidRDefault="00543D5D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6A0F1" w14:textId="77777777" w:rsidR="00543D5D" w:rsidRPr="00D05CD2" w:rsidRDefault="00543D5D" w:rsidP="00D05CD2">
            <w:pPr>
              <w:numPr>
                <w:ilvl w:val="0"/>
                <w:numId w:val="25"/>
              </w:numPr>
              <w:jc w:val="center"/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76AE9" w14:textId="77777777" w:rsidR="00543D5D" w:rsidRPr="00D05CD2" w:rsidRDefault="00543D5D">
            <w:pPr>
              <w:jc w:val="center"/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D304" w14:textId="77777777" w:rsidR="00543D5D" w:rsidRPr="00D05CD2" w:rsidRDefault="00543D5D">
            <w:pPr>
              <w:jc w:val="center"/>
            </w:pPr>
          </w:p>
        </w:tc>
        <w:tc>
          <w:tcPr>
            <w:tcW w:w="19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55B6A" w14:textId="77777777" w:rsidR="00543D5D" w:rsidRPr="00D05CD2" w:rsidRDefault="00543D5D">
            <w:pPr>
              <w:jc w:val="center"/>
            </w:pPr>
          </w:p>
        </w:tc>
        <w:tc>
          <w:tcPr>
            <w:tcW w:w="27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010F3" w14:textId="77777777" w:rsidR="00543D5D" w:rsidRPr="00D05CD2" w:rsidRDefault="00543D5D">
            <w:pPr>
              <w:jc w:val="center"/>
            </w:pPr>
          </w:p>
        </w:tc>
      </w:tr>
      <w:tr w:rsidR="00543D5D" w:rsidRPr="00D05CD2" w14:paraId="4F25852B" w14:textId="77777777">
        <w:trPr>
          <w:trHeight w:val="1701"/>
          <w:jc w:val="center"/>
        </w:trPr>
        <w:tc>
          <w:tcPr>
            <w:tcW w:w="95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2F3A" w14:textId="57796D79" w:rsidR="00543D5D" w:rsidRPr="00D05CD2" w:rsidRDefault="006E20DC">
            <w:pPr>
              <w:jc w:val="left"/>
            </w:pPr>
            <w:r w:rsidRPr="00D05CD2">
              <w:t>1</w:t>
            </w:r>
            <w:r w:rsidRPr="00D05CD2">
              <w:rPr>
                <w:rFonts w:hint="eastAsia"/>
              </w:rPr>
              <w:t>、</w:t>
            </w:r>
            <w:r w:rsidRPr="00D05CD2">
              <w:t>CAN</w:t>
            </w:r>
            <w:r w:rsidRPr="00D05CD2">
              <w:rPr>
                <w:rFonts w:hint="eastAsia"/>
              </w:rPr>
              <w:t>总线数据通信速率为</w:t>
            </w:r>
            <w:r w:rsidRPr="00D05CD2">
              <w:t>500kbps</w:t>
            </w:r>
            <w:r w:rsidRPr="00D05CD2">
              <w:rPr>
                <w:rFonts w:hint="eastAsia"/>
              </w:rPr>
              <w:t>，</w:t>
            </w:r>
            <w:r w:rsidR="00854369">
              <w:rPr>
                <w:rFonts w:hint="eastAsia"/>
              </w:rPr>
              <w:t>刷新周期</w:t>
            </w:r>
            <w:r w:rsidR="00854369">
              <w:rPr>
                <w:rFonts w:hint="eastAsia"/>
              </w:rPr>
              <w:t>20ms</w:t>
            </w:r>
          </w:p>
          <w:p w14:paraId="0930E560" w14:textId="77777777" w:rsidR="00543D5D" w:rsidRPr="00D05CD2" w:rsidRDefault="006E20DC">
            <w:pPr>
              <w:jc w:val="left"/>
            </w:pPr>
            <w:r w:rsidRPr="00D05CD2">
              <w:t>2</w:t>
            </w:r>
            <w:r w:rsidRPr="00D05CD2">
              <w:rPr>
                <w:rFonts w:hint="eastAsia"/>
              </w:rPr>
              <w:t>、数据类型定义：</w:t>
            </w:r>
          </w:p>
          <w:p w14:paraId="3C12374C" w14:textId="77777777" w:rsidR="00543D5D" w:rsidRPr="00D05CD2" w:rsidRDefault="006E20DC">
            <w:pPr>
              <w:jc w:val="left"/>
            </w:pPr>
            <w:r w:rsidRPr="00D05CD2">
              <w:t>A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BOOL </w:t>
            </w:r>
            <w:r w:rsidRPr="00D05CD2">
              <w:rPr>
                <w:rFonts w:hint="eastAsia"/>
              </w:rPr>
              <w:t>布尔型；</w:t>
            </w:r>
            <w:r w:rsidRPr="00D05CD2">
              <w:t>B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UINT </w:t>
            </w:r>
            <w:r w:rsidRPr="00D05CD2">
              <w:rPr>
                <w:rFonts w:hint="eastAsia"/>
              </w:rPr>
              <w:t>无符号整数；</w:t>
            </w:r>
            <w:r w:rsidRPr="00D05CD2">
              <w:t>C</w:t>
            </w:r>
            <w:r w:rsidRPr="00D05CD2">
              <w:rPr>
                <w:rFonts w:hint="eastAsia"/>
              </w:rPr>
              <w:t>、</w:t>
            </w:r>
            <w:r w:rsidRPr="00D05CD2">
              <w:t>SHORT</w:t>
            </w:r>
            <w:r w:rsidRPr="00D05CD2">
              <w:rPr>
                <w:rFonts w:hint="eastAsia"/>
              </w:rPr>
              <w:t>无符号短整数；</w:t>
            </w:r>
            <w:r w:rsidRPr="00D05CD2">
              <w:t>D</w:t>
            </w:r>
            <w:r w:rsidRPr="00D05CD2">
              <w:rPr>
                <w:rFonts w:hint="eastAsia"/>
              </w:rPr>
              <w:t>、</w:t>
            </w:r>
            <w:r w:rsidRPr="00D05CD2">
              <w:t>UCHAR</w:t>
            </w:r>
            <w:r w:rsidRPr="00D05CD2">
              <w:rPr>
                <w:rFonts w:hint="eastAsia"/>
              </w:rPr>
              <w:t>无符号字节。</w:t>
            </w:r>
          </w:p>
        </w:tc>
      </w:tr>
    </w:tbl>
    <w:p w14:paraId="3D0B6560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19309791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bookmarkStart w:id="2473" w:name="_Hlk209691223"/>
      <w:r w:rsidRPr="00D05CD2">
        <w:rPr>
          <w:rFonts w:ascii="黑体" w:eastAsia="黑体" w:hAnsi="黑体" w:hint="eastAsia"/>
          <w:kern w:val="24"/>
          <w:sz w:val="22"/>
          <w:szCs w:val="22"/>
        </w:rPr>
        <w:t>CAN_CAS信息1字节定义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F310083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2892490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5A77A14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7C9B0D5D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775800C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E90FB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90E8F0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DE4D46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617249F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570FB0D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6C5E9B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60C48E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851" w:type="dxa"/>
            <w:vAlign w:val="center"/>
          </w:tcPr>
          <w:p w14:paraId="0E31D4F3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CF1930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ABCU_PARK_BRK_FAIL</w:t>
            </w:r>
          </w:p>
        </w:tc>
        <w:tc>
          <w:tcPr>
            <w:tcW w:w="1417" w:type="dxa"/>
            <w:vAlign w:val="center"/>
          </w:tcPr>
          <w:p w14:paraId="09AB3C2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E0668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0161C11" w14:textId="4B72491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74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75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905502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22942D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0E7D3F4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0CFC1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PARK_BRK_ON</w:t>
            </w:r>
          </w:p>
        </w:tc>
        <w:tc>
          <w:tcPr>
            <w:tcW w:w="1417" w:type="dxa"/>
            <w:vAlign w:val="center"/>
          </w:tcPr>
          <w:p w14:paraId="0900B3F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E1C787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490803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BF5F8C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DE8E501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1C40495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F84EA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PARK_BRK_APPLY</w:t>
            </w:r>
          </w:p>
        </w:tc>
        <w:tc>
          <w:tcPr>
            <w:tcW w:w="1417" w:type="dxa"/>
            <w:vAlign w:val="center"/>
          </w:tcPr>
          <w:p w14:paraId="18E6EAA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7784CC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D2C4F44" w14:textId="214265F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76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77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A8F301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7815974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7FA6C9E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D269DD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/>
                <w:sz w:val="22"/>
                <w:szCs w:val="22"/>
              </w:rPr>
              <w:t>BRK_NML_FAIL</w:t>
            </w:r>
          </w:p>
        </w:tc>
        <w:tc>
          <w:tcPr>
            <w:tcW w:w="1417" w:type="dxa"/>
            <w:vAlign w:val="center"/>
          </w:tcPr>
          <w:p w14:paraId="1B54433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B3B006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639B9C2" w14:textId="047011A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78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79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21A1B59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774B79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7B1394E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2F935E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ANTISKID_OFF</w:t>
            </w:r>
          </w:p>
        </w:tc>
        <w:tc>
          <w:tcPr>
            <w:tcW w:w="1417" w:type="dxa"/>
            <w:vAlign w:val="center"/>
          </w:tcPr>
          <w:p w14:paraId="4437E5D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E15085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ECD7DE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3F71F7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A476A3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743D3DE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F0F196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BRK_EMER_FAIL</w:t>
            </w:r>
          </w:p>
        </w:tc>
        <w:tc>
          <w:tcPr>
            <w:tcW w:w="1417" w:type="dxa"/>
            <w:vAlign w:val="center"/>
          </w:tcPr>
          <w:p w14:paraId="320601C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D66FDD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64ABC36" w14:textId="2B7DD68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80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81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A259E12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1658FC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9AF7530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BA7290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BRK_TOTAL_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LOSS</w:t>
            </w:r>
          </w:p>
        </w:tc>
        <w:tc>
          <w:tcPr>
            <w:tcW w:w="1417" w:type="dxa"/>
            <w:vAlign w:val="center"/>
          </w:tcPr>
          <w:p w14:paraId="28DFB45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DF6BB5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B6BD756" w14:textId="5AA6709B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8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8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247E8DF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6D1AA21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2891D8A" w14:textId="77777777" w:rsidR="00543D5D" w:rsidRPr="00D05CD2" w:rsidRDefault="00543D5D">
            <w:pPr>
              <w:numPr>
                <w:ilvl w:val="0"/>
                <w:numId w:val="26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AC54D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BRK_DEGRD</w:t>
            </w:r>
          </w:p>
        </w:tc>
        <w:tc>
          <w:tcPr>
            <w:tcW w:w="1417" w:type="dxa"/>
            <w:vAlign w:val="center"/>
          </w:tcPr>
          <w:p w14:paraId="6CC7A0B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047074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D985B65" w14:textId="6BB67F7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84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85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4560E864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07EC97FA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CAN_CAS信息2字节定义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09561D3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B23A7D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0019234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7A68B6DE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3F74943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9EE70B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4DB9B2D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4FB7A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388AB9F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03C475D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4FE1E23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00D4BED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851" w:type="dxa"/>
            <w:vAlign w:val="center"/>
          </w:tcPr>
          <w:p w14:paraId="1A622BA2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5061F0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BRK_LH_FAIL</w:t>
            </w:r>
          </w:p>
        </w:tc>
        <w:tc>
          <w:tcPr>
            <w:tcW w:w="1417" w:type="dxa"/>
            <w:vAlign w:val="center"/>
          </w:tcPr>
          <w:p w14:paraId="796F752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A61A3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E7162CC" w14:textId="58275F5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86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87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70A367B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4D1E34B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FBEA9AA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554AA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BRK_RH_FAIL</w:t>
            </w:r>
          </w:p>
        </w:tc>
        <w:tc>
          <w:tcPr>
            <w:tcW w:w="1417" w:type="dxa"/>
            <w:vAlign w:val="center"/>
          </w:tcPr>
          <w:p w14:paraId="65AA014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FFC9F5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7CF9A87" w14:textId="5CA44D02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88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89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4E32EBE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DE729C3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5115C5E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09C95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hint="eastAsia"/>
                <w:sz w:val="22"/>
                <w:szCs w:val="22"/>
              </w:rPr>
              <w:t>ABCU_</w:t>
            </w:r>
            <w:r w:rsidRPr="00D05CD2">
              <w:rPr>
                <w:rFonts w:ascii="宋体" w:hAnsi="宋体" w:cs="Arial"/>
                <w:sz w:val="22"/>
                <w:szCs w:val="22"/>
              </w:rPr>
              <w:t>ANTISKID_FAIL</w:t>
            </w:r>
          </w:p>
        </w:tc>
        <w:tc>
          <w:tcPr>
            <w:tcW w:w="1417" w:type="dxa"/>
            <w:vAlign w:val="center"/>
          </w:tcPr>
          <w:p w14:paraId="1E25FC7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D88024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9F94830" w14:textId="26C2FED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90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91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3E25F9A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ECFF295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E441E22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46EF19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 w14:paraId="3E4E505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5FEEE0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585124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0DE4B2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6D240F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478439A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ADC9D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_TEMP_OVERHEAT</w:t>
            </w:r>
          </w:p>
        </w:tc>
        <w:tc>
          <w:tcPr>
            <w:tcW w:w="1417" w:type="dxa"/>
            <w:vAlign w:val="center"/>
          </w:tcPr>
          <w:p w14:paraId="6A8E53F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C033E9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2362F79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3626A8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A2E2F0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F89DD79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D979AD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T</w:t>
            </w:r>
            <w:r w:rsidRPr="00D05CD2">
              <w:rPr>
                <w:rFonts w:ascii="宋体" w:hAnsi="宋体" w:cs="Arial"/>
                <w:sz w:val="22"/>
                <w:szCs w:val="22"/>
              </w:rPr>
              <w:t>EMP_OVERHEAT</w:t>
            </w:r>
          </w:p>
        </w:tc>
        <w:tc>
          <w:tcPr>
            <w:tcW w:w="1417" w:type="dxa"/>
            <w:vAlign w:val="center"/>
          </w:tcPr>
          <w:p w14:paraId="5B747D7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AB313F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0FDB38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E231F6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6FAE74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FD80F20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D8148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RIGHT_OUTSIDE_</w:t>
            </w:r>
            <w:r w:rsidRPr="00D05CD2">
              <w:rPr>
                <w:rFonts w:ascii="宋体" w:hAnsi="宋体" w:cs="Arial"/>
                <w:sz w:val="22"/>
                <w:szCs w:val="22"/>
              </w:rPr>
              <w:t>TEMP_OVERHEAT</w:t>
            </w:r>
          </w:p>
        </w:tc>
        <w:tc>
          <w:tcPr>
            <w:tcW w:w="1417" w:type="dxa"/>
            <w:vAlign w:val="center"/>
          </w:tcPr>
          <w:p w14:paraId="474D511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1FFCAE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7795C63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B02BE2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E13EE9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5BC9FB2" w14:textId="77777777" w:rsidR="00543D5D" w:rsidRPr="00D05CD2" w:rsidRDefault="00543D5D">
            <w:pPr>
              <w:numPr>
                <w:ilvl w:val="0"/>
                <w:numId w:val="27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8BECB0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ABCU_BRK_TEMP_FAIL</w:t>
            </w:r>
          </w:p>
        </w:tc>
        <w:tc>
          <w:tcPr>
            <w:tcW w:w="1417" w:type="dxa"/>
            <w:vAlign w:val="center"/>
          </w:tcPr>
          <w:p w14:paraId="0E3265C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4BE773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8750921" w14:textId="38F37405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9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9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50CD90B9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59888807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CAN_CAS信息3字节定义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338A84F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2F5F9A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0006B43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BDE8D9F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EE2A04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4EBE75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6C26E8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26A3432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3EC6619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28FF59C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50C93889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03DDB8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851" w:type="dxa"/>
            <w:vAlign w:val="center"/>
          </w:tcPr>
          <w:p w14:paraId="2C440D22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80800A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ABCU_AUTO_BRK_FAIL</w:t>
            </w:r>
          </w:p>
        </w:tc>
        <w:tc>
          <w:tcPr>
            <w:tcW w:w="1417" w:type="dxa"/>
            <w:vAlign w:val="center"/>
          </w:tcPr>
          <w:p w14:paraId="59F6E23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D1E06F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70D494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8F6501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8502746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E293BBA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373E8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ABCU_AUTO_BRK_LO</w:t>
            </w:r>
          </w:p>
        </w:tc>
        <w:tc>
          <w:tcPr>
            <w:tcW w:w="1417" w:type="dxa"/>
            <w:vAlign w:val="center"/>
          </w:tcPr>
          <w:p w14:paraId="62BD453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4703F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382FA38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1983156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4D44C52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E4402D9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1CEE97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ABCU_AUTO_BRK_MED</w:t>
            </w:r>
          </w:p>
        </w:tc>
        <w:tc>
          <w:tcPr>
            <w:tcW w:w="1417" w:type="dxa"/>
            <w:vAlign w:val="center"/>
          </w:tcPr>
          <w:p w14:paraId="6584F03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6F6BD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0163387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2A5FED2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049978C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2AA62DE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F1B77F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ABCU_AUTO_BRK_HI</w:t>
            </w:r>
          </w:p>
        </w:tc>
        <w:tc>
          <w:tcPr>
            <w:tcW w:w="1417" w:type="dxa"/>
            <w:vAlign w:val="center"/>
          </w:tcPr>
          <w:p w14:paraId="7FD588E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9BD6D9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64275F9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DD3158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0B852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04365D8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C121C6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ABCU_AUTO_BRK_RTO</w:t>
            </w:r>
          </w:p>
        </w:tc>
        <w:tc>
          <w:tcPr>
            <w:tcW w:w="1417" w:type="dxa"/>
            <w:vAlign w:val="center"/>
          </w:tcPr>
          <w:p w14:paraId="256610F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A9DF3A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</w:tcPr>
          <w:p w14:paraId="5B10FA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AE5758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77B0BD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EBD5B73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A8F0CD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</w:t>
            </w:r>
            <w:r w:rsidRPr="00D05CD2">
              <w:rPr>
                <w:rFonts w:ascii="宋体" w:hAnsi="宋体" w:hint="eastAsia"/>
                <w:sz w:val="22"/>
                <w:szCs w:val="22"/>
                <w14:ligatures w14:val="standardContextual"/>
              </w:rPr>
              <w:t>BRK_PLT_PED_FAIL</w:t>
            </w:r>
          </w:p>
        </w:tc>
        <w:tc>
          <w:tcPr>
            <w:tcW w:w="1417" w:type="dxa"/>
            <w:vAlign w:val="center"/>
          </w:tcPr>
          <w:p w14:paraId="6539076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E20748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C067003" w14:textId="5E32D04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94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95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4EB24A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FC07579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D780CC0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F278FF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ABCU_BRK_COPLT_PED_FAIL</w:t>
            </w:r>
          </w:p>
        </w:tc>
        <w:tc>
          <w:tcPr>
            <w:tcW w:w="1417" w:type="dxa"/>
            <w:vAlign w:val="center"/>
          </w:tcPr>
          <w:p w14:paraId="79E812D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B8B7BD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A2D6912" w14:textId="6B46863E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96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97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63AD5FF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1675DFC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CA03354" w14:textId="77777777" w:rsidR="00543D5D" w:rsidRPr="00D05CD2" w:rsidRDefault="00543D5D">
            <w:pPr>
              <w:numPr>
                <w:ilvl w:val="0"/>
                <w:numId w:val="28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01D9D5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  <w14:ligatures w14:val="standardContextual"/>
              </w:rPr>
              <w:t>BRK_NML_NO_DISPATCH</w:t>
            </w:r>
          </w:p>
        </w:tc>
        <w:tc>
          <w:tcPr>
            <w:tcW w:w="1417" w:type="dxa"/>
            <w:vAlign w:val="center"/>
          </w:tcPr>
          <w:p w14:paraId="576A1AC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8CF199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8C2294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不支持；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支持</w:t>
            </w:r>
          </w:p>
        </w:tc>
      </w:tr>
    </w:tbl>
    <w:p w14:paraId="307C9E30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414A6599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lastRenderedPageBreak/>
        <w:t>CAN_CAS信息4字节定义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1F0A54C3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12A280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91EA12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654F0319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346CB54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1EDB72E" w14:textId="7B959201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241E7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6CF9175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4207F12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16B3DCE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12644F63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08FB055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CAN_CAS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信息</w:t>
            </w:r>
            <w:r w:rsidRPr="00D05CD2">
              <w:rPr>
                <w:rFonts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851" w:type="dxa"/>
            <w:vAlign w:val="center"/>
          </w:tcPr>
          <w:p w14:paraId="138C12E9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0F299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U_TIRE_PR_FAIL</w:t>
            </w:r>
          </w:p>
        </w:tc>
        <w:tc>
          <w:tcPr>
            <w:tcW w:w="1417" w:type="dxa"/>
            <w:vAlign w:val="center"/>
          </w:tcPr>
          <w:p w14:paraId="5848AB2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DEB04A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258DF2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7EB026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E76FC78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BE365BB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37C520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675B6DC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075B46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B88FCA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FFFADB1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6FAB8CB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3E226A4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F4580F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LEFT_OUTSIDE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13C9DC1F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0E5B35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51E868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1E89D33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83DA86E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AF6D0F6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12450F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RIGHT_INSIDE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5C6B528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C74B7C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73F1D7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9DCFFA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116959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0591498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7B4A3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宋体" w:hAnsi="宋体" w:cs="Arial" w:hint="eastAsia"/>
                <w:sz w:val="22"/>
                <w:szCs w:val="22"/>
              </w:rPr>
              <w:t>ABC</w:t>
            </w:r>
            <w:r w:rsidRPr="00D05CD2">
              <w:rPr>
                <w:rFonts w:ascii="宋体" w:hAnsi="宋体" w:cs="Arial"/>
                <w:sz w:val="22"/>
                <w:szCs w:val="22"/>
              </w:rPr>
              <w:t>U_</w:t>
            </w:r>
            <w:r w:rsidRPr="00D05CD2">
              <w:rPr>
                <w:rFonts w:ascii="宋体" w:hAnsi="宋体" w:cs="Arial" w:hint="eastAsia"/>
                <w:sz w:val="22"/>
                <w:szCs w:val="22"/>
              </w:rPr>
              <w:t>RIGHT_OUTSIDE</w:t>
            </w:r>
            <w:r w:rsidRPr="00D05CD2">
              <w:rPr>
                <w:rFonts w:ascii="宋体" w:hAnsi="宋体" w:cs="Arial"/>
                <w:sz w:val="22"/>
                <w:szCs w:val="22"/>
              </w:rPr>
              <w:t>_TIRE_PR_ADVY</w:t>
            </w:r>
          </w:p>
        </w:tc>
        <w:tc>
          <w:tcPr>
            <w:tcW w:w="1417" w:type="dxa"/>
            <w:vAlign w:val="center"/>
          </w:tcPr>
          <w:p w14:paraId="093C65B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4F57AB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953737A" w14:textId="32D9B72C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498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499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786E434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9CDB2A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F2057E3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F54D99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9AE1D5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ED492F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5E02FC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61BD493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4C2BF2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273F87C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530E5C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54F880B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C5823F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80F18C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276830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B4600A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61C7E69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F1E5EB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1E29F95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0CBBBA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7DAC0E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</w:tbl>
    <w:p w14:paraId="23626C9A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7238590E" w14:textId="77777777" w:rsidR="00543D5D" w:rsidRPr="00D05CD2" w:rsidRDefault="006E20DC">
      <w:pPr>
        <w:pStyle w:val="afb"/>
        <w:numPr>
          <w:ilvl w:val="0"/>
          <w:numId w:val="20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机轮防滑状态字节定义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3E1DC02D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7C4D14B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36BE948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3770391F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3A8BA2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677002A" w14:textId="72EB578C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7B89306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46BC822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093E5CC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350204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E7B60C8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72DE9B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机轮防滑状态</w:t>
            </w:r>
          </w:p>
        </w:tc>
        <w:tc>
          <w:tcPr>
            <w:tcW w:w="851" w:type="dxa"/>
            <w:vAlign w:val="center"/>
          </w:tcPr>
          <w:p w14:paraId="3B33821D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20BE1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左内轮防滑状态</w:t>
            </w:r>
          </w:p>
        </w:tc>
        <w:tc>
          <w:tcPr>
            <w:tcW w:w="1417" w:type="dxa"/>
            <w:vAlign w:val="center"/>
          </w:tcPr>
          <w:p w14:paraId="227780F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F23781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A47C27E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4D70AD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FCDEE6A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6A6595F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15B5F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左外轮防滑状态</w:t>
            </w:r>
          </w:p>
        </w:tc>
        <w:tc>
          <w:tcPr>
            <w:tcW w:w="1417" w:type="dxa"/>
            <w:vAlign w:val="center"/>
          </w:tcPr>
          <w:p w14:paraId="18B72B0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FCF79D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145E4C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0401BC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6B3DEED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E46DA7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21742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右内轮防滑状态</w:t>
            </w:r>
          </w:p>
        </w:tc>
        <w:tc>
          <w:tcPr>
            <w:tcW w:w="1417" w:type="dxa"/>
            <w:vAlign w:val="center"/>
          </w:tcPr>
          <w:p w14:paraId="49BF674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5E15D4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E947D3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52CB25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C17B4F1" w14:textId="77777777" w:rsidR="00543D5D" w:rsidRPr="00D05CD2" w:rsidRDefault="00543D5D">
            <w:pPr>
              <w:numPr>
                <w:ilvl w:val="0"/>
                <w:numId w:val="29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F43D9D3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F21A8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右外轮防滑状态</w:t>
            </w:r>
          </w:p>
        </w:tc>
        <w:tc>
          <w:tcPr>
            <w:tcW w:w="1417" w:type="dxa"/>
            <w:vAlign w:val="center"/>
          </w:tcPr>
          <w:p w14:paraId="1961133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BAFC9D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020F9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FF9C2C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B70B1F8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91AA8C7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D72C8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左内轮防滑故障状态</w:t>
            </w:r>
          </w:p>
        </w:tc>
        <w:tc>
          <w:tcPr>
            <w:tcW w:w="1417" w:type="dxa"/>
            <w:vAlign w:val="center"/>
          </w:tcPr>
          <w:p w14:paraId="45FA07A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43DFAE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D349726" w14:textId="008396E7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500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501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5A0C52D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89F860B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F999106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AC22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左外轮防滑故障状态</w:t>
            </w:r>
          </w:p>
        </w:tc>
        <w:tc>
          <w:tcPr>
            <w:tcW w:w="1417" w:type="dxa"/>
            <w:vAlign w:val="center"/>
          </w:tcPr>
          <w:p w14:paraId="614E9043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11EE1E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BFBC00C" w14:textId="742DE03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502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503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0EEDC03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7E998F4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C3243DE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58AB4A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右内轮防滑故障状态</w:t>
            </w:r>
          </w:p>
        </w:tc>
        <w:tc>
          <w:tcPr>
            <w:tcW w:w="1417" w:type="dxa"/>
            <w:vAlign w:val="center"/>
          </w:tcPr>
          <w:p w14:paraId="6E28299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5DC619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46A08E5" w14:textId="18C9C79D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504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505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  <w:tr w:rsidR="00543D5D" w:rsidRPr="00D05CD2" w14:paraId="13018C38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3E204EE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7ED7C34" w14:textId="77777777" w:rsidR="00543D5D" w:rsidRPr="00D05CD2" w:rsidRDefault="00543D5D">
            <w:pPr>
              <w:numPr>
                <w:ilvl w:val="0"/>
                <w:numId w:val="30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33B5F4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右外轮防滑故障状态</w:t>
            </w:r>
          </w:p>
        </w:tc>
        <w:tc>
          <w:tcPr>
            <w:tcW w:w="1417" w:type="dxa"/>
            <w:vAlign w:val="center"/>
          </w:tcPr>
          <w:p w14:paraId="607CE1A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76D5D9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0091EA5" w14:textId="7B08E218" w:rsidR="00543D5D" w:rsidRPr="00D05CD2" w:rsidRDefault="006B7ABE">
            <w:pPr>
              <w:jc w:val="center"/>
              <w:rPr>
                <w:kern w:val="0"/>
                <w:sz w:val="22"/>
                <w:szCs w:val="22"/>
              </w:rPr>
            </w:pPr>
            <w:del w:id="2506" w:author="yaozu long" w:date="2026-01-07T21:30:00Z" w16du:dateUtc="2026-01-07T13:30:00Z"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1-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正常；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0-</w:delText>
              </w:r>
              <w:r w:rsidRPr="00D05CD2" w:rsidDel="00DF2156">
                <w:rPr>
                  <w:rFonts w:hAnsi="宋体" w:hint="eastAsia"/>
                  <w:kern w:val="0"/>
                  <w:sz w:val="22"/>
                  <w:szCs w:val="22"/>
                </w:rPr>
                <w:delText>故障</w:delText>
              </w:r>
            </w:del>
            <w:ins w:id="2507" w:author="yaozu long" w:date="2026-01-07T21:30:00Z" w16du:dateUtc="2026-01-07T13:30:00Z"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故障；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 w:rsidR="00DF2156"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</w:p>
        </w:tc>
      </w:tr>
    </w:tbl>
    <w:p w14:paraId="5BE6B697" w14:textId="77777777" w:rsidR="00543D5D" w:rsidRPr="00D05CD2" w:rsidRDefault="00543D5D"/>
    <w:p w14:paraId="58CEE147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  <w:jc w:val="center"/>
        <w:rPr>
          <w:rFonts w:ascii="黑体" w:eastAsia="黑体" w:hAnsi="黑体" w:hint="eastAsia"/>
          <w:kern w:val="24"/>
          <w:sz w:val="22"/>
          <w:szCs w:val="22"/>
        </w:rPr>
      </w:pPr>
    </w:p>
    <w:p w14:paraId="7A5C3F05" w14:textId="77777777" w:rsidR="00543D5D" w:rsidRPr="00D05CD2" w:rsidRDefault="006E20DC">
      <w:pPr>
        <w:pStyle w:val="afb"/>
        <w:numPr>
          <w:ilvl w:val="0"/>
          <w:numId w:val="6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系统状态字节定义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5C6E8101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A15F09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6BB9400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47520E5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57090C8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3EAB63B" w14:textId="31117C02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7DFAB6D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38DB84D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70B24D6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792E5075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70667CF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6C746A5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系统状态</w:t>
            </w:r>
          </w:p>
        </w:tc>
        <w:tc>
          <w:tcPr>
            <w:tcW w:w="851" w:type="dxa"/>
            <w:vAlign w:val="center"/>
          </w:tcPr>
          <w:p w14:paraId="704312B7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C06A3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U_AUTO_BRK_ON</w:t>
            </w:r>
          </w:p>
        </w:tc>
        <w:tc>
          <w:tcPr>
            <w:tcW w:w="1417" w:type="dxa"/>
            <w:vAlign w:val="center"/>
          </w:tcPr>
          <w:p w14:paraId="5AAE7F1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E95C0F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E71C1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0A22688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062B430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E1E6DEA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D20D19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U_BRK_NML_ON</w:t>
            </w:r>
          </w:p>
        </w:tc>
        <w:tc>
          <w:tcPr>
            <w:tcW w:w="1417" w:type="dxa"/>
            <w:vAlign w:val="center"/>
          </w:tcPr>
          <w:p w14:paraId="45AF2DF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F6649C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61EB9D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17FD479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3B46A2C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89D9797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9719F5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U_BRK_ALT_ON</w:t>
            </w:r>
          </w:p>
        </w:tc>
        <w:tc>
          <w:tcPr>
            <w:tcW w:w="1417" w:type="dxa"/>
            <w:vAlign w:val="center"/>
          </w:tcPr>
          <w:p w14:paraId="5E428D1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CE78B5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28C7ADA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35754BD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74B43B3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B259711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625827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color w:val="EE0000"/>
                <w:sz w:val="22"/>
                <w:szCs w:val="22"/>
              </w:rPr>
              <w:t>ABC</w:t>
            </w:r>
            <w:r w:rsidRPr="00D05CD2">
              <w:rPr>
                <w:color w:val="EE0000"/>
                <w:sz w:val="22"/>
                <w:szCs w:val="22"/>
              </w:rPr>
              <w:t>U_BRK_EMER_ON</w:t>
            </w:r>
          </w:p>
        </w:tc>
        <w:tc>
          <w:tcPr>
            <w:tcW w:w="1417" w:type="dxa"/>
            <w:vAlign w:val="center"/>
          </w:tcPr>
          <w:p w14:paraId="37BF7F7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B03BF2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005720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382594" w:rsidRPr="00D05CD2" w14:paraId="05AEED75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46D518DA" w14:textId="77777777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BFF5740" w14:textId="77777777" w:rsidR="00382594" w:rsidRPr="00D05CD2" w:rsidRDefault="00382594" w:rsidP="00382594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5F20B7F" w14:textId="077AC14E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  <w:ins w:id="2508" w:author="yaozu long" w:date="2025-12-25T15:18:00Z" w16du:dateUtc="2025-12-25T07:18:00Z">
              <w:r>
                <w:rPr>
                  <w:rFonts w:hint="eastAsia"/>
                  <w:sz w:val="22"/>
                  <w:szCs w:val="22"/>
                </w:rPr>
                <w:t>轮速故障状态</w:t>
              </w:r>
            </w:ins>
            <w:del w:id="2509" w:author="yaozu long" w:date="2025-12-25T15:18:00Z" w16du:dateUtc="2025-12-25T07:18:00Z">
              <w:r w:rsidRPr="00D05CD2" w:rsidDel="007E682D">
                <w:rPr>
                  <w:rFonts w:hint="eastAsia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46D8DF53" w14:textId="570A24E1" w:rsidR="00382594" w:rsidRPr="00D05CD2" w:rsidRDefault="00382594" w:rsidP="00382594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ins w:id="2510" w:author="yaozu long" w:date="2025-12-25T15:18:00Z" w16du:dateUtc="2025-12-25T07:18:00Z">
              <w:r w:rsidRPr="00D05CD2">
                <w:rPr>
                  <w:rFonts w:eastAsiaTheme="minorEastAsia"/>
                  <w:kern w:val="0"/>
                  <w:sz w:val="22"/>
                  <w:szCs w:val="22"/>
                </w:rPr>
                <w:t>1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/</w:t>
              </w:r>
              <w:r w:rsidRPr="00D05CD2">
                <w:rPr>
                  <w:rFonts w:eastAsiaTheme="minorEastAsia" w:hint="eastAsia"/>
                  <w:kern w:val="0"/>
                  <w:sz w:val="22"/>
                  <w:szCs w:val="22"/>
                </w:rPr>
                <w:t>BOOL</w:t>
              </w:r>
            </w:ins>
            <w:del w:id="2511" w:author="yaozu long" w:date="2025-12-25T15:18:00Z" w16du:dateUtc="2025-12-25T07:18:00Z">
              <w:r w:rsidRPr="00D05CD2" w:rsidDel="007E682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7E682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7E682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3B7C601C" w14:textId="1420D050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  <w:ins w:id="2512" w:author="yaozu long" w:date="2025-12-25T15:18:00Z" w16du:dateUtc="2025-12-25T07:18:00Z">
              <w:r w:rsidRPr="00D05CD2">
                <w:rPr>
                  <w:rFonts w:hint="eastAsia"/>
                  <w:kern w:val="0"/>
                  <w:sz w:val="22"/>
                  <w:szCs w:val="22"/>
                </w:rPr>
                <w:t>0/1</w:t>
              </w:r>
            </w:ins>
            <w:del w:id="2513" w:author="yaozu long" w:date="2025-12-25T15:18:00Z" w16du:dateUtc="2025-12-25T07:18:00Z">
              <w:r w:rsidRPr="00D05CD2" w:rsidDel="007E682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67EC05FA" w14:textId="53DD67B1" w:rsidR="00382594" w:rsidRPr="00D05CD2" w:rsidRDefault="00382594" w:rsidP="00382594">
            <w:pPr>
              <w:jc w:val="center"/>
              <w:rPr>
                <w:kern w:val="0"/>
                <w:sz w:val="22"/>
                <w:szCs w:val="22"/>
              </w:rPr>
            </w:pPr>
            <w:ins w:id="2514" w:author="yaozu long" w:date="2025-12-25T15:18:00Z" w16du:dateUtc="2025-12-25T07:18:00Z"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1-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故障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；</w:t>
              </w:r>
              <w:r w:rsidRPr="00D05CD2">
                <w:rPr>
                  <w:rFonts w:hAnsi="宋体" w:hint="eastAsia"/>
                  <w:kern w:val="0"/>
                  <w:sz w:val="22"/>
                  <w:szCs w:val="22"/>
                </w:rPr>
                <w:t>0-</w:t>
              </w:r>
              <w:r>
                <w:rPr>
                  <w:rFonts w:hAnsi="宋体" w:hint="eastAsia"/>
                  <w:kern w:val="0"/>
                  <w:sz w:val="22"/>
                  <w:szCs w:val="22"/>
                </w:rPr>
                <w:t>正常</w:t>
              </w:r>
            </w:ins>
            <w:del w:id="2515" w:author="yaozu long" w:date="2025-12-25T15:18:00Z" w16du:dateUtc="2025-12-25T07:18:00Z">
              <w:r w:rsidRPr="00D05CD2" w:rsidDel="007E682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  <w:tr w:rsidR="00543D5D" w:rsidRPr="00D05CD2" w14:paraId="67F7DA2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1FB00C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6032F3D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7B5B19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8A66C7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E112C31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B88A7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2308CB83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8A7E25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0A8C9E2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49164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6B93242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DE8B58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24C59C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43090014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F86E3C3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6313872" w14:textId="77777777" w:rsidR="00543D5D" w:rsidRPr="00D05CD2" w:rsidRDefault="00543D5D">
            <w:pPr>
              <w:numPr>
                <w:ilvl w:val="0"/>
                <w:numId w:val="31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EB20F9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6817783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DF032C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914BDD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</w:tbl>
    <w:p w14:paraId="10C2F136" w14:textId="77777777" w:rsidR="00543D5D" w:rsidRPr="00D05CD2" w:rsidRDefault="00543D5D"/>
    <w:p w14:paraId="2D13661D" w14:textId="77777777" w:rsidR="00543D5D" w:rsidRPr="00D05CD2" w:rsidRDefault="00543D5D"/>
    <w:bookmarkEnd w:id="2384"/>
    <w:bookmarkEnd w:id="2473"/>
    <w:p w14:paraId="45C586C9" w14:textId="77777777" w:rsidR="00543D5D" w:rsidRPr="00D05CD2" w:rsidRDefault="00543D5D"/>
    <w:p w14:paraId="78764685" w14:textId="1D3CAB5F" w:rsidR="00543D5D" w:rsidRPr="00D05CD2" w:rsidRDefault="006E20DC">
      <w:pPr>
        <w:pStyle w:val="30"/>
      </w:pPr>
      <w:bookmarkStart w:id="2516" w:name="_Hlk213849922"/>
      <w:r w:rsidRPr="00D05CD2">
        <w:rPr>
          <w:rFonts w:hint="eastAsia"/>
        </w:rPr>
        <w:t>BCMU/ABCU</w:t>
      </w:r>
      <w:r w:rsidRPr="00D05CD2">
        <w:rPr>
          <w:rFonts w:hint="eastAsia"/>
        </w:rPr>
        <w:t>的</w:t>
      </w:r>
      <w:r w:rsidRPr="00D05CD2">
        <w:rPr>
          <w:rFonts w:hint="eastAsia"/>
        </w:rPr>
        <w:t>CAN</w:t>
      </w:r>
      <w:r w:rsidRPr="00D05CD2">
        <w:rPr>
          <w:rFonts w:hint="eastAsia"/>
        </w:rPr>
        <w:t>通讯接</w:t>
      </w:r>
      <w:r w:rsidR="00C33F85" w:rsidRPr="00D05CD2">
        <w:rPr>
          <w:rFonts w:hint="eastAsia"/>
        </w:rPr>
        <w:t>收</w:t>
      </w:r>
      <w:r w:rsidRPr="00D05CD2">
        <w:rPr>
          <w:rFonts w:hint="eastAsia"/>
        </w:rPr>
        <w:t>字节（包含</w:t>
      </w:r>
      <w:r w:rsidRPr="00D05CD2">
        <w:rPr>
          <w:rFonts w:hint="eastAsia"/>
        </w:rPr>
        <w:t>FCC1</w:t>
      </w:r>
      <w:r w:rsidRPr="00D05CD2">
        <w:rPr>
          <w:rFonts w:hint="eastAsia"/>
        </w:rPr>
        <w:t>、</w:t>
      </w:r>
      <w:r w:rsidRPr="00D05CD2">
        <w:rPr>
          <w:rFonts w:hint="eastAsia"/>
        </w:rPr>
        <w:t>FCC2</w:t>
      </w:r>
      <w:r w:rsidRPr="00D05CD2">
        <w:rPr>
          <w:rFonts w:hint="eastAsia"/>
        </w:rPr>
        <w:t>、</w:t>
      </w:r>
      <w:r w:rsidRPr="00D05CD2">
        <w:rPr>
          <w:rFonts w:hint="eastAsia"/>
        </w:rPr>
        <w:t>FCC3</w:t>
      </w:r>
      <w:r w:rsidRPr="00D05CD2">
        <w:rPr>
          <w:rFonts w:hint="eastAsia"/>
        </w:rPr>
        <w:t>、</w:t>
      </w:r>
      <w:r w:rsidRPr="00D05CD2">
        <w:rPr>
          <w:rFonts w:hint="eastAsia"/>
        </w:rPr>
        <w:t>FCC4</w:t>
      </w:r>
      <w:r w:rsidRPr="00D05CD2">
        <w:rPr>
          <w:rFonts w:hint="eastAsia"/>
        </w:rPr>
        <w:t>）</w:t>
      </w:r>
    </w:p>
    <w:p w14:paraId="453EECC1" w14:textId="77777777" w:rsidR="00543D5D" w:rsidRPr="00D05CD2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proofErr w:type="gramStart"/>
      <w:r w:rsidRPr="00D05CD2">
        <w:rPr>
          <w:rFonts w:ascii="黑体" w:eastAsia="黑体" w:hAnsi="黑体" w:hint="eastAsia"/>
          <w:kern w:val="24"/>
          <w:sz w:val="22"/>
          <w:szCs w:val="22"/>
        </w:rPr>
        <w:t>飞控到</w:t>
      </w:r>
      <w:proofErr w:type="gramEnd"/>
      <w:r w:rsidRPr="00D05CD2">
        <w:rPr>
          <w:rFonts w:ascii="黑体" w:eastAsia="黑体" w:hAnsi="黑体" w:hint="eastAsia"/>
          <w:kern w:val="24"/>
          <w:sz w:val="22"/>
          <w:szCs w:val="22"/>
        </w:rPr>
        <w:t>刹车系统数据报文1</w:t>
      </w:r>
    </w:p>
    <w:tbl>
      <w:tblPr>
        <w:tblStyle w:val="af5"/>
        <w:tblW w:w="954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709"/>
        <w:gridCol w:w="1984"/>
        <w:gridCol w:w="1276"/>
        <w:gridCol w:w="1363"/>
        <w:gridCol w:w="2795"/>
      </w:tblGrid>
      <w:tr w:rsidR="00543D5D" w:rsidRPr="00D05CD2" w14:paraId="03294DC4" w14:textId="77777777" w:rsidTr="00896417">
        <w:trPr>
          <w:trHeight w:val="454"/>
          <w:tblHeader/>
          <w:jc w:val="center"/>
        </w:trPr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FFBA5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报文</w:t>
            </w:r>
          </w:p>
          <w:p w14:paraId="718125A9" w14:textId="77777777" w:rsidR="00543D5D" w:rsidRPr="00D05CD2" w:rsidRDefault="006E20DC">
            <w:pPr>
              <w:jc w:val="center"/>
            </w:pPr>
            <w:r w:rsidRPr="00D05CD2">
              <w:t>ID</w:t>
            </w:r>
          </w:p>
        </w:tc>
        <w:tc>
          <w:tcPr>
            <w:tcW w:w="8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A8819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数据段</w:t>
            </w:r>
          </w:p>
        </w:tc>
      </w:tr>
      <w:tr w:rsidR="00543D5D" w:rsidRPr="00D05CD2" w14:paraId="0EDA9771" w14:textId="77777777" w:rsidTr="00896417">
        <w:trPr>
          <w:trHeight w:val="454"/>
          <w:tblHeader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7924E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A0E76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字节号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292F4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信号名称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8741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长度</w:t>
            </w:r>
            <w:r w:rsidRPr="00D05CD2">
              <w:t>/</w:t>
            </w:r>
            <w:r w:rsidRPr="00D05CD2">
              <w:rPr>
                <w:rFonts w:hint="eastAsia"/>
              </w:rPr>
              <w:t>类型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41C9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内容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B679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备注</w:t>
            </w:r>
          </w:p>
        </w:tc>
      </w:tr>
      <w:tr w:rsidR="00543D5D" w:rsidRPr="00D05CD2" w14:paraId="3F2E5BAB" w14:textId="77777777" w:rsidTr="00896417">
        <w:trPr>
          <w:trHeight w:val="454"/>
          <w:jc w:val="center"/>
        </w:trPr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ABF83" w14:textId="795CCB0B" w:rsidR="00543D5D" w:rsidRDefault="005B001B">
            <w:pPr>
              <w:jc w:val="center"/>
            </w:pPr>
            <w:r>
              <w:rPr>
                <w:rFonts w:hint="eastAsia"/>
              </w:rPr>
              <w:t>FCC1-</w:t>
            </w:r>
            <w:r w:rsidR="006E20DC" w:rsidRPr="00D05CD2">
              <w:rPr>
                <w:rFonts w:hint="eastAsia"/>
              </w:rPr>
              <w:t>120</w:t>
            </w:r>
          </w:p>
          <w:p w14:paraId="75D83548" w14:textId="088EA0AA" w:rsidR="005B001B" w:rsidRDefault="005B001B">
            <w:pPr>
              <w:jc w:val="center"/>
            </w:pPr>
            <w:r>
              <w:rPr>
                <w:rFonts w:hint="eastAsia"/>
              </w:rPr>
              <w:t>FCC2-121</w:t>
            </w:r>
          </w:p>
          <w:p w14:paraId="20BD3D3C" w14:textId="13875D40" w:rsidR="005B001B" w:rsidRDefault="00114C32">
            <w:pPr>
              <w:jc w:val="center"/>
            </w:pPr>
            <w:r>
              <w:rPr>
                <w:rFonts w:hint="eastAsia"/>
              </w:rPr>
              <w:t>FCC3-</w:t>
            </w:r>
            <w:r w:rsidR="005B001B">
              <w:rPr>
                <w:rFonts w:hint="eastAsia"/>
              </w:rPr>
              <w:t>122</w:t>
            </w:r>
          </w:p>
          <w:p w14:paraId="3446AE17" w14:textId="458124A6" w:rsidR="005B001B" w:rsidRDefault="00114C32">
            <w:pPr>
              <w:jc w:val="center"/>
            </w:pPr>
            <w:r>
              <w:rPr>
                <w:rFonts w:hint="eastAsia"/>
              </w:rPr>
              <w:t>FCC4-</w:t>
            </w:r>
            <w:r w:rsidR="005B001B">
              <w:rPr>
                <w:rFonts w:hint="eastAsia"/>
              </w:rPr>
              <w:t>123</w:t>
            </w:r>
          </w:p>
          <w:p w14:paraId="1DDA1BFE" w14:textId="4CB2BAE7" w:rsidR="005B001B" w:rsidRPr="00D05CD2" w:rsidRDefault="005B001B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8A9A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938E9" w14:textId="191A977A" w:rsidR="00543D5D" w:rsidRPr="00D05CD2" w:rsidRDefault="006B6F5D">
            <w:pPr>
              <w:jc w:val="center"/>
            </w:pPr>
            <w:bookmarkStart w:id="2517" w:name="OLE_LINK47"/>
            <w:ins w:id="2518" w:author="yaozu long" w:date="2025-12-26T13:34:00Z" w16du:dateUtc="2025-12-26T05:34:00Z">
              <w:r>
                <w:rPr>
                  <w:rFonts w:hint="eastAsia"/>
                </w:rPr>
                <w:t>预留</w:t>
              </w:r>
            </w:ins>
            <w:del w:id="2519" w:author="yaozu long" w:date="2025-12-26T13:34:00Z" w16du:dateUtc="2025-12-26T05:34:00Z">
              <w:r w:rsidRPr="00D05CD2" w:rsidDel="006B6F5D">
                <w:rPr>
                  <w:rFonts w:hint="eastAsia"/>
                </w:rPr>
                <w:delText>起落架状态</w:delText>
              </w:r>
            </w:del>
            <w:bookmarkEnd w:id="2517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C727" w14:textId="45FD9B2E" w:rsidR="00543D5D" w:rsidRPr="00D05CD2" w:rsidRDefault="006E20DC">
            <w:pPr>
              <w:jc w:val="center"/>
            </w:pPr>
            <w:del w:id="2520" w:author="yaozu long" w:date="2025-12-26T13:34:00Z" w16du:dateUtc="2025-12-26T05:34:00Z">
              <w:r w:rsidRPr="00D05CD2" w:rsidDel="006B6F5D">
                <w:delText>8/UINT</w:delText>
              </w:r>
            </w:del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A2823" w14:textId="713CD67E" w:rsidR="00543D5D" w:rsidRPr="00D05CD2" w:rsidRDefault="006E20DC">
            <w:pPr>
              <w:jc w:val="center"/>
            </w:pPr>
            <w:del w:id="2521" w:author="yaozu long" w:date="2025-12-26T13:34:00Z" w16du:dateUtc="2025-12-26T05:34:00Z">
              <w:r w:rsidRPr="00D05CD2" w:rsidDel="006B6F5D">
                <w:delText>00</w:delText>
              </w:r>
              <w:r w:rsidRPr="00D05CD2" w:rsidDel="006B6F5D">
                <w:rPr>
                  <w:rFonts w:hint="eastAsia"/>
                </w:rPr>
                <w:delText>～</w:delText>
              </w:r>
              <w:r w:rsidRPr="00D05CD2" w:rsidDel="006B6F5D">
                <w:delText>FFH</w:delText>
              </w:r>
            </w:del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76E9" w14:textId="3FA52A28" w:rsidR="00543D5D" w:rsidRPr="00D05CD2" w:rsidRDefault="006E20DC">
            <w:pPr>
              <w:jc w:val="center"/>
            </w:pPr>
            <w:del w:id="2522" w:author="yaozu long" w:date="2025-12-26T13:34:00Z" w16du:dateUtc="2025-12-26T05:34:00Z">
              <w:r w:rsidRPr="00D05CD2" w:rsidDel="006B6F5D">
                <w:rPr>
                  <w:rFonts w:hint="eastAsia"/>
                </w:rPr>
                <w:delText>信号范围：</w:delText>
              </w:r>
              <w:r w:rsidRPr="00D05CD2" w:rsidDel="006B6F5D">
                <w:delText>0-255</w:delText>
              </w:r>
              <w:r w:rsidRPr="00D05CD2" w:rsidDel="006B6F5D">
                <w:rPr>
                  <w:rFonts w:hint="eastAsia"/>
                </w:rPr>
                <w:delText>；</w:delText>
              </w:r>
            </w:del>
          </w:p>
        </w:tc>
      </w:tr>
      <w:tr w:rsidR="00543D5D" w:rsidRPr="00D05CD2" w14:paraId="37A45AF1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B62E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AFAAB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FBBF8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E3C32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E98F7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F0350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248EB601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F5810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ED77F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6DD2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自动飞行左刹车行程量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A1CDD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E9D1E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74464" w14:textId="4375EC47" w:rsidR="00543D5D" w:rsidRDefault="006E20DC">
            <w:pPr>
              <w:jc w:val="center"/>
              <w:rPr>
                <w:ins w:id="2523" w:author="yaozu long" w:date="2025-12-25T08:53:00Z" w16du:dateUtc="2025-12-25T00:53:00Z"/>
              </w:rPr>
            </w:pPr>
            <w:r w:rsidRPr="00D05CD2">
              <w:rPr>
                <w:rFonts w:hint="eastAsia"/>
              </w:rPr>
              <w:t>信号范围：</w:t>
            </w:r>
            <w:r w:rsidRPr="00D05CD2">
              <w:t>0-</w:t>
            </w:r>
            <w:ins w:id="2524" w:author="yaozu long" w:date="2025-12-25T08:54:00Z" w16du:dateUtc="2025-12-25T00:54:00Z">
              <w:r w:rsidR="00C71D3F">
                <w:rPr>
                  <w:rFonts w:hint="eastAsia"/>
                </w:rPr>
                <w:t>102</w:t>
              </w:r>
            </w:ins>
            <w:del w:id="2525" w:author="yaozu long" w:date="2025-12-25T08:54:00Z" w16du:dateUtc="2025-12-25T00:54:00Z">
              <w:r w:rsidRPr="00D05CD2" w:rsidDel="00C71D3F">
                <w:delText>255</w:delText>
              </w:r>
            </w:del>
            <w:r w:rsidRPr="00D05CD2">
              <w:rPr>
                <w:rFonts w:hint="eastAsia"/>
              </w:rPr>
              <w:t>；</w:t>
            </w:r>
          </w:p>
          <w:p w14:paraId="70B1441F" w14:textId="3BEC8824" w:rsidR="00C71D3F" w:rsidRPr="00D05CD2" w:rsidRDefault="00C71D3F">
            <w:pPr>
              <w:jc w:val="center"/>
            </w:pPr>
            <w:bookmarkStart w:id="2526" w:name="OLE_LINK43"/>
            <w:ins w:id="2527" w:author="yaozu long" w:date="2025-12-25T08:54:00Z" w16du:dateUtc="2025-12-25T00:54:00Z">
              <w:r w:rsidRPr="00D05CD2">
                <w:rPr>
                  <w:rFonts w:hint="eastAsia"/>
                </w:rPr>
                <w:t>比例尺：</w:t>
              </w:r>
              <w:r w:rsidRPr="00D05CD2">
                <w:t>LSB=</w:t>
              </w:r>
              <w:r>
                <w:rPr>
                  <w:rFonts w:hint="eastAsia"/>
                </w:rPr>
                <w:t>0.4</w:t>
              </w:r>
              <w:r w:rsidRPr="00D05CD2">
                <w:rPr>
                  <w:rFonts w:hint="eastAsia"/>
                </w:rPr>
                <w:t>；</w:t>
              </w:r>
            </w:ins>
            <w:bookmarkEnd w:id="2526"/>
          </w:p>
        </w:tc>
      </w:tr>
      <w:tr w:rsidR="00543D5D" w:rsidRPr="00D05CD2" w14:paraId="05B6392B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71887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91A4A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FB8D" w14:textId="05EC68B2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自动飞行右刹车行程量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B676A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DAF1B" w14:textId="59793660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9C3EE" w14:textId="31183C16" w:rsidR="00543D5D" w:rsidRDefault="006E20DC">
            <w:pPr>
              <w:jc w:val="center"/>
              <w:rPr>
                <w:ins w:id="2528" w:author="yaozu long" w:date="2025-12-25T08:54:00Z" w16du:dateUtc="2025-12-25T00:54:00Z"/>
              </w:rPr>
            </w:pPr>
            <w:r w:rsidRPr="00D05CD2">
              <w:rPr>
                <w:rFonts w:hint="eastAsia"/>
              </w:rPr>
              <w:t>信号范围：</w:t>
            </w:r>
            <w:r w:rsidRPr="00D05CD2">
              <w:t>0-</w:t>
            </w:r>
            <w:del w:id="2529" w:author="yaozu long" w:date="2025-12-25T08:54:00Z" w16du:dateUtc="2025-12-25T00:54:00Z">
              <w:r w:rsidRPr="00D05CD2" w:rsidDel="00C71D3F">
                <w:delText>255</w:delText>
              </w:r>
            </w:del>
            <w:ins w:id="2530" w:author="yaozu long" w:date="2025-12-25T08:54:00Z" w16du:dateUtc="2025-12-25T00:54:00Z">
              <w:r w:rsidR="00C71D3F">
                <w:rPr>
                  <w:rFonts w:hint="eastAsia"/>
                </w:rPr>
                <w:t>102</w:t>
              </w:r>
            </w:ins>
            <w:r w:rsidRPr="00D05CD2">
              <w:rPr>
                <w:rFonts w:hint="eastAsia"/>
              </w:rPr>
              <w:t>；</w:t>
            </w:r>
          </w:p>
          <w:p w14:paraId="3353D2BE" w14:textId="5BC8EA0E" w:rsidR="00C71D3F" w:rsidRPr="00D05CD2" w:rsidRDefault="00C71D3F">
            <w:pPr>
              <w:jc w:val="center"/>
            </w:pPr>
            <w:ins w:id="2531" w:author="yaozu long" w:date="2025-12-25T08:54:00Z" w16du:dateUtc="2025-12-25T00:54:00Z">
              <w:r w:rsidRPr="00D05CD2">
                <w:rPr>
                  <w:rFonts w:hint="eastAsia"/>
                </w:rPr>
                <w:t>比例尺：</w:t>
              </w:r>
              <w:r w:rsidRPr="00D05CD2">
                <w:t>LSB=</w:t>
              </w:r>
              <w:r>
                <w:rPr>
                  <w:rFonts w:hint="eastAsia"/>
                </w:rPr>
                <w:t>0.4</w:t>
              </w:r>
              <w:r w:rsidRPr="00D05CD2">
                <w:rPr>
                  <w:rFonts w:hint="eastAsia"/>
                </w:rPr>
                <w:t>；</w:t>
              </w:r>
            </w:ins>
          </w:p>
        </w:tc>
      </w:tr>
      <w:tr w:rsidR="00543D5D" w:rsidRPr="00D05CD2" w14:paraId="601B6C85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BD789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2C159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36B8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DD81A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9B14D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BA0E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0-255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6A23F99C" w14:textId="77777777" w:rsidTr="00896417">
        <w:trPr>
          <w:trHeight w:val="90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A3F30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D50B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D39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地速信号</w:t>
            </w:r>
            <w:r w:rsidRPr="00D05CD2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2FE8F" w14:textId="77777777" w:rsidR="00543D5D" w:rsidRPr="00D05CD2" w:rsidRDefault="006E20DC">
            <w:pPr>
              <w:jc w:val="center"/>
            </w:pPr>
            <w:r w:rsidRPr="00D05CD2">
              <w:t>8/UINT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65BDE" w14:textId="77777777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FFH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F62C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  <w:r w:rsidRPr="00D05CD2">
              <w:t>0km/h~510km/h</w:t>
            </w:r>
            <w:r w:rsidRPr="00D05CD2">
              <w:rPr>
                <w:rFonts w:hint="eastAsia"/>
              </w:rPr>
              <w:t>；</w:t>
            </w:r>
          </w:p>
          <w:p w14:paraId="3386E651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LSB=2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08499D31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D2B5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1E520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CEE863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飞机前向加速度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D11DE7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16</w:t>
            </w:r>
            <w:r w:rsidRPr="00D05CD2">
              <w:t>/INT</w:t>
            </w:r>
          </w:p>
        </w:tc>
        <w:tc>
          <w:tcPr>
            <w:tcW w:w="136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FA2335" w14:textId="7536AAD3" w:rsidR="00543D5D" w:rsidRPr="00D05CD2" w:rsidRDefault="006E20DC">
            <w:pPr>
              <w:jc w:val="center"/>
            </w:pPr>
            <w:r w:rsidRPr="00D05CD2">
              <w:t>00</w:t>
            </w:r>
            <w:r w:rsidRPr="00D05CD2">
              <w:rPr>
                <w:rFonts w:hint="eastAsia"/>
              </w:rPr>
              <w:t>～</w:t>
            </w:r>
            <w:r w:rsidRPr="00D05CD2">
              <w:t>FF</w:t>
            </w:r>
            <w:r w:rsidRPr="00D05CD2">
              <w:rPr>
                <w:rFonts w:hint="eastAsia"/>
              </w:rPr>
              <w:t>FF</w:t>
            </w:r>
            <w:r w:rsidRPr="00D05CD2">
              <w:t>H</w:t>
            </w:r>
          </w:p>
        </w:tc>
        <w:tc>
          <w:tcPr>
            <w:tcW w:w="279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7AF2EF" w14:textId="77777777" w:rsidR="00FF5828" w:rsidRDefault="006E20DC">
            <w:pPr>
              <w:jc w:val="center"/>
            </w:pPr>
            <w:r w:rsidRPr="00D05CD2">
              <w:rPr>
                <w:rFonts w:hint="eastAsia"/>
              </w:rPr>
              <w:t>信号范围：</w:t>
            </w:r>
          </w:p>
          <w:p w14:paraId="2BD58569" w14:textId="28B33EBF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-327.68</w:t>
            </w:r>
            <w:r w:rsidRPr="00D05CD2">
              <w:t>~</w:t>
            </w:r>
            <w:r w:rsidRPr="00D05CD2">
              <w:rPr>
                <w:rFonts w:hint="eastAsia"/>
              </w:rPr>
              <w:t>327.67m/s/s</w:t>
            </w:r>
            <w:r w:rsidRPr="00D05CD2">
              <w:rPr>
                <w:rFonts w:hint="eastAsia"/>
              </w:rPr>
              <w:t>；</w:t>
            </w:r>
          </w:p>
          <w:p w14:paraId="55B5465B" w14:textId="77777777" w:rsidR="00543D5D" w:rsidRPr="00D05CD2" w:rsidRDefault="006E20DC">
            <w:pPr>
              <w:jc w:val="center"/>
            </w:pPr>
            <w:r w:rsidRPr="00D05CD2">
              <w:rPr>
                <w:rFonts w:hint="eastAsia"/>
              </w:rPr>
              <w:t>比例尺：</w:t>
            </w:r>
            <w:r w:rsidRPr="00D05CD2">
              <w:t>LSB=</w:t>
            </w:r>
            <w:r w:rsidRPr="00D05CD2">
              <w:rPr>
                <w:rFonts w:hint="eastAsia"/>
              </w:rPr>
              <w:t>0.01</w:t>
            </w:r>
            <w:r w:rsidRPr="00D05CD2">
              <w:rPr>
                <w:rFonts w:hint="eastAsia"/>
              </w:rPr>
              <w:t>；</w:t>
            </w:r>
          </w:p>
        </w:tc>
      </w:tr>
      <w:tr w:rsidR="00543D5D" w:rsidRPr="00D05CD2" w14:paraId="1DE35857" w14:textId="77777777" w:rsidTr="00896417">
        <w:trPr>
          <w:trHeight w:val="454"/>
          <w:jc w:val="center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8262F" w14:textId="77777777" w:rsidR="00543D5D" w:rsidRPr="00D05CD2" w:rsidRDefault="00543D5D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282D2" w14:textId="77777777" w:rsidR="00543D5D" w:rsidRPr="00D05CD2" w:rsidRDefault="00543D5D" w:rsidP="00D05CD2">
            <w:pPr>
              <w:numPr>
                <w:ilvl w:val="0"/>
                <w:numId w:val="35"/>
              </w:numPr>
              <w:jc w:val="center"/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A11F0" w14:textId="77777777" w:rsidR="00543D5D" w:rsidRPr="00D05CD2" w:rsidRDefault="00543D5D">
            <w:pPr>
              <w:jc w:val="center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342FC" w14:textId="77777777" w:rsidR="00543D5D" w:rsidRPr="00D05CD2" w:rsidRDefault="00543D5D">
            <w:pPr>
              <w:jc w:val="center"/>
            </w:pPr>
          </w:p>
        </w:tc>
        <w:tc>
          <w:tcPr>
            <w:tcW w:w="136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B97A4" w14:textId="77777777" w:rsidR="00543D5D" w:rsidRPr="00D05CD2" w:rsidRDefault="00543D5D">
            <w:pPr>
              <w:jc w:val="center"/>
            </w:pPr>
          </w:p>
        </w:tc>
        <w:tc>
          <w:tcPr>
            <w:tcW w:w="279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0FC52" w14:textId="77777777" w:rsidR="00543D5D" w:rsidRPr="00D05CD2" w:rsidRDefault="00543D5D">
            <w:pPr>
              <w:jc w:val="center"/>
            </w:pPr>
          </w:p>
        </w:tc>
      </w:tr>
      <w:tr w:rsidR="00543D5D" w:rsidRPr="00D05CD2" w14:paraId="5CCA22CF" w14:textId="77777777">
        <w:trPr>
          <w:trHeight w:val="1701"/>
          <w:jc w:val="center"/>
        </w:trPr>
        <w:tc>
          <w:tcPr>
            <w:tcW w:w="95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4B86" w14:textId="530DED10" w:rsidR="00543D5D" w:rsidRPr="00D05CD2" w:rsidRDefault="006E20DC">
            <w:pPr>
              <w:jc w:val="center"/>
            </w:pPr>
            <w:r w:rsidRPr="00D05CD2">
              <w:lastRenderedPageBreak/>
              <w:t>1</w:t>
            </w:r>
            <w:r w:rsidRPr="00D05CD2">
              <w:rPr>
                <w:rFonts w:hint="eastAsia"/>
              </w:rPr>
              <w:t>、</w:t>
            </w:r>
            <w:r w:rsidRPr="00D05CD2">
              <w:t>CAN</w:t>
            </w:r>
            <w:r w:rsidRPr="00D05CD2">
              <w:rPr>
                <w:rFonts w:hint="eastAsia"/>
              </w:rPr>
              <w:t>总线数据通信速率为</w:t>
            </w:r>
            <w:r w:rsidRPr="00D05CD2">
              <w:t>500kbps</w:t>
            </w:r>
            <w:r w:rsidRPr="00D05CD2">
              <w:rPr>
                <w:rFonts w:hint="eastAsia"/>
              </w:rPr>
              <w:t>，</w:t>
            </w:r>
            <w:r w:rsidR="00854369">
              <w:rPr>
                <w:rFonts w:hint="eastAsia"/>
              </w:rPr>
              <w:t>刷新周期</w:t>
            </w:r>
            <w:r w:rsidR="00854369">
              <w:rPr>
                <w:rFonts w:hint="eastAsia"/>
              </w:rPr>
              <w:t>20ms</w:t>
            </w:r>
          </w:p>
          <w:p w14:paraId="3C03DB13" w14:textId="77777777" w:rsidR="00543D5D" w:rsidRPr="00D05CD2" w:rsidRDefault="006E20DC">
            <w:pPr>
              <w:jc w:val="center"/>
            </w:pPr>
            <w:r w:rsidRPr="00D05CD2">
              <w:t>2</w:t>
            </w:r>
            <w:r w:rsidRPr="00D05CD2">
              <w:rPr>
                <w:rFonts w:hint="eastAsia"/>
              </w:rPr>
              <w:t>、数据类型定义：</w:t>
            </w:r>
          </w:p>
          <w:p w14:paraId="39BF685A" w14:textId="77777777" w:rsidR="00543D5D" w:rsidRPr="00D05CD2" w:rsidRDefault="006E20DC">
            <w:pPr>
              <w:jc w:val="center"/>
            </w:pPr>
            <w:r w:rsidRPr="00D05CD2">
              <w:t>A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BOOL </w:t>
            </w:r>
            <w:r w:rsidRPr="00D05CD2">
              <w:rPr>
                <w:rFonts w:hint="eastAsia"/>
              </w:rPr>
              <w:t>布尔型；</w:t>
            </w:r>
            <w:r w:rsidRPr="00D05CD2">
              <w:t>B</w:t>
            </w:r>
            <w:r w:rsidRPr="00D05CD2">
              <w:rPr>
                <w:rFonts w:hint="eastAsia"/>
              </w:rPr>
              <w:t>、</w:t>
            </w:r>
            <w:r w:rsidRPr="00D05CD2">
              <w:t xml:space="preserve">UINT </w:t>
            </w:r>
            <w:r w:rsidRPr="00D05CD2">
              <w:rPr>
                <w:rFonts w:hint="eastAsia"/>
              </w:rPr>
              <w:t>无符号整数；</w:t>
            </w:r>
            <w:r w:rsidRPr="00D05CD2">
              <w:t>C</w:t>
            </w:r>
            <w:r w:rsidRPr="00D05CD2">
              <w:rPr>
                <w:rFonts w:hint="eastAsia"/>
              </w:rPr>
              <w:t>、</w:t>
            </w:r>
            <w:r w:rsidRPr="00D05CD2">
              <w:t>SHORT</w:t>
            </w:r>
            <w:r w:rsidRPr="00D05CD2">
              <w:rPr>
                <w:rFonts w:hint="eastAsia"/>
              </w:rPr>
              <w:t>无符号短整数；</w:t>
            </w:r>
            <w:r w:rsidRPr="00D05CD2">
              <w:t>D</w:t>
            </w:r>
            <w:r w:rsidRPr="00D05CD2">
              <w:rPr>
                <w:rFonts w:hint="eastAsia"/>
              </w:rPr>
              <w:t>、</w:t>
            </w:r>
            <w:r w:rsidRPr="00D05CD2">
              <w:t>UCHAR</w:t>
            </w:r>
            <w:r w:rsidRPr="00D05CD2">
              <w:rPr>
                <w:rFonts w:hint="eastAsia"/>
              </w:rPr>
              <w:t>无符号字节。</w:t>
            </w:r>
          </w:p>
        </w:tc>
      </w:tr>
    </w:tbl>
    <w:p w14:paraId="600C43F3" w14:textId="77777777" w:rsidR="00543D5D" w:rsidRPr="00D05CD2" w:rsidRDefault="00543D5D">
      <w:pPr>
        <w:jc w:val="center"/>
      </w:pPr>
    </w:p>
    <w:p w14:paraId="217F26FC" w14:textId="77777777" w:rsidR="00543D5D" w:rsidRPr="00D05CD2" w:rsidRDefault="00543D5D">
      <w:pPr>
        <w:adjustRightInd w:val="0"/>
        <w:snapToGrid w:val="0"/>
        <w:spacing w:beforeLines="50" w:before="120" w:afterLines="50" w:after="120" w:line="500" w:lineRule="exact"/>
      </w:pPr>
    </w:p>
    <w:p w14:paraId="0B6587D1" w14:textId="3612FCE4" w:rsidR="00543D5D" w:rsidRPr="00D05CD2" w:rsidDel="006B6F5D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del w:id="2532" w:author="yaozu long" w:date="2025-12-26T13:34:00Z" w16du:dateUtc="2025-12-26T05:34:00Z"/>
          <w:rFonts w:ascii="黑体" w:eastAsia="黑体" w:hAnsi="黑体" w:hint="eastAsia"/>
          <w:kern w:val="24"/>
          <w:sz w:val="22"/>
          <w:szCs w:val="22"/>
        </w:rPr>
      </w:pPr>
      <w:del w:id="2533" w:author="yaozu long" w:date="2025-12-26T13:34:00Z" w16du:dateUtc="2025-12-26T05:34:00Z">
        <w:r w:rsidRPr="00D05CD2" w:rsidDel="006B6F5D">
          <w:rPr>
            <w:rFonts w:ascii="黑体" w:eastAsia="黑体" w:hAnsi="黑体" w:hint="eastAsia"/>
            <w:kern w:val="24"/>
            <w:sz w:val="22"/>
            <w:szCs w:val="22"/>
          </w:rPr>
          <w:delText>起落架状态数据字节1</w:delText>
        </w:r>
      </w:del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:rsidDel="006B6F5D" w14:paraId="5EA1ED72" w14:textId="49448851">
        <w:trPr>
          <w:trHeight w:val="454"/>
          <w:tblHeader/>
          <w:jc w:val="center"/>
          <w:del w:id="2534" w:author="yaozu long" w:date="2025-12-26T13:34:00Z"/>
        </w:trPr>
        <w:tc>
          <w:tcPr>
            <w:tcW w:w="801" w:type="dxa"/>
            <w:vMerge w:val="restart"/>
            <w:vAlign w:val="center"/>
          </w:tcPr>
          <w:p w14:paraId="1BB6484D" w14:textId="720BEA32" w:rsidR="00543D5D" w:rsidRPr="00D05CD2" w:rsidDel="006B6F5D" w:rsidRDefault="006E20DC">
            <w:pPr>
              <w:jc w:val="center"/>
              <w:rPr>
                <w:del w:id="2535" w:author="yaozu long" w:date="2025-12-26T13:34:00Z" w16du:dateUtc="2025-12-26T05:34:00Z"/>
                <w:kern w:val="0"/>
                <w:sz w:val="22"/>
                <w:szCs w:val="22"/>
              </w:rPr>
            </w:pPr>
            <w:del w:id="2536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字节名</w:delText>
              </w:r>
            </w:del>
          </w:p>
        </w:tc>
        <w:tc>
          <w:tcPr>
            <w:tcW w:w="8738" w:type="dxa"/>
            <w:gridSpan w:val="5"/>
            <w:vAlign w:val="center"/>
          </w:tcPr>
          <w:p w14:paraId="64F17A55" w14:textId="693249C2" w:rsidR="00543D5D" w:rsidRPr="00D05CD2" w:rsidDel="006B6F5D" w:rsidRDefault="006E20DC">
            <w:pPr>
              <w:jc w:val="center"/>
              <w:rPr>
                <w:del w:id="2537" w:author="yaozu long" w:date="2025-12-26T13:34:00Z" w16du:dateUtc="2025-12-26T05:34:00Z"/>
                <w:kern w:val="0"/>
                <w:sz w:val="22"/>
                <w:szCs w:val="22"/>
              </w:rPr>
            </w:pPr>
            <w:del w:id="2538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数据段</w:delText>
              </w:r>
            </w:del>
          </w:p>
        </w:tc>
      </w:tr>
      <w:tr w:rsidR="00543D5D" w:rsidRPr="00D05CD2" w:rsidDel="006B6F5D" w14:paraId="10E8619D" w14:textId="1AEEF6D6">
        <w:trPr>
          <w:trHeight w:val="454"/>
          <w:tblHeader/>
          <w:jc w:val="center"/>
          <w:del w:id="2539" w:author="yaozu long" w:date="2025-12-26T13:34:00Z"/>
        </w:trPr>
        <w:tc>
          <w:tcPr>
            <w:tcW w:w="801" w:type="dxa"/>
            <w:vMerge/>
            <w:vAlign w:val="center"/>
          </w:tcPr>
          <w:p w14:paraId="0331A2D2" w14:textId="652E7A65" w:rsidR="00543D5D" w:rsidRPr="00D05CD2" w:rsidDel="006B6F5D" w:rsidRDefault="00543D5D">
            <w:pPr>
              <w:jc w:val="center"/>
              <w:rPr>
                <w:del w:id="2540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4D9F5FF" w14:textId="584EAF1B" w:rsidR="00543D5D" w:rsidRPr="00D05CD2" w:rsidDel="006B6F5D" w:rsidRDefault="006E20DC">
            <w:pPr>
              <w:jc w:val="center"/>
              <w:rPr>
                <w:del w:id="2541" w:author="yaozu long" w:date="2025-12-26T13:34:00Z" w16du:dateUtc="2025-12-26T05:34:00Z"/>
                <w:kern w:val="0"/>
                <w:sz w:val="22"/>
                <w:szCs w:val="22"/>
              </w:rPr>
            </w:pPr>
            <w:del w:id="2542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Bit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位</w:delText>
              </w:r>
            </w:del>
          </w:p>
        </w:tc>
        <w:tc>
          <w:tcPr>
            <w:tcW w:w="1701" w:type="dxa"/>
            <w:vAlign w:val="center"/>
          </w:tcPr>
          <w:p w14:paraId="51604C1F" w14:textId="748B5892" w:rsidR="00543D5D" w:rsidRPr="00D05CD2" w:rsidDel="006B6F5D" w:rsidRDefault="006E20DC">
            <w:pPr>
              <w:jc w:val="center"/>
              <w:rPr>
                <w:del w:id="2543" w:author="yaozu long" w:date="2025-12-26T13:34:00Z" w16du:dateUtc="2025-12-26T05:34:00Z"/>
                <w:kern w:val="0"/>
                <w:sz w:val="22"/>
                <w:szCs w:val="22"/>
              </w:rPr>
            </w:pPr>
            <w:del w:id="2544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信号名称</w:delText>
              </w:r>
            </w:del>
          </w:p>
        </w:tc>
        <w:tc>
          <w:tcPr>
            <w:tcW w:w="1417" w:type="dxa"/>
            <w:vAlign w:val="center"/>
          </w:tcPr>
          <w:p w14:paraId="3871C3E3" w14:textId="0137CED7" w:rsidR="00543D5D" w:rsidRPr="00D05CD2" w:rsidDel="006B6F5D" w:rsidRDefault="006E20DC">
            <w:pPr>
              <w:jc w:val="center"/>
              <w:rPr>
                <w:del w:id="2545" w:author="yaozu long" w:date="2025-12-26T13:34:00Z" w16du:dateUtc="2025-12-26T05:34:00Z"/>
                <w:kern w:val="0"/>
                <w:sz w:val="22"/>
                <w:szCs w:val="22"/>
              </w:rPr>
            </w:pPr>
            <w:del w:id="2546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长度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类型</w:delText>
              </w:r>
            </w:del>
          </w:p>
        </w:tc>
        <w:tc>
          <w:tcPr>
            <w:tcW w:w="1974" w:type="dxa"/>
            <w:vAlign w:val="center"/>
          </w:tcPr>
          <w:p w14:paraId="002900C4" w14:textId="7E5D0CE3" w:rsidR="00543D5D" w:rsidRPr="00D05CD2" w:rsidDel="006B6F5D" w:rsidRDefault="006E20DC">
            <w:pPr>
              <w:jc w:val="center"/>
              <w:rPr>
                <w:del w:id="2547" w:author="yaozu long" w:date="2025-12-26T13:34:00Z" w16du:dateUtc="2025-12-26T05:34:00Z"/>
                <w:kern w:val="0"/>
                <w:sz w:val="22"/>
                <w:szCs w:val="22"/>
              </w:rPr>
            </w:pPr>
            <w:del w:id="2548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内容</w:delText>
              </w:r>
            </w:del>
          </w:p>
        </w:tc>
        <w:tc>
          <w:tcPr>
            <w:tcW w:w="2795" w:type="dxa"/>
            <w:vAlign w:val="center"/>
          </w:tcPr>
          <w:p w14:paraId="0CDA0947" w14:textId="50D1C7E8" w:rsidR="00543D5D" w:rsidRPr="00D05CD2" w:rsidDel="006B6F5D" w:rsidRDefault="006E20DC">
            <w:pPr>
              <w:jc w:val="center"/>
              <w:rPr>
                <w:del w:id="2549" w:author="yaozu long" w:date="2025-12-26T13:34:00Z" w16du:dateUtc="2025-12-26T05:34:00Z"/>
                <w:kern w:val="0"/>
                <w:sz w:val="22"/>
                <w:szCs w:val="22"/>
              </w:rPr>
            </w:pPr>
            <w:del w:id="2550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备注</w:delText>
              </w:r>
            </w:del>
          </w:p>
        </w:tc>
      </w:tr>
      <w:tr w:rsidR="009C042B" w:rsidRPr="00D05CD2" w:rsidDel="006B6F5D" w14:paraId="7F99C99B" w14:textId="29540ADF">
        <w:trPr>
          <w:trHeight w:val="454"/>
          <w:jc w:val="center"/>
          <w:del w:id="2551" w:author="yaozu long" w:date="2025-12-26T13:34:00Z"/>
        </w:trPr>
        <w:tc>
          <w:tcPr>
            <w:tcW w:w="801" w:type="dxa"/>
            <w:vMerge w:val="restart"/>
            <w:vAlign w:val="center"/>
          </w:tcPr>
          <w:p w14:paraId="42ED40F8" w14:textId="3AFC2B35" w:rsidR="009C042B" w:rsidRPr="00D05CD2" w:rsidDel="006B6F5D" w:rsidRDefault="009C042B" w:rsidP="009C042B">
            <w:pPr>
              <w:jc w:val="center"/>
              <w:rPr>
                <w:del w:id="2552" w:author="yaozu long" w:date="2025-12-26T13:34:00Z" w16du:dateUtc="2025-12-26T05:34:00Z"/>
                <w:kern w:val="0"/>
                <w:sz w:val="22"/>
                <w:szCs w:val="22"/>
              </w:rPr>
            </w:pPr>
            <w:del w:id="2553" w:author="yaozu long" w:date="2025-12-26T13:34:00Z" w16du:dateUtc="2025-12-26T05:34:00Z">
              <w:r w:rsidRPr="00D05CD2" w:rsidDel="006B6F5D">
                <w:rPr>
                  <w:rFonts w:hint="eastAsia"/>
                </w:rPr>
                <w:delText>起落架状态</w:delText>
              </w:r>
            </w:del>
          </w:p>
        </w:tc>
        <w:tc>
          <w:tcPr>
            <w:tcW w:w="851" w:type="dxa"/>
            <w:vAlign w:val="center"/>
          </w:tcPr>
          <w:p w14:paraId="75874FE8" w14:textId="7712564F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54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9D6EB0E" w14:textId="52E85EBB" w:rsidR="009C042B" w:rsidRPr="00757A0E" w:rsidDel="006B6F5D" w:rsidRDefault="009C042B" w:rsidP="009C042B">
            <w:pPr>
              <w:rPr>
                <w:del w:id="2555" w:author="yaozu long" w:date="2025-12-26T13:34:00Z" w16du:dateUtc="2025-12-26T05:34:00Z"/>
                <w:b/>
                <w:bCs/>
                <w:color w:val="EE0000"/>
              </w:rPr>
            </w:pPr>
            <w:del w:id="2556" w:author="yaozu long" w:date="2025-12-26T13:34:00Z" w16du:dateUtc="2025-12-26T05:34:00Z">
              <w:r w:rsidRPr="00757A0E" w:rsidDel="006B6F5D">
                <w:rPr>
                  <w:b/>
                  <w:bCs/>
                  <w:color w:val="EE0000"/>
                </w:rPr>
                <w:delText>Consolidated MLG Not Downlocked</w:delText>
              </w:r>
            </w:del>
          </w:p>
          <w:p w14:paraId="1196D718" w14:textId="30C56E54" w:rsidR="009C042B" w:rsidRPr="00D05CD2" w:rsidDel="006B6F5D" w:rsidRDefault="009C042B" w:rsidP="009C042B">
            <w:pPr>
              <w:jc w:val="center"/>
              <w:rPr>
                <w:del w:id="2557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58" w:author="yaozu long" w:date="2025-12-26T13:34:00Z" w16du:dateUtc="2025-12-26T05:34:00Z">
              <w:r w:rsidRPr="00757A0E" w:rsidDel="006B6F5D">
                <w:rPr>
                  <w:rFonts w:hint="eastAsia"/>
                  <w:b/>
                  <w:bCs/>
                  <w:color w:val="EE0000"/>
                </w:rPr>
                <w:delText>主起下位</w:delText>
              </w:r>
              <w:r w:rsidRPr="00757A0E" w:rsidDel="006B6F5D">
                <w:rPr>
                  <w:b/>
                  <w:bCs/>
                  <w:color w:val="EE0000"/>
                </w:rPr>
                <w:delText>锁定</w:delText>
              </w:r>
            </w:del>
          </w:p>
        </w:tc>
        <w:tc>
          <w:tcPr>
            <w:tcW w:w="1417" w:type="dxa"/>
            <w:vAlign w:val="center"/>
          </w:tcPr>
          <w:p w14:paraId="3C1B5CFA" w14:textId="5596DEBB" w:rsidR="009C042B" w:rsidRPr="00D05CD2" w:rsidDel="006B6F5D" w:rsidRDefault="009C042B" w:rsidP="009C042B">
            <w:pPr>
              <w:jc w:val="center"/>
              <w:rPr>
                <w:del w:id="2559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60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075CE86E" w14:textId="444C2E03" w:rsidR="009C042B" w:rsidRPr="00D05CD2" w:rsidDel="006B6F5D" w:rsidRDefault="009C042B" w:rsidP="009C042B">
            <w:pPr>
              <w:jc w:val="center"/>
              <w:rPr>
                <w:del w:id="2561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62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7F41E880" w14:textId="179A7B91" w:rsidR="009C042B" w:rsidRPr="00D05CD2" w:rsidDel="006B6F5D" w:rsidRDefault="009C042B" w:rsidP="009C042B">
            <w:pPr>
              <w:jc w:val="center"/>
              <w:rPr>
                <w:del w:id="2563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64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 xml:space="preserve">0=not Downlocked </w:delText>
              </w:r>
            </w:del>
          </w:p>
          <w:p w14:paraId="4E9D33D8" w14:textId="6FE211BB" w:rsidR="009C042B" w:rsidRPr="00D05CD2" w:rsidDel="006B6F5D" w:rsidRDefault="009C042B" w:rsidP="009C042B">
            <w:pPr>
              <w:jc w:val="center"/>
              <w:rPr>
                <w:del w:id="2565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66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1=Downlocked</w:delText>
              </w:r>
            </w:del>
          </w:p>
          <w:p w14:paraId="18315B3F" w14:textId="7AF87957" w:rsidR="009C042B" w:rsidRPr="00D05CD2" w:rsidDel="006B6F5D" w:rsidRDefault="009C042B" w:rsidP="009C042B">
            <w:pPr>
              <w:jc w:val="center"/>
              <w:rPr>
                <w:del w:id="2567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68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44BD7482" w14:textId="1847A3AA">
        <w:trPr>
          <w:trHeight w:val="454"/>
          <w:jc w:val="center"/>
          <w:del w:id="2569" w:author="yaozu long" w:date="2025-12-26T13:34:00Z"/>
        </w:trPr>
        <w:tc>
          <w:tcPr>
            <w:tcW w:w="801" w:type="dxa"/>
            <w:vMerge/>
            <w:vAlign w:val="center"/>
          </w:tcPr>
          <w:p w14:paraId="102A675A" w14:textId="1831E80D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70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2763D75" w14:textId="4DA008CC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71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40F7884" w14:textId="7DF41119" w:rsidR="009C042B" w:rsidRPr="00757A0E" w:rsidDel="006B6F5D" w:rsidRDefault="009C042B" w:rsidP="009C042B">
            <w:pPr>
              <w:rPr>
                <w:del w:id="2572" w:author="yaozu long" w:date="2025-12-26T13:34:00Z" w16du:dateUtc="2025-12-26T05:34:00Z"/>
                <w:b/>
                <w:bCs/>
                <w:color w:val="EE0000"/>
              </w:rPr>
            </w:pPr>
            <w:del w:id="2573" w:author="yaozu long" w:date="2025-12-26T13:34:00Z" w16du:dateUtc="2025-12-26T05:34:00Z">
              <w:r w:rsidRPr="00757A0E" w:rsidDel="006B6F5D">
                <w:rPr>
                  <w:b/>
                  <w:bCs/>
                  <w:color w:val="EE0000"/>
                </w:rPr>
                <w:delText>Consolidated MLG Uplocked</w:delText>
              </w:r>
            </w:del>
          </w:p>
          <w:p w14:paraId="7E20FD25" w14:textId="6CD495E0" w:rsidR="009C042B" w:rsidRPr="00D05CD2" w:rsidDel="006B6F5D" w:rsidRDefault="009C042B" w:rsidP="009C042B">
            <w:pPr>
              <w:jc w:val="center"/>
              <w:rPr>
                <w:del w:id="2574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75" w:author="yaozu long" w:date="2025-12-26T13:34:00Z" w16du:dateUtc="2025-12-26T05:34:00Z">
              <w:r w:rsidRPr="00757A0E" w:rsidDel="006B6F5D">
                <w:rPr>
                  <w:rFonts w:hint="eastAsia"/>
                  <w:b/>
                  <w:bCs/>
                  <w:color w:val="EE0000"/>
                </w:rPr>
                <w:delText>主起</w:delText>
              </w:r>
              <w:r w:rsidRPr="00757A0E" w:rsidDel="006B6F5D">
                <w:rPr>
                  <w:b/>
                  <w:bCs/>
                  <w:color w:val="EE0000"/>
                </w:rPr>
                <w:delText>上位锁定</w:delText>
              </w:r>
            </w:del>
          </w:p>
        </w:tc>
        <w:tc>
          <w:tcPr>
            <w:tcW w:w="1417" w:type="dxa"/>
            <w:vAlign w:val="center"/>
          </w:tcPr>
          <w:p w14:paraId="4DE7499E" w14:textId="388E2526" w:rsidR="009C042B" w:rsidRPr="00D05CD2" w:rsidDel="006B6F5D" w:rsidRDefault="009C042B" w:rsidP="009C042B">
            <w:pPr>
              <w:jc w:val="center"/>
              <w:rPr>
                <w:del w:id="2576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77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6B197F35" w14:textId="21CCC184" w:rsidR="009C042B" w:rsidRPr="00D05CD2" w:rsidDel="006B6F5D" w:rsidRDefault="009C042B" w:rsidP="009C042B">
            <w:pPr>
              <w:jc w:val="center"/>
              <w:rPr>
                <w:del w:id="2578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79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79370366" w14:textId="7FFB911F" w:rsidR="009C042B" w:rsidRPr="00D05CD2" w:rsidDel="006B6F5D" w:rsidRDefault="009C042B" w:rsidP="009C042B">
            <w:pPr>
              <w:jc w:val="center"/>
              <w:rPr>
                <w:del w:id="2580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81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 xml:space="preserve">0=not Uplocked </w:delText>
              </w:r>
            </w:del>
          </w:p>
          <w:p w14:paraId="7783E832" w14:textId="76BF5825" w:rsidR="009C042B" w:rsidRPr="00D05CD2" w:rsidDel="006B6F5D" w:rsidRDefault="009C042B" w:rsidP="009C042B">
            <w:pPr>
              <w:jc w:val="center"/>
              <w:rPr>
                <w:del w:id="2582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83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1=Uplocked</w:delText>
              </w:r>
            </w:del>
          </w:p>
          <w:p w14:paraId="63C04575" w14:textId="571D40B1" w:rsidR="009C042B" w:rsidRPr="00D05CD2" w:rsidDel="006B6F5D" w:rsidRDefault="009C042B" w:rsidP="009C042B">
            <w:pPr>
              <w:jc w:val="center"/>
              <w:rPr>
                <w:del w:id="2584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85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7B069DBB" w14:textId="7350FEE4">
        <w:trPr>
          <w:trHeight w:val="454"/>
          <w:jc w:val="center"/>
          <w:del w:id="2586" w:author="yaozu long" w:date="2025-12-26T13:34:00Z"/>
        </w:trPr>
        <w:tc>
          <w:tcPr>
            <w:tcW w:w="801" w:type="dxa"/>
            <w:vMerge/>
            <w:vAlign w:val="center"/>
          </w:tcPr>
          <w:p w14:paraId="32193082" w14:textId="0F5E70AD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87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EF6AC89" w14:textId="35154E00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588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2054679" w14:textId="7244126E" w:rsidR="009C042B" w:rsidRPr="00D05CD2" w:rsidDel="006B6F5D" w:rsidRDefault="009C042B" w:rsidP="009C042B">
            <w:pPr>
              <w:rPr>
                <w:del w:id="2589" w:author="yaozu long" w:date="2025-12-26T13:34:00Z" w16du:dateUtc="2025-12-26T05:34:00Z"/>
              </w:rPr>
            </w:pPr>
            <w:del w:id="2590" w:author="yaozu long" w:date="2025-12-26T13:34:00Z" w16du:dateUtc="2025-12-26T05:34:00Z">
              <w:r w:rsidRPr="00D05CD2" w:rsidDel="006B6F5D">
                <w:delText xml:space="preserve">MLG RH WOW Proxi Sensor </w:delText>
              </w:r>
            </w:del>
          </w:p>
          <w:p w14:paraId="659E2206" w14:textId="101F0B9E" w:rsidR="009C042B" w:rsidRPr="00D05CD2" w:rsidDel="006B6F5D" w:rsidRDefault="009C042B" w:rsidP="009C042B">
            <w:pPr>
              <w:jc w:val="center"/>
              <w:rPr>
                <w:del w:id="2591" w:author="yaozu long" w:date="2025-12-26T13:34:00Z" w16du:dateUtc="2025-12-26T05:34:00Z"/>
                <w:kern w:val="0"/>
                <w:sz w:val="22"/>
                <w:szCs w:val="22"/>
              </w:rPr>
            </w:pPr>
            <w:del w:id="2592" w:author="yaozu long" w:date="2025-12-26T13:34:00Z" w16du:dateUtc="2025-12-26T05:34:00Z">
              <w:r w:rsidRPr="00D05CD2" w:rsidDel="006B6F5D">
                <w:rPr>
                  <w:rFonts w:hint="eastAsia"/>
                </w:rPr>
                <w:delText>右主起</w:delText>
              </w:r>
              <w:r w:rsidRPr="00D05CD2" w:rsidDel="006B6F5D">
                <w:delText>轮载接近传感器状态</w:delText>
              </w:r>
            </w:del>
          </w:p>
        </w:tc>
        <w:tc>
          <w:tcPr>
            <w:tcW w:w="1417" w:type="dxa"/>
            <w:vAlign w:val="center"/>
          </w:tcPr>
          <w:p w14:paraId="4324873A" w14:textId="5ED1555F" w:rsidR="009C042B" w:rsidRPr="00D05CD2" w:rsidDel="006B6F5D" w:rsidRDefault="009C042B" w:rsidP="009C042B">
            <w:pPr>
              <w:jc w:val="center"/>
              <w:rPr>
                <w:del w:id="2593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594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5D86830F" w14:textId="63717C6F" w:rsidR="009C042B" w:rsidRPr="00D05CD2" w:rsidDel="006B6F5D" w:rsidRDefault="009C042B" w:rsidP="009C042B">
            <w:pPr>
              <w:jc w:val="center"/>
              <w:rPr>
                <w:del w:id="2595" w:author="yaozu long" w:date="2025-12-26T13:34:00Z" w16du:dateUtc="2025-12-26T05:34:00Z"/>
                <w:kern w:val="0"/>
                <w:sz w:val="22"/>
                <w:szCs w:val="22"/>
              </w:rPr>
            </w:pPr>
            <w:del w:id="2596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2CB13E31" w14:textId="3741B4A3" w:rsidR="009C042B" w:rsidRPr="00D05CD2" w:rsidDel="006B6F5D" w:rsidRDefault="009C042B" w:rsidP="009C042B">
            <w:pPr>
              <w:jc w:val="center"/>
              <w:rPr>
                <w:del w:id="2597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598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0=not WOW</w:delText>
              </w:r>
            </w:del>
          </w:p>
          <w:p w14:paraId="634CA8F7" w14:textId="2D792DF8" w:rsidR="009C042B" w:rsidRPr="00D05CD2" w:rsidDel="006B6F5D" w:rsidRDefault="009C042B" w:rsidP="009C042B">
            <w:pPr>
              <w:jc w:val="center"/>
              <w:rPr>
                <w:del w:id="2599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600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1=WOW</w:delText>
              </w:r>
            </w:del>
          </w:p>
          <w:p w14:paraId="3A3DD7BA" w14:textId="2A68033D" w:rsidR="009C042B" w:rsidRPr="00D05CD2" w:rsidDel="006B6F5D" w:rsidRDefault="009C042B" w:rsidP="009C042B">
            <w:pPr>
              <w:jc w:val="center"/>
              <w:rPr>
                <w:del w:id="2601" w:author="yaozu long" w:date="2025-12-26T13:34:00Z" w16du:dateUtc="2025-12-26T05:34:00Z"/>
                <w:kern w:val="0"/>
                <w:sz w:val="22"/>
                <w:szCs w:val="22"/>
              </w:rPr>
            </w:pPr>
            <w:bookmarkStart w:id="2602" w:name="OLE_LINK3"/>
            <w:del w:id="2603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  <w:bookmarkEnd w:id="2602"/>
            </w:del>
          </w:p>
        </w:tc>
      </w:tr>
      <w:tr w:rsidR="009C042B" w:rsidRPr="00D05CD2" w:rsidDel="006B6F5D" w14:paraId="51EFF59E" w14:textId="34A2B580">
        <w:trPr>
          <w:trHeight w:val="454"/>
          <w:jc w:val="center"/>
          <w:del w:id="2604" w:author="yaozu long" w:date="2025-12-26T13:34:00Z"/>
        </w:trPr>
        <w:tc>
          <w:tcPr>
            <w:tcW w:w="801" w:type="dxa"/>
            <w:vMerge/>
            <w:vAlign w:val="center"/>
          </w:tcPr>
          <w:p w14:paraId="14E39C2C" w14:textId="054F78D4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605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346D82F" w14:textId="54DB0434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606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9531C33" w14:textId="4FE7AFBC" w:rsidR="009C042B" w:rsidRPr="00D05CD2" w:rsidDel="006B6F5D" w:rsidRDefault="009C042B" w:rsidP="009C042B">
            <w:pPr>
              <w:jc w:val="center"/>
              <w:rPr>
                <w:del w:id="2607" w:author="yaozu long" w:date="2025-12-26T13:34:00Z" w16du:dateUtc="2025-12-26T05:34:00Z"/>
                <w:kern w:val="0"/>
                <w:sz w:val="22"/>
                <w:szCs w:val="22"/>
              </w:rPr>
            </w:pPr>
            <w:del w:id="2608" w:author="yaozu long" w:date="2025-12-26T13:34:00Z" w16du:dateUtc="2025-12-26T05:34:00Z">
              <w:r w:rsidRPr="00D05CD2" w:rsidDel="006B6F5D">
                <w:delText xml:space="preserve">MLG LH WOW Proxi Sensor </w:delText>
              </w:r>
            </w:del>
          </w:p>
        </w:tc>
        <w:tc>
          <w:tcPr>
            <w:tcW w:w="1417" w:type="dxa"/>
            <w:vAlign w:val="center"/>
          </w:tcPr>
          <w:p w14:paraId="2E183BD9" w14:textId="16153B6D" w:rsidR="009C042B" w:rsidRPr="00D05CD2" w:rsidDel="006B6F5D" w:rsidRDefault="009C042B" w:rsidP="009C042B">
            <w:pPr>
              <w:jc w:val="center"/>
              <w:rPr>
                <w:del w:id="2609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10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7E5ABF11" w14:textId="4C6B7FBB" w:rsidR="009C042B" w:rsidRPr="00D05CD2" w:rsidDel="006B6F5D" w:rsidRDefault="009C042B" w:rsidP="009C042B">
            <w:pPr>
              <w:jc w:val="center"/>
              <w:rPr>
                <w:del w:id="2611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12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0F5CE4AF" w14:textId="261F506F" w:rsidR="009C042B" w:rsidRPr="00D05CD2" w:rsidDel="006B6F5D" w:rsidRDefault="009C042B" w:rsidP="009C042B">
            <w:pPr>
              <w:jc w:val="center"/>
              <w:rPr>
                <w:del w:id="2613" w:author="yaozu long" w:date="2025-12-26T13:34:00Z" w16du:dateUtc="2025-12-26T05:34:00Z"/>
                <w:rFonts w:hAnsi="宋体" w:hint="eastAsia"/>
                <w:kern w:val="0"/>
                <w:sz w:val="22"/>
                <w:szCs w:val="22"/>
              </w:rPr>
            </w:pPr>
            <w:del w:id="2614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0=not WOW</w:delText>
              </w:r>
            </w:del>
          </w:p>
          <w:p w14:paraId="17801F5E" w14:textId="0F9DD28A" w:rsidR="009C042B" w:rsidRPr="00D05CD2" w:rsidDel="006B6F5D" w:rsidRDefault="009C042B" w:rsidP="009C042B">
            <w:pPr>
              <w:jc w:val="center"/>
              <w:rPr>
                <w:del w:id="2615" w:author="yaozu long" w:date="2025-12-26T13:34:00Z" w16du:dateUtc="2025-12-26T05:34:00Z"/>
                <w:kern w:val="0"/>
                <w:sz w:val="22"/>
                <w:szCs w:val="22"/>
              </w:rPr>
            </w:pPr>
            <w:del w:id="2616" w:author="yaozu long" w:date="2025-12-26T13:34:00Z" w16du:dateUtc="2025-12-26T05:34:00Z">
              <w:r w:rsidRPr="00D05CD2" w:rsidDel="006B6F5D">
                <w:rPr>
                  <w:rFonts w:hAnsi="宋体"/>
                  <w:kern w:val="0"/>
                  <w:sz w:val="22"/>
                  <w:szCs w:val="22"/>
                </w:rPr>
                <w:delText>1=WOW</w:delText>
              </w:r>
            </w:del>
          </w:p>
        </w:tc>
      </w:tr>
      <w:tr w:rsidR="009C042B" w:rsidRPr="00D05CD2" w:rsidDel="006B6F5D" w14:paraId="7072320B" w14:textId="10E31191">
        <w:trPr>
          <w:trHeight w:val="454"/>
          <w:jc w:val="center"/>
          <w:del w:id="2617" w:author="yaozu long" w:date="2025-12-26T13:34:00Z"/>
        </w:trPr>
        <w:tc>
          <w:tcPr>
            <w:tcW w:w="801" w:type="dxa"/>
            <w:vMerge/>
            <w:vAlign w:val="center"/>
          </w:tcPr>
          <w:p w14:paraId="75EBFDAF" w14:textId="6119C045" w:rsidR="009C042B" w:rsidRPr="00D05CD2" w:rsidDel="006B6F5D" w:rsidRDefault="009C042B" w:rsidP="009C042B">
            <w:pPr>
              <w:jc w:val="center"/>
              <w:rPr>
                <w:del w:id="2618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74817C2" w14:textId="33F20FED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619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BB551F5" w14:textId="589D39C3" w:rsidR="009C042B" w:rsidRPr="00D05CD2" w:rsidDel="006B6F5D" w:rsidRDefault="009C042B" w:rsidP="009C042B">
            <w:pPr>
              <w:rPr>
                <w:del w:id="2620" w:author="yaozu long" w:date="2025-12-26T13:34:00Z" w16du:dateUtc="2025-12-26T05:34:00Z"/>
              </w:rPr>
            </w:pPr>
            <w:del w:id="2621" w:author="yaozu long" w:date="2025-12-26T13:34:00Z" w16du:dateUtc="2025-12-26T05:34:00Z">
              <w:r w:rsidRPr="00D05CD2" w:rsidDel="006B6F5D">
                <w:delText>MLG RH WOW Proxi Sensor operational</w:delText>
              </w:r>
            </w:del>
          </w:p>
          <w:p w14:paraId="1ADA6189" w14:textId="457A2E9A" w:rsidR="009C042B" w:rsidRPr="00D05CD2" w:rsidDel="006B6F5D" w:rsidRDefault="009C042B" w:rsidP="009C042B">
            <w:pPr>
              <w:jc w:val="center"/>
              <w:rPr>
                <w:del w:id="2622" w:author="yaozu long" w:date="2025-12-26T13:34:00Z" w16du:dateUtc="2025-12-26T05:34:00Z"/>
                <w:kern w:val="0"/>
                <w:sz w:val="22"/>
                <w:szCs w:val="22"/>
              </w:rPr>
            </w:pPr>
            <w:del w:id="2623" w:author="yaozu long" w:date="2025-12-26T13:34:00Z" w16du:dateUtc="2025-12-26T05:34:00Z">
              <w:r w:rsidRPr="00D05CD2" w:rsidDel="006B6F5D">
                <w:rPr>
                  <w:rFonts w:hint="eastAsia"/>
                </w:rPr>
                <w:delText>右</w:delText>
              </w:r>
              <w:r w:rsidRPr="00D05CD2" w:rsidDel="006B6F5D">
                <w:delText>主起轮载接近传感器</w:delText>
              </w:r>
              <w:r w:rsidRPr="00D05CD2" w:rsidDel="006B6F5D">
                <w:rPr>
                  <w:rFonts w:hint="eastAsia"/>
                </w:rPr>
                <w:delText>有效</w:delText>
              </w:r>
              <w:r w:rsidRPr="00D05CD2" w:rsidDel="006B6F5D">
                <w:delText>状态</w:delText>
              </w:r>
            </w:del>
          </w:p>
        </w:tc>
        <w:tc>
          <w:tcPr>
            <w:tcW w:w="1417" w:type="dxa"/>
            <w:vAlign w:val="center"/>
          </w:tcPr>
          <w:p w14:paraId="2132DD88" w14:textId="76E65E3A" w:rsidR="009C042B" w:rsidRPr="00D05CD2" w:rsidDel="006B6F5D" w:rsidRDefault="009C042B" w:rsidP="009C042B">
            <w:pPr>
              <w:jc w:val="center"/>
              <w:rPr>
                <w:del w:id="2624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25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59FBF770" w14:textId="3B59209B" w:rsidR="009C042B" w:rsidRPr="00D05CD2" w:rsidDel="006B6F5D" w:rsidRDefault="009C042B" w:rsidP="009C042B">
            <w:pPr>
              <w:jc w:val="center"/>
              <w:rPr>
                <w:del w:id="2626" w:author="yaozu long" w:date="2025-12-26T13:34:00Z" w16du:dateUtc="2025-12-26T05:34:00Z"/>
                <w:kern w:val="0"/>
                <w:sz w:val="22"/>
                <w:szCs w:val="22"/>
              </w:rPr>
            </w:pPr>
            <w:del w:id="2627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</w:tcPr>
          <w:p w14:paraId="1B598FCA" w14:textId="190798BC" w:rsidR="009C042B" w:rsidRPr="00D05CD2" w:rsidDel="006B6F5D" w:rsidRDefault="009C042B" w:rsidP="009C042B">
            <w:pPr>
              <w:jc w:val="center"/>
              <w:rPr>
                <w:del w:id="2628" w:author="yaozu long" w:date="2025-12-26T13:34:00Z" w16du:dateUtc="2025-12-26T05:34:00Z"/>
              </w:rPr>
            </w:pPr>
            <w:del w:id="2629" w:author="yaozu long" w:date="2025-12-26T13:34:00Z" w16du:dateUtc="2025-12-26T05:34:00Z">
              <w:r w:rsidRPr="00D05CD2" w:rsidDel="006B6F5D">
                <w:delText xml:space="preserve">0=not Operational </w:delText>
              </w:r>
            </w:del>
          </w:p>
          <w:p w14:paraId="18DC1287" w14:textId="38902775" w:rsidR="009C042B" w:rsidRPr="00D05CD2" w:rsidDel="006B6F5D" w:rsidRDefault="009C042B" w:rsidP="009C042B">
            <w:pPr>
              <w:jc w:val="center"/>
              <w:rPr>
                <w:del w:id="2630" w:author="yaozu long" w:date="2025-12-26T13:34:00Z" w16du:dateUtc="2025-12-26T05:34:00Z"/>
              </w:rPr>
            </w:pPr>
            <w:del w:id="2631" w:author="yaozu long" w:date="2025-12-26T13:34:00Z" w16du:dateUtc="2025-12-26T05:34:00Z">
              <w:r w:rsidRPr="00D05CD2" w:rsidDel="006B6F5D">
                <w:delText>1=Operational</w:delText>
              </w:r>
            </w:del>
          </w:p>
          <w:p w14:paraId="5BEB04DC" w14:textId="67A06F84" w:rsidR="009C042B" w:rsidRPr="00D05CD2" w:rsidDel="006B6F5D" w:rsidRDefault="009C042B" w:rsidP="009C042B">
            <w:pPr>
              <w:jc w:val="center"/>
              <w:rPr>
                <w:del w:id="2632" w:author="yaozu long" w:date="2025-12-26T13:34:00Z" w16du:dateUtc="2025-12-26T05:34:00Z"/>
                <w:kern w:val="0"/>
                <w:sz w:val="22"/>
                <w:szCs w:val="22"/>
              </w:rPr>
            </w:pPr>
            <w:del w:id="2633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65DE9745" w14:textId="00178031">
        <w:trPr>
          <w:trHeight w:val="454"/>
          <w:jc w:val="center"/>
          <w:del w:id="2634" w:author="yaozu long" w:date="2025-12-26T13:34:00Z"/>
        </w:trPr>
        <w:tc>
          <w:tcPr>
            <w:tcW w:w="801" w:type="dxa"/>
            <w:vMerge/>
            <w:vAlign w:val="center"/>
          </w:tcPr>
          <w:p w14:paraId="2C93EDDB" w14:textId="7225AFC1" w:rsidR="009C042B" w:rsidRPr="00D05CD2" w:rsidDel="006B6F5D" w:rsidRDefault="009C042B" w:rsidP="009C042B">
            <w:pPr>
              <w:jc w:val="center"/>
              <w:rPr>
                <w:del w:id="2635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6BD59DB" w14:textId="2AD47547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636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6B44D9E" w14:textId="3241C2FF" w:rsidR="009C042B" w:rsidRPr="00D05CD2" w:rsidDel="006B6F5D" w:rsidRDefault="009C042B" w:rsidP="009C042B">
            <w:pPr>
              <w:jc w:val="center"/>
              <w:rPr>
                <w:del w:id="2637" w:author="yaozu long" w:date="2025-12-26T13:34:00Z" w16du:dateUtc="2025-12-26T05:34:00Z"/>
                <w:kern w:val="0"/>
                <w:sz w:val="22"/>
                <w:szCs w:val="22"/>
              </w:rPr>
            </w:pPr>
            <w:del w:id="2638" w:author="yaozu long" w:date="2025-12-26T13:34:00Z" w16du:dateUtc="2025-12-26T05:34:00Z">
              <w:r w:rsidRPr="00D05CD2" w:rsidDel="006B6F5D">
                <w:delText>MLG LH WOW Proxi Sensor operational</w:delText>
              </w:r>
            </w:del>
          </w:p>
        </w:tc>
        <w:tc>
          <w:tcPr>
            <w:tcW w:w="1417" w:type="dxa"/>
            <w:vAlign w:val="center"/>
          </w:tcPr>
          <w:p w14:paraId="58BAEE2D" w14:textId="0EA3F55E" w:rsidR="009C042B" w:rsidRPr="00D05CD2" w:rsidDel="006B6F5D" w:rsidRDefault="009C042B" w:rsidP="009C042B">
            <w:pPr>
              <w:jc w:val="center"/>
              <w:rPr>
                <w:del w:id="2639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40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1A4A66D1" w14:textId="45B39261" w:rsidR="009C042B" w:rsidRPr="00D05CD2" w:rsidDel="006B6F5D" w:rsidRDefault="009C042B" w:rsidP="009C042B">
            <w:pPr>
              <w:jc w:val="center"/>
              <w:rPr>
                <w:del w:id="2641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42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</w:tcPr>
          <w:p w14:paraId="7172B075" w14:textId="40B89BB6" w:rsidR="009C042B" w:rsidRPr="00D05CD2" w:rsidDel="006B6F5D" w:rsidRDefault="009C042B" w:rsidP="009C042B">
            <w:pPr>
              <w:jc w:val="center"/>
              <w:rPr>
                <w:del w:id="2643" w:author="yaozu long" w:date="2025-12-26T13:34:00Z" w16du:dateUtc="2025-12-26T05:34:00Z"/>
              </w:rPr>
            </w:pPr>
            <w:del w:id="2644" w:author="yaozu long" w:date="2025-12-26T13:34:00Z" w16du:dateUtc="2025-12-26T05:34:00Z">
              <w:r w:rsidRPr="00D05CD2" w:rsidDel="006B6F5D">
                <w:delText xml:space="preserve">0=not Operational </w:delText>
              </w:r>
            </w:del>
          </w:p>
          <w:p w14:paraId="3860E0AD" w14:textId="2EBC734C" w:rsidR="009C042B" w:rsidRPr="00D05CD2" w:rsidDel="006B6F5D" w:rsidRDefault="009C042B" w:rsidP="009C042B">
            <w:pPr>
              <w:jc w:val="center"/>
              <w:rPr>
                <w:del w:id="2645" w:author="yaozu long" w:date="2025-12-26T13:34:00Z" w16du:dateUtc="2025-12-26T05:34:00Z"/>
              </w:rPr>
            </w:pPr>
            <w:del w:id="2646" w:author="yaozu long" w:date="2025-12-26T13:34:00Z" w16du:dateUtc="2025-12-26T05:34:00Z">
              <w:r w:rsidRPr="00D05CD2" w:rsidDel="006B6F5D">
                <w:delText>1=Operational</w:delText>
              </w:r>
            </w:del>
          </w:p>
          <w:p w14:paraId="7D2E7DBC" w14:textId="292B603B" w:rsidR="009C042B" w:rsidRPr="00D05CD2" w:rsidDel="006B6F5D" w:rsidRDefault="009C042B" w:rsidP="009C042B">
            <w:pPr>
              <w:jc w:val="center"/>
              <w:rPr>
                <w:del w:id="2647" w:author="yaozu long" w:date="2025-12-26T13:34:00Z" w16du:dateUtc="2025-12-26T05:34:00Z"/>
                <w:kern w:val="0"/>
                <w:sz w:val="22"/>
                <w:szCs w:val="22"/>
              </w:rPr>
            </w:pPr>
            <w:del w:id="2648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从起落架系统得来</w:delText>
              </w:r>
            </w:del>
          </w:p>
        </w:tc>
      </w:tr>
      <w:tr w:rsidR="009C042B" w:rsidRPr="00D05CD2" w:rsidDel="006B6F5D" w14:paraId="3DEB1880" w14:textId="647A76CD">
        <w:trPr>
          <w:trHeight w:val="454"/>
          <w:jc w:val="center"/>
          <w:del w:id="2649" w:author="yaozu long" w:date="2025-12-26T13:34:00Z"/>
        </w:trPr>
        <w:tc>
          <w:tcPr>
            <w:tcW w:w="801" w:type="dxa"/>
            <w:vMerge/>
            <w:vAlign w:val="center"/>
          </w:tcPr>
          <w:p w14:paraId="5648DDEF" w14:textId="209D9997" w:rsidR="009C042B" w:rsidRPr="00D05CD2" w:rsidDel="006B6F5D" w:rsidRDefault="009C042B" w:rsidP="009C042B">
            <w:pPr>
              <w:jc w:val="center"/>
              <w:rPr>
                <w:del w:id="2650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53DBCF9" w14:textId="5919FBC4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651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B749A2" w14:textId="25906B2E" w:rsidR="009C042B" w:rsidRPr="00D05CD2" w:rsidDel="006B6F5D" w:rsidRDefault="009C042B" w:rsidP="009C042B">
            <w:pPr>
              <w:jc w:val="center"/>
              <w:rPr>
                <w:del w:id="2652" w:author="yaozu long" w:date="2025-12-26T13:34:00Z" w16du:dateUtc="2025-12-26T05:34:00Z"/>
                <w:kern w:val="0"/>
                <w:sz w:val="22"/>
                <w:szCs w:val="22"/>
              </w:rPr>
            </w:pPr>
            <w:del w:id="2653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6684587B" w14:textId="20BD1884" w:rsidR="009C042B" w:rsidRPr="00D05CD2" w:rsidDel="006B6F5D" w:rsidRDefault="009C042B" w:rsidP="009C042B">
            <w:pPr>
              <w:jc w:val="center"/>
              <w:rPr>
                <w:del w:id="2654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55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6523A27C" w14:textId="042CFD28" w:rsidR="009C042B" w:rsidRPr="00D05CD2" w:rsidDel="006B6F5D" w:rsidRDefault="009C042B" w:rsidP="009C042B">
            <w:pPr>
              <w:jc w:val="center"/>
              <w:rPr>
                <w:del w:id="2656" w:author="yaozu long" w:date="2025-12-26T13:34:00Z" w16du:dateUtc="2025-12-26T05:34:00Z"/>
                <w:kern w:val="0"/>
                <w:sz w:val="22"/>
                <w:szCs w:val="22"/>
              </w:rPr>
            </w:pPr>
            <w:del w:id="2657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50ED15E9" w14:textId="77D293BB" w:rsidR="009C042B" w:rsidRPr="00D05CD2" w:rsidDel="006B6F5D" w:rsidRDefault="009C042B" w:rsidP="009C042B">
            <w:pPr>
              <w:jc w:val="center"/>
              <w:rPr>
                <w:del w:id="2658" w:author="yaozu long" w:date="2025-12-26T13:34:00Z" w16du:dateUtc="2025-12-26T05:34:00Z"/>
                <w:kern w:val="0"/>
                <w:sz w:val="22"/>
                <w:szCs w:val="22"/>
              </w:rPr>
            </w:pPr>
            <w:del w:id="2659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  <w:tr w:rsidR="009C042B" w:rsidRPr="00D05CD2" w:rsidDel="006B6F5D" w14:paraId="72638AF5" w14:textId="734A0C22">
        <w:trPr>
          <w:trHeight w:val="454"/>
          <w:jc w:val="center"/>
          <w:del w:id="2660" w:author="yaozu long" w:date="2025-12-26T13:34:00Z"/>
        </w:trPr>
        <w:tc>
          <w:tcPr>
            <w:tcW w:w="801" w:type="dxa"/>
            <w:vMerge/>
            <w:vAlign w:val="center"/>
          </w:tcPr>
          <w:p w14:paraId="0BDBA3ED" w14:textId="492C78B4" w:rsidR="009C042B" w:rsidRPr="00D05CD2" w:rsidDel="006B6F5D" w:rsidRDefault="009C042B" w:rsidP="009C042B">
            <w:pPr>
              <w:jc w:val="center"/>
              <w:rPr>
                <w:del w:id="2661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4A26FF0" w14:textId="4A1F7040" w:rsidR="009C042B" w:rsidRPr="00D05CD2" w:rsidDel="006B6F5D" w:rsidRDefault="009C042B" w:rsidP="009C042B">
            <w:pPr>
              <w:numPr>
                <w:ilvl w:val="0"/>
                <w:numId w:val="32"/>
              </w:numPr>
              <w:jc w:val="center"/>
              <w:rPr>
                <w:del w:id="2662" w:author="yaozu long" w:date="2025-12-26T13:34:00Z" w16du:dateUtc="2025-12-26T05:34:00Z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6CF6474" w14:textId="3F1D03DF" w:rsidR="009C042B" w:rsidRPr="00D05CD2" w:rsidDel="006B6F5D" w:rsidRDefault="009C042B" w:rsidP="009C042B">
            <w:pPr>
              <w:jc w:val="center"/>
              <w:rPr>
                <w:del w:id="2663" w:author="yaozu long" w:date="2025-12-26T13:34:00Z" w16du:dateUtc="2025-12-26T05:34:00Z"/>
                <w:kern w:val="0"/>
                <w:sz w:val="22"/>
                <w:szCs w:val="22"/>
              </w:rPr>
            </w:pPr>
            <w:del w:id="2664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备用</w:delText>
              </w:r>
            </w:del>
          </w:p>
        </w:tc>
        <w:tc>
          <w:tcPr>
            <w:tcW w:w="1417" w:type="dxa"/>
            <w:vAlign w:val="center"/>
          </w:tcPr>
          <w:p w14:paraId="50663722" w14:textId="6019BB5B" w:rsidR="009C042B" w:rsidRPr="00D05CD2" w:rsidDel="006B6F5D" w:rsidRDefault="009C042B" w:rsidP="009C042B">
            <w:pPr>
              <w:jc w:val="center"/>
              <w:rPr>
                <w:del w:id="2665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66" w:author="yaozu long" w:date="2025-12-26T13:34:00Z" w16du:dateUtc="2025-12-26T05:34:00Z">
              <w:r w:rsidRPr="00D05CD2" w:rsidDel="006B6F5D">
                <w:rPr>
                  <w:rFonts w:eastAsiaTheme="minorEastAsia"/>
                  <w:kern w:val="0"/>
                  <w:sz w:val="22"/>
                  <w:szCs w:val="22"/>
                </w:rPr>
                <w:delText>1</w:delText>
              </w:r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  <w:r w:rsidRPr="00D05CD2" w:rsidDel="006B6F5D">
                <w:rPr>
                  <w:rFonts w:eastAsiaTheme="minorEastAsia" w:hint="eastAsia"/>
                  <w:kern w:val="0"/>
                  <w:sz w:val="22"/>
                  <w:szCs w:val="22"/>
                </w:rPr>
                <w:delText>BOOL</w:delText>
              </w:r>
            </w:del>
          </w:p>
        </w:tc>
        <w:tc>
          <w:tcPr>
            <w:tcW w:w="1974" w:type="dxa"/>
            <w:vAlign w:val="center"/>
          </w:tcPr>
          <w:p w14:paraId="2CEC86C0" w14:textId="5B1A20FC" w:rsidR="009C042B" w:rsidRPr="00D05CD2" w:rsidDel="006B6F5D" w:rsidRDefault="009C042B" w:rsidP="009C042B">
            <w:pPr>
              <w:jc w:val="center"/>
              <w:rPr>
                <w:del w:id="2667" w:author="yaozu long" w:date="2025-12-26T13:34:00Z" w16du:dateUtc="2025-12-26T05:34:00Z"/>
                <w:rFonts w:eastAsiaTheme="minorEastAsia"/>
                <w:kern w:val="0"/>
                <w:sz w:val="22"/>
                <w:szCs w:val="22"/>
              </w:rPr>
            </w:pPr>
            <w:del w:id="2668" w:author="yaozu long" w:date="2025-12-26T13:34:00Z" w16du:dateUtc="2025-12-26T05:34:00Z">
              <w:r w:rsidRPr="00D05CD2" w:rsidDel="006B6F5D">
                <w:rPr>
                  <w:rFonts w:hint="eastAsia"/>
                  <w:kern w:val="0"/>
                  <w:sz w:val="22"/>
                  <w:szCs w:val="22"/>
                </w:rPr>
                <w:delText>0/1</w:delText>
              </w:r>
            </w:del>
          </w:p>
        </w:tc>
        <w:tc>
          <w:tcPr>
            <w:tcW w:w="2795" w:type="dxa"/>
            <w:vAlign w:val="center"/>
          </w:tcPr>
          <w:p w14:paraId="7E98336E" w14:textId="30C79273" w:rsidR="009C042B" w:rsidRPr="00D05CD2" w:rsidDel="006B6F5D" w:rsidRDefault="009C042B" w:rsidP="009C042B">
            <w:pPr>
              <w:jc w:val="center"/>
              <w:rPr>
                <w:del w:id="2669" w:author="yaozu long" w:date="2025-12-26T13:34:00Z" w16du:dateUtc="2025-12-26T05:34:00Z"/>
                <w:kern w:val="0"/>
                <w:sz w:val="22"/>
                <w:szCs w:val="22"/>
              </w:rPr>
            </w:pPr>
            <w:del w:id="2670" w:author="yaozu long" w:date="2025-12-26T13:34:00Z" w16du:dateUtc="2025-12-26T05:34:00Z">
              <w:r w:rsidRPr="00D05CD2" w:rsidDel="006B6F5D">
                <w:rPr>
                  <w:rFonts w:hAnsi="宋体" w:hint="eastAsia"/>
                  <w:kern w:val="0"/>
                  <w:sz w:val="22"/>
                  <w:szCs w:val="22"/>
                </w:rPr>
                <w:delText>/</w:delText>
              </w:r>
            </w:del>
          </w:p>
        </w:tc>
      </w:tr>
    </w:tbl>
    <w:p w14:paraId="53425843" w14:textId="77777777" w:rsidR="00543D5D" w:rsidRPr="00D05CD2" w:rsidRDefault="00543D5D">
      <w:pPr>
        <w:jc w:val="center"/>
      </w:pPr>
    </w:p>
    <w:p w14:paraId="46479D57" w14:textId="77777777" w:rsidR="00543D5D" w:rsidRPr="00D05CD2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自动飞行指令数据字节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7E2D7C8B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25BB0C9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4D5FC43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23BFC8E9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46FF52D7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D8D67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1E3EBA5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0A0A5DC1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650C41E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1BD24E8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36FB7A8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111720D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</w:rPr>
              <w:t>自动飞行指令</w:t>
            </w:r>
          </w:p>
        </w:tc>
        <w:tc>
          <w:tcPr>
            <w:tcW w:w="851" w:type="dxa"/>
            <w:vAlign w:val="center"/>
          </w:tcPr>
          <w:p w14:paraId="263B1C0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BDC7C3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r w:rsidRPr="00D05CD2">
              <w:rPr>
                <w:rFonts w:hint="eastAsia"/>
                <w:sz w:val="22"/>
                <w:szCs w:val="22"/>
              </w:rPr>
              <w:t>AUTOFLIGHT_MODE_ON</w:t>
            </w:r>
          </w:p>
        </w:tc>
        <w:tc>
          <w:tcPr>
            <w:tcW w:w="1417" w:type="dxa"/>
            <w:vAlign w:val="center"/>
          </w:tcPr>
          <w:p w14:paraId="1B1EE510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C768C8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1AC855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50E318EE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2089BA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3832F0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89AA130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AUTOFILGHT</w:t>
            </w:r>
            <w:r w:rsidRPr="00D05CD2">
              <w:rPr>
                <w:rFonts w:hint="eastAsia"/>
                <w:sz w:val="22"/>
                <w:szCs w:val="22"/>
              </w:rPr>
              <w:lastRenderedPageBreak/>
              <w:t>_Park_Brake_ON</w:t>
            </w:r>
            <w:proofErr w:type="spellEnd"/>
          </w:p>
        </w:tc>
        <w:tc>
          <w:tcPr>
            <w:tcW w:w="1417" w:type="dxa"/>
            <w:vAlign w:val="center"/>
          </w:tcPr>
          <w:p w14:paraId="508C8EDE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lastRenderedPageBreak/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57CD7F8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A2940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50BAF0D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83619B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7B9FB6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74D2E71" w14:textId="7117992B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C71D3F">
              <w:rPr>
                <w:sz w:val="22"/>
                <w:szCs w:val="22"/>
                <w:highlight w:val="yellow"/>
                <w:rPrChange w:id="2671" w:author="yaozu long" w:date="2025-12-25T08:54:00Z" w16du:dateUtc="2025-12-25T00:54:00Z">
                  <w:rPr>
                    <w:sz w:val="22"/>
                    <w:szCs w:val="22"/>
                  </w:rPr>
                </w:rPrChange>
              </w:rPr>
              <w:t>AUTOFLIGHT_Antiskid_</w:t>
            </w:r>
            <w:r w:rsidR="00336EF8" w:rsidRPr="00C71D3F">
              <w:rPr>
                <w:sz w:val="22"/>
                <w:szCs w:val="22"/>
                <w:highlight w:val="yellow"/>
                <w:rPrChange w:id="2672" w:author="yaozu long" w:date="2025-12-25T08:54:00Z" w16du:dateUtc="2025-12-25T00:54:00Z">
                  <w:rPr>
                    <w:sz w:val="22"/>
                    <w:szCs w:val="22"/>
                  </w:rPr>
                </w:rPrChange>
              </w:rPr>
              <w:t>OFF</w:t>
            </w:r>
            <w:proofErr w:type="spellEnd"/>
            <w:r w:rsidR="00336EF8" w:rsidRPr="00C71D3F">
              <w:rPr>
                <w:sz w:val="22"/>
                <w:szCs w:val="22"/>
                <w:highlight w:val="yellow"/>
                <w:rPrChange w:id="2673" w:author="yaozu long" w:date="2025-12-25T08:54:00Z" w16du:dateUtc="2025-12-25T00:54:00Z">
                  <w:rPr>
                    <w:sz w:val="22"/>
                    <w:szCs w:val="22"/>
                  </w:rPr>
                </w:rPrChange>
              </w:rPr>
              <w:t>/EMG_ON</w:t>
            </w:r>
          </w:p>
        </w:tc>
        <w:tc>
          <w:tcPr>
            <w:tcW w:w="1417" w:type="dxa"/>
            <w:vAlign w:val="center"/>
          </w:tcPr>
          <w:p w14:paraId="5A7BED9D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63E531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311CEB2" w14:textId="76357909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  <w:r w:rsidR="00336EF8">
              <w:rPr>
                <w:rFonts w:ascii="Arial" w:hAnsi="Arial" w:cs="Arial" w:hint="eastAsia"/>
                <w:sz w:val="22"/>
                <w:szCs w:val="22"/>
              </w:rPr>
              <w:t>///</w:t>
            </w:r>
            <w:r w:rsidR="00336EF8">
              <w:rPr>
                <w:rFonts w:ascii="Arial" w:hAnsi="Arial" w:cs="Arial" w:hint="eastAsia"/>
                <w:sz w:val="22"/>
                <w:szCs w:val="22"/>
              </w:rPr>
              <w:t>改为应急标志位</w:t>
            </w:r>
          </w:p>
        </w:tc>
      </w:tr>
      <w:tr w:rsidR="00543D5D" w:rsidRPr="00D05CD2" w14:paraId="7FBA101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57A6B15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A22D25F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5467878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AUTOFLIGHT_AutoBrake_OFF</w:t>
            </w:r>
            <w:proofErr w:type="spellEnd"/>
          </w:p>
        </w:tc>
        <w:tc>
          <w:tcPr>
            <w:tcW w:w="1417" w:type="dxa"/>
            <w:vAlign w:val="center"/>
          </w:tcPr>
          <w:p w14:paraId="4F0F1F7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7ECE52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1D9569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4F96F5D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709268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1A960175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3E0A9A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AUTOFLIGHT_AutoBrake_LO</w:t>
            </w:r>
            <w:proofErr w:type="spellEnd"/>
          </w:p>
        </w:tc>
        <w:tc>
          <w:tcPr>
            <w:tcW w:w="1417" w:type="dxa"/>
            <w:vAlign w:val="center"/>
          </w:tcPr>
          <w:p w14:paraId="50E157CA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CD5BA1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48046FE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ascii="Arial" w:hAnsi="Arial" w:cs="Arial" w:hint="eastAsia"/>
                <w:sz w:val="22"/>
                <w:szCs w:val="22"/>
              </w:rPr>
              <w:t>1-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有效；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0-</w:t>
            </w:r>
            <w:r w:rsidRPr="00D05CD2">
              <w:rPr>
                <w:rFonts w:ascii="Arial" w:hAnsi="Arial" w:cs="Arial" w:hint="eastAsia"/>
                <w:sz w:val="22"/>
                <w:szCs w:val="22"/>
              </w:rPr>
              <w:t>无效</w:t>
            </w:r>
          </w:p>
        </w:tc>
      </w:tr>
      <w:tr w:rsidR="00543D5D" w:rsidRPr="00D05CD2" w14:paraId="359E80EA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FC6B99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B2160AB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2158A3E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AUTOFLIGHT_AutoBrake_MED</w:t>
            </w:r>
            <w:proofErr w:type="spellEnd"/>
          </w:p>
        </w:tc>
        <w:tc>
          <w:tcPr>
            <w:tcW w:w="1417" w:type="dxa"/>
            <w:vAlign w:val="center"/>
          </w:tcPr>
          <w:p w14:paraId="261415C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1751956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B57FB1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BF05FF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FA5847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04829600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AB55125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AUTOFLIGHT_AutoBrake_HI</w:t>
            </w:r>
            <w:proofErr w:type="spellEnd"/>
          </w:p>
        </w:tc>
        <w:tc>
          <w:tcPr>
            <w:tcW w:w="1417" w:type="dxa"/>
            <w:vAlign w:val="center"/>
          </w:tcPr>
          <w:p w14:paraId="43F0732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76E1751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0711AE1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5F6F0BFD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6C8607C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16C6882" w14:textId="77777777" w:rsidR="00543D5D" w:rsidRPr="00D05CD2" w:rsidRDefault="00543D5D">
            <w:pPr>
              <w:numPr>
                <w:ilvl w:val="0"/>
                <w:numId w:val="33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94E5063" w14:textId="77777777" w:rsidR="00543D5D" w:rsidRPr="00D05CD2" w:rsidRDefault="006E20DC">
            <w:pPr>
              <w:jc w:val="center"/>
              <w:rPr>
                <w:sz w:val="22"/>
                <w:szCs w:val="22"/>
              </w:rPr>
            </w:pPr>
            <w:proofErr w:type="spellStart"/>
            <w:r w:rsidRPr="00D05CD2">
              <w:rPr>
                <w:rFonts w:hint="eastAsia"/>
                <w:sz w:val="22"/>
                <w:szCs w:val="22"/>
              </w:rPr>
              <w:t>AUTOFLIGHT_AutoBrake_RTO</w:t>
            </w:r>
            <w:proofErr w:type="spellEnd"/>
          </w:p>
        </w:tc>
        <w:tc>
          <w:tcPr>
            <w:tcW w:w="1417" w:type="dxa"/>
            <w:vAlign w:val="center"/>
          </w:tcPr>
          <w:p w14:paraId="26047982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C30290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1B66325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</w:tbl>
    <w:p w14:paraId="615FEB95" w14:textId="77777777" w:rsidR="00543D5D" w:rsidRPr="00D05CD2" w:rsidRDefault="00543D5D">
      <w:pPr>
        <w:jc w:val="center"/>
      </w:pPr>
    </w:p>
    <w:p w14:paraId="75603C1C" w14:textId="77777777" w:rsidR="00543D5D" w:rsidRPr="00D05CD2" w:rsidRDefault="00543D5D">
      <w:pPr>
        <w:jc w:val="center"/>
      </w:pPr>
    </w:p>
    <w:p w14:paraId="7777B049" w14:textId="77777777" w:rsidR="00543D5D" w:rsidRPr="00D05CD2" w:rsidRDefault="006E20DC">
      <w:pPr>
        <w:pStyle w:val="afb"/>
        <w:numPr>
          <w:ilvl w:val="0"/>
          <w:numId w:val="12"/>
        </w:numPr>
        <w:adjustRightInd w:val="0"/>
        <w:snapToGrid w:val="0"/>
        <w:spacing w:beforeLines="50" w:before="120" w:afterLines="50" w:after="120" w:line="500" w:lineRule="exact"/>
        <w:ind w:firstLineChars="0"/>
        <w:jc w:val="center"/>
        <w:rPr>
          <w:rFonts w:ascii="黑体" w:eastAsia="黑体" w:hAnsi="黑体" w:hint="eastAsia"/>
          <w:kern w:val="24"/>
          <w:sz w:val="22"/>
          <w:szCs w:val="22"/>
        </w:rPr>
      </w:pPr>
      <w:r w:rsidRPr="00D05CD2">
        <w:rPr>
          <w:rFonts w:ascii="黑体" w:eastAsia="黑体" w:hAnsi="黑体" w:hint="eastAsia"/>
          <w:kern w:val="24"/>
          <w:sz w:val="22"/>
          <w:szCs w:val="22"/>
        </w:rPr>
        <w:t>指令状态数据字节</w:t>
      </w:r>
    </w:p>
    <w:tbl>
      <w:tblPr>
        <w:tblStyle w:val="af5"/>
        <w:tblW w:w="9539" w:type="dxa"/>
        <w:jc w:val="center"/>
        <w:tblLayout w:type="fixed"/>
        <w:tblLook w:val="04A0" w:firstRow="1" w:lastRow="0" w:firstColumn="1" w:lastColumn="0" w:noHBand="0" w:noVBand="1"/>
      </w:tblPr>
      <w:tblGrid>
        <w:gridCol w:w="801"/>
        <w:gridCol w:w="851"/>
        <w:gridCol w:w="1701"/>
        <w:gridCol w:w="1417"/>
        <w:gridCol w:w="1974"/>
        <w:gridCol w:w="2795"/>
      </w:tblGrid>
      <w:tr w:rsidR="00543D5D" w:rsidRPr="00D05CD2" w14:paraId="07E77D49" w14:textId="77777777">
        <w:trPr>
          <w:trHeight w:val="454"/>
          <w:tblHeader/>
          <w:jc w:val="center"/>
        </w:trPr>
        <w:tc>
          <w:tcPr>
            <w:tcW w:w="801" w:type="dxa"/>
            <w:vMerge w:val="restart"/>
            <w:vAlign w:val="center"/>
          </w:tcPr>
          <w:p w14:paraId="688B5F3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字节名</w:t>
            </w:r>
          </w:p>
        </w:tc>
        <w:tc>
          <w:tcPr>
            <w:tcW w:w="8738" w:type="dxa"/>
            <w:gridSpan w:val="5"/>
            <w:vAlign w:val="center"/>
          </w:tcPr>
          <w:p w14:paraId="1C186403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数据段</w:t>
            </w:r>
          </w:p>
        </w:tc>
      </w:tr>
      <w:tr w:rsidR="00543D5D" w:rsidRPr="00D05CD2" w14:paraId="19C2AE80" w14:textId="77777777">
        <w:trPr>
          <w:trHeight w:val="454"/>
          <w:tblHeader/>
          <w:jc w:val="center"/>
        </w:trPr>
        <w:tc>
          <w:tcPr>
            <w:tcW w:w="801" w:type="dxa"/>
            <w:vMerge/>
            <w:vAlign w:val="center"/>
          </w:tcPr>
          <w:p w14:paraId="18B048E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15BE14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Bit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位</w:t>
            </w:r>
          </w:p>
        </w:tc>
        <w:tc>
          <w:tcPr>
            <w:tcW w:w="1701" w:type="dxa"/>
            <w:vAlign w:val="center"/>
          </w:tcPr>
          <w:p w14:paraId="49A064E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信号名称</w:t>
            </w:r>
          </w:p>
        </w:tc>
        <w:tc>
          <w:tcPr>
            <w:tcW w:w="1417" w:type="dxa"/>
            <w:vAlign w:val="center"/>
          </w:tcPr>
          <w:p w14:paraId="6A4B15E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长度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类型</w:t>
            </w:r>
          </w:p>
        </w:tc>
        <w:tc>
          <w:tcPr>
            <w:tcW w:w="1974" w:type="dxa"/>
            <w:vAlign w:val="center"/>
          </w:tcPr>
          <w:p w14:paraId="20B0FD1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内容</w:t>
            </w:r>
          </w:p>
        </w:tc>
        <w:tc>
          <w:tcPr>
            <w:tcW w:w="2795" w:type="dxa"/>
            <w:vAlign w:val="center"/>
          </w:tcPr>
          <w:p w14:paraId="6C0477B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/>
                <w:kern w:val="0"/>
                <w:sz w:val="22"/>
                <w:szCs w:val="22"/>
              </w:rPr>
              <w:t>备注</w:t>
            </w:r>
          </w:p>
        </w:tc>
      </w:tr>
      <w:tr w:rsidR="00543D5D" w:rsidRPr="00D05CD2" w14:paraId="6299DC8A" w14:textId="77777777">
        <w:trPr>
          <w:trHeight w:val="454"/>
          <w:jc w:val="center"/>
        </w:trPr>
        <w:tc>
          <w:tcPr>
            <w:tcW w:w="801" w:type="dxa"/>
            <w:vMerge w:val="restart"/>
            <w:vAlign w:val="center"/>
          </w:tcPr>
          <w:p w14:paraId="27A6508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</w:rPr>
              <w:t>指令状态</w:t>
            </w:r>
          </w:p>
        </w:tc>
        <w:tc>
          <w:tcPr>
            <w:tcW w:w="851" w:type="dxa"/>
            <w:vAlign w:val="center"/>
          </w:tcPr>
          <w:p w14:paraId="6567B695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EEA9F18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左油门指令</w:t>
            </w:r>
          </w:p>
        </w:tc>
        <w:tc>
          <w:tcPr>
            <w:tcW w:w="1417" w:type="dxa"/>
            <w:vAlign w:val="center"/>
          </w:tcPr>
          <w:p w14:paraId="51C4E2FC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BB57AC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5BF02C2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7CB51147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3A8D7A9F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7B63B6C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652F96A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右油门指令</w:t>
            </w:r>
          </w:p>
        </w:tc>
        <w:tc>
          <w:tcPr>
            <w:tcW w:w="1417" w:type="dxa"/>
            <w:vAlign w:val="center"/>
          </w:tcPr>
          <w:p w14:paraId="319DAA17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2DA7740D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16B0F7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1-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有效；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0-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无效</w:t>
            </w:r>
          </w:p>
        </w:tc>
      </w:tr>
      <w:tr w:rsidR="00543D5D" w:rsidRPr="00D05CD2" w14:paraId="61A8D75C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4DF87E2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1E7D7DD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84E257" w14:textId="4D446832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kern w:val="0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1417" w:type="dxa"/>
            <w:vAlign w:val="center"/>
          </w:tcPr>
          <w:p w14:paraId="502B13D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C1A73A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Merge w:val="restart"/>
            <w:vAlign w:val="center"/>
          </w:tcPr>
          <w:p w14:paraId="6FA247F7" w14:textId="0E2C55A5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</w:rPr>
              <w:t>主</w:t>
            </w:r>
            <w:proofErr w:type="gramStart"/>
            <w:r w:rsidRPr="00D05CD2">
              <w:rPr>
                <w:rFonts w:hint="eastAsia"/>
              </w:rPr>
              <w:t>备状态</w:t>
            </w:r>
            <w:proofErr w:type="gramEnd"/>
            <w:r w:rsidRPr="00D05CD2">
              <w:rPr>
                <w:rFonts w:hint="eastAsia"/>
              </w:rPr>
              <w:t xml:space="preserve"> 00 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1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 xml:space="preserve"> 01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2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10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3</w:t>
            </w:r>
            <w:r w:rsidRPr="00D05CD2">
              <w:rPr>
                <w:rFonts w:hint="eastAsia"/>
              </w:rPr>
              <w:t>为主；</w:t>
            </w:r>
            <w:r w:rsidRPr="00D05CD2">
              <w:rPr>
                <w:rFonts w:hint="eastAsia"/>
              </w:rPr>
              <w:t>11</w:t>
            </w:r>
            <w:proofErr w:type="gramStart"/>
            <w:r w:rsidRPr="00D05CD2">
              <w:rPr>
                <w:rFonts w:hint="eastAsia"/>
              </w:rPr>
              <w:t>飞控</w:t>
            </w:r>
            <w:proofErr w:type="gramEnd"/>
            <w:r w:rsidRPr="00D05CD2">
              <w:rPr>
                <w:rFonts w:hint="eastAsia"/>
              </w:rPr>
              <w:t>4</w:t>
            </w:r>
            <w:r w:rsidRPr="00D05CD2">
              <w:rPr>
                <w:rFonts w:hint="eastAsia"/>
              </w:rPr>
              <w:t>为主</w:t>
            </w:r>
          </w:p>
        </w:tc>
      </w:tr>
      <w:tr w:rsidR="00543D5D" w:rsidRPr="00D05CD2" w14:paraId="3DDFD162" w14:textId="77777777" w:rsidTr="00D05CD2">
        <w:trPr>
          <w:trHeight w:val="603"/>
          <w:jc w:val="center"/>
        </w:trPr>
        <w:tc>
          <w:tcPr>
            <w:tcW w:w="801" w:type="dxa"/>
            <w:vMerge/>
            <w:vAlign w:val="center"/>
          </w:tcPr>
          <w:p w14:paraId="3148D6C6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4752E9C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E8CCB9D" w14:textId="55DE40DB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主</w:t>
            </w:r>
            <w:proofErr w:type="gramStart"/>
            <w:r w:rsidRPr="00D05CD2">
              <w:rPr>
                <w:rFonts w:hint="eastAsia"/>
                <w:kern w:val="0"/>
                <w:sz w:val="22"/>
                <w:szCs w:val="22"/>
              </w:rPr>
              <w:t>备状态</w:t>
            </w:r>
            <w:proofErr w:type="gramEnd"/>
          </w:p>
        </w:tc>
        <w:tc>
          <w:tcPr>
            <w:tcW w:w="1417" w:type="dxa"/>
            <w:vAlign w:val="center"/>
          </w:tcPr>
          <w:p w14:paraId="3C6C3DB4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662D08E9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Merge/>
            <w:vAlign w:val="center"/>
          </w:tcPr>
          <w:p w14:paraId="3E80559A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</w:tr>
      <w:tr w:rsidR="00543D5D" w:rsidRPr="00D05CD2" w14:paraId="283562AF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17639392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3E0B18F2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A931B7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7A037058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06F7FBF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9C942F0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35EBFE4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0CDBF9B6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FA2AD73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1162492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40853FA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13EBAE5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6680BC9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:rsidRPr="00D05CD2" w14:paraId="45AA61EB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78A7ED00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619E4EF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0D4CBB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0D9969D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368B5AE6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6FE5C244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tr w:rsidR="00543D5D" w14:paraId="6A203CA0" w14:textId="77777777">
        <w:trPr>
          <w:trHeight w:val="454"/>
          <w:jc w:val="center"/>
        </w:trPr>
        <w:tc>
          <w:tcPr>
            <w:tcW w:w="801" w:type="dxa"/>
            <w:vMerge/>
            <w:vAlign w:val="center"/>
          </w:tcPr>
          <w:p w14:paraId="2895D7B5" w14:textId="77777777" w:rsidR="00543D5D" w:rsidRPr="00D05CD2" w:rsidRDefault="00543D5D">
            <w:p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F848FDD" w14:textId="77777777" w:rsidR="00543D5D" w:rsidRPr="00D05CD2" w:rsidRDefault="00543D5D">
            <w:pPr>
              <w:numPr>
                <w:ilvl w:val="0"/>
                <w:numId w:val="34"/>
              </w:numPr>
              <w:jc w:val="center"/>
              <w:rPr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4D948DF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备用</w:t>
            </w:r>
          </w:p>
        </w:tc>
        <w:tc>
          <w:tcPr>
            <w:tcW w:w="1417" w:type="dxa"/>
            <w:vAlign w:val="center"/>
          </w:tcPr>
          <w:p w14:paraId="3184736B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eastAsiaTheme="minorEastAsia"/>
                <w:kern w:val="0"/>
                <w:sz w:val="22"/>
                <w:szCs w:val="22"/>
              </w:rPr>
              <w:t>1</w:t>
            </w: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  <w:r w:rsidRPr="00D05CD2">
              <w:rPr>
                <w:rFonts w:eastAsiaTheme="minorEastAsia" w:hint="eastAsia"/>
                <w:kern w:val="0"/>
                <w:sz w:val="22"/>
                <w:szCs w:val="22"/>
              </w:rPr>
              <w:t>BOOL</w:t>
            </w:r>
          </w:p>
        </w:tc>
        <w:tc>
          <w:tcPr>
            <w:tcW w:w="1974" w:type="dxa"/>
            <w:vAlign w:val="center"/>
          </w:tcPr>
          <w:p w14:paraId="44B0C5A5" w14:textId="77777777" w:rsidR="00543D5D" w:rsidRPr="00D05CD2" w:rsidRDefault="006E20DC">
            <w:pPr>
              <w:jc w:val="center"/>
              <w:rPr>
                <w:rFonts w:eastAsiaTheme="minorEastAsia"/>
                <w:kern w:val="0"/>
                <w:sz w:val="22"/>
                <w:szCs w:val="22"/>
              </w:rPr>
            </w:pPr>
            <w:r w:rsidRPr="00D05CD2">
              <w:rPr>
                <w:rFonts w:hint="eastAsia"/>
                <w:kern w:val="0"/>
                <w:sz w:val="22"/>
                <w:szCs w:val="22"/>
              </w:rPr>
              <w:t>0/1</w:t>
            </w:r>
          </w:p>
        </w:tc>
        <w:tc>
          <w:tcPr>
            <w:tcW w:w="2795" w:type="dxa"/>
            <w:vAlign w:val="center"/>
          </w:tcPr>
          <w:p w14:paraId="74FDC56C" w14:textId="77777777" w:rsidR="00543D5D" w:rsidRPr="00D05CD2" w:rsidRDefault="006E20DC">
            <w:pPr>
              <w:jc w:val="center"/>
              <w:rPr>
                <w:kern w:val="0"/>
                <w:sz w:val="22"/>
                <w:szCs w:val="22"/>
              </w:rPr>
            </w:pPr>
            <w:r w:rsidRPr="00D05CD2">
              <w:rPr>
                <w:rFonts w:hAnsi="宋体" w:hint="eastAsia"/>
                <w:kern w:val="0"/>
                <w:sz w:val="22"/>
                <w:szCs w:val="22"/>
              </w:rPr>
              <w:t>/</w:t>
            </w:r>
          </w:p>
        </w:tc>
      </w:tr>
      <w:bookmarkEnd w:id="2516"/>
    </w:tbl>
    <w:p w14:paraId="5E465358" w14:textId="77777777" w:rsidR="00543D5D" w:rsidRDefault="00543D5D">
      <w:pPr>
        <w:jc w:val="center"/>
      </w:pPr>
    </w:p>
    <w:sectPr w:rsidR="00543D5D">
      <w:footerReference w:type="default" r:id="rId12"/>
      <w:headerReference w:type="default" r:id="rId16"/>
      <w:pgSz w:w="11906" w:h="16838"/>
      <w:pgMar w:top="1134" w:right="1134" w:bottom="1134" w:left="1134" w:header="624" w:footer="624" w:gutter="567"/>
      <w:pgNumType w:start="1"/>
      <w:cols w:space="425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yaozu long" w:date="2025-11-04T11:34:00Z" w:initials="yl">
    <w:p w14:paraId="0CC2AB46" w14:textId="77777777" w:rsidR="00D974E9" w:rsidRDefault="00D974E9" w:rsidP="00D974E9">
      <w:pPr>
        <w:pStyle w:val="a7"/>
      </w:pPr>
      <w:r>
        <w:rPr>
          <w:rStyle w:val="af8"/>
        </w:rPr>
        <w:annotationRef/>
      </w:r>
      <w:r>
        <w:rPr>
          <w:rFonts w:hint="eastAsia"/>
        </w:rPr>
        <w:t>全文更改</w:t>
      </w:r>
      <w:r>
        <w:t>9</w:t>
      </w:r>
      <w:r>
        <w:rPr>
          <w:rFonts w:hint="eastAsia"/>
        </w:rPr>
        <w:t>、</w:t>
      </w:r>
      <w:r>
        <w:t>10</w:t>
      </w:r>
      <w:r>
        <w:rPr>
          <w:rFonts w:hint="eastAsia"/>
        </w:rPr>
        <w:t>位</w:t>
      </w:r>
    </w:p>
  </w:comment>
  <w:comment w:id="118" w:author="Xiaomeng Du" w:date="2025-10-22T16:22:00Z" w:initials="">
    <w:p w14:paraId="7B8E60BE" w14:textId="76DDD93E" w:rsidR="00543D5D" w:rsidRDefault="006E20DC">
      <w:pPr>
        <w:pStyle w:val="a7"/>
      </w:pPr>
      <w:r>
        <w:rPr>
          <w:rFonts w:hint="eastAsia"/>
        </w:rPr>
        <w:t>按照飞控要求补充飞控发出指令的指令回绕，</w:t>
      </w:r>
      <w:r>
        <w:rPr>
          <w:rFonts w:hint="eastAsia"/>
        </w:rPr>
        <w:t>ABCU</w:t>
      </w:r>
      <w:r>
        <w:rPr>
          <w:rFonts w:hint="eastAsia"/>
        </w:rPr>
        <w:t>和对应</w:t>
      </w:r>
      <w:r>
        <w:rPr>
          <w:rFonts w:hint="eastAsia"/>
        </w:rPr>
        <w:t>CAN</w:t>
      </w:r>
      <w:r>
        <w:rPr>
          <w:rFonts w:hint="eastAsia"/>
        </w:rPr>
        <w:t>通讯都有相应的批注修改</w:t>
      </w:r>
    </w:p>
  </w:comment>
  <w:comment w:id="173" w:author="Xiaomeng Du" w:date="2025-10-22T16:19:00Z" w:initials="">
    <w:p w14:paraId="5B096748" w14:textId="77777777" w:rsidR="00543D5D" w:rsidRDefault="006E20DC">
      <w:pPr>
        <w:pStyle w:val="a7"/>
      </w:pPr>
      <w:r>
        <w:rPr>
          <w:rFonts w:hint="eastAsia"/>
        </w:rPr>
        <w:t>ABCU</w:t>
      </w:r>
      <w:r>
        <w:rPr>
          <w:rFonts w:hint="eastAsia"/>
        </w:rPr>
        <w:t>无自动刹车功能，是否需要按照飞控要求作自动刹车刹车指令回绕</w:t>
      </w:r>
    </w:p>
  </w:comment>
  <w:comment w:id="177" w:author="Xiaomeng Du" w:date="2025-10-22T17:05:00Z" w:initials="">
    <w:p w14:paraId="49FB3272" w14:textId="77777777" w:rsidR="00543D5D" w:rsidRDefault="006E20DC">
      <w:pPr>
        <w:pStyle w:val="a7"/>
      </w:pPr>
      <w:r>
        <w:rPr>
          <w:rFonts w:hint="eastAsia"/>
        </w:rPr>
        <w:t>按照</w:t>
      </w:r>
      <w:r>
        <w:rPr>
          <w:rFonts w:hint="eastAsia"/>
        </w:rPr>
        <w:t>429</w:t>
      </w:r>
      <w:r>
        <w:rPr>
          <w:rFonts w:hint="eastAsia"/>
        </w:rPr>
        <w:t>航电要求，相同</w:t>
      </w:r>
      <w:r>
        <w:rPr>
          <w:rFonts w:hint="eastAsia"/>
        </w:rPr>
        <w:t>DIU</w:t>
      </w:r>
      <w:r>
        <w:rPr>
          <w:rFonts w:hint="eastAsia"/>
        </w:rPr>
        <w:t>发出的信号，不同接收端</w:t>
      </w:r>
      <w:r>
        <w:rPr>
          <w:rFonts w:hint="eastAsia"/>
        </w:rPr>
        <w:t>label</w:t>
      </w:r>
      <w:r>
        <w:rPr>
          <w:rFonts w:hint="eastAsia"/>
        </w:rPr>
        <w:t>号不能重复，由于两个控制盒会接收同一个</w:t>
      </w:r>
      <w:r>
        <w:rPr>
          <w:rFonts w:hint="eastAsia"/>
        </w:rPr>
        <w:t>DIU</w:t>
      </w:r>
      <w:r>
        <w:rPr>
          <w:rFonts w:hint="eastAsia"/>
        </w:rPr>
        <w:t>（</w:t>
      </w:r>
      <w:r>
        <w:rPr>
          <w:rFonts w:hint="eastAsia"/>
        </w:rPr>
        <w:t>DIU4</w:t>
      </w:r>
      <w:r>
        <w:rPr>
          <w:rFonts w:hint="eastAsia"/>
        </w:rPr>
        <w:t>）信号，</w:t>
      </w:r>
      <w:r>
        <w:rPr>
          <w:rFonts w:hint="eastAsia"/>
        </w:rPr>
        <w:t>ABCU</w:t>
      </w:r>
      <w:r>
        <w:rPr>
          <w:rFonts w:hint="eastAsia"/>
        </w:rPr>
        <w:t>接收信号的</w:t>
      </w:r>
      <w:r>
        <w:rPr>
          <w:rFonts w:hint="eastAsia"/>
        </w:rPr>
        <w:t>label</w:t>
      </w:r>
      <w:r>
        <w:rPr>
          <w:rFonts w:hint="eastAsia"/>
        </w:rPr>
        <w:t>重新调整，</w:t>
      </w:r>
      <w:r>
        <w:rPr>
          <w:rFonts w:hint="eastAsia"/>
        </w:rPr>
        <w:t>EOICD</w:t>
      </w:r>
      <w:r>
        <w:rPr>
          <w:rFonts w:hint="eastAsia"/>
        </w:rPr>
        <w:t>也拆开编写</w:t>
      </w:r>
    </w:p>
  </w:comment>
  <w:comment w:id="195" w:author="Xiaomeng Du" w:date="2025-10-22T17:10:00Z" w:initials="">
    <w:p w14:paraId="76DA2B1C" w14:textId="77777777" w:rsidR="00543D5D" w:rsidRDefault="006E20DC">
      <w:pPr>
        <w:pStyle w:val="a7"/>
      </w:pPr>
      <w:r>
        <w:rPr>
          <w:rFonts w:hint="eastAsia"/>
        </w:rPr>
        <w:t>自动飞行的行程量更改为左右，分别控制左起落架和右起落架</w:t>
      </w:r>
    </w:p>
  </w:comment>
  <w:comment w:id="211" w:author="Xiaomeng Du" w:date="2025-10-22T17:10:00Z" w:initials="">
    <w:p w14:paraId="12B5E781" w14:textId="77777777" w:rsidR="00543D5D" w:rsidRDefault="006E20DC">
      <w:pPr>
        <w:pStyle w:val="a7"/>
      </w:pPr>
      <w:r>
        <w:rPr>
          <w:rFonts w:hint="eastAsia"/>
        </w:rPr>
        <w:t>发现重复了，</w:t>
      </w:r>
      <w:r>
        <w:rPr>
          <w:rFonts w:hint="eastAsia"/>
        </w:rPr>
        <w:t>005</w:t>
      </w:r>
      <w:r>
        <w:rPr>
          <w:rFonts w:hint="eastAsia"/>
        </w:rPr>
        <w:t>改成</w:t>
      </w:r>
      <w:r>
        <w:rPr>
          <w:rFonts w:hint="eastAsia"/>
        </w:rPr>
        <w:t>015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C2AB46" w15:done="0"/>
  <w15:commentEx w15:paraId="7B8E60BE" w15:done="0"/>
  <w15:commentEx w15:paraId="5B096748" w15:done="0"/>
  <w15:commentEx w15:paraId="49FB3272" w15:done="0"/>
  <w15:commentEx w15:paraId="76DA2B1C" w15:done="0"/>
  <w15:commentEx w15:paraId="12B5E7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C451C7" w16cex:dateUtc="2025-11-04T0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C2AB46" w16cid:durableId="15C451C7"/>
  <w16cid:commentId w16cid:paraId="7B8E60BE" w16cid:durableId="7B8E60BE"/>
  <w16cid:commentId w16cid:paraId="5B096748" w16cid:durableId="5B096748"/>
  <w16cid:commentId w16cid:paraId="49FB3272" w16cid:durableId="49FB3272"/>
  <w16cid:commentId w16cid:paraId="76DA2B1C" w16cid:durableId="76DA2B1C"/>
  <w16cid:commentId w16cid:paraId="12B5E781" w16cid:durableId="12B5E7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B1189" w14:textId="77777777" w:rsidR="00B254CA" w:rsidRDefault="00B254CA">
      <w:r>
        <w:separator/>
      </w:r>
    </w:p>
  </w:endnote>
  <w:endnote w:type="continuationSeparator" w:id="0">
    <w:p w14:paraId="616B09A3" w14:textId="77777777" w:rsidR="00B254CA" w:rsidRDefault="00B25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长城仿宋">
    <w:altName w:val="黑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D10E" w14:textId="77777777" w:rsidR="00543D5D" w:rsidRDefault="006E20D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BA337" w14:textId="77777777" w:rsidR="00B254CA" w:rsidRDefault="00B254CA">
      <w:r>
        <w:separator/>
      </w:r>
    </w:p>
  </w:footnote>
  <w:footnote w:type="continuationSeparator" w:id="0">
    <w:p w14:paraId="403D9FD9" w14:textId="77777777" w:rsidR="00B254CA" w:rsidRDefault="00B254CA"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00543D5D" w:rsidRDefault="006E20DC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6                                                2026-03-17 15:17:16                                                2026-03-17 15:17:16                                                2026-03-17 15:17:16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9C6BE5"/>
    <w:multiLevelType w:val="multilevel"/>
    <w:tmpl w:val="829C6BE5"/>
    <w:lvl w:ilvl="0">
      <w:numFmt w:val="decimal"/>
      <w:lvlText w:val="%1"/>
      <w:lvlJc w:val="left"/>
      <w:pPr>
        <w:ind w:left="43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8486D70C"/>
    <w:multiLevelType w:val="multilevel"/>
    <w:tmpl w:val="8486D70C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A1812B2B"/>
    <w:multiLevelType w:val="multilevel"/>
    <w:tmpl w:val="A1812B2B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B52D6A20"/>
    <w:multiLevelType w:val="multilevel"/>
    <w:tmpl w:val="B52D6A20"/>
    <w:lvl w:ilvl="0">
      <w:numFmt w:val="decimal"/>
      <w:lvlText w:val="%1"/>
      <w:lvlJc w:val="left"/>
      <w:pPr>
        <w:ind w:left="43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BB4DD2D6"/>
    <w:multiLevelType w:val="multilevel"/>
    <w:tmpl w:val="BB4DD2D6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E7176181"/>
    <w:multiLevelType w:val="multilevel"/>
    <w:tmpl w:val="E7176181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FB2CE675"/>
    <w:multiLevelType w:val="multilevel"/>
    <w:tmpl w:val="FB2CE675"/>
    <w:lvl w:ilvl="0">
      <w:numFmt w:val="decimal"/>
      <w:lvlText w:val="%1"/>
      <w:lvlJc w:val="left"/>
      <w:pPr>
        <w:ind w:left="43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FFF561A8"/>
    <w:multiLevelType w:val="multilevel"/>
    <w:tmpl w:val="FFF561A8"/>
    <w:lvl w:ilvl="0">
      <w:start w:val="1"/>
      <w:numFmt w:val="decimal"/>
      <w:lvlText w:val="表 6.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02B04838"/>
    <w:multiLevelType w:val="multilevel"/>
    <w:tmpl w:val="02B04838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5E72983"/>
    <w:multiLevelType w:val="multilevel"/>
    <w:tmpl w:val="05E72983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BC23D6E"/>
    <w:multiLevelType w:val="multilevel"/>
    <w:tmpl w:val="0BC23D6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D3264AE"/>
    <w:multiLevelType w:val="multilevel"/>
    <w:tmpl w:val="0D3264A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14A6C6D"/>
    <w:multiLevelType w:val="multilevel"/>
    <w:tmpl w:val="114A6C6D"/>
    <w:lvl w:ilvl="0">
      <w:start w:val="1"/>
      <w:numFmt w:val="decimal"/>
      <w:lvlText w:val="表1.%1."/>
      <w:lvlJc w:val="left"/>
      <w:pPr>
        <w:ind w:left="420" w:hanging="4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48A1B99"/>
    <w:multiLevelType w:val="multilevel"/>
    <w:tmpl w:val="148A1B99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C81C4F8"/>
    <w:multiLevelType w:val="multilevel"/>
    <w:tmpl w:val="1C81C4F8"/>
    <w:lvl w:ilvl="0">
      <w:start w:val="1"/>
      <w:numFmt w:val="decimal"/>
      <w:lvlText w:val="表 4.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637EB2"/>
    <w:multiLevelType w:val="multilevel"/>
    <w:tmpl w:val="2C637EB2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D8A44DC"/>
    <w:multiLevelType w:val="multilevel"/>
    <w:tmpl w:val="2D8A44DC"/>
    <w:lvl w:ilvl="0">
      <w:start w:val="1"/>
      <w:numFmt w:val="decimal"/>
      <w:lvlText w:val="表2.%1."/>
      <w:lvlJc w:val="left"/>
      <w:pPr>
        <w:ind w:left="420" w:hanging="4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E6A4200"/>
    <w:multiLevelType w:val="multilevel"/>
    <w:tmpl w:val="2E6A4200"/>
    <w:lvl w:ilvl="0">
      <w:start w:val="1"/>
      <w:numFmt w:val="decimal"/>
      <w:pStyle w:val="ggg"/>
      <w:isLgl/>
      <w:suff w:val="space"/>
      <w:lvlText w:val="%1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7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8">
      <w:start w:val="1"/>
      <w:numFmt w:val="decimal"/>
      <w:suff w:val="nothing"/>
      <w:lvlText w:val="表%8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</w:abstractNum>
  <w:abstractNum w:abstractNumId="18" w15:restartNumberingAfterBreak="0">
    <w:nsid w:val="34B60C21"/>
    <w:multiLevelType w:val="multilevel"/>
    <w:tmpl w:val="34B60C21"/>
    <w:lvl w:ilvl="0">
      <w:start w:val="1"/>
      <w:numFmt w:val="decimal"/>
      <w:lvlText w:val="表 5.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9" w15:restartNumberingAfterBreak="0">
    <w:nsid w:val="39F539D8"/>
    <w:multiLevelType w:val="multilevel"/>
    <w:tmpl w:val="39F539D8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845423"/>
    <w:multiLevelType w:val="multilevel"/>
    <w:tmpl w:val="40845423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A92D3E"/>
    <w:multiLevelType w:val="multilevel"/>
    <w:tmpl w:val="45A92D3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154C74"/>
    <w:multiLevelType w:val="multilevel"/>
    <w:tmpl w:val="4A154C74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0494D00"/>
    <w:multiLevelType w:val="multilevel"/>
    <w:tmpl w:val="50494D00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290EDCC"/>
    <w:multiLevelType w:val="multilevel"/>
    <w:tmpl w:val="5290EDCC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4C3753A"/>
    <w:multiLevelType w:val="multilevel"/>
    <w:tmpl w:val="54C3753A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57105E0"/>
    <w:multiLevelType w:val="multilevel"/>
    <w:tmpl w:val="557105E0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5CB107D"/>
    <w:multiLevelType w:val="multilevel"/>
    <w:tmpl w:val="8486D70C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C475110"/>
    <w:multiLevelType w:val="multilevel"/>
    <w:tmpl w:val="5C475110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1262E1F"/>
    <w:multiLevelType w:val="multilevel"/>
    <w:tmpl w:val="61262E1F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2E18E54"/>
    <w:multiLevelType w:val="multilevel"/>
    <w:tmpl w:val="62E18E54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6FC6F71"/>
    <w:multiLevelType w:val="multilevel"/>
    <w:tmpl w:val="76FC6F71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73C1672"/>
    <w:multiLevelType w:val="multilevel"/>
    <w:tmpl w:val="773C1672"/>
    <w:lvl w:ilvl="0">
      <w:start w:val="1"/>
      <w:numFmt w:val="lowerLetter"/>
      <w:pStyle w:val="40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D5741E"/>
    <w:multiLevelType w:val="multilevel"/>
    <w:tmpl w:val="77D5741E"/>
    <w:lvl w:ilvl="0">
      <w:numFmt w:val="decimal"/>
      <w:lvlText w:val="%1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CE40B57"/>
    <w:multiLevelType w:val="multilevel"/>
    <w:tmpl w:val="7CE40B57"/>
    <w:lvl w:ilvl="0">
      <w:start w:val="1"/>
      <w:numFmt w:val="decimal"/>
      <w:lvlText w:val="表3.%1."/>
      <w:lvlJc w:val="left"/>
      <w:pPr>
        <w:ind w:left="420" w:hanging="4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3455130">
    <w:abstractNumId w:val="32"/>
  </w:num>
  <w:num w:numId="2" w16cid:durableId="945577932">
    <w:abstractNumId w:val="17"/>
  </w:num>
  <w:num w:numId="3" w16cid:durableId="2000839743">
    <w:abstractNumId w:val="12"/>
  </w:num>
  <w:num w:numId="4" w16cid:durableId="1172641827">
    <w:abstractNumId w:val="34"/>
  </w:num>
  <w:num w:numId="5" w16cid:durableId="571431371">
    <w:abstractNumId w:val="16"/>
  </w:num>
  <w:num w:numId="6" w16cid:durableId="347222672">
    <w:abstractNumId w:val="14"/>
  </w:num>
  <w:num w:numId="7" w16cid:durableId="991174612">
    <w:abstractNumId w:val="28"/>
  </w:num>
  <w:num w:numId="8" w16cid:durableId="2119133145">
    <w:abstractNumId w:val="2"/>
  </w:num>
  <w:num w:numId="9" w16cid:durableId="1621649297">
    <w:abstractNumId w:val="0"/>
  </w:num>
  <w:num w:numId="10" w16cid:durableId="1291738802">
    <w:abstractNumId w:val="6"/>
  </w:num>
  <w:num w:numId="11" w16cid:durableId="348994861">
    <w:abstractNumId w:val="3"/>
  </w:num>
  <w:num w:numId="12" w16cid:durableId="517354885">
    <w:abstractNumId w:val="7"/>
  </w:num>
  <w:num w:numId="13" w16cid:durableId="685525661">
    <w:abstractNumId w:val="10"/>
  </w:num>
  <w:num w:numId="14" w16cid:durableId="868446347">
    <w:abstractNumId w:val="26"/>
  </w:num>
  <w:num w:numId="15" w16cid:durableId="1058478463">
    <w:abstractNumId w:val="29"/>
  </w:num>
  <w:num w:numId="16" w16cid:durableId="1779910393">
    <w:abstractNumId w:val="15"/>
  </w:num>
  <w:num w:numId="17" w16cid:durableId="1025594268">
    <w:abstractNumId w:val="11"/>
  </w:num>
  <w:num w:numId="18" w16cid:durableId="1212961564">
    <w:abstractNumId w:val="31"/>
  </w:num>
  <w:num w:numId="19" w16cid:durableId="626621240">
    <w:abstractNumId w:val="13"/>
  </w:num>
  <w:num w:numId="20" w16cid:durableId="898437511">
    <w:abstractNumId w:val="18"/>
  </w:num>
  <w:num w:numId="21" w16cid:durableId="1107384896">
    <w:abstractNumId w:val="9"/>
  </w:num>
  <w:num w:numId="22" w16cid:durableId="2078941703">
    <w:abstractNumId w:val="5"/>
  </w:num>
  <w:num w:numId="23" w16cid:durableId="1675842751">
    <w:abstractNumId w:val="4"/>
  </w:num>
  <w:num w:numId="24" w16cid:durableId="1702978600">
    <w:abstractNumId w:val="24"/>
  </w:num>
  <w:num w:numId="25" w16cid:durableId="169829822">
    <w:abstractNumId w:val="1"/>
  </w:num>
  <w:num w:numId="26" w16cid:durableId="1053701125">
    <w:abstractNumId w:val="23"/>
  </w:num>
  <w:num w:numId="27" w16cid:durableId="275798129">
    <w:abstractNumId w:val="22"/>
  </w:num>
  <w:num w:numId="28" w16cid:durableId="1203591613">
    <w:abstractNumId w:val="19"/>
  </w:num>
  <w:num w:numId="29" w16cid:durableId="8725281">
    <w:abstractNumId w:val="8"/>
  </w:num>
  <w:num w:numId="30" w16cid:durableId="1631478624">
    <w:abstractNumId w:val="30"/>
  </w:num>
  <w:num w:numId="31" w16cid:durableId="472723509">
    <w:abstractNumId w:val="20"/>
  </w:num>
  <w:num w:numId="32" w16cid:durableId="987517230">
    <w:abstractNumId w:val="21"/>
  </w:num>
  <w:num w:numId="33" w16cid:durableId="289744681">
    <w:abstractNumId w:val="25"/>
  </w:num>
  <w:num w:numId="34" w16cid:durableId="1956869258">
    <w:abstractNumId w:val="33"/>
  </w:num>
  <w:num w:numId="35" w16cid:durableId="1298491477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ozu long">
    <w15:presenceInfo w15:providerId="Windows Live" w15:userId="b1092543d19f13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C38"/>
    <w:rsid w:val="00004263"/>
    <w:rsid w:val="00021E81"/>
    <w:rsid w:val="00022D9C"/>
    <w:rsid w:val="0003741F"/>
    <w:rsid w:val="0004639B"/>
    <w:rsid w:val="000474DD"/>
    <w:rsid w:val="00050C62"/>
    <w:rsid w:val="000522A8"/>
    <w:rsid w:val="00052C50"/>
    <w:rsid w:val="00055A07"/>
    <w:rsid w:val="00061165"/>
    <w:rsid w:val="00073A47"/>
    <w:rsid w:val="00087B31"/>
    <w:rsid w:val="000923DA"/>
    <w:rsid w:val="000A13A7"/>
    <w:rsid w:val="000A45DA"/>
    <w:rsid w:val="000B2FDE"/>
    <w:rsid w:val="000B3599"/>
    <w:rsid w:val="000C5AC8"/>
    <w:rsid w:val="000D1203"/>
    <w:rsid w:val="000D29C0"/>
    <w:rsid w:val="000D342B"/>
    <w:rsid w:val="000D3598"/>
    <w:rsid w:val="000D46E4"/>
    <w:rsid w:val="000D6394"/>
    <w:rsid w:val="000E1139"/>
    <w:rsid w:val="000F0486"/>
    <w:rsid w:val="000F0C58"/>
    <w:rsid w:val="000F1214"/>
    <w:rsid w:val="00111DA8"/>
    <w:rsid w:val="00114C32"/>
    <w:rsid w:val="001169D9"/>
    <w:rsid w:val="001172C5"/>
    <w:rsid w:val="00125C43"/>
    <w:rsid w:val="00130271"/>
    <w:rsid w:val="001378FE"/>
    <w:rsid w:val="00144FFD"/>
    <w:rsid w:val="00145620"/>
    <w:rsid w:val="00153898"/>
    <w:rsid w:val="00160164"/>
    <w:rsid w:val="00162C99"/>
    <w:rsid w:val="00176D39"/>
    <w:rsid w:val="00177B58"/>
    <w:rsid w:val="00180150"/>
    <w:rsid w:val="001946A7"/>
    <w:rsid w:val="0019562D"/>
    <w:rsid w:val="00196340"/>
    <w:rsid w:val="001A24C7"/>
    <w:rsid w:val="001A42A0"/>
    <w:rsid w:val="001A4333"/>
    <w:rsid w:val="001A5082"/>
    <w:rsid w:val="001A605B"/>
    <w:rsid w:val="001A685E"/>
    <w:rsid w:val="001A7786"/>
    <w:rsid w:val="001B0B78"/>
    <w:rsid w:val="001B103A"/>
    <w:rsid w:val="001B1832"/>
    <w:rsid w:val="001C04B3"/>
    <w:rsid w:val="001D1BDC"/>
    <w:rsid w:val="001D31BB"/>
    <w:rsid w:val="001E79AE"/>
    <w:rsid w:val="001F2CC1"/>
    <w:rsid w:val="001F3D37"/>
    <w:rsid w:val="00201DB0"/>
    <w:rsid w:val="0020290B"/>
    <w:rsid w:val="00204857"/>
    <w:rsid w:val="00215616"/>
    <w:rsid w:val="002200DC"/>
    <w:rsid w:val="00220E6E"/>
    <w:rsid w:val="002254F7"/>
    <w:rsid w:val="00231FB5"/>
    <w:rsid w:val="00232F80"/>
    <w:rsid w:val="00237E98"/>
    <w:rsid w:val="00247306"/>
    <w:rsid w:val="002477BB"/>
    <w:rsid w:val="002525F9"/>
    <w:rsid w:val="00254006"/>
    <w:rsid w:val="002574AD"/>
    <w:rsid w:val="00262244"/>
    <w:rsid w:val="00264417"/>
    <w:rsid w:val="002659C0"/>
    <w:rsid w:val="0026789A"/>
    <w:rsid w:val="0027633D"/>
    <w:rsid w:val="00284E32"/>
    <w:rsid w:val="00287620"/>
    <w:rsid w:val="002971B1"/>
    <w:rsid w:val="002A5299"/>
    <w:rsid w:val="002A6DA5"/>
    <w:rsid w:val="002B3F1C"/>
    <w:rsid w:val="002B6F27"/>
    <w:rsid w:val="002C2365"/>
    <w:rsid w:val="002C243A"/>
    <w:rsid w:val="002D40EB"/>
    <w:rsid w:val="002E2196"/>
    <w:rsid w:val="002E4B1B"/>
    <w:rsid w:val="002E5FD1"/>
    <w:rsid w:val="002E7C0E"/>
    <w:rsid w:val="002F4993"/>
    <w:rsid w:val="002F4EF5"/>
    <w:rsid w:val="00306EF6"/>
    <w:rsid w:val="00314C92"/>
    <w:rsid w:val="0031767D"/>
    <w:rsid w:val="003210C2"/>
    <w:rsid w:val="0032238A"/>
    <w:rsid w:val="00326550"/>
    <w:rsid w:val="0032761E"/>
    <w:rsid w:val="00336EF8"/>
    <w:rsid w:val="00351144"/>
    <w:rsid w:val="00351B66"/>
    <w:rsid w:val="00351D38"/>
    <w:rsid w:val="00382594"/>
    <w:rsid w:val="00395166"/>
    <w:rsid w:val="003A2AF5"/>
    <w:rsid w:val="003A5A11"/>
    <w:rsid w:val="003B1A73"/>
    <w:rsid w:val="003B63C7"/>
    <w:rsid w:val="003C07E5"/>
    <w:rsid w:val="003C0B8A"/>
    <w:rsid w:val="003C2655"/>
    <w:rsid w:val="003C696E"/>
    <w:rsid w:val="003D6367"/>
    <w:rsid w:val="003E7AD4"/>
    <w:rsid w:val="003F1E0C"/>
    <w:rsid w:val="00404DBD"/>
    <w:rsid w:val="00412CF4"/>
    <w:rsid w:val="00414624"/>
    <w:rsid w:val="00416790"/>
    <w:rsid w:val="00426CD9"/>
    <w:rsid w:val="0042794B"/>
    <w:rsid w:val="004356D7"/>
    <w:rsid w:val="00436536"/>
    <w:rsid w:val="00444CAD"/>
    <w:rsid w:val="0045337A"/>
    <w:rsid w:val="00460C41"/>
    <w:rsid w:val="00463131"/>
    <w:rsid w:val="00470A1C"/>
    <w:rsid w:val="00471167"/>
    <w:rsid w:val="00472D2F"/>
    <w:rsid w:val="00480932"/>
    <w:rsid w:val="00484739"/>
    <w:rsid w:val="0049302E"/>
    <w:rsid w:val="004A5613"/>
    <w:rsid w:val="004A68AA"/>
    <w:rsid w:val="004C0759"/>
    <w:rsid w:val="004C27ED"/>
    <w:rsid w:val="004C5B41"/>
    <w:rsid w:val="004C668F"/>
    <w:rsid w:val="004D38E1"/>
    <w:rsid w:val="004D3EA7"/>
    <w:rsid w:val="004E3F1F"/>
    <w:rsid w:val="004E4282"/>
    <w:rsid w:val="004E5941"/>
    <w:rsid w:val="004F33F5"/>
    <w:rsid w:val="00513FD2"/>
    <w:rsid w:val="00515C0C"/>
    <w:rsid w:val="0052046E"/>
    <w:rsid w:val="005263B9"/>
    <w:rsid w:val="00526510"/>
    <w:rsid w:val="00533223"/>
    <w:rsid w:val="00535DB9"/>
    <w:rsid w:val="005361F5"/>
    <w:rsid w:val="005370B8"/>
    <w:rsid w:val="00537E9A"/>
    <w:rsid w:val="005421D8"/>
    <w:rsid w:val="00543D5D"/>
    <w:rsid w:val="00545A79"/>
    <w:rsid w:val="00546705"/>
    <w:rsid w:val="00547908"/>
    <w:rsid w:val="0055304E"/>
    <w:rsid w:val="00560991"/>
    <w:rsid w:val="00565A58"/>
    <w:rsid w:val="00575731"/>
    <w:rsid w:val="00583096"/>
    <w:rsid w:val="005863F2"/>
    <w:rsid w:val="00590BD9"/>
    <w:rsid w:val="005919F8"/>
    <w:rsid w:val="00591F65"/>
    <w:rsid w:val="005922DC"/>
    <w:rsid w:val="00594A82"/>
    <w:rsid w:val="005A299F"/>
    <w:rsid w:val="005A5E90"/>
    <w:rsid w:val="005B001B"/>
    <w:rsid w:val="005B1F39"/>
    <w:rsid w:val="005B5DDC"/>
    <w:rsid w:val="005B7083"/>
    <w:rsid w:val="005D086C"/>
    <w:rsid w:val="005D1C0E"/>
    <w:rsid w:val="005D70B7"/>
    <w:rsid w:val="005E2C91"/>
    <w:rsid w:val="005E7030"/>
    <w:rsid w:val="0060301E"/>
    <w:rsid w:val="006030BC"/>
    <w:rsid w:val="00604D74"/>
    <w:rsid w:val="00607E86"/>
    <w:rsid w:val="006146B2"/>
    <w:rsid w:val="00622169"/>
    <w:rsid w:val="00623548"/>
    <w:rsid w:val="00626CC5"/>
    <w:rsid w:val="0063687B"/>
    <w:rsid w:val="0064052C"/>
    <w:rsid w:val="006407A5"/>
    <w:rsid w:val="00642709"/>
    <w:rsid w:val="006441F5"/>
    <w:rsid w:val="00644EA0"/>
    <w:rsid w:val="00644F0A"/>
    <w:rsid w:val="006457C1"/>
    <w:rsid w:val="00647E36"/>
    <w:rsid w:val="0065147C"/>
    <w:rsid w:val="006562EF"/>
    <w:rsid w:val="00656FF4"/>
    <w:rsid w:val="0066069A"/>
    <w:rsid w:val="006767FA"/>
    <w:rsid w:val="00681375"/>
    <w:rsid w:val="006840D4"/>
    <w:rsid w:val="00685ACC"/>
    <w:rsid w:val="00686432"/>
    <w:rsid w:val="0068684D"/>
    <w:rsid w:val="0069096A"/>
    <w:rsid w:val="0069218F"/>
    <w:rsid w:val="006A4C97"/>
    <w:rsid w:val="006A61FC"/>
    <w:rsid w:val="006B0596"/>
    <w:rsid w:val="006B6F5D"/>
    <w:rsid w:val="006B7ABE"/>
    <w:rsid w:val="006C471D"/>
    <w:rsid w:val="006C64A3"/>
    <w:rsid w:val="006D48A4"/>
    <w:rsid w:val="006E0454"/>
    <w:rsid w:val="006E20DC"/>
    <w:rsid w:val="006E441A"/>
    <w:rsid w:val="006E4F76"/>
    <w:rsid w:val="006E5207"/>
    <w:rsid w:val="006F30DD"/>
    <w:rsid w:val="006F40D3"/>
    <w:rsid w:val="006F4374"/>
    <w:rsid w:val="00704F9D"/>
    <w:rsid w:val="00705EAE"/>
    <w:rsid w:val="0071123C"/>
    <w:rsid w:val="00725BCA"/>
    <w:rsid w:val="00726EBC"/>
    <w:rsid w:val="00736129"/>
    <w:rsid w:val="007403E0"/>
    <w:rsid w:val="00741E97"/>
    <w:rsid w:val="0074370F"/>
    <w:rsid w:val="00745351"/>
    <w:rsid w:val="00747225"/>
    <w:rsid w:val="007508F2"/>
    <w:rsid w:val="007648C0"/>
    <w:rsid w:val="007663DE"/>
    <w:rsid w:val="00766592"/>
    <w:rsid w:val="007668E0"/>
    <w:rsid w:val="007708EE"/>
    <w:rsid w:val="00770CD2"/>
    <w:rsid w:val="00776074"/>
    <w:rsid w:val="00780EF2"/>
    <w:rsid w:val="007841FF"/>
    <w:rsid w:val="00786861"/>
    <w:rsid w:val="00791ABB"/>
    <w:rsid w:val="00793929"/>
    <w:rsid w:val="007971E4"/>
    <w:rsid w:val="00797785"/>
    <w:rsid w:val="007A1388"/>
    <w:rsid w:val="007A29DA"/>
    <w:rsid w:val="007A43D4"/>
    <w:rsid w:val="007B2E29"/>
    <w:rsid w:val="007D44D0"/>
    <w:rsid w:val="007E2F83"/>
    <w:rsid w:val="007E4D07"/>
    <w:rsid w:val="007F376B"/>
    <w:rsid w:val="00802257"/>
    <w:rsid w:val="00824F6F"/>
    <w:rsid w:val="008327FD"/>
    <w:rsid w:val="00832A7C"/>
    <w:rsid w:val="0085114E"/>
    <w:rsid w:val="0085146F"/>
    <w:rsid w:val="008519DA"/>
    <w:rsid w:val="00851F35"/>
    <w:rsid w:val="00851F66"/>
    <w:rsid w:val="00851FF3"/>
    <w:rsid w:val="00854369"/>
    <w:rsid w:val="00854ED4"/>
    <w:rsid w:val="008569AB"/>
    <w:rsid w:val="00864F81"/>
    <w:rsid w:val="0086511B"/>
    <w:rsid w:val="00865997"/>
    <w:rsid w:val="00865A15"/>
    <w:rsid w:val="008676F5"/>
    <w:rsid w:val="00873166"/>
    <w:rsid w:val="008766D6"/>
    <w:rsid w:val="00877DEE"/>
    <w:rsid w:val="0088044E"/>
    <w:rsid w:val="008833BE"/>
    <w:rsid w:val="008846C5"/>
    <w:rsid w:val="00890E24"/>
    <w:rsid w:val="008921D2"/>
    <w:rsid w:val="00896417"/>
    <w:rsid w:val="008A6274"/>
    <w:rsid w:val="008B1645"/>
    <w:rsid w:val="008B3EF5"/>
    <w:rsid w:val="008C7FF6"/>
    <w:rsid w:val="008D0877"/>
    <w:rsid w:val="008D3856"/>
    <w:rsid w:val="008E0EC1"/>
    <w:rsid w:val="008E2AAE"/>
    <w:rsid w:val="008E4821"/>
    <w:rsid w:val="008F4805"/>
    <w:rsid w:val="008F4B79"/>
    <w:rsid w:val="008F78A8"/>
    <w:rsid w:val="008F7A45"/>
    <w:rsid w:val="009006C3"/>
    <w:rsid w:val="00905B06"/>
    <w:rsid w:val="00905B4B"/>
    <w:rsid w:val="009066CD"/>
    <w:rsid w:val="009107CA"/>
    <w:rsid w:val="009125E8"/>
    <w:rsid w:val="0091753B"/>
    <w:rsid w:val="0092161F"/>
    <w:rsid w:val="00922528"/>
    <w:rsid w:val="00923DE1"/>
    <w:rsid w:val="00927957"/>
    <w:rsid w:val="0093067A"/>
    <w:rsid w:val="00935D77"/>
    <w:rsid w:val="009407A9"/>
    <w:rsid w:val="00943C95"/>
    <w:rsid w:val="009448D8"/>
    <w:rsid w:val="00944C2F"/>
    <w:rsid w:val="00944F18"/>
    <w:rsid w:val="00945403"/>
    <w:rsid w:val="00951714"/>
    <w:rsid w:val="0095469D"/>
    <w:rsid w:val="00957155"/>
    <w:rsid w:val="0096153A"/>
    <w:rsid w:val="0096590D"/>
    <w:rsid w:val="00973BD8"/>
    <w:rsid w:val="00976417"/>
    <w:rsid w:val="00980FBA"/>
    <w:rsid w:val="0098136E"/>
    <w:rsid w:val="009859D2"/>
    <w:rsid w:val="00986007"/>
    <w:rsid w:val="009864FC"/>
    <w:rsid w:val="00987934"/>
    <w:rsid w:val="00994A6C"/>
    <w:rsid w:val="00996696"/>
    <w:rsid w:val="009A0F4A"/>
    <w:rsid w:val="009B12F4"/>
    <w:rsid w:val="009B28E6"/>
    <w:rsid w:val="009B45A2"/>
    <w:rsid w:val="009C042B"/>
    <w:rsid w:val="009C3D9A"/>
    <w:rsid w:val="009C4371"/>
    <w:rsid w:val="009D2DDD"/>
    <w:rsid w:val="009D70A9"/>
    <w:rsid w:val="009E14AE"/>
    <w:rsid w:val="009E167F"/>
    <w:rsid w:val="009F068D"/>
    <w:rsid w:val="009F3E29"/>
    <w:rsid w:val="009F40DC"/>
    <w:rsid w:val="009F5953"/>
    <w:rsid w:val="009F6DD5"/>
    <w:rsid w:val="00A06158"/>
    <w:rsid w:val="00A06D07"/>
    <w:rsid w:val="00A06E50"/>
    <w:rsid w:val="00A07BE6"/>
    <w:rsid w:val="00A10912"/>
    <w:rsid w:val="00A114E6"/>
    <w:rsid w:val="00A13BDC"/>
    <w:rsid w:val="00A14ECF"/>
    <w:rsid w:val="00A16DD6"/>
    <w:rsid w:val="00A217D4"/>
    <w:rsid w:val="00A24C45"/>
    <w:rsid w:val="00A269F4"/>
    <w:rsid w:val="00A30428"/>
    <w:rsid w:val="00A45365"/>
    <w:rsid w:val="00A45530"/>
    <w:rsid w:val="00A4669B"/>
    <w:rsid w:val="00A46B1F"/>
    <w:rsid w:val="00A509FF"/>
    <w:rsid w:val="00A54E08"/>
    <w:rsid w:val="00A56997"/>
    <w:rsid w:val="00A60944"/>
    <w:rsid w:val="00A6240B"/>
    <w:rsid w:val="00A70E5D"/>
    <w:rsid w:val="00A73475"/>
    <w:rsid w:val="00A82788"/>
    <w:rsid w:val="00A85BCA"/>
    <w:rsid w:val="00A87D66"/>
    <w:rsid w:val="00A90B98"/>
    <w:rsid w:val="00A9192C"/>
    <w:rsid w:val="00A9640B"/>
    <w:rsid w:val="00AA3CA7"/>
    <w:rsid w:val="00AA7B3E"/>
    <w:rsid w:val="00AB19A9"/>
    <w:rsid w:val="00AB66E7"/>
    <w:rsid w:val="00AC53F3"/>
    <w:rsid w:val="00AC7727"/>
    <w:rsid w:val="00AD09E7"/>
    <w:rsid w:val="00AD0A62"/>
    <w:rsid w:val="00AD204D"/>
    <w:rsid w:val="00AF6F79"/>
    <w:rsid w:val="00B11EE2"/>
    <w:rsid w:val="00B1269D"/>
    <w:rsid w:val="00B20ABE"/>
    <w:rsid w:val="00B236D2"/>
    <w:rsid w:val="00B2391A"/>
    <w:rsid w:val="00B25031"/>
    <w:rsid w:val="00B254CA"/>
    <w:rsid w:val="00B25FE5"/>
    <w:rsid w:val="00B40EB6"/>
    <w:rsid w:val="00B41039"/>
    <w:rsid w:val="00B41F20"/>
    <w:rsid w:val="00B42813"/>
    <w:rsid w:val="00B42A7A"/>
    <w:rsid w:val="00B42C48"/>
    <w:rsid w:val="00B45855"/>
    <w:rsid w:val="00B47FFC"/>
    <w:rsid w:val="00B57C49"/>
    <w:rsid w:val="00B62B4C"/>
    <w:rsid w:val="00B64537"/>
    <w:rsid w:val="00B653E4"/>
    <w:rsid w:val="00B65B17"/>
    <w:rsid w:val="00B7328D"/>
    <w:rsid w:val="00B83489"/>
    <w:rsid w:val="00B8554F"/>
    <w:rsid w:val="00B871E2"/>
    <w:rsid w:val="00B92D43"/>
    <w:rsid w:val="00B95A97"/>
    <w:rsid w:val="00BA3482"/>
    <w:rsid w:val="00BA7EF7"/>
    <w:rsid w:val="00BB2A5F"/>
    <w:rsid w:val="00BB2B49"/>
    <w:rsid w:val="00BB3B2E"/>
    <w:rsid w:val="00BB3E47"/>
    <w:rsid w:val="00BB717E"/>
    <w:rsid w:val="00BD5A0E"/>
    <w:rsid w:val="00BD601C"/>
    <w:rsid w:val="00BE3339"/>
    <w:rsid w:val="00BE5D12"/>
    <w:rsid w:val="00BE5EAB"/>
    <w:rsid w:val="00C007B5"/>
    <w:rsid w:val="00C12D42"/>
    <w:rsid w:val="00C213CA"/>
    <w:rsid w:val="00C22764"/>
    <w:rsid w:val="00C33F85"/>
    <w:rsid w:val="00C352BB"/>
    <w:rsid w:val="00C369F7"/>
    <w:rsid w:val="00C449AA"/>
    <w:rsid w:val="00C50C90"/>
    <w:rsid w:val="00C526D2"/>
    <w:rsid w:val="00C563D5"/>
    <w:rsid w:val="00C6010A"/>
    <w:rsid w:val="00C70F02"/>
    <w:rsid w:val="00C712B3"/>
    <w:rsid w:val="00C71D3F"/>
    <w:rsid w:val="00C74D6A"/>
    <w:rsid w:val="00C755A5"/>
    <w:rsid w:val="00C86C46"/>
    <w:rsid w:val="00C904F9"/>
    <w:rsid w:val="00C90EBE"/>
    <w:rsid w:val="00C96EA7"/>
    <w:rsid w:val="00C971AD"/>
    <w:rsid w:val="00CA4993"/>
    <w:rsid w:val="00CA6D70"/>
    <w:rsid w:val="00CB590A"/>
    <w:rsid w:val="00CB61FD"/>
    <w:rsid w:val="00CC73B8"/>
    <w:rsid w:val="00CE4332"/>
    <w:rsid w:val="00CE6BCA"/>
    <w:rsid w:val="00D00548"/>
    <w:rsid w:val="00D00E6B"/>
    <w:rsid w:val="00D034F8"/>
    <w:rsid w:val="00D04447"/>
    <w:rsid w:val="00D05CD2"/>
    <w:rsid w:val="00D07560"/>
    <w:rsid w:val="00D13EEA"/>
    <w:rsid w:val="00D147F3"/>
    <w:rsid w:val="00D1529E"/>
    <w:rsid w:val="00D16D40"/>
    <w:rsid w:val="00D20E93"/>
    <w:rsid w:val="00D24D6E"/>
    <w:rsid w:val="00D319B1"/>
    <w:rsid w:val="00D42634"/>
    <w:rsid w:val="00D43F6B"/>
    <w:rsid w:val="00D44B77"/>
    <w:rsid w:val="00D451CD"/>
    <w:rsid w:val="00D51FF8"/>
    <w:rsid w:val="00D52891"/>
    <w:rsid w:val="00D52E8F"/>
    <w:rsid w:val="00D578B9"/>
    <w:rsid w:val="00D6307D"/>
    <w:rsid w:val="00D6766B"/>
    <w:rsid w:val="00D70113"/>
    <w:rsid w:val="00D715C6"/>
    <w:rsid w:val="00D73814"/>
    <w:rsid w:val="00D743AD"/>
    <w:rsid w:val="00D74DB0"/>
    <w:rsid w:val="00D766ED"/>
    <w:rsid w:val="00D84F80"/>
    <w:rsid w:val="00D85222"/>
    <w:rsid w:val="00D91302"/>
    <w:rsid w:val="00D9277F"/>
    <w:rsid w:val="00D974E9"/>
    <w:rsid w:val="00DA26AE"/>
    <w:rsid w:val="00DA4EA0"/>
    <w:rsid w:val="00DB26A7"/>
    <w:rsid w:val="00DB2AA5"/>
    <w:rsid w:val="00DB4C38"/>
    <w:rsid w:val="00DC0529"/>
    <w:rsid w:val="00DC1DEE"/>
    <w:rsid w:val="00DD61AF"/>
    <w:rsid w:val="00DD6924"/>
    <w:rsid w:val="00DE229C"/>
    <w:rsid w:val="00DF2156"/>
    <w:rsid w:val="00E02162"/>
    <w:rsid w:val="00E15740"/>
    <w:rsid w:val="00E16BE9"/>
    <w:rsid w:val="00E2664C"/>
    <w:rsid w:val="00E3089C"/>
    <w:rsid w:val="00E315B3"/>
    <w:rsid w:val="00E32AC8"/>
    <w:rsid w:val="00E41DD6"/>
    <w:rsid w:val="00E43134"/>
    <w:rsid w:val="00E625D6"/>
    <w:rsid w:val="00E66AEC"/>
    <w:rsid w:val="00E74A03"/>
    <w:rsid w:val="00E75B14"/>
    <w:rsid w:val="00E90B31"/>
    <w:rsid w:val="00E91787"/>
    <w:rsid w:val="00E92728"/>
    <w:rsid w:val="00E9426A"/>
    <w:rsid w:val="00E954BC"/>
    <w:rsid w:val="00E96922"/>
    <w:rsid w:val="00E97246"/>
    <w:rsid w:val="00EA392E"/>
    <w:rsid w:val="00EB2632"/>
    <w:rsid w:val="00EB4872"/>
    <w:rsid w:val="00EB6C66"/>
    <w:rsid w:val="00EC1015"/>
    <w:rsid w:val="00EC23FB"/>
    <w:rsid w:val="00EC273D"/>
    <w:rsid w:val="00EC701C"/>
    <w:rsid w:val="00ED474B"/>
    <w:rsid w:val="00EE62E1"/>
    <w:rsid w:val="00EE7BEF"/>
    <w:rsid w:val="00EF4702"/>
    <w:rsid w:val="00F05CDA"/>
    <w:rsid w:val="00F06801"/>
    <w:rsid w:val="00F13373"/>
    <w:rsid w:val="00F1462B"/>
    <w:rsid w:val="00F23DD0"/>
    <w:rsid w:val="00F266C9"/>
    <w:rsid w:val="00F3776A"/>
    <w:rsid w:val="00F45D42"/>
    <w:rsid w:val="00F46526"/>
    <w:rsid w:val="00F46C26"/>
    <w:rsid w:val="00F53D22"/>
    <w:rsid w:val="00F53F5D"/>
    <w:rsid w:val="00F54390"/>
    <w:rsid w:val="00F55E65"/>
    <w:rsid w:val="00F67967"/>
    <w:rsid w:val="00F7050C"/>
    <w:rsid w:val="00F71373"/>
    <w:rsid w:val="00F73676"/>
    <w:rsid w:val="00F82A95"/>
    <w:rsid w:val="00F85C11"/>
    <w:rsid w:val="00F87E25"/>
    <w:rsid w:val="00F935B6"/>
    <w:rsid w:val="00F93BB0"/>
    <w:rsid w:val="00F940B2"/>
    <w:rsid w:val="00F95514"/>
    <w:rsid w:val="00FA16DE"/>
    <w:rsid w:val="00FA65B4"/>
    <w:rsid w:val="00FB2D9B"/>
    <w:rsid w:val="00FB7267"/>
    <w:rsid w:val="00FC71D5"/>
    <w:rsid w:val="00FD44EC"/>
    <w:rsid w:val="00FE4F79"/>
    <w:rsid w:val="00FE7599"/>
    <w:rsid w:val="00FF5828"/>
    <w:rsid w:val="011F7565"/>
    <w:rsid w:val="015F254D"/>
    <w:rsid w:val="01823A06"/>
    <w:rsid w:val="01EA2131"/>
    <w:rsid w:val="02890D36"/>
    <w:rsid w:val="028C0A7F"/>
    <w:rsid w:val="02906142"/>
    <w:rsid w:val="033049C7"/>
    <w:rsid w:val="035A6E90"/>
    <w:rsid w:val="04623E3F"/>
    <w:rsid w:val="046318C1"/>
    <w:rsid w:val="04986517"/>
    <w:rsid w:val="04AE64BD"/>
    <w:rsid w:val="04D5637C"/>
    <w:rsid w:val="04DA2804"/>
    <w:rsid w:val="04E8539D"/>
    <w:rsid w:val="050B2FD3"/>
    <w:rsid w:val="053B15A4"/>
    <w:rsid w:val="05906AAF"/>
    <w:rsid w:val="05983EBC"/>
    <w:rsid w:val="05CB7B8E"/>
    <w:rsid w:val="05ED35C6"/>
    <w:rsid w:val="06223E20"/>
    <w:rsid w:val="0664230B"/>
    <w:rsid w:val="06B70A90"/>
    <w:rsid w:val="06BA5298"/>
    <w:rsid w:val="06C510AB"/>
    <w:rsid w:val="06CD64B7"/>
    <w:rsid w:val="06CF19BA"/>
    <w:rsid w:val="06D14EBD"/>
    <w:rsid w:val="06D6469C"/>
    <w:rsid w:val="07641EAE"/>
    <w:rsid w:val="07886BEA"/>
    <w:rsid w:val="0795047E"/>
    <w:rsid w:val="07E2057E"/>
    <w:rsid w:val="07E301FD"/>
    <w:rsid w:val="080055AF"/>
    <w:rsid w:val="088D12CB"/>
    <w:rsid w:val="08A3561E"/>
    <w:rsid w:val="08BB5CE2"/>
    <w:rsid w:val="090728DE"/>
    <w:rsid w:val="093F04BA"/>
    <w:rsid w:val="09893DB1"/>
    <w:rsid w:val="0A1B1122"/>
    <w:rsid w:val="0A454A85"/>
    <w:rsid w:val="0A6F0BAC"/>
    <w:rsid w:val="0A70662D"/>
    <w:rsid w:val="0AB17097"/>
    <w:rsid w:val="0AFA6591"/>
    <w:rsid w:val="0B0B0A2A"/>
    <w:rsid w:val="0B0E19AF"/>
    <w:rsid w:val="0B14133A"/>
    <w:rsid w:val="0B4C4D17"/>
    <w:rsid w:val="0B8E273A"/>
    <w:rsid w:val="0C520D1F"/>
    <w:rsid w:val="0D2C77AB"/>
    <w:rsid w:val="0D811433"/>
    <w:rsid w:val="0DCF2837"/>
    <w:rsid w:val="0E3634E0"/>
    <w:rsid w:val="0E5E0E21"/>
    <w:rsid w:val="0E6D5BB9"/>
    <w:rsid w:val="0E937FF7"/>
    <w:rsid w:val="0E9F768C"/>
    <w:rsid w:val="0EE65882"/>
    <w:rsid w:val="0EF64818"/>
    <w:rsid w:val="0F131BCA"/>
    <w:rsid w:val="0F1D7F5B"/>
    <w:rsid w:val="0F2B146F"/>
    <w:rsid w:val="0F2E01F5"/>
    <w:rsid w:val="0F4E652C"/>
    <w:rsid w:val="0F773AEC"/>
    <w:rsid w:val="0FB64C56"/>
    <w:rsid w:val="0FE36A1F"/>
    <w:rsid w:val="10181477"/>
    <w:rsid w:val="10196EF9"/>
    <w:rsid w:val="10345524"/>
    <w:rsid w:val="104E02CD"/>
    <w:rsid w:val="1085402A"/>
    <w:rsid w:val="108C5BB3"/>
    <w:rsid w:val="10CD13D1"/>
    <w:rsid w:val="10DE59BD"/>
    <w:rsid w:val="11150096"/>
    <w:rsid w:val="11771034"/>
    <w:rsid w:val="117F1CC3"/>
    <w:rsid w:val="12463C8B"/>
    <w:rsid w:val="1270704D"/>
    <w:rsid w:val="12892176"/>
    <w:rsid w:val="12BF2650"/>
    <w:rsid w:val="12C46AD7"/>
    <w:rsid w:val="12E23B09"/>
    <w:rsid w:val="12FD7F36"/>
    <w:rsid w:val="13247DF6"/>
    <w:rsid w:val="136256DC"/>
    <w:rsid w:val="13781A7E"/>
    <w:rsid w:val="13EA0AB8"/>
    <w:rsid w:val="144C52D9"/>
    <w:rsid w:val="148235B5"/>
    <w:rsid w:val="15111B9F"/>
    <w:rsid w:val="15B75BB0"/>
    <w:rsid w:val="162177DE"/>
    <w:rsid w:val="16560BB2"/>
    <w:rsid w:val="16810AFC"/>
    <w:rsid w:val="16BE72DC"/>
    <w:rsid w:val="16EB272A"/>
    <w:rsid w:val="170D06E0"/>
    <w:rsid w:val="17CD529B"/>
    <w:rsid w:val="17F52BDC"/>
    <w:rsid w:val="17FF34EC"/>
    <w:rsid w:val="18771EB1"/>
    <w:rsid w:val="18E018E0"/>
    <w:rsid w:val="1922234A"/>
    <w:rsid w:val="198048E1"/>
    <w:rsid w:val="19827DE5"/>
    <w:rsid w:val="19A52923"/>
    <w:rsid w:val="19E01483"/>
    <w:rsid w:val="19E7558B"/>
    <w:rsid w:val="19F50124"/>
    <w:rsid w:val="19FC5530"/>
    <w:rsid w:val="1A0E0CCD"/>
    <w:rsid w:val="1A225770"/>
    <w:rsid w:val="1A3B0898"/>
    <w:rsid w:val="1A5326BB"/>
    <w:rsid w:val="1A734275"/>
    <w:rsid w:val="1AA25CBE"/>
    <w:rsid w:val="1ADC4B9E"/>
    <w:rsid w:val="1AE06E27"/>
    <w:rsid w:val="1B481CCF"/>
    <w:rsid w:val="1B674782"/>
    <w:rsid w:val="1B764D9C"/>
    <w:rsid w:val="1C037E84"/>
    <w:rsid w:val="1C374E29"/>
    <w:rsid w:val="1C3E47E5"/>
    <w:rsid w:val="1CE13FEE"/>
    <w:rsid w:val="1D0B4E33"/>
    <w:rsid w:val="1DA41B2E"/>
    <w:rsid w:val="1DD21378"/>
    <w:rsid w:val="1DE11D1C"/>
    <w:rsid w:val="1E1E7279"/>
    <w:rsid w:val="1E8F4FAF"/>
    <w:rsid w:val="1EE2283A"/>
    <w:rsid w:val="1F585CFC"/>
    <w:rsid w:val="1F680515"/>
    <w:rsid w:val="200F7A29"/>
    <w:rsid w:val="20531417"/>
    <w:rsid w:val="206E5844"/>
    <w:rsid w:val="214D162F"/>
    <w:rsid w:val="216D40E2"/>
    <w:rsid w:val="21822135"/>
    <w:rsid w:val="21DC5A1B"/>
    <w:rsid w:val="21DC7C19"/>
    <w:rsid w:val="225C17EC"/>
    <w:rsid w:val="22A60967"/>
    <w:rsid w:val="22EA2355"/>
    <w:rsid w:val="23077707"/>
    <w:rsid w:val="237E2BC9"/>
    <w:rsid w:val="23880F5A"/>
    <w:rsid w:val="23E073EA"/>
    <w:rsid w:val="24053DA7"/>
    <w:rsid w:val="24466D8E"/>
    <w:rsid w:val="24EF17A6"/>
    <w:rsid w:val="250D0D56"/>
    <w:rsid w:val="25637566"/>
    <w:rsid w:val="256C6B71"/>
    <w:rsid w:val="25E37AB4"/>
    <w:rsid w:val="260C44FC"/>
    <w:rsid w:val="2629602A"/>
    <w:rsid w:val="263C7249"/>
    <w:rsid w:val="264777D9"/>
    <w:rsid w:val="266C1F97"/>
    <w:rsid w:val="26962DDB"/>
    <w:rsid w:val="26AF5F03"/>
    <w:rsid w:val="26BE651E"/>
    <w:rsid w:val="26ED37EA"/>
    <w:rsid w:val="271933B4"/>
    <w:rsid w:val="27575417"/>
    <w:rsid w:val="27AA2CA3"/>
    <w:rsid w:val="27B66AB6"/>
    <w:rsid w:val="27BA76BA"/>
    <w:rsid w:val="27C17045"/>
    <w:rsid w:val="27C35DCC"/>
    <w:rsid w:val="27ED6C10"/>
    <w:rsid w:val="27FF492C"/>
    <w:rsid w:val="28067B3A"/>
    <w:rsid w:val="28233866"/>
    <w:rsid w:val="28256D6A"/>
    <w:rsid w:val="289C7CAD"/>
    <w:rsid w:val="289D572F"/>
    <w:rsid w:val="28DD1D9B"/>
    <w:rsid w:val="28E53925"/>
    <w:rsid w:val="2948144B"/>
    <w:rsid w:val="29C66496"/>
    <w:rsid w:val="29F12B5D"/>
    <w:rsid w:val="2A0240FC"/>
    <w:rsid w:val="2A1E01A9"/>
    <w:rsid w:val="2A806F49"/>
    <w:rsid w:val="2A8B74D8"/>
    <w:rsid w:val="2B164EBE"/>
    <w:rsid w:val="2B1B6DC7"/>
    <w:rsid w:val="2B355773"/>
    <w:rsid w:val="2B5449A3"/>
    <w:rsid w:val="2B7C00E6"/>
    <w:rsid w:val="2C013BC2"/>
    <w:rsid w:val="2C4A1A38"/>
    <w:rsid w:val="2C4E043E"/>
    <w:rsid w:val="2C9A7238"/>
    <w:rsid w:val="2C9F1142"/>
    <w:rsid w:val="2CBD64F3"/>
    <w:rsid w:val="2D040E66"/>
    <w:rsid w:val="2D591BF5"/>
    <w:rsid w:val="2E870FE2"/>
    <w:rsid w:val="2E8C2BF8"/>
    <w:rsid w:val="2E917373"/>
    <w:rsid w:val="2E9402F8"/>
    <w:rsid w:val="2EBD14BC"/>
    <w:rsid w:val="2EE25E79"/>
    <w:rsid w:val="2EE72300"/>
    <w:rsid w:val="2EED7A8D"/>
    <w:rsid w:val="300B6BE0"/>
    <w:rsid w:val="301D017F"/>
    <w:rsid w:val="303F0333"/>
    <w:rsid w:val="30754091"/>
    <w:rsid w:val="3086432B"/>
    <w:rsid w:val="30B0516F"/>
    <w:rsid w:val="312D7FBC"/>
    <w:rsid w:val="31A002FB"/>
    <w:rsid w:val="31C3157E"/>
    <w:rsid w:val="31C439B2"/>
    <w:rsid w:val="320B4127"/>
    <w:rsid w:val="32560D23"/>
    <w:rsid w:val="328E0E7D"/>
    <w:rsid w:val="32CF2F6B"/>
    <w:rsid w:val="32E86094"/>
    <w:rsid w:val="32FD27B6"/>
    <w:rsid w:val="33070B47"/>
    <w:rsid w:val="334B2535"/>
    <w:rsid w:val="336765E2"/>
    <w:rsid w:val="33712774"/>
    <w:rsid w:val="339077A6"/>
    <w:rsid w:val="33CA2E03"/>
    <w:rsid w:val="33EB6BBB"/>
    <w:rsid w:val="34083F6D"/>
    <w:rsid w:val="34137D7F"/>
    <w:rsid w:val="34217095"/>
    <w:rsid w:val="34AC5582"/>
    <w:rsid w:val="352765C3"/>
    <w:rsid w:val="354C0D81"/>
    <w:rsid w:val="35787646"/>
    <w:rsid w:val="359D4003"/>
    <w:rsid w:val="35C43EC2"/>
    <w:rsid w:val="35DC736B"/>
    <w:rsid w:val="36144F46"/>
    <w:rsid w:val="362167DA"/>
    <w:rsid w:val="365F40C1"/>
    <w:rsid w:val="36B85A54"/>
    <w:rsid w:val="36E01197"/>
    <w:rsid w:val="36F01431"/>
    <w:rsid w:val="36F24934"/>
    <w:rsid w:val="372C3815"/>
    <w:rsid w:val="375A77DC"/>
    <w:rsid w:val="37701980"/>
    <w:rsid w:val="37AA0860"/>
    <w:rsid w:val="37FF5D6B"/>
    <w:rsid w:val="380B5401"/>
    <w:rsid w:val="3875702F"/>
    <w:rsid w:val="38BA649F"/>
    <w:rsid w:val="38C71038"/>
    <w:rsid w:val="38CE09C2"/>
    <w:rsid w:val="38F165F8"/>
    <w:rsid w:val="39176838"/>
    <w:rsid w:val="392D67DD"/>
    <w:rsid w:val="39440601"/>
    <w:rsid w:val="395D152B"/>
    <w:rsid w:val="39706EC7"/>
    <w:rsid w:val="39D3116A"/>
    <w:rsid w:val="39D5466D"/>
    <w:rsid w:val="3A094EC7"/>
    <w:rsid w:val="3AC10DF2"/>
    <w:rsid w:val="3B2C3D25"/>
    <w:rsid w:val="3B5F4174"/>
    <w:rsid w:val="3B692505"/>
    <w:rsid w:val="3B95464E"/>
    <w:rsid w:val="3BDA7340"/>
    <w:rsid w:val="3C8E2667"/>
    <w:rsid w:val="3D0B54B4"/>
    <w:rsid w:val="3DF763B6"/>
    <w:rsid w:val="3E060BCF"/>
    <w:rsid w:val="3E263682"/>
    <w:rsid w:val="3E332998"/>
    <w:rsid w:val="3EA242D1"/>
    <w:rsid w:val="3ED45DA4"/>
    <w:rsid w:val="3F8832C9"/>
    <w:rsid w:val="3FBE399E"/>
    <w:rsid w:val="40053F18"/>
    <w:rsid w:val="40173E32"/>
    <w:rsid w:val="402F4D5C"/>
    <w:rsid w:val="406B713F"/>
    <w:rsid w:val="407057C5"/>
    <w:rsid w:val="40D74270"/>
    <w:rsid w:val="40FB7928"/>
    <w:rsid w:val="416A1261"/>
    <w:rsid w:val="41916F22"/>
    <w:rsid w:val="41D73E13"/>
    <w:rsid w:val="42236491"/>
    <w:rsid w:val="426E780A"/>
    <w:rsid w:val="42721A93"/>
    <w:rsid w:val="429A3B51"/>
    <w:rsid w:val="433C115C"/>
    <w:rsid w:val="436F06B1"/>
    <w:rsid w:val="438E0F66"/>
    <w:rsid w:val="43CB5548"/>
    <w:rsid w:val="43E828F9"/>
    <w:rsid w:val="44007FA0"/>
    <w:rsid w:val="4430746A"/>
    <w:rsid w:val="44E8249C"/>
    <w:rsid w:val="45290D07"/>
    <w:rsid w:val="452E518F"/>
    <w:rsid w:val="45520847"/>
    <w:rsid w:val="459B57C3"/>
    <w:rsid w:val="45C2437E"/>
    <w:rsid w:val="45F416D5"/>
    <w:rsid w:val="460C6D7B"/>
    <w:rsid w:val="46FF1807"/>
    <w:rsid w:val="47105324"/>
    <w:rsid w:val="47AE3F29"/>
    <w:rsid w:val="48220665"/>
    <w:rsid w:val="485B1AC3"/>
    <w:rsid w:val="48B102D4"/>
    <w:rsid w:val="49336199"/>
    <w:rsid w:val="493D4634"/>
    <w:rsid w:val="495D296B"/>
    <w:rsid w:val="49A607E1"/>
    <w:rsid w:val="4A1F4C27"/>
    <w:rsid w:val="4B205ACF"/>
    <w:rsid w:val="4B3E2E80"/>
    <w:rsid w:val="4BA30626"/>
    <w:rsid w:val="4BBC594D"/>
    <w:rsid w:val="4BE619D3"/>
    <w:rsid w:val="4C1827E3"/>
    <w:rsid w:val="4CBB10F3"/>
    <w:rsid w:val="4CBD45F6"/>
    <w:rsid w:val="4D3E3BA7"/>
    <w:rsid w:val="4D4C30E3"/>
    <w:rsid w:val="4DB33889"/>
    <w:rsid w:val="4DE343D9"/>
    <w:rsid w:val="4DF92CF9"/>
    <w:rsid w:val="4E22193F"/>
    <w:rsid w:val="4E2260BC"/>
    <w:rsid w:val="4E34765B"/>
    <w:rsid w:val="4E4F3708"/>
    <w:rsid w:val="4E570B14"/>
    <w:rsid w:val="4E7B5851"/>
    <w:rsid w:val="4EB856B6"/>
    <w:rsid w:val="4EF22F11"/>
    <w:rsid w:val="4F170F52"/>
    <w:rsid w:val="4F52422F"/>
    <w:rsid w:val="4F836083"/>
    <w:rsid w:val="50501F54"/>
    <w:rsid w:val="506256F1"/>
    <w:rsid w:val="50C67994"/>
    <w:rsid w:val="510319F7"/>
    <w:rsid w:val="5110328B"/>
    <w:rsid w:val="512A76B9"/>
    <w:rsid w:val="518C3EDA"/>
    <w:rsid w:val="52054A9D"/>
    <w:rsid w:val="523320E9"/>
    <w:rsid w:val="525200CA"/>
    <w:rsid w:val="525C548E"/>
    <w:rsid w:val="52F07F1E"/>
    <w:rsid w:val="53481C31"/>
    <w:rsid w:val="53516CBE"/>
    <w:rsid w:val="538F7E27"/>
    <w:rsid w:val="547748A2"/>
    <w:rsid w:val="54B42188"/>
    <w:rsid w:val="54B7788A"/>
    <w:rsid w:val="54CB652A"/>
    <w:rsid w:val="54F363EA"/>
    <w:rsid w:val="55537708"/>
    <w:rsid w:val="556876AD"/>
    <w:rsid w:val="558105D7"/>
    <w:rsid w:val="558D1E6B"/>
    <w:rsid w:val="55B9292F"/>
    <w:rsid w:val="55BF4839"/>
    <w:rsid w:val="55D212DB"/>
    <w:rsid w:val="55F1630D"/>
    <w:rsid w:val="55F31810"/>
    <w:rsid w:val="56553E33"/>
    <w:rsid w:val="568B650B"/>
    <w:rsid w:val="569B0D24"/>
    <w:rsid w:val="56D0377C"/>
    <w:rsid w:val="56F23931"/>
    <w:rsid w:val="56F96B3F"/>
    <w:rsid w:val="57106764"/>
    <w:rsid w:val="572C6094"/>
    <w:rsid w:val="573A621A"/>
    <w:rsid w:val="57AB43E4"/>
    <w:rsid w:val="58032874"/>
    <w:rsid w:val="584B2C69"/>
    <w:rsid w:val="58753AAD"/>
    <w:rsid w:val="58C625B2"/>
    <w:rsid w:val="58E575E4"/>
    <w:rsid w:val="590A1DA2"/>
    <w:rsid w:val="590B30A7"/>
    <w:rsid w:val="59537C18"/>
    <w:rsid w:val="597B0EF6"/>
    <w:rsid w:val="59A1101C"/>
    <w:rsid w:val="59AC73AD"/>
    <w:rsid w:val="59AD4E2E"/>
    <w:rsid w:val="5AC16EF5"/>
    <w:rsid w:val="5B433721"/>
    <w:rsid w:val="5B88343B"/>
    <w:rsid w:val="5BA31A66"/>
    <w:rsid w:val="5BF175E7"/>
    <w:rsid w:val="5C1F3B00"/>
    <w:rsid w:val="5C3C0960"/>
    <w:rsid w:val="5C435D6C"/>
    <w:rsid w:val="5CA73892"/>
    <w:rsid w:val="5CC55041"/>
    <w:rsid w:val="5D032927"/>
    <w:rsid w:val="5DB239C4"/>
    <w:rsid w:val="5DCF0D76"/>
    <w:rsid w:val="5DED0326"/>
    <w:rsid w:val="5DF744B9"/>
    <w:rsid w:val="5E45203A"/>
    <w:rsid w:val="5E515E4C"/>
    <w:rsid w:val="5E5C1C5F"/>
    <w:rsid w:val="5F4872DE"/>
    <w:rsid w:val="5F844F44"/>
    <w:rsid w:val="5F8C2351"/>
    <w:rsid w:val="5FF14274"/>
    <w:rsid w:val="60584F1D"/>
    <w:rsid w:val="60BD26C3"/>
    <w:rsid w:val="61892513"/>
    <w:rsid w:val="619C1D31"/>
    <w:rsid w:val="61B23ED4"/>
    <w:rsid w:val="61DA2E9A"/>
    <w:rsid w:val="61F8244A"/>
    <w:rsid w:val="61FD68D2"/>
    <w:rsid w:val="61FE0AD0"/>
    <w:rsid w:val="62356A2C"/>
    <w:rsid w:val="627D6E20"/>
    <w:rsid w:val="62C21B13"/>
    <w:rsid w:val="62CA6F20"/>
    <w:rsid w:val="63DB0061"/>
    <w:rsid w:val="640F75B7"/>
    <w:rsid w:val="64557D2B"/>
    <w:rsid w:val="64A81D34"/>
    <w:rsid w:val="64EC3722"/>
    <w:rsid w:val="65220379"/>
    <w:rsid w:val="655C7259"/>
    <w:rsid w:val="65AB6FD8"/>
    <w:rsid w:val="66032EEA"/>
    <w:rsid w:val="664F3369"/>
    <w:rsid w:val="66D954AE"/>
    <w:rsid w:val="67110EA9"/>
    <w:rsid w:val="672D4F56"/>
    <w:rsid w:val="67662B31"/>
    <w:rsid w:val="67E433FF"/>
    <w:rsid w:val="68AF3DCD"/>
    <w:rsid w:val="68DC0114"/>
    <w:rsid w:val="68E56825"/>
    <w:rsid w:val="698D37BB"/>
    <w:rsid w:val="69981B4C"/>
    <w:rsid w:val="69C14F0F"/>
    <w:rsid w:val="69DB5AB9"/>
    <w:rsid w:val="6A095303"/>
    <w:rsid w:val="6B2E2EE7"/>
    <w:rsid w:val="6B34022B"/>
    <w:rsid w:val="6B7D2C66"/>
    <w:rsid w:val="6BE62696"/>
    <w:rsid w:val="6CEB2C42"/>
    <w:rsid w:val="6CF02B48"/>
    <w:rsid w:val="6CFD7C5F"/>
    <w:rsid w:val="6D1D4911"/>
    <w:rsid w:val="6D357DB9"/>
    <w:rsid w:val="6D394241"/>
    <w:rsid w:val="6D891A42"/>
    <w:rsid w:val="6D904C50"/>
    <w:rsid w:val="6E360C61"/>
    <w:rsid w:val="6E526F0C"/>
    <w:rsid w:val="6F3F5890"/>
    <w:rsid w:val="6F7615ED"/>
    <w:rsid w:val="6F7C0F78"/>
    <w:rsid w:val="6F8A4A0A"/>
    <w:rsid w:val="6F93531A"/>
    <w:rsid w:val="6FFA3DC5"/>
    <w:rsid w:val="70054354"/>
    <w:rsid w:val="70770E10"/>
    <w:rsid w:val="712212A8"/>
    <w:rsid w:val="71671D9D"/>
    <w:rsid w:val="7174582F"/>
    <w:rsid w:val="717C64BF"/>
    <w:rsid w:val="71E600ED"/>
    <w:rsid w:val="71E87D6D"/>
    <w:rsid w:val="71F02BFB"/>
    <w:rsid w:val="71F60387"/>
    <w:rsid w:val="72005413"/>
    <w:rsid w:val="722865D8"/>
    <w:rsid w:val="72417502"/>
    <w:rsid w:val="724A458E"/>
    <w:rsid w:val="72C53ED8"/>
    <w:rsid w:val="72D444F2"/>
    <w:rsid w:val="72DA05FA"/>
    <w:rsid w:val="73173CE2"/>
    <w:rsid w:val="731E366D"/>
    <w:rsid w:val="74321EB0"/>
    <w:rsid w:val="744F39DE"/>
    <w:rsid w:val="74753C1E"/>
    <w:rsid w:val="74AB0875"/>
    <w:rsid w:val="74BE1A94"/>
    <w:rsid w:val="74DB35C2"/>
    <w:rsid w:val="751B7C2F"/>
    <w:rsid w:val="75830558"/>
    <w:rsid w:val="75E02E70"/>
    <w:rsid w:val="76422F15"/>
    <w:rsid w:val="765F4A43"/>
    <w:rsid w:val="771C067A"/>
    <w:rsid w:val="77492442"/>
    <w:rsid w:val="778C092D"/>
    <w:rsid w:val="77C6528F"/>
    <w:rsid w:val="77E42641"/>
    <w:rsid w:val="77F34E5A"/>
    <w:rsid w:val="78761BB0"/>
    <w:rsid w:val="78A10475"/>
    <w:rsid w:val="78A83684"/>
    <w:rsid w:val="78E037DD"/>
    <w:rsid w:val="78F26F7B"/>
    <w:rsid w:val="790D0E29"/>
    <w:rsid w:val="79173937"/>
    <w:rsid w:val="792B03DA"/>
    <w:rsid w:val="797030CC"/>
    <w:rsid w:val="79A757A5"/>
    <w:rsid w:val="79C14150"/>
    <w:rsid w:val="79D52DF1"/>
    <w:rsid w:val="7A392B15"/>
    <w:rsid w:val="7A48532E"/>
    <w:rsid w:val="7A607152"/>
    <w:rsid w:val="7AC810FF"/>
    <w:rsid w:val="7B1C5306"/>
    <w:rsid w:val="7B9C10D8"/>
    <w:rsid w:val="7BC3261C"/>
    <w:rsid w:val="7BF73D70"/>
    <w:rsid w:val="7C0A4F8F"/>
    <w:rsid w:val="7C14589E"/>
    <w:rsid w:val="7C664024"/>
    <w:rsid w:val="7C75463E"/>
    <w:rsid w:val="7CB650A7"/>
    <w:rsid w:val="7CFF45A2"/>
    <w:rsid w:val="7D1144BC"/>
    <w:rsid w:val="7D3B0B84"/>
    <w:rsid w:val="7D5B3117"/>
    <w:rsid w:val="7D7305DF"/>
    <w:rsid w:val="7D90608F"/>
    <w:rsid w:val="7E3F712D"/>
    <w:rsid w:val="7E423935"/>
    <w:rsid w:val="7E4313B6"/>
    <w:rsid w:val="7E6C6CF7"/>
    <w:rsid w:val="7ECF5717"/>
    <w:rsid w:val="7F2F22B8"/>
    <w:rsid w:val="7F6C211D"/>
    <w:rsid w:val="7F6F30A2"/>
    <w:rsid w:val="7FAC61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FE27"/>
  <w15:docId w15:val="{738E9901-3C22-4B27-A9AB-9118DAD6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spacing w:line="360" w:lineRule="auto"/>
      <w:ind w:left="720" w:hanging="720"/>
      <w:outlineLvl w:val="2"/>
    </w:pPr>
    <w:rPr>
      <w:rFonts w:eastAsia="黑体"/>
      <w:bCs/>
      <w:sz w:val="24"/>
      <w:szCs w:val="32"/>
    </w:rPr>
  </w:style>
  <w:style w:type="paragraph" w:styleId="41">
    <w:name w:val="heading 4"/>
    <w:basedOn w:val="a"/>
    <w:next w:val="a"/>
    <w:link w:val="42"/>
    <w:uiPriority w:val="9"/>
    <w:unhideWhenUsed/>
    <w:qFormat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Cs/>
      <w:sz w:val="24"/>
      <w:szCs w:val="28"/>
    </w:rPr>
  </w:style>
  <w:style w:type="paragraph" w:styleId="50">
    <w:name w:val="heading 5"/>
    <w:basedOn w:val="a"/>
    <w:next w:val="a"/>
    <w:link w:val="51"/>
    <w:uiPriority w:val="9"/>
    <w:unhideWhenUsed/>
    <w:qFormat/>
    <w:pPr>
      <w:keepNext/>
      <w:keepLines/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unhideWhenUsed/>
    <w:qFormat/>
    <w:pPr>
      <w:keepNext/>
      <w:keepLines/>
      <w:spacing w:before="240" w:after="64" w:line="320" w:lineRule="auto"/>
      <w:ind w:left="1152" w:hanging="1152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  <w:rPr>
      <w:rFonts w:ascii="Calibri" w:hAnsi="Calibri" w:cs="黑体"/>
      <w:szCs w:val="22"/>
    </w:rPr>
  </w:style>
  <w:style w:type="paragraph" w:styleId="a3">
    <w:name w:val="Normal Indent"/>
    <w:basedOn w:val="a"/>
    <w:link w:val="a4"/>
    <w:qFormat/>
    <w:pPr>
      <w:spacing w:line="360" w:lineRule="auto"/>
      <w:ind w:firstLineChars="200" w:firstLine="420"/>
    </w:pPr>
    <w:rPr>
      <w:rFonts w:ascii="宋体"/>
      <w:sz w:val="28"/>
    </w:rPr>
  </w:style>
  <w:style w:type="paragraph" w:styleId="a5">
    <w:name w:val="Document Map"/>
    <w:basedOn w:val="a"/>
    <w:link w:val="a6"/>
    <w:uiPriority w:val="99"/>
    <w:unhideWhenUsed/>
    <w:qFormat/>
    <w:rPr>
      <w:rFonts w:ascii="宋体"/>
      <w:sz w:val="18"/>
      <w:szCs w:val="18"/>
    </w:rPr>
  </w:style>
  <w:style w:type="paragraph" w:styleId="a7">
    <w:name w:val="annotation text"/>
    <w:basedOn w:val="a"/>
    <w:link w:val="a8"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  <w:rPr>
      <w:rFonts w:ascii="Calibri" w:hAnsi="Calibri" w:cs="黑体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  <w:rPr>
      <w:rFonts w:ascii="Calibri" w:hAnsi="Calibri" w:cs="黑体"/>
      <w:szCs w:val="22"/>
    </w:r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  <w:rPr>
      <w:rFonts w:ascii="Calibri" w:hAnsi="Calibri" w:cs="黑体"/>
      <w:szCs w:val="22"/>
    </w:rPr>
  </w:style>
  <w:style w:type="paragraph" w:styleId="af">
    <w:name w:val="Subtitle"/>
    <w:basedOn w:val="a"/>
    <w:next w:val="a"/>
    <w:link w:val="af0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  <w:rPr>
      <w:rFonts w:ascii="Calibri" w:hAnsi="Calibri" w:cs="黑体"/>
      <w:szCs w:val="2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9627"/>
      </w:tabs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  <w:rPr>
      <w:rFonts w:ascii="Calibri" w:hAnsi="Calibri" w:cs="黑体"/>
      <w:szCs w:val="22"/>
    </w:rPr>
  </w:style>
  <w:style w:type="paragraph" w:styleId="af1">
    <w:name w:val="Title"/>
    <w:basedOn w:val="a"/>
    <w:link w:val="af2"/>
    <w:uiPriority w:val="10"/>
    <w:qFormat/>
    <w:pPr>
      <w:jc w:val="center"/>
      <w:outlineLvl w:val="0"/>
    </w:pPr>
    <w:rPr>
      <w:rFonts w:ascii="Arial" w:eastAsia="黑体" w:hAnsi="Arial"/>
      <w:b/>
      <w:sz w:val="32"/>
      <w:szCs w:val="20"/>
    </w:rPr>
  </w:style>
  <w:style w:type="paragraph" w:styleId="af3">
    <w:name w:val="annotation subject"/>
    <w:basedOn w:val="a7"/>
    <w:next w:val="a7"/>
    <w:link w:val="af4"/>
    <w:uiPriority w:val="99"/>
    <w:semiHidden/>
    <w:unhideWhenUsed/>
    <w:qFormat/>
    <w:rPr>
      <w:b/>
      <w:bCs/>
    </w:rPr>
  </w:style>
  <w:style w:type="table" w:styleId="af5">
    <w:name w:val="Table Grid"/>
    <w:basedOn w:val="a1"/>
    <w:qFormat/>
    <w:rPr>
      <w:rFonts w:ascii="Calibri" w:eastAsia="宋体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7">
    <w:name w:val="Hyperlink"/>
    <w:basedOn w:val="a0"/>
    <w:uiPriority w:val="99"/>
    <w:qFormat/>
    <w:rPr>
      <w:color w:val="0000FF"/>
      <w:u w:val="single"/>
    </w:rPr>
  </w:style>
  <w:style w:type="character" w:styleId="af8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0"/>
    <w:link w:val="30"/>
    <w:uiPriority w:val="9"/>
    <w:qFormat/>
    <w:rPr>
      <w:rFonts w:ascii="Times New Roman" w:eastAsia="黑体" w:hAnsi="Times New Roman" w:cs="Times New Roman"/>
      <w:bCs/>
      <w:sz w:val="24"/>
      <w:szCs w:val="32"/>
    </w:rPr>
  </w:style>
  <w:style w:type="character" w:customStyle="1" w:styleId="42">
    <w:name w:val="标题 4 字符"/>
    <w:basedOn w:val="a0"/>
    <w:link w:val="41"/>
    <w:uiPriority w:val="9"/>
    <w:qFormat/>
    <w:rPr>
      <w:rFonts w:asciiTheme="majorHAnsi" w:eastAsiaTheme="majorEastAsia" w:hAnsiTheme="majorHAnsi" w:cstheme="majorBidi"/>
      <w:bCs/>
      <w:sz w:val="24"/>
      <w:szCs w:val="28"/>
    </w:rPr>
  </w:style>
  <w:style w:type="character" w:customStyle="1" w:styleId="51">
    <w:name w:val="标题 5 字符"/>
    <w:basedOn w:val="a0"/>
    <w:link w:val="50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1">
    <w:name w:val="标题 7 字符"/>
    <w:basedOn w:val="a0"/>
    <w:link w:val="70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ae">
    <w:name w:val="页眉 字符"/>
    <w:basedOn w:val="a0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标题 字符"/>
    <w:basedOn w:val="a0"/>
    <w:link w:val="af1"/>
    <w:uiPriority w:val="10"/>
    <w:qFormat/>
    <w:rPr>
      <w:rFonts w:ascii="Arial" w:eastAsia="黑体" w:hAnsi="Arial" w:cs="Times New Roman"/>
      <w:b/>
      <w:sz w:val="32"/>
      <w:szCs w:val="20"/>
    </w:rPr>
  </w:style>
  <w:style w:type="paragraph" w:customStyle="1" w:styleId="40">
    <w:name w:val="条标题4"/>
    <w:basedOn w:val="a"/>
    <w:qFormat/>
    <w:pPr>
      <w:numPr>
        <w:numId w:val="1"/>
      </w:numPr>
    </w:pPr>
    <w:rPr>
      <w:rFonts w:ascii="黑体" w:eastAsia="黑体"/>
      <w:sz w:val="24"/>
    </w:rPr>
  </w:style>
  <w:style w:type="paragraph" w:customStyle="1" w:styleId="af9">
    <w:name w:val="文件正文"/>
    <w:basedOn w:val="a"/>
    <w:qFormat/>
    <w:pPr>
      <w:ind w:right="210"/>
    </w:pPr>
    <w:rPr>
      <w:rFonts w:ascii="宋体" w:hAnsi="Calibri"/>
      <w:sz w:val="24"/>
      <w:szCs w:val="22"/>
    </w:rPr>
  </w:style>
  <w:style w:type="paragraph" w:customStyle="1" w:styleId="xl34">
    <w:name w:val="xl34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afa">
    <w:name w:val="章标题"/>
    <w:basedOn w:val="a"/>
    <w:link w:val="Char"/>
    <w:qFormat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Char">
    <w:name w:val="章标题 Char"/>
    <w:basedOn w:val="a0"/>
    <w:link w:val="afa"/>
    <w:qFormat/>
    <w:locked/>
    <w:rPr>
      <w:rFonts w:ascii="黑体" w:eastAsia="黑体" w:hAnsi="Times New Roman" w:cs="宋体"/>
      <w:sz w:val="24"/>
      <w:szCs w:val="20"/>
    </w:rPr>
  </w:style>
  <w:style w:type="character" w:customStyle="1" w:styleId="aa">
    <w:name w:val="批注框文本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b">
    <w:name w:val="List Paragraph"/>
    <w:basedOn w:val="a"/>
    <w:link w:val="afc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fc">
    <w:name w:val="列表段落 字符"/>
    <w:link w:val="afb"/>
    <w:uiPriority w:val="34"/>
    <w:qFormat/>
    <w:rPr>
      <w:rFonts w:ascii="Times New Roman" w:eastAsia="宋体" w:hAnsi="Times New Roman" w:cs="Times New Roman"/>
      <w:szCs w:val="24"/>
    </w:rPr>
  </w:style>
  <w:style w:type="character" w:customStyle="1" w:styleId="a8">
    <w:name w:val="批注文字 字符"/>
    <w:basedOn w:val="a0"/>
    <w:link w:val="a7"/>
    <w:qFormat/>
    <w:rPr>
      <w:rFonts w:ascii="Times New Roman" w:eastAsia="宋体" w:hAnsi="Times New Roman" w:cs="Times New Roman"/>
      <w:szCs w:val="24"/>
    </w:rPr>
  </w:style>
  <w:style w:type="character" w:customStyle="1" w:styleId="af4">
    <w:name w:val="批注主题 字符"/>
    <w:basedOn w:val="a8"/>
    <w:link w:val="af3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6">
    <w:name w:val="文档结构图 字符"/>
    <w:basedOn w:val="a0"/>
    <w:link w:val="a5"/>
    <w:uiPriority w:val="99"/>
    <w:qFormat/>
    <w:rPr>
      <w:rFonts w:ascii="宋体" w:eastAsia="宋体" w:hAnsi="Times New Roman" w:cs="Times New Roman"/>
      <w:sz w:val="18"/>
      <w:szCs w:val="18"/>
    </w:rPr>
  </w:style>
  <w:style w:type="paragraph" w:customStyle="1" w:styleId="afd">
    <w:name w:val="正文字体"/>
    <w:link w:val="Char0"/>
    <w:qFormat/>
    <w:pPr>
      <w:widowControl w:val="0"/>
      <w:adjustRightInd w:val="0"/>
      <w:snapToGrid w:val="0"/>
      <w:spacing w:line="420" w:lineRule="atLeast"/>
      <w:ind w:firstLineChars="200" w:firstLine="480"/>
    </w:pPr>
    <w:rPr>
      <w:rFonts w:ascii="Times New Roman" w:eastAsia="宋体" w:hAnsi="Times New Roman" w:cs="Times New Roman"/>
      <w:snapToGrid w:val="0"/>
      <w:sz w:val="24"/>
      <w:szCs w:val="24"/>
    </w:rPr>
  </w:style>
  <w:style w:type="character" w:customStyle="1" w:styleId="Char0">
    <w:name w:val="正文字体 Char"/>
    <w:basedOn w:val="a0"/>
    <w:link w:val="afd"/>
    <w:qFormat/>
    <w:rPr>
      <w:rFonts w:ascii="Times New Roman" w:eastAsia="宋体" w:hAnsi="Times New Roman" w:cs="Times New Roman"/>
      <w:snapToGrid w:val="0"/>
      <w:kern w:val="0"/>
      <w:sz w:val="24"/>
      <w:szCs w:val="24"/>
    </w:rPr>
  </w:style>
  <w:style w:type="paragraph" w:customStyle="1" w:styleId="Chart">
    <w:name w:val="Chart"/>
    <w:basedOn w:val="a"/>
    <w:qFormat/>
    <w:pPr>
      <w:jc w:val="center"/>
    </w:pPr>
    <w:rPr>
      <w:rFonts w:ascii="宋体" w:hAnsi="宋体"/>
      <w:sz w:val="18"/>
      <w:szCs w:val="21"/>
    </w:rPr>
  </w:style>
  <w:style w:type="paragraph" w:customStyle="1" w:styleId="SWIEE">
    <w:name w:val="章标题(SWIEE)"/>
    <w:next w:val="a"/>
    <w:qFormat/>
    <w:pPr>
      <w:adjustRightInd w:val="0"/>
      <w:snapToGrid w:val="0"/>
      <w:spacing w:before="120" w:after="120" w:line="300" w:lineRule="auto"/>
      <w:jc w:val="center"/>
    </w:pPr>
    <w:rPr>
      <w:rFonts w:ascii="黑体" w:eastAsia="黑体" w:hAnsi="宋体" w:cs="Times New Roman"/>
      <w:sz w:val="24"/>
    </w:rPr>
  </w:style>
  <w:style w:type="paragraph" w:customStyle="1" w:styleId="ddd">
    <w:name w:val="ddd"/>
    <w:basedOn w:val="a"/>
    <w:link w:val="dddChar"/>
    <w:qFormat/>
    <w:pPr>
      <w:spacing w:line="360" w:lineRule="auto"/>
      <w:ind w:firstLineChars="200" w:firstLine="480"/>
      <w:jc w:val="left"/>
    </w:pPr>
    <w:rPr>
      <w:rFonts w:asciiTheme="minorEastAsia" w:eastAsiaTheme="minorEastAsia" w:hAnsiTheme="minorEastAsia"/>
      <w:sz w:val="24"/>
    </w:rPr>
  </w:style>
  <w:style w:type="character" w:customStyle="1" w:styleId="dddChar">
    <w:name w:val="ddd Char"/>
    <w:basedOn w:val="a0"/>
    <w:link w:val="ddd"/>
    <w:qFormat/>
    <w:rPr>
      <w:rFonts w:asciiTheme="minorEastAsia" w:hAnsiTheme="minorEastAsia" w:cs="Times New Roman"/>
      <w:sz w:val="24"/>
      <w:szCs w:val="24"/>
    </w:rPr>
  </w:style>
  <w:style w:type="paragraph" w:customStyle="1" w:styleId="2">
    <w:name w:val="编号标题2"/>
    <w:next w:val="a"/>
    <w:link w:val="2Char"/>
    <w:qFormat/>
    <w:pPr>
      <w:numPr>
        <w:ilvl w:val="1"/>
        <w:numId w:val="2"/>
      </w:numPr>
      <w:spacing w:line="480" w:lineRule="auto"/>
      <w:ind w:left="840" w:hanging="420"/>
      <w:outlineLvl w:val="1"/>
    </w:pPr>
    <w:rPr>
      <w:rFonts w:ascii="黑体" w:eastAsia="黑体" w:hAnsi="黑体" w:cs="Times New Roman"/>
      <w:sz w:val="24"/>
    </w:rPr>
  </w:style>
  <w:style w:type="paragraph" w:customStyle="1" w:styleId="3">
    <w:name w:val="编号标题3"/>
    <w:next w:val="a"/>
    <w:link w:val="3Char"/>
    <w:qFormat/>
    <w:pPr>
      <w:numPr>
        <w:ilvl w:val="2"/>
        <w:numId w:val="2"/>
      </w:numPr>
      <w:spacing w:line="360" w:lineRule="auto"/>
      <w:ind w:left="1260" w:hanging="420"/>
      <w:outlineLvl w:val="2"/>
    </w:pPr>
    <w:rPr>
      <w:rFonts w:ascii="黑体" w:eastAsia="黑体" w:hAnsi="黑体" w:cs="Times New Roman"/>
      <w:sz w:val="24"/>
    </w:rPr>
  </w:style>
  <w:style w:type="paragraph" w:customStyle="1" w:styleId="4">
    <w:name w:val="编号标题4"/>
    <w:next w:val="a"/>
    <w:qFormat/>
    <w:pPr>
      <w:numPr>
        <w:ilvl w:val="3"/>
        <w:numId w:val="2"/>
      </w:numPr>
      <w:spacing w:line="360" w:lineRule="auto"/>
      <w:ind w:left="1680" w:hanging="420"/>
      <w:outlineLvl w:val="3"/>
    </w:pPr>
    <w:rPr>
      <w:rFonts w:ascii="黑体" w:eastAsia="黑体" w:hAnsi="黑体" w:cs="Times New Roman"/>
      <w:sz w:val="24"/>
    </w:rPr>
  </w:style>
  <w:style w:type="paragraph" w:customStyle="1" w:styleId="5">
    <w:name w:val="编号标题5"/>
    <w:next w:val="a"/>
    <w:qFormat/>
    <w:pPr>
      <w:numPr>
        <w:ilvl w:val="4"/>
        <w:numId w:val="2"/>
      </w:numPr>
      <w:spacing w:line="360" w:lineRule="auto"/>
      <w:ind w:left="2100" w:hanging="420"/>
      <w:outlineLvl w:val="4"/>
    </w:pPr>
    <w:rPr>
      <w:rFonts w:ascii="黑体" w:eastAsia="黑体" w:hAnsi="Times New Roman" w:cs="Times New Roman"/>
      <w:sz w:val="28"/>
    </w:rPr>
  </w:style>
  <w:style w:type="paragraph" w:customStyle="1" w:styleId="6">
    <w:name w:val="编号标题6"/>
    <w:next w:val="a"/>
    <w:qFormat/>
    <w:pPr>
      <w:numPr>
        <w:ilvl w:val="5"/>
        <w:numId w:val="2"/>
      </w:numPr>
      <w:spacing w:line="360" w:lineRule="auto"/>
      <w:ind w:left="2520" w:hanging="420"/>
      <w:outlineLvl w:val="5"/>
    </w:pPr>
    <w:rPr>
      <w:rFonts w:ascii="黑体" w:eastAsia="黑体" w:hAnsi="Times New Roman" w:cs="Times New Roman"/>
      <w:sz w:val="28"/>
    </w:rPr>
  </w:style>
  <w:style w:type="paragraph" w:customStyle="1" w:styleId="7">
    <w:name w:val="编号标题7"/>
    <w:next w:val="a"/>
    <w:qFormat/>
    <w:pPr>
      <w:numPr>
        <w:ilvl w:val="6"/>
        <w:numId w:val="2"/>
      </w:numPr>
      <w:spacing w:line="360" w:lineRule="auto"/>
      <w:ind w:left="2940" w:hanging="420"/>
      <w:outlineLvl w:val="6"/>
    </w:pPr>
    <w:rPr>
      <w:rFonts w:ascii="黑体" w:eastAsia="黑体" w:hAnsi="Times New Roman" w:cs="Times New Roman"/>
      <w:sz w:val="28"/>
    </w:rPr>
  </w:style>
  <w:style w:type="character" w:customStyle="1" w:styleId="3Char">
    <w:name w:val="编号标题3 Char"/>
    <w:basedOn w:val="a0"/>
    <w:link w:val="3"/>
    <w:qFormat/>
    <w:locked/>
    <w:rPr>
      <w:rFonts w:ascii="黑体" w:eastAsia="黑体" w:hAnsi="黑体" w:cs="Times New Roman"/>
      <w:kern w:val="0"/>
      <w:sz w:val="24"/>
      <w:szCs w:val="20"/>
    </w:rPr>
  </w:style>
  <w:style w:type="character" w:customStyle="1" w:styleId="2Char">
    <w:name w:val="编号标题2 Char"/>
    <w:basedOn w:val="a0"/>
    <w:link w:val="2"/>
    <w:qFormat/>
    <w:locked/>
    <w:rPr>
      <w:rFonts w:ascii="黑体" w:eastAsia="黑体" w:hAnsi="黑体" w:cs="Times New Roman"/>
      <w:kern w:val="0"/>
      <w:sz w:val="24"/>
      <w:szCs w:val="20"/>
    </w:rPr>
  </w:style>
  <w:style w:type="paragraph" w:customStyle="1" w:styleId="ggg">
    <w:name w:val="ggg"/>
    <w:basedOn w:val="a"/>
    <w:qFormat/>
    <w:pPr>
      <w:widowControl/>
      <w:numPr>
        <w:numId w:val="2"/>
      </w:numPr>
      <w:spacing w:line="480" w:lineRule="auto"/>
      <w:ind w:left="420" w:hanging="420"/>
      <w:jc w:val="left"/>
      <w:outlineLvl w:val="0"/>
    </w:pPr>
    <w:rPr>
      <w:rFonts w:ascii="黑体" w:eastAsia="黑体"/>
      <w:sz w:val="24"/>
    </w:rPr>
  </w:style>
  <w:style w:type="paragraph" w:customStyle="1" w:styleId="afe">
    <w:name w:val="表头"/>
    <w:basedOn w:val="a"/>
    <w:qFormat/>
    <w:pPr>
      <w:jc w:val="center"/>
    </w:pPr>
    <w:rPr>
      <w:rFonts w:ascii="宋体"/>
      <w:b/>
      <w:kern w:val="0"/>
      <w:szCs w:val="20"/>
    </w:rPr>
  </w:style>
  <w:style w:type="paragraph" w:customStyle="1" w:styleId="aff">
    <w:name w:val="表中文字"/>
    <w:basedOn w:val="a"/>
    <w:qFormat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12">
    <w:name w:val="不明显强调1"/>
    <w:basedOn w:val="a0"/>
    <w:uiPriority w:val="19"/>
    <w:qFormat/>
    <w:rPr>
      <w:rFonts w:asciiTheme="minorEastAsia" w:eastAsiaTheme="minorEastAsia" w:hAnsiTheme="minorEastAsia"/>
      <w:sz w:val="18"/>
    </w:rPr>
  </w:style>
  <w:style w:type="paragraph" w:customStyle="1" w:styleId="17878">
    <w:name w:val="样式 标题 1 + 黑体 小四 段前: 7.8 磅 段后: 7.8 磅"/>
    <w:basedOn w:val="1"/>
    <w:qFormat/>
    <w:pPr>
      <w:keepLines w:val="0"/>
      <w:spacing w:before="156" w:after="156" w:line="240" w:lineRule="auto"/>
      <w:ind w:left="900" w:hanging="420"/>
    </w:pPr>
    <w:rPr>
      <w:rFonts w:ascii="黑体" w:eastAsia="黑体" w:hAnsi="宋体" w:cs="宋体"/>
      <w:bCs w:val="0"/>
      <w:kern w:val="2"/>
      <w:sz w:val="24"/>
      <w:szCs w:val="20"/>
    </w:rPr>
  </w:style>
  <w:style w:type="paragraph" w:customStyle="1" w:styleId="A11">
    <w:name w:val="附录标题A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aff0">
    <w:name w:val="正文内容"/>
    <w:link w:val="Char1"/>
    <w:qFormat/>
    <w:pPr>
      <w:spacing w:line="360" w:lineRule="auto"/>
      <w:ind w:firstLineChars="200" w:firstLine="200"/>
    </w:pPr>
    <w:rPr>
      <w:rFonts w:ascii="宋体" w:eastAsia="宋体" w:hAnsi="Times New Roman" w:cs="Times New Roman"/>
      <w:kern w:val="2"/>
      <w:sz w:val="24"/>
      <w:szCs w:val="24"/>
    </w:rPr>
  </w:style>
  <w:style w:type="character" w:customStyle="1" w:styleId="Char1">
    <w:name w:val="正文内容 Char"/>
    <w:basedOn w:val="a0"/>
    <w:link w:val="aff0"/>
    <w:qFormat/>
    <w:rPr>
      <w:rFonts w:ascii="宋体" w:eastAsia="宋体" w:hAnsi="Times New Roman" w:cs="Times New Roman"/>
      <w:sz w:val="24"/>
      <w:szCs w:val="24"/>
    </w:rPr>
  </w:style>
  <w:style w:type="character" w:customStyle="1" w:styleId="Char2">
    <w:name w:val="标准正文 Char"/>
    <w:link w:val="aff1"/>
    <w:qFormat/>
    <w:locked/>
    <w:rPr>
      <w:rFonts w:ascii="宋体" w:hAnsi="Times New Roman"/>
      <w:kern w:val="28"/>
      <w:sz w:val="28"/>
    </w:rPr>
  </w:style>
  <w:style w:type="paragraph" w:customStyle="1" w:styleId="aff1">
    <w:name w:val="标准正文"/>
    <w:basedOn w:val="a"/>
    <w:link w:val="Char2"/>
    <w:qFormat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A10">
    <w:name w:val="附录标题A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aff2">
    <w:name w:val="附录"/>
    <w:next w:val="afd"/>
    <w:qFormat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eastAsia="黑体" w:hAnsi="Times New Roman" w:cs="Calibri"/>
      <w:snapToGrid w:val="0"/>
      <w:sz w:val="24"/>
      <w:szCs w:val="28"/>
    </w:rPr>
  </w:style>
  <w:style w:type="paragraph" w:customStyle="1" w:styleId="101-">
    <w:name w:val="101-表内容"/>
    <w:basedOn w:val="a"/>
    <w:qFormat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Char10">
    <w:name w:val="批注文字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customStyle="1" w:styleId="A11111">
    <w:name w:val="附录标题A.1.1.1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eastAsia="宋体" w:hAnsi="Times New Roman" w:cs="Calibri"/>
      <w:kern w:val="2"/>
      <w:sz w:val="24"/>
    </w:rPr>
  </w:style>
  <w:style w:type="paragraph" w:customStyle="1" w:styleId="178781">
    <w:name w:val="样式 标题 1 + 黑体 小四 段前: 7.8 磅 段后: 7.8 磅1"/>
    <w:basedOn w:val="1"/>
    <w:qFormat/>
    <w:pPr>
      <w:tabs>
        <w:tab w:val="left" w:pos="432"/>
      </w:tabs>
      <w:spacing w:before="156" w:after="156" w:line="240" w:lineRule="auto"/>
      <w:ind w:left="432" w:hanging="432"/>
    </w:pPr>
    <w:rPr>
      <w:rFonts w:ascii="黑体" w:eastAsia="黑体" w:hAnsi="宋体" w:cs="宋体"/>
      <w:bCs w:val="0"/>
      <w:kern w:val="2"/>
      <w:sz w:val="24"/>
      <w:szCs w:val="20"/>
    </w:rPr>
  </w:style>
  <w:style w:type="paragraph" w:customStyle="1" w:styleId="aff3">
    <w:name w:val="图编号"/>
    <w:next w:val="afd"/>
    <w:qFormat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eastAsia="黑体" w:hAnsi="Times New Roman" w:cs="Calibri"/>
      <w:snapToGrid w:val="0"/>
      <w:sz w:val="21"/>
      <w:szCs w:val="21"/>
    </w:rPr>
  </w:style>
  <w:style w:type="paragraph" w:customStyle="1" w:styleId="A1111">
    <w:name w:val="附录标题A.1.1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37878">
    <w:name w:val="样式 标题 3 + 黑体 小四 非加粗 段前: 7.8 磅 段后: 7.8 磅 行距: 单倍行距"/>
    <w:basedOn w:val="30"/>
    <w:qFormat/>
    <w:pPr>
      <w:tabs>
        <w:tab w:val="left" w:pos="432"/>
        <w:tab w:val="left" w:pos="720"/>
      </w:tabs>
      <w:spacing w:before="156" w:after="156" w:line="240" w:lineRule="auto"/>
    </w:pPr>
    <w:rPr>
      <w:rFonts w:ascii="黑体" w:cs="宋体"/>
      <w:b/>
      <w:bCs w:val="0"/>
      <w:szCs w:val="20"/>
    </w:rPr>
  </w:style>
  <w:style w:type="paragraph" w:customStyle="1" w:styleId="aff4">
    <w:name w:val="表编号"/>
    <w:next w:val="a"/>
    <w:qFormat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eastAsia="黑体" w:hAnsi="Times New Roman" w:cs="Calibri"/>
      <w:snapToGrid w:val="0"/>
      <w:sz w:val="21"/>
      <w:szCs w:val="28"/>
    </w:rPr>
  </w:style>
  <w:style w:type="character" w:customStyle="1" w:styleId="Char11">
    <w:name w:val="文档结构图 Char1"/>
    <w:basedOn w:val="a0"/>
    <w:uiPriority w:val="99"/>
    <w:semiHidden/>
    <w:qFormat/>
    <w:rPr>
      <w:rFonts w:ascii="Microsoft YaHei UI" w:eastAsia="Microsoft YaHei UI" w:hAnsi="Times New Roman" w:cs="Times New Roman"/>
      <w:sz w:val="18"/>
      <w:szCs w:val="18"/>
    </w:rPr>
  </w:style>
  <w:style w:type="paragraph" w:customStyle="1" w:styleId="TOP">
    <w:name w:val="TOP"/>
    <w:basedOn w:val="a"/>
    <w:qFormat/>
    <w:pPr>
      <w:spacing w:line="420" w:lineRule="exact"/>
      <w:jc w:val="center"/>
    </w:pPr>
    <w:rPr>
      <w:rFonts w:ascii="黑体" w:eastAsia="黑体" w:hAnsi="黑体"/>
      <w:szCs w:val="28"/>
    </w:rPr>
  </w:style>
  <w:style w:type="paragraph" w:customStyle="1" w:styleId="aff5">
    <w:name w:val="仿宋"/>
    <w:basedOn w:val="a"/>
    <w:next w:val="a"/>
    <w:qFormat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  <w:rPr>
      <w:rFonts w:eastAsiaTheme="minorEastAsia" w:cstheme="minorBidi"/>
    </w:rPr>
  </w:style>
  <w:style w:type="paragraph" w:customStyle="1" w:styleId="A111">
    <w:name w:val="附录标题A.1.1.1"/>
    <w:next w:val="afd"/>
    <w:qFormat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eastAsia="宋体" w:hAnsi="Times New Roman" w:cs="Calibri"/>
      <w:snapToGrid w:val="0"/>
      <w:sz w:val="24"/>
      <w:szCs w:val="28"/>
    </w:rPr>
  </w:style>
  <w:style w:type="paragraph" w:customStyle="1" w:styleId="TOC11">
    <w:name w:val="TOC 标题1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eastAsia="黑体" w:hAnsi="Cambria"/>
      <w:b w:val="0"/>
      <w:color w:val="365F91"/>
      <w:kern w:val="0"/>
      <w:sz w:val="28"/>
      <w:szCs w:val="28"/>
    </w:rPr>
  </w:style>
  <w:style w:type="paragraph" w:customStyle="1" w:styleId="210">
    <w:name w:val="标题 21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310">
    <w:name w:val="目录 31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2Char1">
    <w:name w:val="标题 2 Char1"/>
    <w:basedOn w:val="a0"/>
    <w:uiPriority w:val="9"/>
    <w:semiHidden/>
    <w:qFormat/>
    <w:rPr>
      <w:rFonts w:ascii="Calibri Light" w:eastAsia="宋体" w:hAnsi="Calibri Light" w:cs="Times New Roman"/>
      <w:b/>
      <w:bCs/>
      <w:sz w:val="32"/>
      <w:szCs w:val="32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4">
    <w:name w:val="正文缩进 字符"/>
    <w:link w:val="a3"/>
    <w:qFormat/>
    <w:rPr>
      <w:rFonts w:ascii="宋体" w:eastAsia="宋体" w:hAnsi="Times New Roman" w:cs="Times New Roman"/>
      <w:sz w:val="28"/>
      <w:szCs w:val="24"/>
    </w:rPr>
  </w:style>
  <w:style w:type="paragraph" w:customStyle="1" w:styleId="22">
    <w:name w:val="修订2"/>
    <w:hidden/>
    <w:uiPriority w:val="99"/>
    <w:unhideWhenUsed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32">
    <w:name w:val="修订3"/>
    <w:hidden/>
    <w:uiPriority w:val="99"/>
    <w:unhideWhenUsed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0">
    <w:name w:val="副标题 字符"/>
    <w:basedOn w:val="a0"/>
    <w:link w:val="af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f6">
    <w:name w:val="Quote"/>
    <w:basedOn w:val="a"/>
    <w:next w:val="a"/>
    <w:link w:val="aff7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f7">
    <w:name w:val="引用 字符"/>
    <w:basedOn w:val="a0"/>
    <w:link w:val="aff6"/>
    <w:uiPriority w:val="29"/>
    <w:qFormat/>
    <w:rPr>
      <w:i/>
      <w:iCs/>
      <w:color w:val="404040" w:themeColor="text1" w:themeTint="BF"/>
      <w:kern w:val="2"/>
      <w:sz w:val="21"/>
      <w:szCs w:val="22"/>
    </w:rPr>
  </w:style>
  <w:style w:type="character" w:customStyle="1" w:styleId="14">
    <w:name w:val="明显强调1"/>
    <w:basedOn w:val="a0"/>
    <w:uiPriority w:val="21"/>
    <w:qFormat/>
    <w:rPr>
      <w:i/>
      <w:iCs/>
      <w:color w:val="365F91" w:themeColor="accent1" w:themeShade="BF"/>
    </w:rPr>
  </w:style>
  <w:style w:type="paragraph" w:styleId="aff8">
    <w:name w:val="Intense Quote"/>
    <w:basedOn w:val="a"/>
    <w:next w:val="a"/>
    <w:link w:val="aff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szCs w:val="22"/>
    </w:rPr>
  </w:style>
  <w:style w:type="character" w:customStyle="1" w:styleId="aff9">
    <w:name w:val="明显引用 字符"/>
    <w:basedOn w:val="a0"/>
    <w:link w:val="aff8"/>
    <w:uiPriority w:val="30"/>
    <w:qFormat/>
    <w:rPr>
      <w:i/>
      <w:iCs/>
      <w:color w:val="365F91" w:themeColor="accent1" w:themeShade="BF"/>
      <w:kern w:val="2"/>
      <w:sz w:val="21"/>
      <w:szCs w:val="22"/>
    </w:rPr>
  </w:style>
  <w:style w:type="character" w:customStyle="1" w:styleId="15">
    <w:name w:val="明显参考1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affa">
    <w:name w:val="标准文件_段"/>
    <w:qFormat/>
    <w:pPr>
      <w:widowControl w:val="0"/>
      <w:spacing w:after="160" w:line="360" w:lineRule="auto"/>
      <w:ind w:firstLineChars="200" w:firstLine="480"/>
      <w:jc w:val="both"/>
    </w:pPr>
    <w:rPr>
      <w:rFonts w:ascii="Times New Roman" w:eastAsia="宋体" w:hAnsi="Times New Roman" w:cs="Times New Roman"/>
      <w:kern w:val="2"/>
      <w:sz w:val="24"/>
    </w:rPr>
  </w:style>
  <w:style w:type="paragraph" w:customStyle="1" w:styleId="affb">
    <w:name w:val="图"/>
    <w:next w:val="a"/>
    <w:qFormat/>
    <w:pPr>
      <w:spacing w:after="160" w:line="360" w:lineRule="auto"/>
      <w:jc w:val="center"/>
    </w:pPr>
    <w:rPr>
      <w:rFonts w:ascii="黑体" w:eastAsia="黑体" w:hAnsi="黑体" w:cs="Times New Roman"/>
      <w:kern w:val="2"/>
      <w:sz w:val="24"/>
      <w:szCs w:val="24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fc">
    <w:name w:val="Revision"/>
    <w:hidden/>
    <w:uiPriority w:val="99"/>
    <w:unhideWhenUsed/>
    <w:rsid w:val="00C33F85"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ommentsIds.xml" Type="http://schemas.microsoft.com/office/2016/09/relationships/commentsIds"/><Relationship Id="rId11" Target="commentsExtensible.xml" Type="http://schemas.microsoft.com/office/2018/08/relationships/commentsExtensible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people.xml" Type="http://schemas.microsoft.com/office/2011/relationships/people"/><Relationship Id="rId15" Target="theme/theme1.xml" Type="http://schemas.openxmlformats.org/officeDocument/2006/relationships/theme"/><Relationship Id="rId16" Target="header1.xml" Type="http://schemas.openxmlformats.org/officeDocument/2006/relationships/head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omments.xml" Type="http://schemas.openxmlformats.org/officeDocument/2006/relationships/comments"/><Relationship Id="rId9" Target="commentsExtended.xml" Type="http://schemas.microsoft.com/office/2011/relationships/commentsExtended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40E35-B599-46FA-922D-AD48501EF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72</Pages>
  <Words>19586</Words>
  <Characters>34278</Characters>
  <Application>Microsoft Office Word</Application>
  <DocSecurity>0</DocSecurity>
  <Lines>11426</Lines>
  <Paragraphs>10772</Paragraphs>
  <ScaleCrop>false</ScaleCrop>
  <Company/>
  <LinksUpToDate>false</LinksUpToDate>
  <CharactersWithSpaces>43092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2026-01-18T12:05:00Z</dcterms:created>
  <dc:creator>贾盈盈</dc:creator>
  <cp:lastModifiedBy>yaozu long</cp:lastModifiedBy>
  <cp:lastPrinted>2025-09-02T02:33:00Z</cp:lastPrinted>
  <dcterms:modified xsi:type="dcterms:W3CDTF">2026-01-18T12:05:00Z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AC9636260BB34C748616245111EAC027_13</vt:lpwstr>
  </property>
  <property fmtid="{D5CDD505-2E9C-101B-9397-08002B2CF9AE}" pid="4" name="KSOTemplateDocerSaveRecord">
    <vt:lpwstr>eyJoZGlkIjoiMzQzOWU2ODEyNWM0OTk3ZWU2ZjRlYTkyMWQ0N2EwNjMiLCJ1c2VySWQiOiI2NDg2NTUzNDkifQ==</vt:lpwstr>
  </property>
</Properties>
</file>