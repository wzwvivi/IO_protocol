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commentsExtensible+xml" PartName="/word/commentsExtensibl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04A2" w14:textId="77777777" w:rsidR="00543D5D" w:rsidRPr="00D05CD2" w:rsidRDefault="006E20DC">
      <w:pPr>
        <w:tabs>
          <w:tab w:val="left" w:pos="576"/>
          <w:tab w:val="left" w:pos="720"/>
        </w:tabs>
        <w:spacing w:beforeLines="50" w:before="120" w:afterLines="50" w:after="120" w:line="500" w:lineRule="exact"/>
        <w:jc w:val="center"/>
        <w:outlineLvl w:val="0"/>
        <w:rPr>
          <w:rFonts w:ascii="黑体" w:eastAsia="黑体" w:hAnsi="黑体" w:hint="eastAsia"/>
          <w:sz w:val="22"/>
          <w:szCs w:val="22"/>
        </w:rPr>
      </w:pPr>
      <w:r w:rsidRPr="00D05CD2">
        <w:rPr>
          <w:rFonts w:ascii="黑体" w:eastAsia="黑体" w:hAnsi="黑体" w:hint="eastAsia"/>
          <w:sz w:val="22"/>
          <w:szCs w:val="22"/>
        </w:rPr>
        <w:t>机轮刹车系统通信协议</w:t>
      </w:r>
    </w:p>
    <w:p w14:paraId="2C647330" w14:textId="77777777" w:rsidR="00543D5D" w:rsidRPr="00D05CD2" w:rsidRDefault="006E20DC">
      <w:pPr>
        <w:pStyle w:val="20"/>
      </w:pPr>
      <w:bookmarkStart w:id="0" w:name="_Toc22046"/>
      <w:bookmarkStart w:id="1" w:name="_Toc8238"/>
      <w:bookmarkStart w:id="2" w:name="OLE_LINK30"/>
      <w:r w:rsidRPr="00D05CD2">
        <w:rPr>
          <w:rFonts w:hint="eastAsia"/>
        </w:rPr>
        <w:t>总线信号定义整体说明</w:t>
      </w:r>
      <w:bookmarkStart w:id="3" w:name="_Toc19101"/>
      <w:bookmarkStart w:id="4" w:name="_Toc25250"/>
      <w:bookmarkEnd w:id="0"/>
      <w:bookmarkEnd w:id="1"/>
    </w:p>
    <w:p w14:paraId="486D367C" w14:textId="77777777" w:rsidR="00543D5D" w:rsidRPr="00D05CD2" w:rsidRDefault="006E20DC">
      <w:pPr>
        <w:pStyle w:val="30"/>
      </w:pPr>
      <w:r w:rsidRPr="00D05CD2">
        <w:t>发送</w:t>
      </w:r>
      <w:r w:rsidRPr="00D05CD2">
        <w:t>A429</w:t>
      </w:r>
      <w:r w:rsidRPr="00D05CD2">
        <w:t>信号</w:t>
      </w:r>
      <w:r w:rsidRPr="00D05CD2">
        <w:t>SDI</w:t>
      </w:r>
      <w:r w:rsidRPr="00D05CD2">
        <w:t>定义</w:t>
      </w:r>
      <w:bookmarkEnd w:id="3"/>
      <w:bookmarkEnd w:id="4"/>
    </w:p>
    <w:p w14:paraId="7AFF2276" w14:textId="77777777" w:rsidR="00543D5D" w:rsidRPr="00D05CD2" w:rsidRDefault="006E20DC">
      <w:r w:rsidRPr="00D05CD2">
        <w:rPr>
          <w:rFonts w:hint="eastAsia"/>
        </w:rPr>
        <w:t>机轮刹车系统通过</w:t>
      </w:r>
      <w:r w:rsidRPr="00D05CD2">
        <w:rPr>
          <w:rFonts w:hint="eastAsia"/>
        </w:rPr>
        <w:t>A429</w:t>
      </w:r>
      <w:r w:rsidRPr="00D05CD2">
        <w:rPr>
          <w:rFonts w:hint="eastAsia"/>
        </w:rPr>
        <w:t>总线发出的消息以各</w:t>
      </w:r>
      <w:r w:rsidRPr="00D05CD2">
        <w:rPr>
          <w:rFonts w:hint="eastAsia"/>
        </w:rPr>
        <w:t>Label bit9</w:t>
      </w:r>
      <w:r w:rsidRPr="00D05CD2">
        <w:rPr>
          <w:rFonts w:hint="eastAsia"/>
        </w:rPr>
        <w:t>和</w:t>
      </w:r>
      <w:r w:rsidRPr="00D05CD2">
        <w:rPr>
          <w:rFonts w:hint="eastAsia"/>
        </w:rPr>
        <w:t xml:space="preserve">bit10 </w:t>
      </w:r>
      <w:r w:rsidRPr="00D05CD2">
        <w:rPr>
          <w:rFonts w:hint="eastAsia"/>
        </w:rPr>
        <w:t>组成的</w:t>
      </w:r>
      <w:r w:rsidRPr="00D05CD2">
        <w:rPr>
          <w:rFonts w:hint="eastAsia"/>
        </w:rPr>
        <w:t>SDI</w:t>
      </w:r>
      <w:r w:rsidRPr="00D05CD2">
        <w:rPr>
          <w:rFonts w:hint="eastAsia"/>
        </w:rPr>
        <w:t>区分</w:t>
      </w:r>
      <w:r w:rsidRPr="00D05CD2">
        <w:rPr>
          <w:rFonts w:hint="eastAsia"/>
        </w:rPr>
        <w:t>ABCU</w:t>
      </w:r>
      <w:r w:rsidRPr="00D05CD2">
        <w:rPr>
          <w:rFonts w:hint="eastAsia"/>
        </w:rPr>
        <w:t>和</w:t>
      </w:r>
      <w:r w:rsidRPr="00D05CD2">
        <w:rPr>
          <w:rFonts w:hint="eastAsia"/>
        </w:rPr>
        <w:t>BCMU</w:t>
      </w:r>
      <w:r w:rsidRPr="00D05CD2">
        <w:rPr>
          <w:rFonts w:hint="eastAsia"/>
        </w:rPr>
        <w:t>，原则见表</w:t>
      </w:r>
      <w:r w:rsidRPr="00D05CD2">
        <w:rPr>
          <w:rFonts w:hint="eastAsia"/>
        </w:rPr>
        <w:t>1</w:t>
      </w:r>
      <w:r w:rsidRPr="00D05CD2">
        <w:rPr>
          <w:rFonts w:hint="eastAsia"/>
        </w:rPr>
        <w:t>所示。</w:t>
      </w:r>
    </w:p>
    <w:p w14:paraId="5E016321" w14:textId="77777777" w:rsidR="00543D5D" w:rsidRPr="00D05CD2" w:rsidRDefault="006E20DC">
      <w:pPr>
        <w:pStyle w:val="affb"/>
        <w:adjustRightInd w:val="0"/>
        <w:snapToGrid w:val="0"/>
        <w:rPr>
          <w:rFonts w:cs="黑体" w:hint="eastAsia"/>
        </w:rPr>
      </w:pPr>
      <w:bookmarkStart w:id="5" w:name="_Toc20959"/>
      <w:r w:rsidRPr="00D05CD2">
        <w:rPr>
          <w:rFonts w:cs="黑体"/>
        </w:rPr>
        <w:t xml:space="preserve">表1  </w:t>
      </w:r>
      <w:r w:rsidRPr="00D05CD2">
        <w:rPr>
          <w:rFonts w:cs="黑体" w:hint="eastAsia"/>
        </w:rPr>
        <w:t>机轮刹车系统发送信号</w:t>
      </w:r>
      <w:r w:rsidRPr="00D05CD2">
        <w:rPr>
          <w:rFonts w:cs="黑体"/>
        </w:rPr>
        <w:t>SDI原则</w:t>
      </w:r>
      <w:bookmarkEnd w:id="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1828"/>
        <w:gridCol w:w="3839"/>
      </w:tblGrid>
      <w:tr w:rsidR="00543D5D" w:rsidRPr="00D05CD2" w14:paraId="63F85D3A" w14:textId="77777777">
        <w:trPr>
          <w:tblHeader/>
          <w:jc w:val="center"/>
        </w:trPr>
        <w:tc>
          <w:tcPr>
            <w:tcW w:w="3656" w:type="dxa"/>
            <w:gridSpan w:val="2"/>
            <w:tcMar>
              <w:left w:w="60" w:type="dxa"/>
              <w:right w:w="60" w:type="dxa"/>
            </w:tcMar>
            <w:vAlign w:val="center"/>
          </w:tcPr>
          <w:p w14:paraId="4B6CA826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BIT</w:t>
            </w:r>
          </w:p>
        </w:tc>
        <w:tc>
          <w:tcPr>
            <w:tcW w:w="3839" w:type="dxa"/>
            <w:vMerge w:val="restart"/>
            <w:tcMar>
              <w:left w:w="60" w:type="dxa"/>
              <w:right w:w="60" w:type="dxa"/>
            </w:tcMar>
            <w:vAlign w:val="center"/>
          </w:tcPr>
          <w:p w14:paraId="2F546A3C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含义</w:t>
            </w:r>
          </w:p>
        </w:tc>
      </w:tr>
      <w:tr w:rsidR="00543D5D" w:rsidRPr="00D05CD2" w14:paraId="5C00AB81" w14:textId="77777777">
        <w:trPr>
          <w:jc w:val="center"/>
        </w:trPr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 w14:paraId="592161D4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10</w:t>
            </w:r>
          </w:p>
        </w:tc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 w14:paraId="4E28EBFD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9</w:t>
            </w:r>
          </w:p>
        </w:tc>
        <w:tc>
          <w:tcPr>
            <w:tcW w:w="3839" w:type="dxa"/>
            <w:vMerge/>
            <w:tcMar>
              <w:left w:w="60" w:type="dxa"/>
              <w:right w:w="60" w:type="dxa"/>
            </w:tcMar>
            <w:vAlign w:val="center"/>
          </w:tcPr>
          <w:p w14:paraId="2F2904B2" w14:textId="77777777" w:rsidR="00543D5D" w:rsidRPr="00D05CD2" w:rsidRDefault="00543D5D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 w:rsidR="00543D5D" w:rsidRPr="00D05CD2" w14:paraId="3AA20FF9" w14:textId="77777777">
        <w:trPr>
          <w:jc w:val="center"/>
        </w:trPr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 w14:paraId="6A3CF493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1</w:t>
            </w:r>
          </w:p>
        </w:tc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 w14:paraId="1E1A99A1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0</w:t>
            </w:r>
          </w:p>
        </w:tc>
        <w:tc>
          <w:tcPr>
            <w:tcW w:w="3839" w:type="dxa"/>
            <w:tcMar>
              <w:left w:w="60" w:type="dxa"/>
              <w:right w:w="60" w:type="dxa"/>
            </w:tcMar>
            <w:vAlign w:val="center"/>
          </w:tcPr>
          <w:p w14:paraId="63DBA0CD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ABCU</w:t>
            </w:r>
          </w:p>
        </w:tc>
      </w:tr>
      <w:tr w:rsidR="00543D5D" w:rsidRPr="00D05CD2" w14:paraId="21721939" w14:textId="77777777">
        <w:trPr>
          <w:jc w:val="center"/>
        </w:trPr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 w14:paraId="52F99168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0</w:t>
            </w:r>
          </w:p>
        </w:tc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 w14:paraId="1D07D816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1</w:t>
            </w:r>
          </w:p>
        </w:tc>
        <w:tc>
          <w:tcPr>
            <w:tcW w:w="3839" w:type="dxa"/>
            <w:tcMar>
              <w:left w:w="60" w:type="dxa"/>
              <w:right w:w="60" w:type="dxa"/>
            </w:tcMar>
            <w:vAlign w:val="center"/>
          </w:tcPr>
          <w:p w14:paraId="2EC76322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BCMU</w:t>
            </w:r>
          </w:p>
        </w:tc>
      </w:tr>
      <w:bookmarkEnd w:id="2"/>
    </w:tbl>
    <w:p w14:paraId="0648FE4C" w14:textId="77777777" w:rsidR="00543D5D" w:rsidRDefault="00543D5D"/>
    <w:p w14:paraId="300D84B3" w14:textId="491E942E" w:rsidR="00905B06" w:rsidRDefault="00905B06">
      <w:r>
        <w:rPr>
          <w:rFonts w:hint="eastAsia"/>
        </w:rPr>
        <w:t>429</w:t>
      </w:r>
      <w:r>
        <w:rPr>
          <w:rFonts w:hint="eastAsia"/>
        </w:rPr>
        <w:t>通讯中仅</w:t>
      </w:r>
      <w:r>
        <w:rPr>
          <w:rFonts w:hint="eastAsia"/>
        </w:rPr>
        <w:t>FCC</w:t>
      </w:r>
      <w:r>
        <w:rPr>
          <w:rFonts w:hint="eastAsia"/>
        </w:rPr>
        <w:t>发送指令的通讯周期为</w:t>
      </w:r>
      <w:r>
        <w:rPr>
          <w:rFonts w:hint="eastAsia"/>
        </w:rPr>
        <w:t>20ms</w:t>
      </w:r>
      <w:r>
        <w:rPr>
          <w:rFonts w:hint="eastAsia"/>
        </w:rPr>
        <w:t>；其他</w:t>
      </w:r>
      <w:r>
        <w:rPr>
          <w:rFonts w:hint="eastAsia"/>
        </w:rPr>
        <w:t>429</w:t>
      </w:r>
      <w:r>
        <w:rPr>
          <w:rFonts w:hint="eastAsia"/>
        </w:rPr>
        <w:t>字节的通讯周期均为</w:t>
      </w:r>
      <w:r>
        <w:rPr>
          <w:rFonts w:hint="eastAsia"/>
        </w:rPr>
        <w:t>100ms</w:t>
      </w:r>
      <w:r>
        <w:rPr>
          <w:rFonts w:hint="eastAsia"/>
        </w:rPr>
        <w:t>。</w:t>
      </w:r>
    </w:p>
    <w:p w14:paraId="745EE080" w14:textId="77777777" w:rsidR="00B236D2" w:rsidRDefault="00B236D2"/>
    <w:p w14:paraId="7E61598A" w14:textId="007037CA" w:rsidR="00B236D2" w:rsidRDefault="00B236D2">
      <w:r>
        <w:rPr>
          <w:rFonts w:hint="eastAsia"/>
        </w:rPr>
        <w:t>接收轮载信号</w:t>
      </w:r>
      <w:r w:rsidR="0088044E">
        <w:rPr>
          <w:rFonts w:hint="eastAsia"/>
        </w:rPr>
        <w:t>(</w:t>
      </w:r>
      <w:proofErr w:type="spellStart"/>
      <w:r w:rsidR="0088044E">
        <w:rPr>
          <w:rFonts w:hint="eastAsia"/>
        </w:rPr>
        <w:t>labbel</w:t>
      </w:r>
      <w:proofErr w:type="spellEnd"/>
      <w:r w:rsidR="0088044E">
        <w:rPr>
          <w:rFonts w:hint="eastAsia"/>
        </w:rPr>
        <w:t>；</w:t>
      </w:r>
      <w:r w:rsidR="0088044E">
        <w:rPr>
          <w:rFonts w:hint="eastAsia"/>
        </w:rPr>
        <w:t>273</w:t>
      </w:r>
      <w:r w:rsidR="0088044E">
        <w:rPr>
          <w:rFonts w:hint="eastAsia"/>
        </w:rPr>
        <w:t>、</w:t>
      </w:r>
      <w:r w:rsidR="0088044E">
        <w:rPr>
          <w:rFonts w:hint="eastAsia"/>
        </w:rPr>
        <w:t>274)</w:t>
      </w:r>
      <w:r>
        <w:rPr>
          <w:rFonts w:hint="eastAsia"/>
        </w:rPr>
        <w:t>只有</w:t>
      </w:r>
      <w:r>
        <w:rPr>
          <w:rFonts w:hint="eastAsia"/>
        </w:rPr>
        <w:t>DIU4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有</w:t>
      </w:r>
      <w:r w:rsidR="0088044E">
        <w:rPr>
          <w:rFonts w:hint="eastAsia"/>
        </w:rPr>
        <w:t>（每个</w:t>
      </w:r>
      <w:r w:rsidR="0088044E">
        <w:rPr>
          <w:rFonts w:hint="eastAsia"/>
        </w:rPr>
        <w:t>DIU</w:t>
      </w:r>
      <w:r w:rsidR="0088044E">
        <w:rPr>
          <w:rFonts w:hint="eastAsia"/>
        </w:rPr>
        <w:t>分别有两个</w:t>
      </w:r>
      <w:r w:rsidR="0088044E">
        <w:rPr>
          <w:rFonts w:hint="eastAsia"/>
        </w:rPr>
        <w:t>273</w:t>
      </w:r>
      <w:r w:rsidR="0088044E">
        <w:rPr>
          <w:rFonts w:hint="eastAsia"/>
        </w:rPr>
        <w:t>、和</w:t>
      </w:r>
      <w:r w:rsidR="0088044E">
        <w:rPr>
          <w:rFonts w:hint="eastAsia"/>
        </w:rPr>
        <w:t>274</w:t>
      </w:r>
      <w:r w:rsidR="0088044E"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DIU6</w:t>
      </w:r>
      <w:r>
        <w:rPr>
          <w:rFonts w:hint="eastAsia"/>
        </w:rPr>
        <w:t>没有轮载信号。</w:t>
      </w:r>
      <w:r w:rsidR="0088044E">
        <w:rPr>
          <w:rFonts w:hint="eastAsia"/>
        </w:rPr>
        <w:t>需要通过主</w:t>
      </w:r>
      <w:proofErr w:type="gramStart"/>
      <w:r w:rsidR="0088044E">
        <w:rPr>
          <w:rFonts w:hint="eastAsia"/>
        </w:rPr>
        <w:t>备状态</w:t>
      </w:r>
      <w:proofErr w:type="gramEnd"/>
      <w:r w:rsidR="0088044E">
        <w:rPr>
          <w:rFonts w:hint="eastAsia"/>
        </w:rPr>
        <w:t>决定采信哪个</w:t>
      </w:r>
      <w:r w:rsidR="0088044E">
        <w:rPr>
          <w:rFonts w:hint="eastAsia"/>
        </w:rPr>
        <w:t>273</w:t>
      </w:r>
      <w:r w:rsidR="0088044E">
        <w:rPr>
          <w:rFonts w:hint="eastAsia"/>
        </w:rPr>
        <w:t>和</w:t>
      </w:r>
      <w:r w:rsidR="0088044E">
        <w:rPr>
          <w:rFonts w:hint="eastAsia"/>
        </w:rPr>
        <w:t>274</w:t>
      </w:r>
      <w:r w:rsidR="0088044E">
        <w:rPr>
          <w:rFonts w:hint="eastAsia"/>
        </w:rPr>
        <w:t>。</w:t>
      </w:r>
    </w:p>
    <w:p w14:paraId="721B583B" w14:textId="77777777" w:rsidR="006D48A4" w:rsidRPr="0088044E" w:rsidRDefault="006D48A4"/>
    <w:p w14:paraId="412C33A3" w14:textId="438BFCB1" w:rsidR="006D48A4" w:rsidRDefault="006D48A4">
      <w:r>
        <w:rPr>
          <w:rFonts w:hint="eastAsia"/>
        </w:rPr>
        <w:t>BMCU-</w:t>
      </w:r>
      <w:r w:rsidR="0088044E">
        <w:rPr>
          <w:rFonts w:hint="eastAsia"/>
        </w:rPr>
        <w:t>DIU4\DIU6</w:t>
      </w:r>
      <w:r w:rsidR="0088044E">
        <w:tab/>
      </w:r>
      <w:r w:rsidR="0088044E">
        <w:tab/>
      </w:r>
      <w:r w:rsidR="0088044E">
        <w:tab/>
      </w:r>
      <w:r w:rsidR="0088044E">
        <w:tab/>
      </w:r>
      <w:r w:rsidR="0088044E">
        <w:rPr>
          <w:rFonts w:hint="eastAsia"/>
        </w:rPr>
        <w:t>ABCU-DIU5\DIU6</w:t>
      </w:r>
    </w:p>
    <w:p w14:paraId="2018A352" w14:textId="77777777" w:rsidR="0088044E" w:rsidRDefault="0088044E"/>
    <w:p w14:paraId="16305C12" w14:textId="52AC1FBD" w:rsidR="0088044E" w:rsidRDefault="0088044E"/>
    <w:p w14:paraId="104039F7" w14:textId="530B4A8F" w:rsidR="0088044E" w:rsidRDefault="0088044E">
      <w:r>
        <w:rPr>
          <w:rFonts w:hint="eastAsia"/>
        </w:rPr>
        <w:t>只有轮载信号以总线通讯为主，其他信号均以</w:t>
      </w:r>
      <w:r w:rsidR="0066069A">
        <w:rPr>
          <w:rFonts w:hint="eastAsia"/>
        </w:rPr>
        <w:t>硬线为主。</w:t>
      </w:r>
    </w:p>
    <w:p w14:paraId="4AB01244" w14:textId="77777777" w:rsidR="0088044E" w:rsidRDefault="0088044E"/>
    <w:p w14:paraId="4C7829EB" w14:textId="5A44E2E0" w:rsidR="0088044E" w:rsidRPr="00D05CD2" w:rsidRDefault="0088044E"/>
    <w:p w14:paraId="22FD978C" w14:textId="77777777" w:rsidR="00543D5D" w:rsidRPr="00D05CD2" w:rsidRDefault="006E20DC">
      <w:pPr>
        <w:pStyle w:val="20"/>
      </w:pPr>
      <w:r w:rsidRPr="00D05CD2">
        <w:rPr>
          <w:rFonts w:hint="eastAsia"/>
        </w:rPr>
        <w:t>429</w:t>
      </w:r>
      <w:r w:rsidRPr="00D05CD2">
        <w:rPr>
          <w:rFonts w:hint="eastAsia"/>
        </w:rPr>
        <w:t>通讯协议</w:t>
      </w:r>
    </w:p>
    <w:p w14:paraId="346AE277" w14:textId="77777777" w:rsidR="00543D5D" w:rsidRPr="00D05CD2" w:rsidRDefault="006E20DC">
      <w:pPr>
        <w:pStyle w:val="30"/>
        <w:rPr>
          <w:sz w:val="22"/>
          <w:szCs w:val="22"/>
        </w:rPr>
      </w:pPr>
      <w:r w:rsidRPr="00D05CD2">
        <w:rPr>
          <w:rFonts w:hint="eastAsia"/>
          <w:sz w:val="22"/>
          <w:szCs w:val="22"/>
        </w:rPr>
        <w:t>BCMU</w:t>
      </w:r>
      <w:r w:rsidRPr="00D05CD2">
        <w:rPr>
          <w:rFonts w:hint="eastAsia"/>
          <w:sz w:val="22"/>
          <w:szCs w:val="22"/>
        </w:rPr>
        <w:t>的</w:t>
      </w:r>
      <w:r w:rsidRPr="00D05CD2">
        <w:rPr>
          <w:rFonts w:hint="eastAsia"/>
          <w:sz w:val="22"/>
          <w:szCs w:val="22"/>
        </w:rPr>
        <w:t>429</w:t>
      </w:r>
      <w:r w:rsidRPr="00D05CD2">
        <w:rPr>
          <w:rFonts w:hint="eastAsia"/>
          <w:sz w:val="22"/>
          <w:szCs w:val="22"/>
        </w:rPr>
        <w:t>通讯发送字节</w:t>
      </w:r>
    </w:p>
    <w:p w14:paraId="1CC1BAA3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bookmarkStart w:id="6" w:name="OLE_LINK37"/>
      <w:bookmarkStart w:id="7" w:name="_Hlk209689511"/>
      <w:bookmarkStart w:id="8" w:name="OLE_LINK59"/>
      <w:bookmarkStart w:id="9" w:name="OLE_LINK28"/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bookmarkEnd w:id="6"/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365A315D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0045C9F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B33542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440FB14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CAS1</w:t>
            </w:r>
          </w:p>
        </w:tc>
        <w:tc>
          <w:tcPr>
            <w:tcW w:w="850" w:type="dxa"/>
          </w:tcPr>
          <w:p w14:paraId="6CC70A7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7C05C53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69200A7A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5266A97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7F40BAB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510697DC" w14:textId="36F2AC75" w:rsidR="00543D5D" w:rsidRPr="00D05CD2" w:rsidRDefault="00A87D66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351</w:t>
            </w:r>
          </w:p>
        </w:tc>
      </w:tr>
      <w:tr w:rsidR="00543D5D" w:rsidRPr="00D05CD2" w14:paraId="5CDC78A3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26EA787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4270FCC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1083676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44CF48F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27079A9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0F2FC0E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39D39DB3" w14:textId="77777777">
        <w:trPr>
          <w:trHeight w:val="272"/>
        </w:trPr>
        <w:tc>
          <w:tcPr>
            <w:tcW w:w="467" w:type="dxa"/>
            <w:vMerge/>
          </w:tcPr>
          <w:p w14:paraId="08437BE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DF201C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38C63EF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4378903" w14:textId="77777777">
        <w:trPr>
          <w:trHeight w:val="262"/>
        </w:trPr>
        <w:tc>
          <w:tcPr>
            <w:tcW w:w="467" w:type="dxa"/>
            <w:vMerge/>
          </w:tcPr>
          <w:p w14:paraId="7B151C1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83E456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2FC559B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40548FCE" w14:textId="77777777">
        <w:trPr>
          <w:trHeight w:val="231"/>
        </w:trPr>
        <w:tc>
          <w:tcPr>
            <w:tcW w:w="467" w:type="dxa"/>
            <w:vMerge/>
          </w:tcPr>
          <w:p w14:paraId="084EF46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7AEE49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64FE94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60D36207" w14:textId="77777777">
        <w:trPr>
          <w:trHeight w:val="207"/>
        </w:trPr>
        <w:tc>
          <w:tcPr>
            <w:tcW w:w="467" w:type="dxa"/>
            <w:vMerge/>
          </w:tcPr>
          <w:p w14:paraId="0EBF8C7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6D9621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5EBC14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71E5A6D0" w14:textId="77777777">
        <w:trPr>
          <w:trHeight w:val="311"/>
        </w:trPr>
        <w:tc>
          <w:tcPr>
            <w:tcW w:w="467" w:type="dxa"/>
            <w:vMerge/>
          </w:tcPr>
          <w:p w14:paraId="77F8B71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291C76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517216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68087BA8" w14:textId="77777777">
        <w:trPr>
          <w:trHeight w:val="201"/>
        </w:trPr>
        <w:tc>
          <w:tcPr>
            <w:tcW w:w="467" w:type="dxa"/>
            <w:vMerge/>
          </w:tcPr>
          <w:p w14:paraId="6FF4133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E4C1E0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23FF47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0DFB05DE" w14:textId="77777777">
        <w:trPr>
          <w:trHeight w:val="201"/>
        </w:trPr>
        <w:tc>
          <w:tcPr>
            <w:tcW w:w="467" w:type="dxa"/>
            <w:vMerge/>
          </w:tcPr>
          <w:p w14:paraId="35E9DD6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DF7CDF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35DF2D3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3C909CC7" w14:textId="77777777">
        <w:trPr>
          <w:trHeight w:val="167"/>
        </w:trPr>
        <w:tc>
          <w:tcPr>
            <w:tcW w:w="467" w:type="dxa"/>
            <w:vMerge/>
          </w:tcPr>
          <w:p w14:paraId="5E33C48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59422E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713C39D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174DAAC4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2EB3086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</w:t>
            </w: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式</w:t>
            </w:r>
          </w:p>
        </w:tc>
        <w:tc>
          <w:tcPr>
            <w:tcW w:w="718" w:type="dxa"/>
            <w:vAlign w:val="center"/>
          </w:tcPr>
          <w:p w14:paraId="3C0BB40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630E847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30D41EB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074EBB3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09A335E0" w14:textId="77777777">
        <w:trPr>
          <w:trHeight w:val="149"/>
        </w:trPr>
        <w:tc>
          <w:tcPr>
            <w:tcW w:w="467" w:type="dxa"/>
            <w:vMerge/>
          </w:tcPr>
          <w:p w14:paraId="316E22E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bookmarkStart w:id="10" w:name="_Hlk209600893"/>
          </w:p>
        </w:tc>
        <w:tc>
          <w:tcPr>
            <w:tcW w:w="718" w:type="dxa"/>
            <w:vAlign w:val="center"/>
          </w:tcPr>
          <w:p w14:paraId="7069831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4D9075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07D480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4C88D3F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BRK_TOTAL_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LOSS</w:t>
            </w:r>
          </w:p>
        </w:tc>
      </w:tr>
      <w:tr w:rsidR="00543D5D" w:rsidRPr="00D05CD2" w14:paraId="31FE9ECD" w14:textId="77777777">
        <w:trPr>
          <w:trHeight w:val="309"/>
        </w:trPr>
        <w:tc>
          <w:tcPr>
            <w:tcW w:w="467" w:type="dxa"/>
            <w:vMerge/>
          </w:tcPr>
          <w:p w14:paraId="5010E0F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FCDDB0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057915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609EE4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 w14:paraId="5BBB093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BRK_DEGRD</w:t>
            </w:r>
          </w:p>
        </w:tc>
      </w:tr>
      <w:tr w:rsidR="00543D5D" w:rsidRPr="00D05CD2" w14:paraId="43E21C50" w14:textId="77777777">
        <w:trPr>
          <w:trHeight w:val="285"/>
        </w:trPr>
        <w:tc>
          <w:tcPr>
            <w:tcW w:w="467" w:type="dxa"/>
            <w:vMerge/>
          </w:tcPr>
          <w:p w14:paraId="4F7B963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004616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2A96D1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75A964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 w14:paraId="1DB7EF7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BRK_LH_FAIL</w:t>
            </w:r>
          </w:p>
        </w:tc>
      </w:tr>
      <w:tr w:rsidR="00543D5D" w:rsidRPr="00D05CD2" w14:paraId="3B6C5792" w14:textId="77777777">
        <w:trPr>
          <w:trHeight w:val="275"/>
        </w:trPr>
        <w:tc>
          <w:tcPr>
            <w:tcW w:w="467" w:type="dxa"/>
            <w:vMerge/>
          </w:tcPr>
          <w:p w14:paraId="363D06B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7A6F42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11B920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BE632E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268E9B5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BRK_RH_FAIL</w:t>
            </w:r>
          </w:p>
        </w:tc>
      </w:tr>
      <w:tr w:rsidR="00543D5D" w:rsidRPr="00D05CD2" w14:paraId="15349D49" w14:textId="77777777">
        <w:trPr>
          <w:trHeight w:val="265"/>
        </w:trPr>
        <w:tc>
          <w:tcPr>
            <w:tcW w:w="467" w:type="dxa"/>
            <w:vMerge/>
          </w:tcPr>
          <w:p w14:paraId="7244B62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550678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56F6B2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B12BBF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6881D49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ANTISKID_FAIL</w:t>
            </w:r>
          </w:p>
        </w:tc>
      </w:tr>
      <w:tr w:rsidR="00543D5D" w:rsidRPr="00D05CD2" w14:paraId="1F4A91B6" w14:textId="77777777">
        <w:trPr>
          <w:trHeight w:val="255"/>
        </w:trPr>
        <w:tc>
          <w:tcPr>
            <w:tcW w:w="467" w:type="dxa"/>
            <w:vMerge/>
          </w:tcPr>
          <w:p w14:paraId="3F924B3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9B6FAA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1476AC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861DFF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vAlign w:val="center"/>
          </w:tcPr>
          <w:p w14:paraId="55284B5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LEFT_INSIDE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</w:tr>
      <w:tr w:rsidR="00543D5D" w:rsidRPr="00D05CD2" w14:paraId="4F1AFA3B" w14:textId="77777777">
        <w:trPr>
          <w:trHeight w:val="244"/>
        </w:trPr>
        <w:tc>
          <w:tcPr>
            <w:tcW w:w="467" w:type="dxa"/>
            <w:vMerge/>
          </w:tcPr>
          <w:p w14:paraId="5E8D63A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7CA0CF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09F9B7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2F3708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</w:tcPr>
          <w:p w14:paraId="050162A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LEFT_OUTSIDE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</w:tr>
      <w:tr w:rsidR="00543D5D" w:rsidRPr="00D05CD2" w14:paraId="7070ECAC" w14:textId="77777777">
        <w:trPr>
          <w:trHeight w:val="235"/>
        </w:trPr>
        <w:tc>
          <w:tcPr>
            <w:tcW w:w="467" w:type="dxa"/>
            <w:vMerge/>
          </w:tcPr>
          <w:p w14:paraId="52105F8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D5D210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7E3AC3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58DC21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45E574E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RIGHT_INSIDE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T</w:t>
            </w:r>
            <w:r w:rsidRPr="00D05CD2">
              <w:rPr>
                <w:rFonts w:ascii="宋体" w:hAnsi="宋体" w:cs="Arial"/>
                <w:sz w:val="22"/>
                <w:szCs w:val="22"/>
              </w:rPr>
              <w:t>EMP_OVERHEAT</w:t>
            </w:r>
          </w:p>
        </w:tc>
      </w:tr>
      <w:tr w:rsidR="00543D5D" w:rsidRPr="00D05CD2" w14:paraId="2150BAA2" w14:textId="77777777">
        <w:trPr>
          <w:trHeight w:val="225"/>
        </w:trPr>
        <w:tc>
          <w:tcPr>
            <w:tcW w:w="467" w:type="dxa"/>
            <w:vMerge/>
          </w:tcPr>
          <w:p w14:paraId="2E5733D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C05BBB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375F9F0A" w14:textId="16CEE457" w:rsidR="00A87D66" w:rsidRPr="00D05CD2" w:rsidRDefault="00A87D6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0AA1C80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 w14:paraId="2623CA3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RIGHT_OUTSIDE_</w:t>
            </w:r>
            <w:r w:rsidRPr="00D05CD2">
              <w:rPr>
                <w:rFonts w:ascii="宋体" w:hAnsi="宋体" w:cs="Arial"/>
                <w:sz w:val="22"/>
                <w:szCs w:val="22"/>
              </w:rPr>
              <w:t>TEMP_OVERHEAT</w:t>
            </w:r>
          </w:p>
        </w:tc>
      </w:tr>
      <w:tr w:rsidR="00543D5D" w:rsidRPr="00D05CD2" w14:paraId="4726B7DF" w14:textId="77777777">
        <w:trPr>
          <w:trHeight w:val="215"/>
        </w:trPr>
        <w:tc>
          <w:tcPr>
            <w:tcW w:w="467" w:type="dxa"/>
            <w:vMerge/>
          </w:tcPr>
          <w:p w14:paraId="168AEFE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245416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2409FA8E" w14:textId="1A1A9D4C" w:rsidR="00543D5D" w:rsidRPr="00D05CD2" w:rsidRDefault="00A87D66">
            <w:pPr>
              <w:rPr>
                <w:sz w:val="22"/>
                <w:szCs w:val="22"/>
              </w:rPr>
            </w:pPr>
            <w:commentRangeStart w:id="11"/>
            <w:r>
              <w:rPr>
                <w:rFonts w:hint="eastAsia"/>
                <w:sz w:val="22"/>
                <w:szCs w:val="22"/>
              </w:rPr>
              <w:t>SDI</w:t>
            </w:r>
            <w:commentRangeEnd w:id="11"/>
            <w:r w:rsidR="00D974E9">
              <w:rPr>
                <w:rStyle w:val="af8"/>
              </w:rPr>
              <w:commentReference w:id="11"/>
            </w:r>
          </w:p>
        </w:tc>
        <w:tc>
          <w:tcPr>
            <w:tcW w:w="720" w:type="dxa"/>
            <w:vAlign w:val="center"/>
          </w:tcPr>
          <w:p w14:paraId="086821D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A85E26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BCMU_BRK_TEMP_FAIL</w:t>
            </w:r>
          </w:p>
        </w:tc>
      </w:tr>
      <w:bookmarkEnd w:id="10"/>
      <w:tr w:rsidR="00543D5D" w:rsidRPr="00D05CD2" w14:paraId="590B758F" w14:textId="77777777">
        <w:trPr>
          <w:trHeight w:val="294"/>
        </w:trPr>
        <w:tc>
          <w:tcPr>
            <w:tcW w:w="467" w:type="dxa"/>
            <w:vMerge/>
          </w:tcPr>
          <w:p w14:paraId="131E873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E1D693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5080F3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PARK_BRK_FAIL</w:t>
            </w:r>
          </w:p>
        </w:tc>
        <w:tc>
          <w:tcPr>
            <w:tcW w:w="720" w:type="dxa"/>
            <w:vAlign w:val="center"/>
          </w:tcPr>
          <w:p w14:paraId="7650BBB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106696C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bookmarkStart w:id="12" w:name="OLE_LINK4"/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  <w:bookmarkEnd w:id="12"/>
          </w:p>
        </w:tc>
      </w:tr>
      <w:tr w:rsidR="00543D5D" w:rsidRPr="00D05CD2" w14:paraId="189E7855" w14:textId="77777777">
        <w:trPr>
          <w:trHeight w:val="47"/>
        </w:trPr>
        <w:tc>
          <w:tcPr>
            <w:tcW w:w="467" w:type="dxa"/>
            <w:vMerge/>
          </w:tcPr>
          <w:p w14:paraId="10A5D75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615374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3FF5D9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PARK_BRK_ON</w:t>
            </w:r>
          </w:p>
        </w:tc>
        <w:tc>
          <w:tcPr>
            <w:tcW w:w="720" w:type="dxa"/>
            <w:vAlign w:val="center"/>
          </w:tcPr>
          <w:p w14:paraId="78D7B1D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12E9952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D916CED" w14:textId="77777777">
        <w:trPr>
          <w:trHeight w:val="60"/>
        </w:trPr>
        <w:tc>
          <w:tcPr>
            <w:tcW w:w="467" w:type="dxa"/>
            <w:vMerge/>
          </w:tcPr>
          <w:p w14:paraId="32A10C3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3E63E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55880430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/>
                <w:sz w:val="22"/>
                <w:szCs w:val="22"/>
              </w:rPr>
              <w:t>PARK_BRK_APPLY</w:t>
            </w:r>
          </w:p>
        </w:tc>
        <w:tc>
          <w:tcPr>
            <w:tcW w:w="720" w:type="dxa"/>
            <w:vAlign w:val="center"/>
          </w:tcPr>
          <w:p w14:paraId="351CCA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314311F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A1ADA74" w14:textId="77777777">
        <w:trPr>
          <w:trHeight w:val="302"/>
        </w:trPr>
        <w:tc>
          <w:tcPr>
            <w:tcW w:w="467" w:type="dxa"/>
            <w:vMerge/>
          </w:tcPr>
          <w:p w14:paraId="3F93AF7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F488BA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2CC4DBBE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bookmarkStart w:id="13" w:name="OLE_LINK14"/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bookmarkEnd w:id="13"/>
            <w:r w:rsidRPr="00D05CD2">
              <w:rPr>
                <w:rFonts w:ascii="宋体" w:hAnsi="宋体"/>
                <w:sz w:val="22"/>
                <w:szCs w:val="22"/>
              </w:rPr>
              <w:t>BRK_NML_FAIL</w:t>
            </w:r>
          </w:p>
        </w:tc>
        <w:tc>
          <w:tcPr>
            <w:tcW w:w="720" w:type="dxa"/>
            <w:vAlign w:val="center"/>
          </w:tcPr>
          <w:p w14:paraId="20C0E96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5F5B0D6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6D4F7ABB" w14:textId="77777777">
        <w:trPr>
          <w:trHeight w:val="293"/>
        </w:trPr>
        <w:tc>
          <w:tcPr>
            <w:tcW w:w="467" w:type="dxa"/>
            <w:vMerge/>
          </w:tcPr>
          <w:p w14:paraId="7BDF2F8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543B40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1CFCB99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ANTISKID_OFF</w:t>
            </w:r>
          </w:p>
        </w:tc>
        <w:tc>
          <w:tcPr>
            <w:tcW w:w="720" w:type="dxa"/>
            <w:vAlign w:val="center"/>
          </w:tcPr>
          <w:p w14:paraId="7688FBD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2A930A3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B5C8FB6" w14:textId="77777777">
        <w:trPr>
          <w:trHeight w:val="269"/>
        </w:trPr>
        <w:tc>
          <w:tcPr>
            <w:tcW w:w="467" w:type="dxa"/>
            <w:vMerge/>
          </w:tcPr>
          <w:p w14:paraId="4B6A525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799D27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012F0BE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BRK_EMER_FAIL</w:t>
            </w:r>
          </w:p>
        </w:tc>
        <w:tc>
          <w:tcPr>
            <w:tcW w:w="720" w:type="dxa"/>
            <w:vAlign w:val="center"/>
          </w:tcPr>
          <w:p w14:paraId="0F9FC09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67E0E1F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8D8AE69" w14:textId="77777777">
        <w:trPr>
          <w:trHeight w:val="1292"/>
        </w:trPr>
        <w:tc>
          <w:tcPr>
            <w:tcW w:w="467" w:type="dxa"/>
            <w:vAlign w:val="center"/>
          </w:tcPr>
          <w:p w14:paraId="0926E29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3BF592AE" w14:textId="308022AF" w:rsidR="00543D5D" w:rsidRPr="00D05CD2" w:rsidRDefault="006E20DC">
            <w:pPr>
              <w:pStyle w:val="a7"/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bookmarkStart w:id="14" w:name="OLE_LINK5"/>
            <w:del w:id="15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6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ins w:id="17" w:author="yaozu long" w:date="2026-01-07T21:21:00Z" w16du:dateUtc="2026-01-07T13:21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；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；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  <w:bookmarkEnd w:id="14"/>
          </w:p>
          <w:p w14:paraId="625A4D4F" w14:textId="77777777" w:rsidR="00543D5D" w:rsidRPr="00D05CD2" w:rsidRDefault="00543D5D">
            <w:pPr>
              <w:pStyle w:val="a7"/>
              <w:rPr>
                <w:sz w:val="22"/>
                <w:szCs w:val="22"/>
              </w:rPr>
            </w:pPr>
          </w:p>
          <w:p w14:paraId="3D54B082" w14:textId="2C2428B4" w:rsidR="00543D5D" w:rsidRPr="00D05CD2" w:rsidRDefault="006E20DC">
            <w:pPr>
              <w:pStyle w:val="a7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bookmarkStart w:id="18" w:name="OLE_LINK16"/>
            <w:r w:rsidR="00D05CD2" w:rsidRPr="00D05CD2" w:rsidDel="00D05CD2">
              <w:rPr>
                <w:rFonts w:ascii="Arial" w:hAnsi="Arial" w:cs="Arial" w:hint="eastAsia"/>
                <w:sz w:val="22"/>
                <w:szCs w:val="22"/>
              </w:rPr>
              <w:t xml:space="preserve"> </w:t>
            </w:r>
            <w:bookmarkEnd w:id="18"/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</w:t>
            </w:r>
          </w:p>
        </w:tc>
      </w:tr>
    </w:tbl>
    <w:p w14:paraId="7E85680A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14BD7AF9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hAnsi="宋体"/>
          <w:sz w:val="22"/>
          <w:szCs w:val="22"/>
        </w:rPr>
        <w:br w:type="page"/>
      </w:r>
      <w:bookmarkStart w:id="19" w:name="OLE_LINK2"/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</w:t>
      </w:r>
      <w:bookmarkEnd w:id="19"/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71A694AD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14E177F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04705B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4A97C2E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CAS2</w:t>
            </w:r>
          </w:p>
        </w:tc>
        <w:tc>
          <w:tcPr>
            <w:tcW w:w="850" w:type="dxa"/>
          </w:tcPr>
          <w:p w14:paraId="6AB922D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18EAF64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4DC19608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4D0172F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0E05590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647D07D0" w14:textId="0A112F39" w:rsidR="00543D5D" w:rsidRPr="00D05CD2" w:rsidRDefault="00A87D66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051</w:t>
            </w:r>
          </w:p>
        </w:tc>
      </w:tr>
      <w:tr w:rsidR="00543D5D" w:rsidRPr="00D05CD2" w14:paraId="2BFFDDE2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1A1FCC3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50FF15E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699BBDF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40953A9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3D4D843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308270F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29C08636" w14:textId="77777777">
        <w:trPr>
          <w:trHeight w:val="272"/>
        </w:trPr>
        <w:tc>
          <w:tcPr>
            <w:tcW w:w="467" w:type="dxa"/>
            <w:vMerge/>
          </w:tcPr>
          <w:p w14:paraId="2C495BD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B05F21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1671EAD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59D45BF3" w14:textId="77777777">
        <w:trPr>
          <w:trHeight w:val="262"/>
        </w:trPr>
        <w:tc>
          <w:tcPr>
            <w:tcW w:w="467" w:type="dxa"/>
            <w:vMerge/>
          </w:tcPr>
          <w:p w14:paraId="2D9E569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C0FC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531D1B8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7444A7F1" w14:textId="77777777">
        <w:trPr>
          <w:trHeight w:val="231"/>
        </w:trPr>
        <w:tc>
          <w:tcPr>
            <w:tcW w:w="467" w:type="dxa"/>
            <w:vMerge/>
          </w:tcPr>
          <w:p w14:paraId="687777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288541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1D5E47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73043FB0" w14:textId="77777777">
        <w:trPr>
          <w:trHeight w:val="207"/>
        </w:trPr>
        <w:tc>
          <w:tcPr>
            <w:tcW w:w="467" w:type="dxa"/>
            <w:vMerge/>
          </w:tcPr>
          <w:p w14:paraId="3D6399B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6F0C9C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645CEB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4E601C49" w14:textId="77777777">
        <w:trPr>
          <w:trHeight w:val="311"/>
        </w:trPr>
        <w:tc>
          <w:tcPr>
            <w:tcW w:w="467" w:type="dxa"/>
            <w:vMerge/>
          </w:tcPr>
          <w:p w14:paraId="64F7DC1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CB84AE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3AF7A1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06FDE7FA" w14:textId="77777777">
        <w:trPr>
          <w:trHeight w:val="201"/>
        </w:trPr>
        <w:tc>
          <w:tcPr>
            <w:tcW w:w="467" w:type="dxa"/>
            <w:vMerge/>
          </w:tcPr>
          <w:p w14:paraId="56328ED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21F118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442573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0D8C56A8" w14:textId="77777777">
        <w:trPr>
          <w:trHeight w:val="201"/>
        </w:trPr>
        <w:tc>
          <w:tcPr>
            <w:tcW w:w="467" w:type="dxa"/>
            <w:vMerge/>
          </w:tcPr>
          <w:p w14:paraId="75281F1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94D73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32AD331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586448F" w14:textId="77777777">
        <w:trPr>
          <w:trHeight w:val="167"/>
        </w:trPr>
        <w:tc>
          <w:tcPr>
            <w:tcW w:w="467" w:type="dxa"/>
            <w:vMerge/>
          </w:tcPr>
          <w:p w14:paraId="24E7977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BE540D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3B43B52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277BED56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54D1D13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5C296E0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653365D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7C38FE3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1181FAF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0DABB40C" w14:textId="77777777">
        <w:trPr>
          <w:trHeight w:val="149"/>
        </w:trPr>
        <w:tc>
          <w:tcPr>
            <w:tcW w:w="467" w:type="dxa"/>
            <w:vMerge/>
          </w:tcPr>
          <w:p w14:paraId="32432D1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63452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250EEC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EBC5E2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 w14:paraId="794C05D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BRK_COPLT_PED_FAIL</w:t>
            </w:r>
          </w:p>
        </w:tc>
      </w:tr>
      <w:tr w:rsidR="00543D5D" w:rsidRPr="00D05CD2" w14:paraId="671C3534" w14:textId="77777777">
        <w:trPr>
          <w:trHeight w:val="309"/>
        </w:trPr>
        <w:tc>
          <w:tcPr>
            <w:tcW w:w="467" w:type="dxa"/>
            <w:vMerge/>
          </w:tcPr>
          <w:p w14:paraId="7A26F30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9F4E59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5A0074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23DE2E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3263D6B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BRK_NML_NO_DISPATCH</w:t>
            </w:r>
          </w:p>
        </w:tc>
      </w:tr>
      <w:tr w:rsidR="00543D5D" w:rsidRPr="00D05CD2" w14:paraId="5AADA0A5" w14:textId="77777777">
        <w:trPr>
          <w:trHeight w:val="285"/>
        </w:trPr>
        <w:tc>
          <w:tcPr>
            <w:tcW w:w="467" w:type="dxa"/>
            <w:vMerge/>
          </w:tcPr>
          <w:p w14:paraId="44DA1C3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EAAB5C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1D4DBF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53A591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5B72D68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BCMU_TIRE_PR_FAIL</w:t>
            </w:r>
          </w:p>
        </w:tc>
      </w:tr>
      <w:tr w:rsidR="00543D5D" w:rsidRPr="00D05CD2" w14:paraId="508F8576" w14:textId="77777777">
        <w:trPr>
          <w:trHeight w:val="275"/>
        </w:trPr>
        <w:tc>
          <w:tcPr>
            <w:tcW w:w="467" w:type="dxa"/>
            <w:vMerge/>
          </w:tcPr>
          <w:p w14:paraId="4C08831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49F21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523F73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10B78E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vAlign w:val="center"/>
          </w:tcPr>
          <w:p w14:paraId="2AFBDCC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bookmarkStart w:id="20" w:name="OLE_LINK1"/>
            <w:r w:rsidRPr="00D05CD2">
              <w:rPr>
                <w:rFonts w:ascii="宋体" w:hAnsi="宋体" w:cs="Arial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LEFT_INSIDE</w:t>
            </w:r>
            <w:bookmarkEnd w:id="20"/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</w:tr>
      <w:tr w:rsidR="00543D5D" w:rsidRPr="00D05CD2" w14:paraId="1FB1FD21" w14:textId="77777777">
        <w:trPr>
          <w:trHeight w:val="90"/>
        </w:trPr>
        <w:tc>
          <w:tcPr>
            <w:tcW w:w="467" w:type="dxa"/>
            <w:vMerge/>
          </w:tcPr>
          <w:p w14:paraId="05B1637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D9A2B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199713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0CCD50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 w14:paraId="3FED2EB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bookmarkStart w:id="21" w:name="OLE_LINK6"/>
            <w:r w:rsidRPr="00D05CD2">
              <w:rPr>
                <w:rFonts w:ascii="宋体" w:hAnsi="宋体" w:cs="Arial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LEFT_OUTSIDE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</w:t>
            </w:r>
            <w:bookmarkEnd w:id="21"/>
            <w:r w:rsidRPr="00D05CD2">
              <w:rPr>
                <w:rFonts w:ascii="宋体" w:hAnsi="宋体" w:cs="Arial"/>
                <w:sz w:val="22"/>
                <w:szCs w:val="22"/>
              </w:rPr>
              <w:t>TIRE_PR_ADVY</w:t>
            </w:r>
          </w:p>
        </w:tc>
      </w:tr>
      <w:tr w:rsidR="00543D5D" w:rsidRPr="00D05CD2" w14:paraId="5989353C" w14:textId="77777777">
        <w:trPr>
          <w:trHeight w:val="40"/>
        </w:trPr>
        <w:tc>
          <w:tcPr>
            <w:tcW w:w="467" w:type="dxa"/>
            <w:vMerge/>
          </w:tcPr>
          <w:p w14:paraId="3D0E071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E7DFE2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89445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B7552E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5D39E76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RIGHT_INSIDE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</w:tr>
      <w:tr w:rsidR="00543D5D" w:rsidRPr="00D05CD2" w14:paraId="72A7168D" w14:textId="77777777">
        <w:trPr>
          <w:trHeight w:val="244"/>
        </w:trPr>
        <w:tc>
          <w:tcPr>
            <w:tcW w:w="467" w:type="dxa"/>
            <w:vMerge/>
          </w:tcPr>
          <w:p w14:paraId="4120F7C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E372BA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7A5F9A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E6822C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1C0941E1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RIGHT_OUTSIDE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</w:tr>
      <w:tr w:rsidR="00543D5D" w:rsidRPr="00D05CD2" w14:paraId="49F86950" w14:textId="77777777">
        <w:trPr>
          <w:trHeight w:val="235"/>
        </w:trPr>
        <w:tc>
          <w:tcPr>
            <w:tcW w:w="467" w:type="dxa"/>
            <w:vMerge/>
          </w:tcPr>
          <w:p w14:paraId="6727AAC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C6D6E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335225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D0C800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vAlign w:val="center"/>
          </w:tcPr>
          <w:p w14:paraId="53081A2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BC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M</w:t>
            </w:r>
            <w:r w:rsidRPr="00D05CD2">
              <w:rPr>
                <w:rFonts w:ascii="宋体" w:hAnsi="宋体" w:cs="Arial"/>
                <w:sz w:val="22"/>
                <w:szCs w:val="22"/>
              </w:rPr>
              <w:t>U_CTR_STATUS</w:t>
            </w:r>
          </w:p>
        </w:tc>
      </w:tr>
      <w:tr w:rsidR="00543D5D" w:rsidRPr="00D05CD2" w14:paraId="36ACA420" w14:textId="77777777">
        <w:trPr>
          <w:trHeight w:val="225"/>
        </w:trPr>
        <w:tc>
          <w:tcPr>
            <w:tcW w:w="467" w:type="dxa"/>
            <w:vMerge/>
          </w:tcPr>
          <w:p w14:paraId="04F1B8D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E424C2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6B42844C" w14:textId="504D638A" w:rsidR="00543D5D" w:rsidRPr="00D05CD2" w:rsidRDefault="00987934">
            <w:pPr>
              <w:rPr>
                <w:sz w:val="22"/>
                <w:szCs w:val="22"/>
              </w:rPr>
            </w:pPr>
            <w:bookmarkStart w:id="22" w:name="OLE_LINK23"/>
            <w:r>
              <w:rPr>
                <w:rFonts w:hint="eastAsia"/>
                <w:sz w:val="22"/>
                <w:szCs w:val="22"/>
              </w:rPr>
              <w:t>SDI</w:t>
            </w:r>
            <w:bookmarkEnd w:id="22"/>
          </w:p>
        </w:tc>
        <w:tc>
          <w:tcPr>
            <w:tcW w:w="720" w:type="dxa"/>
            <w:vAlign w:val="center"/>
          </w:tcPr>
          <w:p w14:paraId="7368CF1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71ABF51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263BD34" w14:textId="77777777">
        <w:trPr>
          <w:trHeight w:val="215"/>
        </w:trPr>
        <w:tc>
          <w:tcPr>
            <w:tcW w:w="467" w:type="dxa"/>
            <w:vMerge/>
          </w:tcPr>
          <w:p w14:paraId="7095956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261D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1F585448" w14:textId="43F08A10" w:rsidR="00543D5D" w:rsidRPr="00D05CD2" w:rsidRDefault="0098793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37F2658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</w:tcPr>
          <w:p w14:paraId="47DD5AA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D79F615" w14:textId="77777777">
        <w:trPr>
          <w:trHeight w:val="294"/>
        </w:trPr>
        <w:tc>
          <w:tcPr>
            <w:tcW w:w="467" w:type="dxa"/>
            <w:vMerge/>
          </w:tcPr>
          <w:p w14:paraId="00614EF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AA5DDF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4EF0E58E" w14:textId="77777777" w:rsidR="00543D5D" w:rsidRPr="00D05CD2" w:rsidRDefault="006E20DC">
            <w:pPr>
              <w:rPr>
                <w:sz w:val="22"/>
                <w:szCs w:val="22"/>
              </w:rPr>
            </w:pPr>
            <w:bookmarkStart w:id="23" w:name="OLE_LINK15"/>
            <w:bookmarkStart w:id="24" w:name="OLE_LINK21"/>
            <w:r w:rsidRPr="00D05CD2">
              <w:rPr>
                <w:rFonts w:ascii="宋体" w:hAnsi="宋体" w:cs="Arial" w:hint="eastAsia"/>
                <w:sz w:val="22"/>
                <w:szCs w:val="22"/>
              </w:rPr>
              <w:t>BCMU_</w:t>
            </w:r>
            <w:bookmarkEnd w:id="23"/>
            <w:r w:rsidRPr="00D05CD2">
              <w:rPr>
                <w:rFonts w:ascii="宋体" w:hAnsi="宋体" w:cs="Arial"/>
                <w:sz w:val="22"/>
                <w:szCs w:val="22"/>
              </w:rPr>
              <w:t>AUTO_BRK_FAIL</w:t>
            </w:r>
            <w:bookmarkEnd w:id="24"/>
          </w:p>
        </w:tc>
        <w:tc>
          <w:tcPr>
            <w:tcW w:w="720" w:type="dxa"/>
            <w:vAlign w:val="center"/>
          </w:tcPr>
          <w:p w14:paraId="4CEF3A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11E17AA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FDC87FE" w14:textId="77777777">
        <w:trPr>
          <w:trHeight w:val="47"/>
        </w:trPr>
        <w:tc>
          <w:tcPr>
            <w:tcW w:w="467" w:type="dxa"/>
            <w:vMerge/>
          </w:tcPr>
          <w:p w14:paraId="7E1B0F3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84EE2D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6242CD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AUTO_BRK_LO</w:t>
            </w:r>
          </w:p>
        </w:tc>
        <w:tc>
          <w:tcPr>
            <w:tcW w:w="720" w:type="dxa"/>
            <w:vAlign w:val="center"/>
          </w:tcPr>
          <w:p w14:paraId="4CD5038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51CB5CD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bookmarkStart w:id="25" w:name="OLE_LINK7"/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  <w:bookmarkEnd w:id="25"/>
          </w:p>
        </w:tc>
      </w:tr>
      <w:tr w:rsidR="00543D5D" w:rsidRPr="00D05CD2" w14:paraId="20ACCC44" w14:textId="77777777">
        <w:trPr>
          <w:trHeight w:val="60"/>
        </w:trPr>
        <w:tc>
          <w:tcPr>
            <w:tcW w:w="467" w:type="dxa"/>
            <w:vMerge/>
          </w:tcPr>
          <w:p w14:paraId="10E3FE6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065018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3F016844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MED</w:t>
            </w:r>
          </w:p>
        </w:tc>
        <w:tc>
          <w:tcPr>
            <w:tcW w:w="720" w:type="dxa"/>
            <w:vAlign w:val="center"/>
          </w:tcPr>
          <w:p w14:paraId="59AE13B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432AAD7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B4AF5E1" w14:textId="77777777">
        <w:trPr>
          <w:trHeight w:val="302"/>
        </w:trPr>
        <w:tc>
          <w:tcPr>
            <w:tcW w:w="467" w:type="dxa"/>
            <w:vMerge/>
          </w:tcPr>
          <w:p w14:paraId="2D02ECF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BE198D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1179CE02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HI</w:t>
            </w:r>
          </w:p>
        </w:tc>
        <w:tc>
          <w:tcPr>
            <w:tcW w:w="720" w:type="dxa"/>
            <w:vAlign w:val="center"/>
          </w:tcPr>
          <w:p w14:paraId="1F511B5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4C4B1C1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6DA3EF19" w14:textId="77777777">
        <w:trPr>
          <w:trHeight w:val="293"/>
        </w:trPr>
        <w:tc>
          <w:tcPr>
            <w:tcW w:w="467" w:type="dxa"/>
            <w:vMerge/>
          </w:tcPr>
          <w:p w14:paraId="66EA413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68E9A4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 w14:paraId="705EC538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RTO</w:t>
            </w:r>
          </w:p>
        </w:tc>
        <w:tc>
          <w:tcPr>
            <w:tcW w:w="720" w:type="dxa"/>
            <w:vAlign w:val="center"/>
          </w:tcPr>
          <w:p w14:paraId="31DEBDE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21D32D5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3F52107" w14:textId="77777777">
        <w:trPr>
          <w:trHeight w:val="269"/>
        </w:trPr>
        <w:tc>
          <w:tcPr>
            <w:tcW w:w="467" w:type="dxa"/>
            <w:vMerge/>
          </w:tcPr>
          <w:p w14:paraId="384AB36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ABE977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7D1797EA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/>
                <w:sz w:val="22"/>
                <w:szCs w:val="22"/>
              </w:rPr>
              <w:t>BRK_PLT_PED_FAIL</w:t>
            </w:r>
          </w:p>
        </w:tc>
        <w:tc>
          <w:tcPr>
            <w:tcW w:w="720" w:type="dxa"/>
            <w:vAlign w:val="center"/>
          </w:tcPr>
          <w:p w14:paraId="1C465DE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5C3ECE9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5F7D115A" w14:textId="77777777">
        <w:trPr>
          <w:trHeight w:val="1292"/>
        </w:trPr>
        <w:tc>
          <w:tcPr>
            <w:tcW w:w="467" w:type="dxa"/>
            <w:vAlign w:val="center"/>
          </w:tcPr>
          <w:p w14:paraId="2A1AF91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4B447049" w14:textId="3EBF5BCE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26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27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ins w:id="28" w:author="yaozu long" w:date="2026-01-07T21:26:00Z" w16du:dateUtc="2026-01-07T13:26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；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；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616488FF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6FBC1428" w14:textId="48160F8B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2901C7AD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bookmarkEnd w:id="7"/>
    <w:p w14:paraId="0E0DDF26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bookmarkEnd w:id="8"/>
    <w:p w14:paraId="2B889139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ARINC429数据字3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7EC593B8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0B53D17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bookmarkStart w:id="29" w:name="OLE_LINK8"/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4484B6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0CB4653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左内主轮速</w:t>
            </w:r>
          </w:p>
        </w:tc>
        <w:tc>
          <w:tcPr>
            <w:tcW w:w="850" w:type="dxa"/>
          </w:tcPr>
          <w:p w14:paraId="50C3FAC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73AF967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BE21E84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7509650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3F8AF83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2A665BF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004</w:t>
            </w:r>
          </w:p>
        </w:tc>
      </w:tr>
      <w:tr w:rsidR="00543D5D" w:rsidRPr="00D05CD2" w14:paraId="006BA649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1E81EDE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71201D3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59753B8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2B498D8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59CE69C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信号类型</w:t>
            </w:r>
          </w:p>
        </w:tc>
        <w:tc>
          <w:tcPr>
            <w:tcW w:w="6621" w:type="dxa"/>
            <w:gridSpan w:val="6"/>
          </w:tcPr>
          <w:p w14:paraId="6EA6E2C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6A5B6685" w14:textId="77777777">
        <w:trPr>
          <w:trHeight w:val="272"/>
        </w:trPr>
        <w:tc>
          <w:tcPr>
            <w:tcW w:w="467" w:type="dxa"/>
            <w:vMerge/>
          </w:tcPr>
          <w:p w14:paraId="55206F5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E79049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1F35B9B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7C19A633" w14:textId="77777777">
        <w:trPr>
          <w:trHeight w:val="262"/>
        </w:trPr>
        <w:tc>
          <w:tcPr>
            <w:tcW w:w="467" w:type="dxa"/>
            <w:vMerge/>
          </w:tcPr>
          <w:p w14:paraId="096D69E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8F7B8A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49C6D77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1BF8557E" w14:textId="77777777">
        <w:trPr>
          <w:trHeight w:val="231"/>
        </w:trPr>
        <w:tc>
          <w:tcPr>
            <w:tcW w:w="467" w:type="dxa"/>
            <w:vMerge/>
          </w:tcPr>
          <w:p w14:paraId="4808A79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21AD81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02AFA4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3174E3E7" w14:textId="77777777">
        <w:trPr>
          <w:trHeight w:val="207"/>
        </w:trPr>
        <w:tc>
          <w:tcPr>
            <w:tcW w:w="467" w:type="dxa"/>
            <w:vMerge/>
          </w:tcPr>
          <w:p w14:paraId="775944A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bookmarkStart w:id="30" w:name="_Hlk209601919"/>
          </w:p>
        </w:tc>
        <w:tc>
          <w:tcPr>
            <w:tcW w:w="1434" w:type="dxa"/>
            <w:gridSpan w:val="2"/>
            <w:vAlign w:val="center"/>
          </w:tcPr>
          <w:p w14:paraId="7E3FA8F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7BBC66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0612F7DC" w14:textId="77777777">
        <w:trPr>
          <w:trHeight w:val="311"/>
        </w:trPr>
        <w:tc>
          <w:tcPr>
            <w:tcW w:w="467" w:type="dxa"/>
            <w:vMerge/>
          </w:tcPr>
          <w:p w14:paraId="652FFF8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332773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69767D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196D6A38" w14:textId="77777777">
        <w:trPr>
          <w:trHeight w:val="201"/>
        </w:trPr>
        <w:tc>
          <w:tcPr>
            <w:tcW w:w="467" w:type="dxa"/>
            <w:vMerge/>
          </w:tcPr>
          <w:p w14:paraId="028B5F1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27BE19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0ABC7B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bookmarkEnd w:id="30"/>
      <w:tr w:rsidR="00543D5D" w:rsidRPr="00D05CD2" w14:paraId="71AE6FC7" w14:textId="77777777">
        <w:trPr>
          <w:trHeight w:val="201"/>
        </w:trPr>
        <w:tc>
          <w:tcPr>
            <w:tcW w:w="467" w:type="dxa"/>
            <w:vMerge/>
          </w:tcPr>
          <w:p w14:paraId="6528C26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788F7D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3175088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26884AB9" w14:textId="77777777">
        <w:trPr>
          <w:trHeight w:val="167"/>
        </w:trPr>
        <w:tc>
          <w:tcPr>
            <w:tcW w:w="467" w:type="dxa"/>
            <w:vMerge/>
          </w:tcPr>
          <w:p w14:paraId="7072CB5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0851A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42E0A25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44D898AA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2E7AC2B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749FF50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2E30110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27AC04C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023A339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6B8ECB17" w14:textId="77777777">
        <w:trPr>
          <w:trHeight w:val="149"/>
        </w:trPr>
        <w:tc>
          <w:tcPr>
            <w:tcW w:w="467" w:type="dxa"/>
            <w:vMerge/>
          </w:tcPr>
          <w:p w14:paraId="3CC65D5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ED5AD9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397A5C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C433D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2DD76E8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DDAEB8A" w14:textId="77777777">
        <w:trPr>
          <w:trHeight w:val="309"/>
        </w:trPr>
        <w:tc>
          <w:tcPr>
            <w:tcW w:w="467" w:type="dxa"/>
            <w:vMerge/>
          </w:tcPr>
          <w:p w14:paraId="06FE8B0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A5EBB1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6120FB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9EE5D3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63C6400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15606B1" w14:textId="77777777">
        <w:trPr>
          <w:trHeight w:val="285"/>
        </w:trPr>
        <w:tc>
          <w:tcPr>
            <w:tcW w:w="467" w:type="dxa"/>
            <w:vMerge/>
          </w:tcPr>
          <w:p w14:paraId="7EA0544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C31C93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1790C7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61F6EA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708ADAD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B8E94B0" w14:textId="77777777">
        <w:trPr>
          <w:trHeight w:val="275"/>
        </w:trPr>
        <w:tc>
          <w:tcPr>
            <w:tcW w:w="467" w:type="dxa"/>
            <w:vMerge/>
          </w:tcPr>
          <w:p w14:paraId="6531DC9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4047AB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27DF09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753BB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1F11B67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B56942B" w14:textId="77777777">
        <w:trPr>
          <w:trHeight w:val="265"/>
        </w:trPr>
        <w:tc>
          <w:tcPr>
            <w:tcW w:w="467" w:type="dxa"/>
            <w:vMerge/>
          </w:tcPr>
          <w:p w14:paraId="1F62699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4AD817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414C04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50112C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734E793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B790C65" w14:textId="77777777">
        <w:trPr>
          <w:trHeight w:val="255"/>
        </w:trPr>
        <w:tc>
          <w:tcPr>
            <w:tcW w:w="467" w:type="dxa"/>
            <w:vMerge/>
          </w:tcPr>
          <w:p w14:paraId="197007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35EDE7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6D4D72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D50CF9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1224704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F1ACDFE" w14:textId="77777777">
        <w:trPr>
          <w:trHeight w:val="244"/>
        </w:trPr>
        <w:tc>
          <w:tcPr>
            <w:tcW w:w="467" w:type="dxa"/>
            <w:vMerge/>
          </w:tcPr>
          <w:p w14:paraId="1BFAB64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511E21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5FBAF6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F4BD1D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7CF98D5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55E2A47" w14:textId="77777777">
        <w:trPr>
          <w:trHeight w:val="235"/>
        </w:trPr>
        <w:tc>
          <w:tcPr>
            <w:tcW w:w="467" w:type="dxa"/>
            <w:vMerge/>
          </w:tcPr>
          <w:p w14:paraId="1C4D3EB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3009B5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3D8E0D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BF1577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412C7D5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B814D4" w14:textId="77777777">
        <w:trPr>
          <w:trHeight w:val="225"/>
        </w:trPr>
        <w:tc>
          <w:tcPr>
            <w:tcW w:w="467" w:type="dxa"/>
            <w:vMerge/>
          </w:tcPr>
          <w:p w14:paraId="0286E94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D23334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017EC416" w14:textId="7DED54FC" w:rsidR="00543D5D" w:rsidRPr="00D05CD2" w:rsidRDefault="0098793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60443F3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5794559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A6C7565" w14:textId="77777777">
        <w:trPr>
          <w:trHeight w:val="215"/>
        </w:trPr>
        <w:tc>
          <w:tcPr>
            <w:tcW w:w="467" w:type="dxa"/>
            <w:vMerge/>
          </w:tcPr>
          <w:p w14:paraId="70E073C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D61CD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208ECA62" w14:textId="14E24B33" w:rsidR="00543D5D" w:rsidRPr="00D05CD2" w:rsidRDefault="0098793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79A92B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060C930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9F4FA31" w14:textId="77777777">
        <w:trPr>
          <w:trHeight w:val="294"/>
        </w:trPr>
        <w:tc>
          <w:tcPr>
            <w:tcW w:w="467" w:type="dxa"/>
            <w:vMerge/>
          </w:tcPr>
          <w:p w14:paraId="00DCAC4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227F0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17507B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7EA55E4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28EAFBD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4BB1B0F" w14:textId="77777777">
        <w:trPr>
          <w:trHeight w:val="47"/>
        </w:trPr>
        <w:tc>
          <w:tcPr>
            <w:tcW w:w="467" w:type="dxa"/>
            <w:vMerge/>
          </w:tcPr>
          <w:p w14:paraId="623CBC6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7F8054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349E6FB8" w14:textId="77777777" w:rsidR="00543D5D" w:rsidRPr="00D05CD2" w:rsidRDefault="006E20DC">
            <w:pPr>
              <w:rPr>
                <w:sz w:val="22"/>
                <w:szCs w:val="22"/>
              </w:rPr>
            </w:pPr>
            <w:bookmarkStart w:id="31" w:name="OLE_LINK20"/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  <w:bookmarkEnd w:id="31"/>
          </w:p>
        </w:tc>
        <w:tc>
          <w:tcPr>
            <w:tcW w:w="720" w:type="dxa"/>
            <w:vAlign w:val="center"/>
          </w:tcPr>
          <w:p w14:paraId="3495FC2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69B989A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BD68D25" w14:textId="77777777">
        <w:trPr>
          <w:trHeight w:val="60"/>
        </w:trPr>
        <w:tc>
          <w:tcPr>
            <w:tcW w:w="467" w:type="dxa"/>
            <w:vMerge/>
          </w:tcPr>
          <w:p w14:paraId="0ECA1E2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F88E5E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20BE2E46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E3B5C0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1A3B7ED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3EF9762" w14:textId="77777777">
        <w:trPr>
          <w:trHeight w:val="302"/>
        </w:trPr>
        <w:tc>
          <w:tcPr>
            <w:tcW w:w="467" w:type="dxa"/>
            <w:vMerge/>
          </w:tcPr>
          <w:p w14:paraId="105A33D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1DEBA8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55D54F17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D0BF09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599B93D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069AE43D" w14:textId="77777777">
        <w:trPr>
          <w:trHeight w:val="293"/>
        </w:trPr>
        <w:tc>
          <w:tcPr>
            <w:tcW w:w="467" w:type="dxa"/>
            <w:vMerge/>
          </w:tcPr>
          <w:p w14:paraId="2C1CC39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B809A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752E2645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88EECF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427AF6C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FF2EF8C" w14:textId="77777777">
        <w:trPr>
          <w:trHeight w:val="269"/>
        </w:trPr>
        <w:tc>
          <w:tcPr>
            <w:tcW w:w="467" w:type="dxa"/>
            <w:vMerge/>
          </w:tcPr>
          <w:p w14:paraId="6376C56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40D309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4C6CF897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4090A1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155B9B2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48CBC345" w14:textId="77777777">
        <w:trPr>
          <w:trHeight w:val="1292"/>
        </w:trPr>
        <w:tc>
          <w:tcPr>
            <w:tcW w:w="467" w:type="dxa"/>
            <w:vAlign w:val="center"/>
          </w:tcPr>
          <w:p w14:paraId="3D565C6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56C75072" w14:textId="4E31CB92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32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33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4B724474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32DB43C4" w14:textId="0A0C8E96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  <w:bookmarkEnd w:id="29"/>
    </w:tbl>
    <w:p w14:paraId="4D544E4F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p w14:paraId="28423C3A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bookmarkStart w:id="34" w:name="OLE_LINK18"/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ARINC429数据字4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1970A205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bookmarkEnd w:id="34"/>
          <w:p w14:paraId="43E7319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2EA4F52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6D7D6F9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左外主轮速</w:t>
            </w:r>
          </w:p>
        </w:tc>
        <w:tc>
          <w:tcPr>
            <w:tcW w:w="850" w:type="dxa"/>
          </w:tcPr>
          <w:p w14:paraId="10E5976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0614F46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1695F3B1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0B54245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4C01C86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4C7B1B6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005</w:t>
            </w:r>
          </w:p>
        </w:tc>
      </w:tr>
      <w:tr w:rsidR="00543D5D" w:rsidRPr="00D05CD2" w14:paraId="6101EFBF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7D50C80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4B48332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3F788C4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025352A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776D9BE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2CB3519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246314A0" w14:textId="77777777">
        <w:trPr>
          <w:trHeight w:val="272"/>
        </w:trPr>
        <w:tc>
          <w:tcPr>
            <w:tcW w:w="467" w:type="dxa"/>
            <w:vMerge/>
          </w:tcPr>
          <w:p w14:paraId="1505E39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DFDDD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0917872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45F665E" w14:textId="77777777">
        <w:trPr>
          <w:trHeight w:val="262"/>
        </w:trPr>
        <w:tc>
          <w:tcPr>
            <w:tcW w:w="467" w:type="dxa"/>
            <w:vMerge/>
          </w:tcPr>
          <w:p w14:paraId="739A007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BC216E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02107EB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5194CE9D" w14:textId="77777777">
        <w:trPr>
          <w:trHeight w:val="231"/>
        </w:trPr>
        <w:tc>
          <w:tcPr>
            <w:tcW w:w="467" w:type="dxa"/>
            <w:vMerge/>
          </w:tcPr>
          <w:p w14:paraId="2BDC3A7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9DA50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7CDBA0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3196AC80" w14:textId="77777777">
        <w:trPr>
          <w:trHeight w:val="207"/>
        </w:trPr>
        <w:tc>
          <w:tcPr>
            <w:tcW w:w="467" w:type="dxa"/>
            <w:vMerge/>
          </w:tcPr>
          <w:p w14:paraId="4635369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E49702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59EC11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2AF7011D" w14:textId="77777777">
        <w:trPr>
          <w:trHeight w:val="311"/>
        </w:trPr>
        <w:tc>
          <w:tcPr>
            <w:tcW w:w="467" w:type="dxa"/>
            <w:vMerge/>
          </w:tcPr>
          <w:p w14:paraId="2846611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68FF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519A3F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5A98A377" w14:textId="77777777">
        <w:trPr>
          <w:trHeight w:val="201"/>
        </w:trPr>
        <w:tc>
          <w:tcPr>
            <w:tcW w:w="467" w:type="dxa"/>
            <w:vMerge/>
          </w:tcPr>
          <w:p w14:paraId="5441D5D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260D75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631639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2km/h</w:t>
            </w:r>
          </w:p>
        </w:tc>
      </w:tr>
      <w:tr w:rsidR="00543D5D" w:rsidRPr="00D05CD2" w14:paraId="3C7C5131" w14:textId="77777777" w:rsidTr="00D05CD2">
        <w:trPr>
          <w:trHeight w:val="90"/>
        </w:trPr>
        <w:tc>
          <w:tcPr>
            <w:tcW w:w="467" w:type="dxa"/>
            <w:vMerge/>
          </w:tcPr>
          <w:p w14:paraId="28A8503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94E78D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36FAC1A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058D2179" w14:textId="77777777">
        <w:trPr>
          <w:trHeight w:val="167"/>
        </w:trPr>
        <w:tc>
          <w:tcPr>
            <w:tcW w:w="467" w:type="dxa"/>
            <w:vMerge/>
          </w:tcPr>
          <w:p w14:paraId="3D43570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D6A848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67B06AE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21AA7591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5000596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</w:t>
            </w: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式</w:t>
            </w:r>
          </w:p>
        </w:tc>
        <w:tc>
          <w:tcPr>
            <w:tcW w:w="718" w:type="dxa"/>
            <w:vAlign w:val="center"/>
          </w:tcPr>
          <w:p w14:paraId="22443E9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2128312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17271A0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75A276B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26703D1C" w14:textId="77777777">
        <w:trPr>
          <w:trHeight w:val="149"/>
        </w:trPr>
        <w:tc>
          <w:tcPr>
            <w:tcW w:w="467" w:type="dxa"/>
            <w:vMerge/>
          </w:tcPr>
          <w:p w14:paraId="20B3B78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EC817C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6A2627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2ED9E9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6EB72CA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E6AC9A6" w14:textId="77777777">
        <w:trPr>
          <w:trHeight w:val="309"/>
        </w:trPr>
        <w:tc>
          <w:tcPr>
            <w:tcW w:w="467" w:type="dxa"/>
            <w:vMerge/>
          </w:tcPr>
          <w:p w14:paraId="323798B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55A706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1025B6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91218A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2E373CF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0A21C87" w14:textId="77777777">
        <w:trPr>
          <w:trHeight w:val="285"/>
        </w:trPr>
        <w:tc>
          <w:tcPr>
            <w:tcW w:w="467" w:type="dxa"/>
            <w:vMerge/>
          </w:tcPr>
          <w:p w14:paraId="063AE42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174F9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1D0878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A9611C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3B70241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E0C044" w14:textId="77777777">
        <w:trPr>
          <w:trHeight w:val="275"/>
        </w:trPr>
        <w:tc>
          <w:tcPr>
            <w:tcW w:w="467" w:type="dxa"/>
            <w:vMerge/>
          </w:tcPr>
          <w:p w14:paraId="45FDFE6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425A07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60C927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79999F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64CC572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31D9AB2" w14:textId="77777777">
        <w:trPr>
          <w:trHeight w:val="265"/>
        </w:trPr>
        <w:tc>
          <w:tcPr>
            <w:tcW w:w="467" w:type="dxa"/>
            <w:vMerge/>
          </w:tcPr>
          <w:p w14:paraId="64DB830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F44593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44B5A5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72C94A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4D082E3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3D784EF" w14:textId="77777777">
        <w:trPr>
          <w:trHeight w:val="255"/>
        </w:trPr>
        <w:tc>
          <w:tcPr>
            <w:tcW w:w="467" w:type="dxa"/>
            <w:vMerge/>
          </w:tcPr>
          <w:p w14:paraId="5FDF511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84241B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2FCBA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EA6E17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2660669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CF66765" w14:textId="77777777">
        <w:trPr>
          <w:trHeight w:val="244"/>
        </w:trPr>
        <w:tc>
          <w:tcPr>
            <w:tcW w:w="467" w:type="dxa"/>
            <w:vMerge/>
          </w:tcPr>
          <w:p w14:paraId="3B6490F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58D36C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0BA4B1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A605EC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77F826C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2937BA6" w14:textId="77777777">
        <w:trPr>
          <w:trHeight w:val="235"/>
        </w:trPr>
        <w:tc>
          <w:tcPr>
            <w:tcW w:w="467" w:type="dxa"/>
            <w:vMerge/>
          </w:tcPr>
          <w:p w14:paraId="1C9D05A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790329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5AB760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BDA20A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1BAC676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3A1B2CD" w14:textId="77777777">
        <w:trPr>
          <w:trHeight w:val="225"/>
        </w:trPr>
        <w:tc>
          <w:tcPr>
            <w:tcW w:w="467" w:type="dxa"/>
            <w:vMerge/>
          </w:tcPr>
          <w:p w14:paraId="6C5DA53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750F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2EBCCD3A" w14:textId="486B9C8C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274BE03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1FC5D85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5014F1B" w14:textId="77777777">
        <w:trPr>
          <w:trHeight w:val="215"/>
        </w:trPr>
        <w:tc>
          <w:tcPr>
            <w:tcW w:w="467" w:type="dxa"/>
            <w:vMerge/>
          </w:tcPr>
          <w:p w14:paraId="767359B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D0CE44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5C7355F1" w14:textId="2FE3759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19DFCDA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5832FA5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2F33DD1" w14:textId="77777777">
        <w:trPr>
          <w:trHeight w:val="294"/>
        </w:trPr>
        <w:tc>
          <w:tcPr>
            <w:tcW w:w="467" w:type="dxa"/>
            <w:vMerge/>
          </w:tcPr>
          <w:p w14:paraId="1A531DD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0E88A4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5E5748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48A0D91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31CB08A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D0DC285" w14:textId="77777777">
        <w:trPr>
          <w:trHeight w:val="47"/>
        </w:trPr>
        <w:tc>
          <w:tcPr>
            <w:tcW w:w="467" w:type="dxa"/>
            <w:vMerge/>
          </w:tcPr>
          <w:p w14:paraId="659ACF1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FEC738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6D82CC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5BF5FB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4DB6FED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8F87885" w14:textId="77777777">
        <w:trPr>
          <w:trHeight w:val="60"/>
        </w:trPr>
        <w:tc>
          <w:tcPr>
            <w:tcW w:w="467" w:type="dxa"/>
            <w:vMerge/>
          </w:tcPr>
          <w:p w14:paraId="52C95C4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2D4CF2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18BE4A76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FCC12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5660420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6DE3EB2" w14:textId="77777777">
        <w:trPr>
          <w:trHeight w:val="302"/>
        </w:trPr>
        <w:tc>
          <w:tcPr>
            <w:tcW w:w="467" w:type="dxa"/>
            <w:vMerge/>
          </w:tcPr>
          <w:p w14:paraId="0EAA2AC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595A81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4E0A78E7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24FEAB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34F17C1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6F75397A" w14:textId="77777777">
        <w:trPr>
          <w:trHeight w:val="293"/>
        </w:trPr>
        <w:tc>
          <w:tcPr>
            <w:tcW w:w="467" w:type="dxa"/>
            <w:vMerge/>
          </w:tcPr>
          <w:p w14:paraId="2A1C9E7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92CC2A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0D10F6BF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CCE024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810292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E3CD1D1" w14:textId="77777777">
        <w:trPr>
          <w:trHeight w:val="269"/>
        </w:trPr>
        <w:tc>
          <w:tcPr>
            <w:tcW w:w="467" w:type="dxa"/>
            <w:vMerge/>
          </w:tcPr>
          <w:p w14:paraId="6EEAA9F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E67A1D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0E42F7D2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3FC25A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0C2F3A0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3E961C2A" w14:textId="77777777">
        <w:trPr>
          <w:trHeight w:val="1292"/>
        </w:trPr>
        <w:tc>
          <w:tcPr>
            <w:tcW w:w="467" w:type="dxa"/>
            <w:vAlign w:val="center"/>
          </w:tcPr>
          <w:p w14:paraId="1ED7CA0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73779B80" w14:textId="675B82CB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35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36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21A8D211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4CC548B3" w14:textId="247E23EA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03F53A43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p w14:paraId="77865733" w14:textId="77777777" w:rsidR="00543D5D" w:rsidRPr="00D05CD2" w:rsidRDefault="00543D5D">
      <w:pPr>
        <w:rPr>
          <w:sz w:val="22"/>
          <w:szCs w:val="22"/>
        </w:rPr>
      </w:pPr>
    </w:p>
    <w:p w14:paraId="214F5924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ARINC429数据字5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417F99C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45C651A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352CC5D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5463189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右内主轮速</w:t>
            </w:r>
          </w:p>
        </w:tc>
        <w:tc>
          <w:tcPr>
            <w:tcW w:w="850" w:type="dxa"/>
          </w:tcPr>
          <w:p w14:paraId="45288F8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330FA1B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5BCC1006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1776D82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069168B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65FECB8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006</w:t>
            </w:r>
          </w:p>
        </w:tc>
      </w:tr>
      <w:tr w:rsidR="00543D5D" w:rsidRPr="00D05CD2" w14:paraId="4DB31CA9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47174D3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4CDEAAD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00033C7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51DD631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2303412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321A87C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12482FC0" w14:textId="77777777">
        <w:trPr>
          <w:trHeight w:val="272"/>
        </w:trPr>
        <w:tc>
          <w:tcPr>
            <w:tcW w:w="467" w:type="dxa"/>
            <w:vMerge/>
          </w:tcPr>
          <w:p w14:paraId="3590978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74BC6A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0BC9A41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09F7A82E" w14:textId="77777777">
        <w:trPr>
          <w:trHeight w:val="262"/>
        </w:trPr>
        <w:tc>
          <w:tcPr>
            <w:tcW w:w="467" w:type="dxa"/>
            <w:vMerge/>
          </w:tcPr>
          <w:p w14:paraId="6D960FD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E4AEF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533AE22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B7E7DA0" w14:textId="77777777">
        <w:trPr>
          <w:trHeight w:val="231"/>
        </w:trPr>
        <w:tc>
          <w:tcPr>
            <w:tcW w:w="467" w:type="dxa"/>
            <w:vMerge/>
          </w:tcPr>
          <w:p w14:paraId="5C880B5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0CD25D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5F6425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400D7338" w14:textId="77777777">
        <w:trPr>
          <w:trHeight w:val="207"/>
        </w:trPr>
        <w:tc>
          <w:tcPr>
            <w:tcW w:w="467" w:type="dxa"/>
            <w:vMerge/>
          </w:tcPr>
          <w:p w14:paraId="4997BB6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12C806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6943DA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55F2C533" w14:textId="77777777">
        <w:trPr>
          <w:trHeight w:val="311"/>
        </w:trPr>
        <w:tc>
          <w:tcPr>
            <w:tcW w:w="467" w:type="dxa"/>
            <w:vMerge/>
          </w:tcPr>
          <w:p w14:paraId="5144579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CB1E43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1BB94A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5DC39BA5" w14:textId="77777777">
        <w:trPr>
          <w:trHeight w:val="201"/>
        </w:trPr>
        <w:tc>
          <w:tcPr>
            <w:tcW w:w="467" w:type="dxa"/>
            <w:vMerge/>
          </w:tcPr>
          <w:p w14:paraId="2B13BFB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2906E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66F933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3164DFAB" w14:textId="77777777">
        <w:trPr>
          <w:trHeight w:val="201"/>
        </w:trPr>
        <w:tc>
          <w:tcPr>
            <w:tcW w:w="467" w:type="dxa"/>
            <w:vMerge/>
          </w:tcPr>
          <w:p w14:paraId="0719775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786972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51F499A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09D492B9" w14:textId="77777777">
        <w:trPr>
          <w:trHeight w:val="167"/>
        </w:trPr>
        <w:tc>
          <w:tcPr>
            <w:tcW w:w="467" w:type="dxa"/>
            <w:vMerge/>
          </w:tcPr>
          <w:p w14:paraId="1473E62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F06A16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7025DE8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40C4F7BD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16E106D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1A303D6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6A82C91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101B857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1C509B0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17416FD3" w14:textId="77777777">
        <w:trPr>
          <w:trHeight w:val="149"/>
        </w:trPr>
        <w:tc>
          <w:tcPr>
            <w:tcW w:w="467" w:type="dxa"/>
            <w:vMerge/>
          </w:tcPr>
          <w:p w14:paraId="1E2B0E0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0952A9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480F9D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40A380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50377D7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77E2B52" w14:textId="77777777">
        <w:trPr>
          <w:trHeight w:val="309"/>
        </w:trPr>
        <w:tc>
          <w:tcPr>
            <w:tcW w:w="467" w:type="dxa"/>
            <w:vMerge/>
          </w:tcPr>
          <w:p w14:paraId="3AE6EA1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637E85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13F1BC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813661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0E79B8D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EF1BC1D" w14:textId="77777777">
        <w:trPr>
          <w:trHeight w:val="285"/>
        </w:trPr>
        <w:tc>
          <w:tcPr>
            <w:tcW w:w="467" w:type="dxa"/>
            <w:vMerge/>
          </w:tcPr>
          <w:p w14:paraId="15DAB31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3039B1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13198A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CF35CA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02EA2A0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639302C" w14:textId="77777777">
        <w:trPr>
          <w:trHeight w:val="275"/>
        </w:trPr>
        <w:tc>
          <w:tcPr>
            <w:tcW w:w="467" w:type="dxa"/>
            <w:vMerge/>
          </w:tcPr>
          <w:p w14:paraId="587787B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F746B5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0E5C7A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A4F843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2EC8DD1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16B7368" w14:textId="77777777">
        <w:trPr>
          <w:trHeight w:val="265"/>
        </w:trPr>
        <w:tc>
          <w:tcPr>
            <w:tcW w:w="467" w:type="dxa"/>
            <w:vMerge/>
          </w:tcPr>
          <w:p w14:paraId="3C84A9F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2F0C75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414655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6F10D0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09AF827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2D1999" w14:textId="77777777">
        <w:trPr>
          <w:trHeight w:val="255"/>
        </w:trPr>
        <w:tc>
          <w:tcPr>
            <w:tcW w:w="467" w:type="dxa"/>
            <w:vMerge/>
          </w:tcPr>
          <w:p w14:paraId="69CFD2F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B8EA9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4C8A53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C9947F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24FF898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5F21BCD" w14:textId="77777777">
        <w:trPr>
          <w:trHeight w:val="244"/>
        </w:trPr>
        <w:tc>
          <w:tcPr>
            <w:tcW w:w="467" w:type="dxa"/>
            <w:vMerge/>
          </w:tcPr>
          <w:p w14:paraId="5FE96D6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057DEB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6F7D8C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705BE7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27F398E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AFE0023" w14:textId="77777777">
        <w:trPr>
          <w:trHeight w:val="235"/>
        </w:trPr>
        <w:tc>
          <w:tcPr>
            <w:tcW w:w="467" w:type="dxa"/>
            <w:vMerge/>
          </w:tcPr>
          <w:p w14:paraId="7D6135E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17E68F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0DCB71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E67F88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3FEE29E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8273DA" w14:textId="77777777">
        <w:trPr>
          <w:trHeight w:val="225"/>
        </w:trPr>
        <w:tc>
          <w:tcPr>
            <w:tcW w:w="467" w:type="dxa"/>
            <w:vMerge/>
          </w:tcPr>
          <w:p w14:paraId="232C5B1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4995E4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415BC3BF" w14:textId="442225A0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39D4156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55C3873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F5508B8" w14:textId="77777777">
        <w:trPr>
          <w:trHeight w:val="215"/>
        </w:trPr>
        <w:tc>
          <w:tcPr>
            <w:tcW w:w="467" w:type="dxa"/>
            <w:vMerge/>
          </w:tcPr>
          <w:p w14:paraId="65AF40B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FDFBFA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5E6DD583" w14:textId="6D0A3ED1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2EC975E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59B0BF3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9A3047A" w14:textId="77777777">
        <w:trPr>
          <w:trHeight w:val="294"/>
        </w:trPr>
        <w:tc>
          <w:tcPr>
            <w:tcW w:w="467" w:type="dxa"/>
            <w:vMerge/>
          </w:tcPr>
          <w:p w14:paraId="5868041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2E0E1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7CD304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7BF894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49744BB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42FD0C5" w14:textId="77777777">
        <w:trPr>
          <w:trHeight w:val="47"/>
        </w:trPr>
        <w:tc>
          <w:tcPr>
            <w:tcW w:w="467" w:type="dxa"/>
            <w:vMerge/>
          </w:tcPr>
          <w:p w14:paraId="319148F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39C9DB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27324B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7A1F62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0F4EE2E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9F9DFF9" w14:textId="77777777">
        <w:trPr>
          <w:trHeight w:val="60"/>
        </w:trPr>
        <w:tc>
          <w:tcPr>
            <w:tcW w:w="467" w:type="dxa"/>
            <w:vMerge/>
          </w:tcPr>
          <w:p w14:paraId="27FD7C5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A7F10E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6F71EA0C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893E5A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3930567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2D999D8" w14:textId="77777777">
        <w:trPr>
          <w:trHeight w:val="302"/>
        </w:trPr>
        <w:tc>
          <w:tcPr>
            <w:tcW w:w="467" w:type="dxa"/>
            <w:vMerge/>
          </w:tcPr>
          <w:p w14:paraId="4647D3E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91CDDC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5B06ABFC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A7457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40310E3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043ABEA9" w14:textId="77777777">
        <w:trPr>
          <w:trHeight w:val="293"/>
        </w:trPr>
        <w:tc>
          <w:tcPr>
            <w:tcW w:w="467" w:type="dxa"/>
            <w:vMerge/>
          </w:tcPr>
          <w:p w14:paraId="4C89B4E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874E1F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60AEAE8D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A1DE17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5AFCD06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22051F3" w14:textId="77777777">
        <w:trPr>
          <w:trHeight w:val="269"/>
        </w:trPr>
        <w:tc>
          <w:tcPr>
            <w:tcW w:w="467" w:type="dxa"/>
            <w:vMerge/>
          </w:tcPr>
          <w:p w14:paraId="5771DCD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B19C02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6234A7C4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6B74C0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1DC272F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6111E1DA" w14:textId="77777777">
        <w:trPr>
          <w:trHeight w:val="1292"/>
        </w:trPr>
        <w:tc>
          <w:tcPr>
            <w:tcW w:w="467" w:type="dxa"/>
            <w:vAlign w:val="center"/>
          </w:tcPr>
          <w:p w14:paraId="5D219CA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6C1059E0" w14:textId="3CB58F05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37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38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427C7D32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D6AFD47" w14:textId="67102B30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0F21D92D" w14:textId="77777777" w:rsidR="00543D5D" w:rsidRPr="00D05CD2" w:rsidRDefault="00543D5D">
      <w:pPr>
        <w:rPr>
          <w:sz w:val="22"/>
          <w:szCs w:val="22"/>
        </w:rPr>
      </w:pPr>
    </w:p>
    <w:p w14:paraId="0D190F49" w14:textId="77777777" w:rsidR="00543D5D" w:rsidRPr="00D05CD2" w:rsidRDefault="00543D5D">
      <w:pPr>
        <w:rPr>
          <w:sz w:val="22"/>
          <w:szCs w:val="22"/>
        </w:rPr>
      </w:pPr>
    </w:p>
    <w:p w14:paraId="45B856DE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ARINC429数据字6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4BC446DD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7BF16E3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6DF172B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28FAF02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右外主轮速</w:t>
            </w:r>
          </w:p>
        </w:tc>
        <w:tc>
          <w:tcPr>
            <w:tcW w:w="850" w:type="dxa"/>
          </w:tcPr>
          <w:p w14:paraId="1076987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4129EFA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40D38A9F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3DA83DD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16B4255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34753C2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007</w:t>
            </w:r>
          </w:p>
        </w:tc>
      </w:tr>
      <w:tr w:rsidR="00543D5D" w:rsidRPr="00D05CD2" w14:paraId="6E1D3B08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5F91520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6EB2AA2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0EFF9DC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7677E7F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29CC438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47ECFC5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1C525932" w14:textId="77777777">
        <w:trPr>
          <w:trHeight w:val="272"/>
        </w:trPr>
        <w:tc>
          <w:tcPr>
            <w:tcW w:w="467" w:type="dxa"/>
            <w:vMerge/>
          </w:tcPr>
          <w:p w14:paraId="4D7F433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C13C96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416A2B6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6E919E9" w14:textId="77777777">
        <w:trPr>
          <w:trHeight w:val="262"/>
        </w:trPr>
        <w:tc>
          <w:tcPr>
            <w:tcW w:w="467" w:type="dxa"/>
            <w:vMerge/>
          </w:tcPr>
          <w:p w14:paraId="002569F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ED872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567D9F0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297DF0AC" w14:textId="77777777">
        <w:trPr>
          <w:trHeight w:val="231"/>
        </w:trPr>
        <w:tc>
          <w:tcPr>
            <w:tcW w:w="467" w:type="dxa"/>
            <w:vMerge/>
          </w:tcPr>
          <w:p w14:paraId="451FF79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B61662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77FB94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03AD3F6B" w14:textId="77777777">
        <w:trPr>
          <w:trHeight w:val="207"/>
        </w:trPr>
        <w:tc>
          <w:tcPr>
            <w:tcW w:w="467" w:type="dxa"/>
            <w:vMerge/>
          </w:tcPr>
          <w:p w14:paraId="463C731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81DCF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3FC97D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28F9DEC4" w14:textId="77777777">
        <w:trPr>
          <w:trHeight w:val="311"/>
        </w:trPr>
        <w:tc>
          <w:tcPr>
            <w:tcW w:w="467" w:type="dxa"/>
            <w:vMerge/>
          </w:tcPr>
          <w:p w14:paraId="1AEF0BB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B5F8DB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710D36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4FDB7309" w14:textId="77777777">
        <w:trPr>
          <w:trHeight w:val="201"/>
        </w:trPr>
        <w:tc>
          <w:tcPr>
            <w:tcW w:w="467" w:type="dxa"/>
            <w:vMerge/>
          </w:tcPr>
          <w:p w14:paraId="706A9A1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B8FF8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4B3F3C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3380628E" w14:textId="77777777">
        <w:trPr>
          <w:trHeight w:val="201"/>
        </w:trPr>
        <w:tc>
          <w:tcPr>
            <w:tcW w:w="467" w:type="dxa"/>
            <w:vMerge/>
          </w:tcPr>
          <w:p w14:paraId="796A08F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03FBC3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2ACE1E1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617306C9" w14:textId="77777777">
        <w:trPr>
          <w:trHeight w:val="167"/>
        </w:trPr>
        <w:tc>
          <w:tcPr>
            <w:tcW w:w="467" w:type="dxa"/>
            <w:vMerge/>
          </w:tcPr>
          <w:p w14:paraId="040178D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3C35B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3656553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6612050B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4AEEC80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2776866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12E6A55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134809F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17888CF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675658DF" w14:textId="77777777">
        <w:trPr>
          <w:trHeight w:val="149"/>
        </w:trPr>
        <w:tc>
          <w:tcPr>
            <w:tcW w:w="467" w:type="dxa"/>
            <w:vMerge/>
          </w:tcPr>
          <w:p w14:paraId="2741F2C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bookmarkStart w:id="39" w:name="_Hlk209100513"/>
          </w:p>
        </w:tc>
        <w:tc>
          <w:tcPr>
            <w:tcW w:w="718" w:type="dxa"/>
            <w:vAlign w:val="center"/>
          </w:tcPr>
          <w:p w14:paraId="25C265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24ABBD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3898C3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61D9E671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C620F1C" w14:textId="77777777">
        <w:trPr>
          <w:trHeight w:val="309"/>
        </w:trPr>
        <w:tc>
          <w:tcPr>
            <w:tcW w:w="467" w:type="dxa"/>
            <w:vMerge/>
          </w:tcPr>
          <w:p w14:paraId="34FB1A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12DE98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2A73E9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3D18BF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7EA7BF1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14B4DABA" w14:textId="77777777">
        <w:trPr>
          <w:trHeight w:val="285"/>
        </w:trPr>
        <w:tc>
          <w:tcPr>
            <w:tcW w:w="467" w:type="dxa"/>
            <w:vMerge/>
          </w:tcPr>
          <w:p w14:paraId="48E9749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29A9F8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20E8FC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0E2ACC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5B7197C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C95B14A" w14:textId="77777777">
        <w:trPr>
          <w:trHeight w:val="275"/>
        </w:trPr>
        <w:tc>
          <w:tcPr>
            <w:tcW w:w="467" w:type="dxa"/>
            <w:vMerge/>
          </w:tcPr>
          <w:p w14:paraId="1BC15C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bookmarkStart w:id="40" w:name="_Hlk208239914"/>
          </w:p>
        </w:tc>
        <w:tc>
          <w:tcPr>
            <w:tcW w:w="718" w:type="dxa"/>
            <w:vAlign w:val="center"/>
          </w:tcPr>
          <w:p w14:paraId="369AF14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43D0BB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9C09F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21A468F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C59DE7B" w14:textId="77777777">
        <w:trPr>
          <w:trHeight w:val="265"/>
        </w:trPr>
        <w:tc>
          <w:tcPr>
            <w:tcW w:w="467" w:type="dxa"/>
            <w:vMerge/>
          </w:tcPr>
          <w:p w14:paraId="2EF99B5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147698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39E7FD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01372A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3AB4DE9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bookmarkEnd w:id="40"/>
      <w:tr w:rsidR="00543D5D" w:rsidRPr="00D05CD2" w14:paraId="12DA96B8" w14:textId="77777777">
        <w:trPr>
          <w:trHeight w:val="255"/>
        </w:trPr>
        <w:tc>
          <w:tcPr>
            <w:tcW w:w="467" w:type="dxa"/>
            <w:vMerge/>
          </w:tcPr>
          <w:p w14:paraId="4046336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7C6FC3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64CAA7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3E0F69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079F814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97B383D" w14:textId="77777777">
        <w:trPr>
          <w:trHeight w:val="244"/>
        </w:trPr>
        <w:tc>
          <w:tcPr>
            <w:tcW w:w="467" w:type="dxa"/>
            <w:vMerge/>
          </w:tcPr>
          <w:p w14:paraId="43C5964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529024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166E29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CD2A6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74F7E17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9BE5260" w14:textId="77777777">
        <w:trPr>
          <w:trHeight w:val="235"/>
        </w:trPr>
        <w:tc>
          <w:tcPr>
            <w:tcW w:w="467" w:type="dxa"/>
            <w:vMerge/>
          </w:tcPr>
          <w:p w14:paraId="08E043C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D7E336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483E78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BE66F4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41AE637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52B2472" w14:textId="77777777">
        <w:trPr>
          <w:trHeight w:val="225"/>
        </w:trPr>
        <w:tc>
          <w:tcPr>
            <w:tcW w:w="467" w:type="dxa"/>
            <w:vMerge/>
          </w:tcPr>
          <w:p w14:paraId="0DD6545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EB7F8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694410F8" w14:textId="3D18D40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6276FC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2FD3637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F06C587" w14:textId="77777777">
        <w:trPr>
          <w:trHeight w:val="215"/>
        </w:trPr>
        <w:tc>
          <w:tcPr>
            <w:tcW w:w="467" w:type="dxa"/>
            <w:vMerge/>
          </w:tcPr>
          <w:p w14:paraId="6113D29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AB27D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6313570E" w14:textId="7C8A22C5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175021B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5488143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76E0D5F" w14:textId="77777777">
        <w:trPr>
          <w:trHeight w:val="294"/>
        </w:trPr>
        <w:tc>
          <w:tcPr>
            <w:tcW w:w="467" w:type="dxa"/>
            <w:vMerge/>
          </w:tcPr>
          <w:p w14:paraId="753D625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63571A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07B542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087C66B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1EC26AB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F581503" w14:textId="77777777">
        <w:trPr>
          <w:trHeight w:val="47"/>
        </w:trPr>
        <w:tc>
          <w:tcPr>
            <w:tcW w:w="467" w:type="dxa"/>
            <w:vMerge/>
          </w:tcPr>
          <w:p w14:paraId="5BB5670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25372D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41B822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0DFF74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21F694E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9A22990" w14:textId="77777777">
        <w:trPr>
          <w:trHeight w:val="60"/>
        </w:trPr>
        <w:tc>
          <w:tcPr>
            <w:tcW w:w="467" w:type="dxa"/>
            <w:vMerge/>
          </w:tcPr>
          <w:p w14:paraId="05B230A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37A34F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05F3663A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347EBF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17D4898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569E3B3" w14:textId="77777777">
        <w:trPr>
          <w:trHeight w:val="302"/>
        </w:trPr>
        <w:tc>
          <w:tcPr>
            <w:tcW w:w="467" w:type="dxa"/>
            <w:vMerge/>
          </w:tcPr>
          <w:p w14:paraId="320F6F8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8BC01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17F64D7E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714E726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2E394C1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0ED8783F" w14:textId="77777777">
        <w:trPr>
          <w:trHeight w:val="293"/>
        </w:trPr>
        <w:tc>
          <w:tcPr>
            <w:tcW w:w="467" w:type="dxa"/>
            <w:vMerge/>
          </w:tcPr>
          <w:p w14:paraId="5C912F1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5307B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7C46267B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517D7D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5DE21B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4DD8677" w14:textId="77777777">
        <w:trPr>
          <w:trHeight w:val="269"/>
        </w:trPr>
        <w:tc>
          <w:tcPr>
            <w:tcW w:w="467" w:type="dxa"/>
            <w:vMerge/>
          </w:tcPr>
          <w:p w14:paraId="682C3E0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BD0107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6071D414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67E915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081B312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bookmarkEnd w:id="39"/>
      <w:tr w:rsidR="00543D5D" w:rsidRPr="00D05CD2" w14:paraId="41DE89E8" w14:textId="77777777">
        <w:trPr>
          <w:trHeight w:val="1292"/>
        </w:trPr>
        <w:tc>
          <w:tcPr>
            <w:tcW w:w="467" w:type="dxa"/>
            <w:vAlign w:val="center"/>
          </w:tcPr>
          <w:p w14:paraId="2ED495D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344919BF" w14:textId="1C3C948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41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42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0D537B14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6EFF4617" w14:textId="6FB7B48A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7EA2A1FC" w14:textId="77777777" w:rsidR="00543D5D" w:rsidRPr="00D05CD2" w:rsidRDefault="00543D5D">
      <w:pPr>
        <w:rPr>
          <w:sz w:val="22"/>
          <w:szCs w:val="22"/>
        </w:rPr>
      </w:pPr>
    </w:p>
    <w:p w14:paraId="4D907BB4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ARINC429数据字7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4D8504BE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24A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0EB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17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左起落架平均轮速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F85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759F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3E90ECF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B55B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B1C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BDA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002</w:t>
            </w:r>
          </w:p>
        </w:tc>
      </w:tr>
      <w:tr w:rsidR="00543D5D" w:rsidRPr="00D05CD2" w14:paraId="703A2EAF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835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3BC0C7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1BE58D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F5342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BAB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B9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18602B27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44A8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460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C86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7192F9E2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32F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158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D7B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FA7CF2C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0E514" w14:textId="77777777" w:rsidR="00543D5D" w:rsidRPr="00D05CD2" w:rsidRDefault="00543D5D">
            <w:pPr>
              <w:rPr>
                <w:sz w:val="22"/>
                <w:szCs w:val="22"/>
              </w:rPr>
            </w:pPr>
            <w:bookmarkStart w:id="43" w:name="_Hlk209529991"/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27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9B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37FBE888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9886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A1E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2D8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0D5DAE2C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0C94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B40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6E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bookmarkEnd w:id="43"/>
      <w:tr w:rsidR="00543D5D" w:rsidRPr="00D05CD2" w14:paraId="3F97F6E6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A291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C73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53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5BC12D6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5692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F15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8E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73E292DD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FAC2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411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13F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55DEF7C9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038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16D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FB5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68F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170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14915F48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3FE2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957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BC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25A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03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4B53ED2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31F7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6B6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C8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53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D2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7236A2D7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477E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FA0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94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D4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C6D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F2FEEF5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8E0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C09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23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173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A1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E31D526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CC2D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FE8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39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F7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3D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585F808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5213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B58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237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008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1B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66AE01D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19E9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637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4E7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B8B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F25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AE15C4D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2D78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494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6E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976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53D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D15757B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E7A6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D77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84B3" w14:textId="5A64DBCC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F58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297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96BD681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873B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590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AE796" w14:textId="6A51013D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712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38A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88ED0EE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614E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11A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149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A50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80C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4534376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EB92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80D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C5C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4DD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24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5D7F874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66E2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57D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8A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456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42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5481C36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C45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574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338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22E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887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1A9A0B93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C739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DFA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C6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77F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849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7638A38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80D9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F7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0AD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A8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97E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4A8D0E43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320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F1CC" w14:textId="584E98BB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注：各字节</w:t>
            </w:r>
            <w:r w:rsidRPr="00D05CD2">
              <w:rPr>
                <w:sz w:val="22"/>
                <w:szCs w:val="22"/>
              </w:rPr>
              <w:t>1-</w:t>
            </w:r>
            <w:r w:rsidRPr="00D05CD2">
              <w:rPr>
                <w:rFonts w:hint="eastAsia"/>
                <w:sz w:val="22"/>
                <w:szCs w:val="22"/>
              </w:rPr>
              <w:t>有效</w:t>
            </w:r>
            <w:del w:id="44" w:author="yaozu long" w:date="2026-01-07T21:27:00Z" w16du:dateUtc="2026-01-07T13:27:00Z">
              <w:r w:rsidRPr="00D05CD2" w:rsidDel="00DF2156">
                <w:rPr>
                  <w:rFonts w:hint="eastAsia"/>
                  <w:sz w:val="22"/>
                  <w:szCs w:val="22"/>
                </w:rPr>
                <w:delText>；</w:delText>
              </w:r>
            </w:del>
            <w:ins w:id="45" w:author="yaozu long" w:date="2026-01-07T21:27:00Z" w16du:dateUtc="2026-01-07T13:27:00Z">
              <w:r w:rsidR="00DF2156">
                <w:rPr>
                  <w:rFonts w:hint="eastAsia"/>
                  <w:sz w:val="22"/>
                  <w:szCs w:val="22"/>
                </w:rPr>
                <w:t>、</w:t>
              </w:r>
            </w:ins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无效。</w:t>
            </w:r>
          </w:p>
          <w:p w14:paraId="64112BA0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772E631" w14:textId="7877872D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22A7B8CC" w14:textId="77777777" w:rsidR="00543D5D" w:rsidRPr="00D05CD2" w:rsidRDefault="00543D5D">
      <w:pPr>
        <w:rPr>
          <w:sz w:val="22"/>
          <w:szCs w:val="22"/>
        </w:rPr>
      </w:pPr>
    </w:p>
    <w:p w14:paraId="4DC3E830" w14:textId="77777777" w:rsidR="00543D5D" w:rsidRPr="00D05CD2" w:rsidRDefault="00543D5D">
      <w:pPr>
        <w:rPr>
          <w:sz w:val="22"/>
          <w:szCs w:val="22"/>
        </w:rPr>
      </w:pPr>
    </w:p>
    <w:p w14:paraId="276583F9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ARINC429数据字8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3886593E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7D1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0E7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9C9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右起落架平均轮速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A41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19D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BB3660D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ABB6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9AD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D5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003</w:t>
            </w:r>
          </w:p>
        </w:tc>
      </w:tr>
      <w:tr w:rsidR="00543D5D" w:rsidRPr="00D05CD2" w14:paraId="74B0C0D9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368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346C43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7FD466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672683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339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A02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3EB4F699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3E33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A5D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898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AA5A5A6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213B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E76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D18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4C595A13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ACB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DE4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FB3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7D853E89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48F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A7A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894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454B3DB5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F8D0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07A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0E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1021FC9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F46A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76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01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2E3BA66D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1B70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219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51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100D3372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CAE3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217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76A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73EF5489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63E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C55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0CB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78C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EDF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54A1253D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8CC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3B5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5ED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955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8AF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D437CFC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CC3D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940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65E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0AB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4C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3476E30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9F16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B81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94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7F3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0B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789CDD5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BA37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8C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594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576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5A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CE04DD1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08AD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D12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BB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F97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0F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D2AD57A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FA51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80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1E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197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6B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16BEAF9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7F9B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8BB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26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347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FD9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B182FC8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6AE0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3D4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41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9FD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92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C90664E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C07B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7A6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96213" w14:textId="40A98316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37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A9E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5A0EB6A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563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2D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CAA14" w14:textId="4216BB7C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407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3C1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D79A1C4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74B3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AFC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C3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CF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1D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F97A3E9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FAE1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E76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7B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7F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1E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2C0DC5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BFD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295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CAA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41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62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A20F854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D8BB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BC8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DF2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C39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B16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3827C040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A1BC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4E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AF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EC5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D10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1AA35A57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D7E4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334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2E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313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A32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5854C8D8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781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715F" w14:textId="44956EEC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注：各字节</w:t>
            </w:r>
            <w:r w:rsidRPr="00D05CD2">
              <w:rPr>
                <w:sz w:val="22"/>
                <w:szCs w:val="22"/>
              </w:rPr>
              <w:t>1-</w:t>
            </w:r>
            <w:r w:rsidRPr="00D05CD2">
              <w:rPr>
                <w:rFonts w:hint="eastAsia"/>
                <w:sz w:val="22"/>
                <w:szCs w:val="22"/>
              </w:rPr>
              <w:t>有效</w:t>
            </w:r>
            <w:del w:id="46" w:author="yaozu long" w:date="2026-01-07T21:27:00Z" w16du:dateUtc="2026-01-07T13:27:00Z">
              <w:r w:rsidRPr="00D05CD2" w:rsidDel="00DF2156">
                <w:rPr>
                  <w:rFonts w:hint="eastAsia"/>
                  <w:sz w:val="22"/>
                  <w:szCs w:val="22"/>
                </w:rPr>
                <w:delText>；</w:delText>
              </w:r>
            </w:del>
            <w:ins w:id="47" w:author="yaozu long" w:date="2026-01-07T21:27:00Z" w16du:dateUtc="2026-01-07T13:27:00Z">
              <w:r w:rsidR="00DF2156">
                <w:rPr>
                  <w:rFonts w:hint="eastAsia"/>
                  <w:sz w:val="22"/>
                  <w:szCs w:val="22"/>
                </w:rPr>
                <w:t>、</w:t>
              </w:r>
            </w:ins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无效。</w:t>
            </w:r>
          </w:p>
          <w:p w14:paraId="4270CDDC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00D1C4CC" w14:textId="18A4E7DF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57418A67" w14:textId="77777777" w:rsidR="00543D5D" w:rsidRPr="00D05CD2" w:rsidRDefault="00543D5D">
      <w:pPr>
        <w:rPr>
          <w:sz w:val="22"/>
          <w:szCs w:val="22"/>
        </w:rPr>
      </w:pPr>
    </w:p>
    <w:p w14:paraId="2647E67A" w14:textId="77777777" w:rsidR="00543D5D" w:rsidRPr="00D05CD2" w:rsidRDefault="00543D5D">
      <w:pPr>
        <w:rPr>
          <w:sz w:val="22"/>
          <w:szCs w:val="22"/>
        </w:rPr>
      </w:pPr>
    </w:p>
    <w:p w14:paraId="1F26076A" w14:textId="77777777" w:rsidR="00543D5D" w:rsidRPr="00D05CD2" w:rsidRDefault="00543D5D">
      <w:pPr>
        <w:rPr>
          <w:sz w:val="22"/>
          <w:szCs w:val="22"/>
        </w:rPr>
      </w:pPr>
    </w:p>
    <w:p w14:paraId="0369BE7D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ARINC429数据字9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72DCE0D8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42A8C" w14:textId="77777777" w:rsidR="00543D5D" w:rsidRPr="00D05CD2" w:rsidRDefault="006E20DC">
            <w:pPr>
              <w:rPr>
                <w:sz w:val="22"/>
                <w:szCs w:val="22"/>
              </w:rPr>
            </w:pPr>
            <w:bookmarkStart w:id="48" w:name="OLE_LINK10"/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A2A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D8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各机轮防滑状态、刹车模式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DCA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9597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E6BC3CB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42F1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1DF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99B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352</w:t>
            </w:r>
          </w:p>
        </w:tc>
      </w:tr>
      <w:tr w:rsidR="00543D5D" w:rsidRPr="00D05CD2" w14:paraId="42E5E43F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A38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692A5D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08CE51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0A048C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8ED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B6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0A15E0AA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C177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397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A6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00426B04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5E19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6CF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ABFD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16B4FF27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5B17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1C8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A0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70313CC7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C6ED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6A5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6F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2EF2782F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431F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83F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6C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03E6CFF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758D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3AE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83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3FC8369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9CF5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2C4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D4E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4E915A41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7CE7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E8D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3D7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6B435824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28B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58F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C82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5B3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90A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0F0EE943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DD9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B80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45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53F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9A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右内轮防滑故障状态</w:t>
            </w:r>
          </w:p>
        </w:tc>
      </w:tr>
      <w:tr w:rsidR="00543D5D" w:rsidRPr="00D05CD2" w14:paraId="546C07FA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EA2E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3D2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92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3F0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F2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右外轮防滑故障状态</w:t>
            </w:r>
          </w:p>
        </w:tc>
      </w:tr>
      <w:tr w:rsidR="00543D5D" w:rsidRPr="00D05CD2" w14:paraId="72722440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B5E2F" w14:textId="77777777" w:rsidR="00543D5D" w:rsidRPr="00D05CD2" w:rsidRDefault="00543D5D">
            <w:pPr>
              <w:rPr>
                <w:sz w:val="22"/>
                <w:szCs w:val="22"/>
              </w:rPr>
            </w:pPr>
            <w:bookmarkStart w:id="49" w:name="_Hlk209688609"/>
            <w:bookmarkStart w:id="50" w:name="_Hlk209688780"/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B71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31C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A49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5E2D2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BCMU_AUTO_BRK_ON</w:t>
            </w:r>
          </w:p>
        </w:tc>
      </w:tr>
      <w:tr w:rsidR="00543D5D" w:rsidRPr="00D05CD2" w14:paraId="6E0C23D0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ED1D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13E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FC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06B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7C69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BCMU_BRK_NML_ON</w:t>
            </w:r>
          </w:p>
        </w:tc>
      </w:tr>
      <w:bookmarkEnd w:id="49"/>
      <w:tr w:rsidR="00543D5D" w:rsidRPr="00D05CD2" w14:paraId="2A712A29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80B6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834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75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9C4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1E28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BCMU_BRK_ALT_ON</w:t>
            </w:r>
          </w:p>
        </w:tc>
      </w:tr>
      <w:tr w:rsidR="00543D5D" w:rsidRPr="00D05CD2" w14:paraId="40070DC8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3BEF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CF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75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170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5B31E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BCMU_BRK_EMER_ON</w:t>
            </w:r>
          </w:p>
        </w:tc>
      </w:tr>
      <w:bookmarkEnd w:id="50"/>
      <w:tr w:rsidR="00543D5D" w:rsidRPr="00D05CD2" w14:paraId="224B15CF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24E3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D05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C25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56E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C3F7" w14:textId="0BC4C481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del w:id="51" w:author="yaozu long" w:date="2025-12-25T15:12:00Z" w16du:dateUtc="2025-12-25T07:12:00Z">
              <w:r w:rsidRPr="00D05CD2" w:rsidDel="00382594">
                <w:rPr>
                  <w:rFonts w:hint="eastAsia"/>
                  <w:sz w:val="22"/>
                  <w:szCs w:val="22"/>
                </w:rPr>
                <w:delText>预留</w:delText>
              </w:r>
            </w:del>
            <w:ins w:id="52" w:author="yaozu long" w:date="2025-12-25T15:12:00Z" w16du:dateUtc="2025-12-25T07:12:00Z">
              <w:r w:rsidR="00382594">
                <w:rPr>
                  <w:rFonts w:hint="eastAsia"/>
                  <w:sz w:val="22"/>
                  <w:szCs w:val="22"/>
                </w:rPr>
                <w:t>轮速故障状态</w:t>
              </w:r>
            </w:ins>
          </w:p>
        </w:tc>
      </w:tr>
      <w:tr w:rsidR="00543D5D" w:rsidRPr="00D05CD2" w14:paraId="40877C0E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CD3D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4BF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7D6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2CE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14204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9307CCD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7A87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722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56DEE" w14:textId="7D234B60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B0F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B7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8F21A57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BC39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6C4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B722F" w14:textId="4E0F9F14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8D0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E9F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40894ED1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2123B" w14:textId="77777777" w:rsidR="00543D5D" w:rsidRPr="00D05CD2" w:rsidRDefault="00543D5D">
            <w:pPr>
              <w:rPr>
                <w:sz w:val="22"/>
                <w:szCs w:val="22"/>
              </w:rPr>
            </w:pPr>
            <w:bookmarkStart w:id="53" w:name="_Hlk209688656"/>
            <w:bookmarkStart w:id="54" w:name="_Hlk208239785"/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B74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8BDD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bookmarkStart w:id="55" w:name="OLE_LINK9"/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左内轮防滑状态</w:t>
            </w:r>
            <w:bookmarkEnd w:id="55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696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EA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60390F95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0CA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8AD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78EC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B2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2B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bookmarkEnd w:id="53"/>
      <w:tr w:rsidR="00543D5D" w:rsidRPr="00D05CD2" w14:paraId="7CE464CC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A4CD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2E9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0B5F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827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B1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4F8C78A3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895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9CC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1CE5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32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AE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bookmarkEnd w:id="54"/>
      <w:tr w:rsidR="00543D5D" w:rsidRPr="00D05CD2" w14:paraId="17B9825B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581E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210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3A3F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左内轮防滑故障状态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B84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A30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5E549E53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8C17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8A2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AE5C0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左外轮防滑故障状态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AA7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144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4CF18151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442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0059" w14:textId="17CE6C71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注：各字节</w:t>
            </w:r>
            <w:r w:rsidRPr="00D05CD2">
              <w:rPr>
                <w:sz w:val="22"/>
                <w:szCs w:val="22"/>
              </w:rPr>
              <w:t>1-</w:t>
            </w:r>
            <w:r w:rsidRPr="00D05CD2">
              <w:rPr>
                <w:rFonts w:hint="eastAsia"/>
                <w:sz w:val="22"/>
                <w:szCs w:val="22"/>
              </w:rPr>
              <w:t>有效</w:t>
            </w:r>
            <w:del w:id="56" w:author="yaozu long" w:date="2026-01-07T21:27:00Z" w16du:dateUtc="2026-01-07T13:27:00Z">
              <w:r w:rsidRPr="00D05CD2" w:rsidDel="00DF2156">
                <w:rPr>
                  <w:rFonts w:hint="eastAsia"/>
                  <w:sz w:val="22"/>
                  <w:szCs w:val="22"/>
                </w:rPr>
                <w:delText>；</w:delText>
              </w:r>
            </w:del>
            <w:ins w:id="57" w:author="yaozu long" w:date="2026-01-07T21:27:00Z" w16du:dateUtc="2026-01-07T13:27:00Z">
              <w:r w:rsidR="00DF2156">
                <w:rPr>
                  <w:rFonts w:hint="eastAsia"/>
                  <w:sz w:val="22"/>
                  <w:szCs w:val="22"/>
                </w:rPr>
                <w:t>、</w:t>
              </w:r>
            </w:ins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无效</w:t>
            </w:r>
            <w:ins w:id="58" w:author="yaozu long" w:date="2026-01-07T21:27:00Z" w16du:dateUtc="2026-01-07T13:27:00Z">
              <w:r w:rsidR="00DF2156">
                <w:rPr>
                  <w:rFonts w:hint="eastAsia"/>
                  <w:sz w:val="22"/>
                  <w:szCs w:val="22"/>
                </w:rPr>
                <w:t>；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、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6AABD39B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47D32B6D" w14:textId="1F70C87B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  <w:bookmarkEnd w:id="48"/>
    </w:tbl>
    <w:p w14:paraId="5A286A53" w14:textId="77777777" w:rsidR="00543D5D" w:rsidRPr="00D05CD2" w:rsidRDefault="00543D5D">
      <w:pPr>
        <w:rPr>
          <w:sz w:val="22"/>
          <w:szCs w:val="22"/>
        </w:rPr>
      </w:pPr>
    </w:p>
    <w:p w14:paraId="572FD3DB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ARINC429数据字10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1EA788DA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07FDD" w14:textId="77777777" w:rsidR="00543D5D" w:rsidRPr="00D05CD2" w:rsidRDefault="006E20DC">
            <w:pPr>
              <w:rPr>
                <w:sz w:val="22"/>
                <w:szCs w:val="22"/>
              </w:rPr>
            </w:pPr>
            <w:bookmarkStart w:id="59" w:name="OLE_LINK11"/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90E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F9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左内胎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压数据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E4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0FB5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3602C5E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DF85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4BE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7AF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060</w:t>
            </w:r>
          </w:p>
        </w:tc>
      </w:tr>
      <w:tr w:rsidR="00543D5D" w:rsidRPr="00D05CD2" w14:paraId="238F50F7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F4F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7E97C8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40FC1F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6BEBC4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728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86F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54C78B2B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91BE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E0E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50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7DF8FF2B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9C7A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D4C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124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ED8F986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E6CC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AEF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43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psi</w:t>
            </w:r>
          </w:p>
        </w:tc>
      </w:tr>
      <w:tr w:rsidR="00543D5D" w:rsidRPr="00D05CD2" w14:paraId="1CD9E0C9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C26A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856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0C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0-655.35</w:t>
            </w:r>
          </w:p>
        </w:tc>
      </w:tr>
      <w:tr w:rsidR="00543D5D" w:rsidRPr="00D05CD2" w14:paraId="51D94A40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03A1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FED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57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0.01</w:t>
            </w:r>
          </w:p>
        </w:tc>
      </w:tr>
      <w:tr w:rsidR="00543D5D" w:rsidRPr="00D05CD2" w14:paraId="643D8BCC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DCC1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1AB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BA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5 PSI</w:t>
            </w:r>
          </w:p>
        </w:tc>
      </w:tr>
      <w:tr w:rsidR="00543D5D" w:rsidRPr="00D05CD2" w14:paraId="1B39695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26F7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C41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93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26CBF229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ECD9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92B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C84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4E898578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5AF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19C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8E4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0A7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5B4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168BFDC3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0EAD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9EF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C6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E5F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51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0FB255B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7D6C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1A5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44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77B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0F0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4937CA8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08F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8BE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6A1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3C7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23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4F3464E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A67B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CA6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B5E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5FC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6E7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B52E1D7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1AE4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8BD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C7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208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3E4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7B2DDD9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15EF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DB5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2F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FEA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2B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EB745AA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445C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93C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BCE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D98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28A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AC05246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77E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84D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842E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531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14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B2DEF84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210A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90E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5CF4" w14:textId="4856B02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DD9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343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51D70E4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B219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117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DEAF" w14:textId="40B1E6D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B979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82D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709BE234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7ED6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1C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F5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499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5D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BE9A15B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702C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EEE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C73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FAE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8F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52154E07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94D8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294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A0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F10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D64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6FE8DDAE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4528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978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89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E0E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28D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3BE9DD06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2C9D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2C8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5F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C5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1F9E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48D2160A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E4E0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4B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305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349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355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22D050B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DD5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9BEE" w14:textId="11C5320C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del w:id="60" w:author="yaozu long" w:date="2026-01-07T21:28:00Z" w16du:dateUtc="2026-01-07T13:28:00Z">
              <w:r w:rsidRPr="00D05CD2" w:rsidDel="00DF2156">
                <w:rPr>
                  <w:rFonts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无效</w:delText>
              </w:r>
            </w:del>
            <w:ins w:id="61" w:author="yaozu long" w:date="2026-01-07T21:28:00Z" w16du:dateUtc="2026-01-07T13:28:00Z">
              <w:r w:rsidR="00DF2156">
                <w:rPr>
                  <w:rFonts w:hint="eastAsia"/>
                  <w:sz w:val="22"/>
                  <w:szCs w:val="22"/>
                </w:rPr>
                <w:t>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有效、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故障、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2099A852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7672186E" w14:textId="52A1F621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  <w:bookmarkEnd w:id="59"/>
    </w:tbl>
    <w:p w14:paraId="5B937D12" w14:textId="77777777" w:rsidR="00543D5D" w:rsidRPr="00D05CD2" w:rsidRDefault="00543D5D">
      <w:pPr>
        <w:rPr>
          <w:sz w:val="22"/>
          <w:szCs w:val="22"/>
        </w:rPr>
      </w:pPr>
    </w:p>
    <w:p w14:paraId="5D9C9060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ARINC429数据字11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59C53DF4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E11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C40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D8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左外胎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压数据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290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27D2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8DFDFEB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9893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A0E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5E3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062</w:t>
            </w:r>
          </w:p>
        </w:tc>
      </w:tr>
      <w:tr w:rsidR="00543D5D" w:rsidRPr="00D05CD2" w14:paraId="7D447DC6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4E9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1E73C1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37F096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7089C9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120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92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62DB0102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D365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89D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58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67DCE80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546D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7F2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DD9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A3D3A03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BFF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B9C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976E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psi</w:t>
            </w:r>
          </w:p>
        </w:tc>
      </w:tr>
      <w:tr w:rsidR="00543D5D" w:rsidRPr="00D05CD2" w14:paraId="40E28375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DE85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74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7E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0-655.35</w:t>
            </w:r>
          </w:p>
        </w:tc>
      </w:tr>
      <w:tr w:rsidR="00543D5D" w:rsidRPr="00D05CD2" w14:paraId="69A3A138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A9AD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7E3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D4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0.01</w:t>
            </w:r>
          </w:p>
        </w:tc>
      </w:tr>
      <w:tr w:rsidR="00543D5D" w:rsidRPr="00D05CD2" w14:paraId="0326AD8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1215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13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A0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5 PSI</w:t>
            </w:r>
          </w:p>
        </w:tc>
      </w:tr>
      <w:tr w:rsidR="00543D5D" w:rsidRPr="00D05CD2" w14:paraId="7FEB5CC9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EC58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342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BF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77E5F935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557D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2F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CA0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5AA97FDC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11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0A6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726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04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633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1564FDD1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531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970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01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D8B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9E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2818B7F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320C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9DD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E9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AB3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9D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CCFB881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8F89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184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18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2F2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7B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0DC1763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5D2C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480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60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8CC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FE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E5BC4FC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CF5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317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401B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512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74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68121E0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55B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428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8A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846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51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54891DF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7B12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49D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887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9E2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F5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4799D21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E381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C30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64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AFE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89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930442C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50A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715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75D09" w14:textId="03F0E7C6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784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AA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62C7F68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E824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82F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283D" w14:textId="4BF85678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F82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863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5359DC98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9512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D66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D4E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684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4C5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56ED887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4C60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55C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15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19E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6D4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66CD8C8E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6703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1BC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100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735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46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77EC28A8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E745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B1F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647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6C5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9FF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27694A4E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9236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FC4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6C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B91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F6A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6F563B12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67FD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7AC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7B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8C5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A7F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110E7AC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C163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3224" w14:textId="2229D034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del w:id="62" w:author="yaozu long" w:date="2026-01-07T21:28:00Z" w16du:dateUtc="2026-01-07T13:28:00Z">
              <w:r w:rsidRPr="00D05CD2" w:rsidDel="00DF2156">
                <w:rPr>
                  <w:rFonts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无效</w:delText>
              </w:r>
            </w:del>
            <w:ins w:id="63" w:author="yaozu long" w:date="2026-01-07T21:28:00Z" w16du:dateUtc="2026-01-07T13:28:00Z">
              <w:r w:rsidR="00DF2156">
                <w:rPr>
                  <w:rFonts w:hint="eastAsia"/>
                  <w:sz w:val="22"/>
                  <w:szCs w:val="22"/>
                </w:rPr>
                <w:t>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有效、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故障、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6174DB0F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4F7E43B0" w14:textId="2A14DE3F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2442AEE4" w14:textId="77777777" w:rsidR="00543D5D" w:rsidRPr="00D05CD2" w:rsidRDefault="00543D5D">
      <w:pPr>
        <w:rPr>
          <w:sz w:val="22"/>
          <w:szCs w:val="22"/>
        </w:rPr>
      </w:pPr>
    </w:p>
    <w:p w14:paraId="30C0F57C" w14:textId="77777777" w:rsidR="00543D5D" w:rsidRPr="00D05CD2" w:rsidRDefault="00543D5D">
      <w:pPr>
        <w:rPr>
          <w:sz w:val="22"/>
          <w:szCs w:val="22"/>
        </w:rPr>
      </w:pPr>
    </w:p>
    <w:p w14:paraId="4B6B2E82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ARINC429数据字12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4045038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642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38C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FED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右内胎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压数据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06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6F1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8D17D60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F8C1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C7D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9E5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061</w:t>
            </w:r>
          </w:p>
        </w:tc>
      </w:tr>
      <w:tr w:rsidR="00543D5D" w:rsidRPr="00D05CD2" w14:paraId="2E8DB6A4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844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3D9C5B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515DAA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68CF29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FE7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D1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0468BAB4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BFC7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242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306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5845EB54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C655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42F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6D9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0DF6BD2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41D2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32A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14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psi</w:t>
            </w:r>
          </w:p>
        </w:tc>
      </w:tr>
      <w:tr w:rsidR="00543D5D" w:rsidRPr="00D05CD2" w14:paraId="25B919DD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A164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08B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32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0-655.35</w:t>
            </w:r>
          </w:p>
        </w:tc>
      </w:tr>
      <w:tr w:rsidR="00543D5D" w:rsidRPr="00D05CD2" w14:paraId="15AB8B83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D8E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34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267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0.01</w:t>
            </w:r>
          </w:p>
        </w:tc>
      </w:tr>
      <w:tr w:rsidR="00543D5D" w:rsidRPr="00D05CD2" w14:paraId="27E8D00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D3F1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C20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055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5 PSI</w:t>
            </w:r>
          </w:p>
        </w:tc>
      </w:tr>
      <w:tr w:rsidR="00543D5D" w:rsidRPr="00D05CD2" w14:paraId="58070BE5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401B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485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DF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448B6A76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09B7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2C4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481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67269E72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8B7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F43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61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6BB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2B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297BEE81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F0AA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A55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24A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C2C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10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4FC4529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732E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63E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94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F4B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6B8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A548B07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A2CB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637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18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DC5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7C8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D24B2ED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73C1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994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EB0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943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32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313E4C9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0E35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FDB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6B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99F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0EF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3B9D52F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FDE8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F70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BC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80D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B7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771BD11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DF87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831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9B0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678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7E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D89A1B2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1593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D1A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54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749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4B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DFFF6FD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DC1C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118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C8F9" w14:textId="111A14A3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356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84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EC0E526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0F80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941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632D" w14:textId="309658EE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F5A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47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2A86F9DD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43C5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69D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E79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3B8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FD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7F69CB2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4391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27E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0B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687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CCE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04B0D6F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C96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30A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FB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204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8BA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2DBF16DE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66E3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D31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C2C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231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DF1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1772EB04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350E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90B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DE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477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B3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2907ADC5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7D8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A28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BE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EAC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CA5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4F22F970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477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F8189" w14:textId="39251868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del w:id="64" w:author="yaozu long" w:date="2026-01-07T21:28:00Z" w16du:dateUtc="2026-01-07T13:28:00Z">
              <w:r w:rsidRPr="00D05CD2" w:rsidDel="00DF2156">
                <w:rPr>
                  <w:rFonts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无效</w:delText>
              </w:r>
            </w:del>
            <w:ins w:id="65" w:author="yaozu long" w:date="2026-01-07T21:28:00Z" w16du:dateUtc="2026-01-07T13:28:00Z">
              <w:r w:rsidR="00DF2156">
                <w:rPr>
                  <w:rFonts w:hint="eastAsia"/>
                  <w:sz w:val="22"/>
                  <w:szCs w:val="22"/>
                </w:rPr>
                <w:t>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有效、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故障、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69180521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0DE0B5E4" w14:textId="624FD62C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60C49553" w14:textId="77777777" w:rsidR="00543D5D" w:rsidRPr="00D05CD2" w:rsidRDefault="00543D5D">
      <w:pPr>
        <w:rPr>
          <w:sz w:val="22"/>
          <w:szCs w:val="22"/>
        </w:rPr>
      </w:pPr>
    </w:p>
    <w:p w14:paraId="2EEAC537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ARINC429数据字13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A8281BB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19E08" w14:textId="77777777" w:rsidR="00543D5D" w:rsidRPr="00D05CD2" w:rsidRDefault="006E20DC">
            <w:pPr>
              <w:rPr>
                <w:sz w:val="22"/>
                <w:szCs w:val="22"/>
              </w:rPr>
            </w:pPr>
            <w:bookmarkStart w:id="66" w:name="OLE_LINK12"/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333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F45F" w14:textId="77777777" w:rsidR="00543D5D" w:rsidRPr="00D05CD2" w:rsidRDefault="006E20DC">
            <w:pPr>
              <w:jc w:val="left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右外胎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压数据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D5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0607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4020010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018E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EA6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04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063</w:t>
            </w:r>
          </w:p>
        </w:tc>
      </w:tr>
      <w:tr w:rsidR="00543D5D" w:rsidRPr="00D05CD2" w14:paraId="4709CE02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41B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0AB2A6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442AE1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31AB0B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BCA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95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645B1F5A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A74F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2AB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90E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63A04870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E869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7C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6AC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DEA7CDA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5697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927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2F8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psi</w:t>
            </w:r>
          </w:p>
        </w:tc>
      </w:tr>
      <w:tr w:rsidR="00543D5D" w:rsidRPr="00D05CD2" w14:paraId="73A3EBF2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C2F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026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5A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0-655.35</w:t>
            </w:r>
          </w:p>
        </w:tc>
      </w:tr>
      <w:tr w:rsidR="00543D5D" w:rsidRPr="00D05CD2" w14:paraId="159BCF34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6C3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CDC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75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0.01</w:t>
            </w:r>
          </w:p>
        </w:tc>
      </w:tr>
      <w:tr w:rsidR="00543D5D" w:rsidRPr="00D05CD2" w14:paraId="189214AC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754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96E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088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sz w:val="22"/>
                <w:szCs w:val="22"/>
              </w:rPr>
              <w:t>5 PSI</w:t>
            </w:r>
          </w:p>
        </w:tc>
      </w:tr>
      <w:tr w:rsidR="00543D5D" w:rsidRPr="00D05CD2" w14:paraId="17F56515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4CF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C2C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42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0B586D6A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856F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8AE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9F6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054B2EEA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9A0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523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4C7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15F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F48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3932D0B7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DBF04" w14:textId="77777777" w:rsidR="00543D5D" w:rsidRPr="00D05CD2" w:rsidRDefault="00543D5D">
            <w:pPr>
              <w:rPr>
                <w:sz w:val="22"/>
                <w:szCs w:val="22"/>
              </w:rPr>
            </w:pPr>
            <w:bookmarkStart w:id="67" w:name="_Hlk209603091"/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F7B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EE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D62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3F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5E036C2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F25E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E4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CE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E0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776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783B7AA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07A9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874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9E4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333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4A7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9C88C1E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E5A5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A69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ED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445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44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A0356D8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50B8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DCC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84B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03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61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1A33619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5C57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02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BD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3D0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10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04957FC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DABD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81F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D0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787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25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0DE6BEA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8B0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085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35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3C2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25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3E9B4C8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3F96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E14B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43696" w14:textId="12DE6048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EE5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9E8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5B9519C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E573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90C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BCD91" w14:textId="7820580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31C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05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4D317C6D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FD7E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4E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99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5DB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436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73443E51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0036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6F1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FB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2C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72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44ECB92A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4825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026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46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CCC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1C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774E5C36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FA5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7F2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4E1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AF7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6A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0F5D34DF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9D42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D55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A0C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BD4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AEF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14C6BE43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7422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6D2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52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84F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04E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bookmarkEnd w:id="67"/>
      <w:tr w:rsidR="00543D5D" w:rsidRPr="00D05CD2" w14:paraId="748CA8D2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553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57D3" w14:textId="5F262C7D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del w:id="68" w:author="yaozu long" w:date="2026-01-07T21:28:00Z" w16du:dateUtc="2026-01-07T13:28:00Z">
              <w:r w:rsidRPr="00D05CD2" w:rsidDel="00DF2156">
                <w:rPr>
                  <w:rFonts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无效</w:delText>
              </w:r>
            </w:del>
            <w:ins w:id="69" w:author="yaozu long" w:date="2026-01-07T21:28:00Z" w16du:dateUtc="2026-01-07T13:28:00Z">
              <w:r w:rsidR="00DF2156">
                <w:rPr>
                  <w:rFonts w:hint="eastAsia"/>
                  <w:sz w:val="22"/>
                  <w:szCs w:val="22"/>
                </w:rPr>
                <w:t>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有效、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故障、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7BD6930F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2FB730F0" w14:textId="0ED47308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 xml:space="preserve">  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  <w:bookmarkEnd w:id="66"/>
    </w:tbl>
    <w:p w14:paraId="29C7D677" w14:textId="77777777" w:rsidR="00543D5D" w:rsidRPr="00D05CD2" w:rsidRDefault="00543D5D">
      <w:pPr>
        <w:rPr>
          <w:sz w:val="22"/>
          <w:szCs w:val="22"/>
        </w:rPr>
      </w:pPr>
    </w:p>
    <w:p w14:paraId="3F134C51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ARINC429数据字14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5A51180A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B4A66" w14:textId="77777777" w:rsidR="00543D5D" w:rsidRPr="00D05CD2" w:rsidRDefault="006E20DC">
            <w:pPr>
              <w:rPr>
                <w:sz w:val="22"/>
                <w:szCs w:val="22"/>
              </w:rPr>
            </w:pPr>
            <w:bookmarkStart w:id="70" w:name="OLE_LINK13"/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59D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DE54" w14:textId="77777777" w:rsidR="00543D5D" w:rsidRPr="00D05CD2" w:rsidRDefault="006E20DC">
            <w:pPr>
              <w:jc w:val="left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左内机轮刹车实际总压力数据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A6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43A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83ABC28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D60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E06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FB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070</w:t>
            </w:r>
          </w:p>
        </w:tc>
      </w:tr>
      <w:tr w:rsidR="00543D5D" w:rsidRPr="00D05CD2" w14:paraId="62F2CCF8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758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1AFCB9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7D09EA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44E4DA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EF4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F3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42136AD6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0B8B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28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7A7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DB15608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C078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354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169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276BE75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A1B6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C0E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80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1DFB2A35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26D5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D2E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52A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65536N</w:t>
            </w:r>
          </w:p>
        </w:tc>
      </w:tr>
      <w:tr w:rsidR="00543D5D" w:rsidRPr="00D05CD2" w14:paraId="5FF14B94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52D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669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CF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4FD20B22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30F7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761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AA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100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6AF7F369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FAE4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302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20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3FB67C1F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E045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BF2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021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430125B5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545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6DC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D1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32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8BE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77F67A51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A82F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619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7B3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E7E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E8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70073D3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3225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138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D80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E62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5F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C3BFB25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AEB6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8CF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9D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0CE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A16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61C39C2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3ED5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F57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F51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9A3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4D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C73C7DD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0F2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497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D0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78A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85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9127564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2A6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69E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4CF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037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F7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E6D8C4C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C339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27D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01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DBC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2A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446B4B2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20B8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AEA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1B9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8A23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EE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B24919C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0696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BAE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C179" w14:textId="0BDD4B3A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BA6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55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5EA9D74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FF94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1BD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0471" w14:textId="439BA558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9CB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58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4EAC12A9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B74E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1C7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D2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6C0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5C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0850E960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6E0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240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35DB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855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1E9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294E201F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76B9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A1EA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45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C38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537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E32E64E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5869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B3E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51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6A8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61C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2B8F9164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E0A5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6AD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81D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0D7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4CC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322CCA32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FC65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730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19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603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C12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22624B22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545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54FE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6CFCA76C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23D2FB28" w14:textId="2B91888E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  <w:bookmarkEnd w:id="70"/>
    </w:tbl>
    <w:p w14:paraId="074D61CE" w14:textId="77777777" w:rsidR="00543D5D" w:rsidRPr="00D05CD2" w:rsidRDefault="00543D5D">
      <w:pPr>
        <w:rPr>
          <w:sz w:val="22"/>
          <w:szCs w:val="22"/>
        </w:rPr>
      </w:pPr>
    </w:p>
    <w:p w14:paraId="747C37E1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ARINC429数据字15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CA94D9C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53C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CA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21C4" w14:textId="77777777" w:rsidR="00543D5D" w:rsidRPr="00D05CD2" w:rsidRDefault="006E20DC">
            <w:pPr>
              <w:jc w:val="left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左外机轮刹车实际总压力数据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B8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8EEA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87D2847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7A66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79A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D9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072</w:t>
            </w:r>
          </w:p>
        </w:tc>
      </w:tr>
      <w:tr w:rsidR="00543D5D" w:rsidRPr="00D05CD2" w14:paraId="13937F3A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FBF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1FCD04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2ABA11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4F6C14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CB3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4D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3BF647FD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977C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EB4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882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EECC31E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5F2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7F9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7D3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1ED555D4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9F5F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DA7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6D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531F5FFA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6109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1DF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11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65535N</w:t>
            </w:r>
          </w:p>
        </w:tc>
      </w:tr>
      <w:tr w:rsidR="00543D5D" w:rsidRPr="00D05CD2" w14:paraId="52F31714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4724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BD8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C9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60AE5AE9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9C4D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E28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91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100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4AC305A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929D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164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83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6EF4900B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EDDB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F7D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5E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4D0CB240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9BC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3F1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2E7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7C4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949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E2E12DF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BE37C" w14:textId="77777777" w:rsidR="00543D5D" w:rsidRPr="00D05CD2" w:rsidRDefault="00543D5D">
            <w:pPr>
              <w:rPr>
                <w:sz w:val="22"/>
                <w:szCs w:val="22"/>
              </w:rPr>
            </w:pPr>
            <w:bookmarkStart w:id="71" w:name="_Hlk209603154"/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E96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1B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D4F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3F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979C930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888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B23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A4E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CDE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47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337D8EF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10E2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917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37D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69C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1C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1AEF59D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7457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A68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15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75F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E8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8C5C913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D7D4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503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4A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D68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A3D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0F22B3D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EF37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E4AA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D0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A0D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AEA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87FDF5D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6CE5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D31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848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3EF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D3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FE3C850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D78B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B6F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5FE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CA03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593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2B75C47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6CF8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82C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142E" w14:textId="4523006D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7C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EC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9CF93BF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3E65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475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9F19" w14:textId="6AD43F2B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088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F7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70043EB5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57B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CA2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E5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92E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87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5A8D7B59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1FD2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E74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0E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7EC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E3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48C76FC7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AA26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64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3B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E1A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29D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7E78A6C9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5EBD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89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2E3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1F9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5F8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6B02D865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0A3C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14D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80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BCB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C2D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7C01F5D0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C45D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69C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5F3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C2B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48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bookmarkEnd w:id="71"/>
      <w:tr w:rsidR="00543D5D" w:rsidRPr="00D05CD2" w14:paraId="6F3CEE48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D7F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2D2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60736C76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38CCA9FA" w14:textId="67EA581D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6B9F0275" w14:textId="77777777" w:rsidR="00543D5D" w:rsidRPr="00D05CD2" w:rsidRDefault="00543D5D">
      <w:pPr>
        <w:rPr>
          <w:sz w:val="22"/>
          <w:szCs w:val="22"/>
        </w:rPr>
      </w:pPr>
    </w:p>
    <w:p w14:paraId="4650CF7A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ARINC429数据字16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77800C07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D7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FF7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F32C" w14:textId="77777777" w:rsidR="00543D5D" w:rsidRPr="00D05CD2" w:rsidRDefault="006E20DC">
            <w:pPr>
              <w:jc w:val="left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右内机轮刹车实际总压力数据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92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DF8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92497D5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0F6E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26A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8B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071</w:t>
            </w:r>
          </w:p>
        </w:tc>
      </w:tr>
      <w:tr w:rsidR="00543D5D" w:rsidRPr="00D05CD2" w14:paraId="4C2ACE52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23C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1888C3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31E60E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1F6745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339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88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10D4842B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8528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7CA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BAF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07285717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31D6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ACC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CDB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5C034D7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A301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1EE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F8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2253FE6D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652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3B4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DC8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65535N</w:t>
            </w:r>
          </w:p>
        </w:tc>
      </w:tr>
      <w:tr w:rsidR="00543D5D" w:rsidRPr="00D05CD2" w14:paraId="029E5432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B173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7E4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DB3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4B67A6E2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08C5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8EC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668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100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760D56BC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62A4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799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1E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6AC896EA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DBDA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291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5F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4CD83DE9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E68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4D8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5A9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8D5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A4A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6F649E06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FDD0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07A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F0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322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BB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63AE200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3CEA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1CD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97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89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F9A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0C28E11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C22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0BD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78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E58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EB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70AA007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B2B3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F89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29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D2D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BF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84B2849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B00E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3C5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9D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49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1F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EA0BD4C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9B83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363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B6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670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AB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0A6E716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2C2F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1C0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01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221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37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A929B47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E6D8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ABD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10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71E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41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5024070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DE2F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58C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28A72" w14:textId="6B885233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EDA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A92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12A8285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B26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127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42B9" w14:textId="67C658D9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547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D9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7A505115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BAD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D5C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F3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058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287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44EB60DA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D2C2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6E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81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4D0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B18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0027DBAF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9DB4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480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F3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94C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6A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616CAA58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0802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345E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7E2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A20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29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2961D427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783E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6E0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2D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313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DEE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7796B6A9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E072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C7F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F58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411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7FE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2A42219F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160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4E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17527B4E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1C139CB6" w14:textId="7DB0FFE8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  </w:t>
            </w:r>
          </w:p>
        </w:tc>
      </w:tr>
    </w:tbl>
    <w:p w14:paraId="3BE91CB2" w14:textId="77777777" w:rsidR="00543D5D" w:rsidRPr="00D05CD2" w:rsidRDefault="00543D5D">
      <w:pPr>
        <w:rPr>
          <w:sz w:val="22"/>
          <w:szCs w:val="22"/>
        </w:rPr>
      </w:pPr>
    </w:p>
    <w:p w14:paraId="657818B8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ARINC429数据字17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B52F187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9DD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F5F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296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右外机轮刹车实际总压力数据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AC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9410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1BE56426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EE1F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4FC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5BD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073</w:t>
            </w:r>
          </w:p>
        </w:tc>
      </w:tr>
      <w:tr w:rsidR="00543D5D" w:rsidRPr="00D05CD2" w14:paraId="3482D49A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852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001FBF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07E169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65BA8C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EF1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41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53BC1FBE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AB52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952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31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1FB46809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6EB0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EBC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B037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BEA7426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601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518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9E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N</w:t>
            </w:r>
          </w:p>
        </w:tc>
      </w:tr>
      <w:tr w:rsidR="00543D5D" w:rsidRPr="00D05CD2" w14:paraId="5D91ACD5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1422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FE8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98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65535</w:t>
            </w:r>
            <w:r w:rsidRPr="00D05CD2">
              <w:rPr>
                <w:sz w:val="22"/>
                <w:szCs w:val="22"/>
              </w:rPr>
              <w:t>N</w:t>
            </w:r>
          </w:p>
        </w:tc>
      </w:tr>
      <w:tr w:rsidR="00543D5D" w:rsidRPr="00D05CD2" w14:paraId="32A7E545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A28B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A8B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10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</w:t>
            </w:r>
          </w:p>
        </w:tc>
      </w:tr>
      <w:tr w:rsidR="00543D5D" w:rsidRPr="00D05CD2" w14:paraId="68DBE3A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1587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CA4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DE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sz w:val="22"/>
                <w:szCs w:val="22"/>
              </w:rPr>
              <w:t>100 N</w:t>
            </w:r>
          </w:p>
        </w:tc>
      </w:tr>
      <w:tr w:rsidR="00543D5D" w:rsidRPr="00D05CD2" w14:paraId="2B3BB565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AC51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61B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DA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60309103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5612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D49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8F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183F7C94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4F3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618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8CE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EAB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B11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1CF2334F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010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D61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0CA0" w14:textId="5573C854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DAB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60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04A57A4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7B4F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B7D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F7D3" w14:textId="087EDF15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BA4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10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CE2838C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E88E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246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97B7" w14:textId="01AD64F5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C4C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93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E1E5AB0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FFE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6EB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C4AC7" w14:textId="4316973A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E02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57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025A326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6093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AE8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EA98" w14:textId="27D32C06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3F8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EF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4A90358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4F70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33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E3F1" w14:textId="7957632D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47D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CF2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06C6FBB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41B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C7F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FC558" w14:textId="0497C699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9F4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65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11E5AA2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4CCB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C24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6E49E" w14:textId="212B3C0C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A67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F0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5224BFD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4D26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B68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480B" w14:textId="4C98A47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761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77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9DFF486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6959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321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ACFD" w14:textId="60989AD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516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69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6C705741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8540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CB9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CEC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6FA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18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0D204174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D5FE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5E4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E9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8DD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2B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783C42E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2B6B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94E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CC4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DA5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34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782C4F09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E69A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E3E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7C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771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6F6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57E51A33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DA6F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215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C3C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2EE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89A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3BD71EEE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7C6B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506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CA2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E2C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B7C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10ADB29A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6E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A2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63B943CE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6A89AEA0" w14:textId="3F974508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47A53EBA" w14:textId="77777777" w:rsidR="00543D5D" w:rsidRPr="00D05CD2" w:rsidRDefault="00543D5D">
      <w:pPr>
        <w:rPr>
          <w:sz w:val="22"/>
          <w:szCs w:val="22"/>
        </w:rPr>
      </w:pPr>
    </w:p>
    <w:p w14:paraId="0ECFEBEC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ARINC429数据字18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03DA6E8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D19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221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95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左内机轮刹车温度数据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28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EB2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6703761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66B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647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B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  <w:r w:rsidRPr="00D05CD2">
              <w:rPr>
                <w:sz w:val="22"/>
                <w:szCs w:val="22"/>
              </w:rPr>
              <w:t>4</w:t>
            </w:r>
          </w:p>
        </w:tc>
      </w:tr>
      <w:tr w:rsidR="00543D5D" w:rsidRPr="00D05CD2" w14:paraId="060633CB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E06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2BB09D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7E64E2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77EF5B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281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8D2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1EFCC105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9653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EF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325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7ECF46EB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01DA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7F9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8096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5FBE069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4F02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19B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55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01C96ADC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C092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480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4F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0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51A4C53A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432B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339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5F3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</w:t>
            </w:r>
            <w:r w:rsidRPr="00D05CD2">
              <w:rPr>
                <w:rFonts w:hint="eastAsia"/>
                <w:sz w:val="22"/>
                <w:szCs w:val="22"/>
              </w:rPr>
              <w:t>0</w:t>
            </w:r>
          </w:p>
        </w:tc>
      </w:tr>
      <w:tr w:rsidR="00543D5D" w:rsidRPr="00D05CD2" w14:paraId="35DD5160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DD81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150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876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sz w:val="22"/>
                <w:szCs w:val="22"/>
              </w:rPr>
              <w:t xml:space="preserve">10 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6294EAF3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B704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621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03F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342464E2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5033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96B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55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0EBD4788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01F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7D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9F3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F509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3F8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64C11BCD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27C2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E3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9A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007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4D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A7473BD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7A3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8F5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D9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7C4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52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E770479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F5E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5AB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00F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00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AD4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B20BD5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C715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99E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B6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1BD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B0A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6B75E26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941C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1BD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EC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DDB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14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00ABB96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7162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34A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3AE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C3C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15F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8DBE060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329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DB8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C1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14A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12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127EE6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FB34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D4A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5D9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628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CB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8DE9C25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EC15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716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57E0" w14:textId="597852D0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A2C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416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78C7324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2E46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EFF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6931" w14:textId="780DDE4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985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B99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6B13B66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F49B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75C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8E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1B7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C75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CFADB7C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FF2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DBE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C6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501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8CE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98F1F90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5651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135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427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830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49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024FD8F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2E7D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535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98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11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EBC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01625296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B08F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E00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1F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180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25E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9260659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DFF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609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DB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0FE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C79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4C6D691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739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C8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2FBBA8E0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0322FF38" w14:textId="6462823B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 </w:t>
            </w:r>
          </w:p>
        </w:tc>
      </w:tr>
    </w:tbl>
    <w:p w14:paraId="27CAF5B3" w14:textId="77777777" w:rsidR="00543D5D" w:rsidRPr="00D05CD2" w:rsidRDefault="00543D5D">
      <w:pPr>
        <w:rPr>
          <w:sz w:val="22"/>
          <w:szCs w:val="22"/>
        </w:rPr>
      </w:pPr>
    </w:p>
    <w:p w14:paraId="04BA3C1D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ARINC429数据字19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48DEEEAB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B55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513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1B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左外机轮刹车温度数据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504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6DA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07EAEEC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4231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C20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7D8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116</w:t>
            </w:r>
          </w:p>
        </w:tc>
      </w:tr>
      <w:tr w:rsidR="00543D5D" w:rsidRPr="00D05CD2" w14:paraId="3CB2F0AF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FCE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5A2F9D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1D71C1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E1393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1B5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A8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4C5A58C8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4254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B13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F55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B29CC72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F5E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866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E7C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7267FDA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5D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0B8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715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1C7F6723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A84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B35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AAF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0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4E7C62A1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C85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BA8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DE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</w:t>
            </w:r>
            <w:r w:rsidRPr="00D05CD2">
              <w:rPr>
                <w:rFonts w:hint="eastAsia"/>
                <w:sz w:val="22"/>
                <w:szCs w:val="22"/>
              </w:rPr>
              <w:t>0</w:t>
            </w:r>
          </w:p>
        </w:tc>
      </w:tr>
      <w:tr w:rsidR="00543D5D" w:rsidRPr="00D05CD2" w14:paraId="78185080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BD2E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519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C1D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sz w:val="22"/>
                <w:szCs w:val="22"/>
              </w:rPr>
              <w:t xml:space="preserve">10 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057B045E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9238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D96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D0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5E65D925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71DF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B12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425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0BA1A197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77B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849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851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6C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BDC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4F1978D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4EC6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B04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5E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F4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74E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1EEBDF8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2B5E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20B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64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95C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BB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8F53A9D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6374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2F0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35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B4F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3E7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54F8762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C6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376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19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B20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F54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3EF90F7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65D5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951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07B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CBB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443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6A2A976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7E20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704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17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35D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4F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28E2DD7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E1F6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6DC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70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96C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FDB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683D593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DA9B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C75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D68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AA4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83F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FF16898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281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F04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DF66" w14:textId="47167A5B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7C0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130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E23A16E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3A74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477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C437" w14:textId="4460C010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14C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716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CDC7D43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39E1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2BC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7EC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365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59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4C97340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BE37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C01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77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EA0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66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A4D4520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CCE8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66D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05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50A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C7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AAEF51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2BF9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D70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90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8BD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1FD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54E77DB9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0CF4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D67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70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E04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E0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C0184AE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D07A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8C5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BC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082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E30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6FAB06C0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176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2C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3082C196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3B677431" w14:textId="6B4548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7C24A13D" w14:textId="77777777" w:rsidR="00543D5D" w:rsidRPr="00D05CD2" w:rsidRDefault="00543D5D">
      <w:pPr>
        <w:rPr>
          <w:sz w:val="22"/>
          <w:szCs w:val="22"/>
        </w:rPr>
      </w:pPr>
    </w:p>
    <w:p w14:paraId="799CDC81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ARINC429数据字20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2BFC2FC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459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DAA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C3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右内机轮刹车温度数据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7E4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E74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21E38A9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CC49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EDB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E8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115</w:t>
            </w:r>
          </w:p>
        </w:tc>
      </w:tr>
      <w:tr w:rsidR="00543D5D" w:rsidRPr="00D05CD2" w14:paraId="56F28E4C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0D2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5A1F4C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050504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67604E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A81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88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23D16442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0C4D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D8F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772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1B602D8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3F66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2AC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3B15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44752AA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09BE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E6B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2F8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416CBEBC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0C24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7E1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BDA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0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4162179F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2FFF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A88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2B1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</w:t>
            </w:r>
            <w:r w:rsidRPr="00D05CD2">
              <w:rPr>
                <w:rFonts w:hint="eastAsia"/>
                <w:sz w:val="22"/>
                <w:szCs w:val="22"/>
              </w:rPr>
              <w:t>0</w:t>
            </w:r>
          </w:p>
        </w:tc>
      </w:tr>
      <w:tr w:rsidR="00543D5D" w:rsidRPr="00D05CD2" w14:paraId="29A1F91D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C838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BF3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67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sz w:val="22"/>
                <w:szCs w:val="22"/>
              </w:rPr>
              <w:t xml:space="preserve">10 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63AAE596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4A15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B49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5B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1A28539A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E9D9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E9D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A0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5FF4B5F1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1AA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B0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2F3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187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D6A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716A1F3C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ED7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C16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E6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7BB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361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E82A739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064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7A3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E4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152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B3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EF60653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B951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3C7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5C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862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E0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E4F5E3D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9E0B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354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11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940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C9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BA2485B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84C0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FAE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8F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B4D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62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DACBCF2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76AB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874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9CA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C33B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C2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79042CF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1F28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EDC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48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1C8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4AF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C307E9C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2A28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219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F8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AED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71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69A0E25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6D0F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FE7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9551E" w14:textId="4EB4F8D5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C7D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8C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0BA0384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EA12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C17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69A7" w14:textId="0FBAE71D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4F6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C79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0E33DF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6384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464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A45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F6B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30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C50A260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8777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6E5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0E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324A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B84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1406F03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789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F7B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63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B1F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8A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321488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86D2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7FB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1E4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768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455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13859882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2E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93B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68A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ED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AF1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AFD47EE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82CA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C76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96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CB7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6D0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818AD69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E10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734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70CB6FF9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29896743" w14:textId="3FD6AE40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 xml:space="preserve">  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6BC597BF" w14:textId="77777777" w:rsidR="00543D5D" w:rsidRPr="00D05CD2" w:rsidRDefault="00543D5D">
      <w:pPr>
        <w:rPr>
          <w:sz w:val="22"/>
          <w:szCs w:val="22"/>
        </w:rPr>
      </w:pPr>
    </w:p>
    <w:p w14:paraId="275072AE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ARINC429数据字21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2C45CB1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43A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B75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CC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右外机轮刹车温度数据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5C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739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03F4835A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4ED3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CEB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9F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117</w:t>
            </w:r>
          </w:p>
        </w:tc>
      </w:tr>
      <w:tr w:rsidR="00543D5D" w:rsidRPr="00D05CD2" w14:paraId="4131A8D8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A41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309B4B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7E1986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433629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7AA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76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7D057808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110C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7B8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583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522EFE10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621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430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51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4B98274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80A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875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F7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6EBDCB3C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B508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65F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918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0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065D7354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CF1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F79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F5F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</w:t>
            </w:r>
            <w:r w:rsidRPr="00D05CD2">
              <w:rPr>
                <w:rFonts w:hint="eastAsia"/>
                <w:sz w:val="22"/>
                <w:szCs w:val="22"/>
              </w:rPr>
              <w:t>0</w:t>
            </w:r>
          </w:p>
        </w:tc>
      </w:tr>
      <w:tr w:rsidR="00543D5D" w:rsidRPr="00D05CD2" w14:paraId="7C686881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26E6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AA5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A4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sz w:val="22"/>
                <w:szCs w:val="22"/>
              </w:rPr>
              <w:t xml:space="preserve">10 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6DF7E38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BFB4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1A7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58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22952582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5A44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46C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A7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3F0A93CB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98A9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B16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D96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F59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B9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790E8840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4811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723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52F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C2A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F5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9C6584B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4208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C3B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D8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80B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5D9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1BC8F61C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86D8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70A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59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9C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048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8236E1C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5DF7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944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98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7D6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7A4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1FED9FA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4C0B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8B1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7C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506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488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03138C8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E0F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9E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C10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D8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9E4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F73723F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AF7A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730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822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990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F96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FE9E3D4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FB9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7BC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12F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72D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8D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CFA36FC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DC07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ECB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1454" w14:textId="1040EDF3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863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53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72F7EAF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A641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74F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2875" w14:textId="25F52F69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3D1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993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2FC1103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594C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D80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EAF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14A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57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FDD1847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09EA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6B3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DD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69B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A31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145EA59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5984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B6A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BB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770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BA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3CF97E1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2D7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3CB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596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6C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875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846DA47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CA34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73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0EA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C82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B9F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1CE1383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BCEE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C4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884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952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E19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1EB298C8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891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534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723AC209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2BF2798" w14:textId="08DD3132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</w:t>
            </w:r>
          </w:p>
        </w:tc>
      </w:tr>
    </w:tbl>
    <w:p w14:paraId="1FA87DEA" w14:textId="77777777" w:rsidR="00543D5D" w:rsidRPr="00D05CD2" w:rsidRDefault="00543D5D">
      <w:pPr>
        <w:rPr>
          <w:sz w:val="22"/>
          <w:szCs w:val="22"/>
        </w:rPr>
      </w:pPr>
    </w:p>
    <w:p w14:paraId="05DBC907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ARINC429数据字22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3694C30D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547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131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36F0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左主脚蹬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11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A9B6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AD4FA36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6CB9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FF9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B0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170</w:t>
            </w:r>
          </w:p>
        </w:tc>
      </w:tr>
      <w:tr w:rsidR="00543D5D" w:rsidRPr="00D05CD2" w14:paraId="17AC342F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7BF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75C54C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6C44CC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418951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377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65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40B3D6B5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5376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53B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CE8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7718945A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0E1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19C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FE3A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F9A18BB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605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926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96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6B519727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13F1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CFF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370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407A6DC5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E9FA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248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395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01C8D51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B468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32A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AB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3442D56E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5A56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4E5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3A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41F5EB8A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576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C7A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315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0085C507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9DF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5A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92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49D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E78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5FCE0A0C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6D5C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CD4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5D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726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91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F82985C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6D9D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3F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322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7AF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16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AE7F697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3F1E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072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023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B48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F4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D34B0D7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865E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284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AD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8FA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F2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7DA61E7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E4FF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EED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47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780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0F3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345654C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4EF9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88B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2A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BFC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E2F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D13FFE9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6335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863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FDF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7BC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462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47E2F66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4BAA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D2F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60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066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73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A442A35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35C9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0DD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5559" w14:textId="4A28A875" w:rsidR="00543D5D" w:rsidRPr="00D05CD2" w:rsidRDefault="00987934">
            <w:pPr>
              <w:rPr>
                <w:sz w:val="22"/>
                <w:szCs w:val="22"/>
              </w:rPr>
            </w:pPr>
            <w:bookmarkStart w:id="72" w:name="OLE_LINK24"/>
            <w:r>
              <w:rPr>
                <w:rFonts w:hint="eastAsia"/>
                <w:sz w:val="22"/>
                <w:szCs w:val="22"/>
              </w:rPr>
              <w:t>SDI</w:t>
            </w:r>
            <w:bookmarkEnd w:id="72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357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24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737B76D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1849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ECF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27EF2" w14:textId="14D37E21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158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23E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5C54557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DDDF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6F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A8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998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1C0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1F793B3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5DC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299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37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DCD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765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6D8DDE8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FE95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C8C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DE6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EFF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629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6018372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59F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3F9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D0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1E0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2DA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650BF0E8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7D00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AF8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6E1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F51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464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DF41EBA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3C97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6A1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CF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60F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23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4C348E48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07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37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01BCCA09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6DA5851B" w14:textId="7D0A01DA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 </w:t>
            </w:r>
          </w:p>
        </w:tc>
      </w:tr>
    </w:tbl>
    <w:p w14:paraId="2842E7E1" w14:textId="77777777" w:rsidR="00543D5D" w:rsidRPr="00D05CD2" w:rsidRDefault="00543D5D">
      <w:pPr>
        <w:rPr>
          <w:sz w:val="22"/>
          <w:szCs w:val="22"/>
        </w:rPr>
      </w:pPr>
    </w:p>
    <w:p w14:paraId="73EED93F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ARINC429数据字23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4DFC2CD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3BE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A03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7F9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左副脚蹬传感器行程量数据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75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8AF2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460BC00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06D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C4A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E8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172</w:t>
            </w:r>
          </w:p>
        </w:tc>
      </w:tr>
      <w:tr w:rsidR="00543D5D" w:rsidRPr="00D05CD2" w14:paraId="1AECCCCF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4A2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54FB7E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689D09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3ABAC3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307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4B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4C073956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9C2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37C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84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DE62F66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8C5A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7AB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12F8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E6B5A3F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ED63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FA5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84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2FDE0FE3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D52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FEE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773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62651551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8064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0B2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C1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2012842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E45F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BC3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9F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75F7C625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4295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8A5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44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2EBA9D09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5768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74E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83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6A742F3B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6D5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6E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271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2B2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017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D66E8B2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EA9D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05F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C9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C4D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47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BB3A5AD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0775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FFC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7E8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FB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BE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1C5B8C96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DD18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92F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00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ED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E6C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4247995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51CF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52D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D64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947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12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AEDEDC3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F947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655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93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1D79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74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04601A6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A2A2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3E9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D2E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A56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18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F8DF8BB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FC7A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ABB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197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BC5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B36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C12E3C9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EDE3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81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48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26E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F4C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B777E44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1F50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22B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EB61" w14:textId="109A6180" w:rsidR="00543D5D" w:rsidRPr="00D05CD2" w:rsidRDefault="00987934">
            <w:pPr>
              <w:rPr>
                <w:sz w:val="22"/>
                <w:szCs w:val="22"/>
              </w:rPr>
            </w:pPr>
            <w:bookmarkStart w:id="73" w:name="OLE_LINK29"/>
            <w:r>
              <w:rPr>
                <w:rFonts w:hint="eastAsia"/>
                <w:sz w:val="22"/>
                <w:szCs w:val="22"/>
              </w:rPr>
              <w:t>SDI</w:t>
            </w:r>
            <w:bookmarkEnd w:id="73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16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7C5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FBBAF49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D6F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63E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EEC3F" w14:textId="0D9B371B" w:rsidR="00543D5D" w:rsidRPr="00D05CD2" w:rsidRDefault="00987934">
            <w:pPr>
              <w:rPr>
                <w:sz w:val="22"/>
                <w:szCs w:val="22"/>
              </w:rPr>
            </w:pPr>
            <w:bookmarkStart w:id="74" w:name="OLE_LINK27"/>
            <w:r>
              <w:rPr>
                <w:rFonts w:hint="eastAsia"/>
                <w:sz w:val="22"/>
                <w:szCs w:val="22"/>
              </w:rPr>
              <w:t>SDI</w:t>
            </w:r>
            <w:bookmarkEnd w:id="74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639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E09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1CF3B7A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CBB7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C06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6C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C29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6B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B9F633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4E2F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74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27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A9D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F6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85B44EF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1550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2ED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43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E50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4F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25D6302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BB79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2A8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37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D36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44F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744CD2E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8661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31B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446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E5B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D15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6B982F9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2EBC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4F7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90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2BF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406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1216E964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EB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5D0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3377DC4C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1107FCB4" w14:textId="16BF82A8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</w:t>
            </w:r>
          </w:p>
        </w:tc>
      </w:tr>
    </w:tbl>
    <w:p w14:paraId="68E8FD31" w14:textId="77777777" w:rsidR="00543D5D" w:rsidRPr="00D05CD2" w:rsidRDefault="00543D5D">
      <w:pPr>
        <w:rPr>
          <w:sz w:val="22"/>
          <w:szCs w:val="22"/>
        </w:rPr>
      </w:pPr>
    </w:p>
    <w:p w14:paraId="39E64709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ARINC429数据字24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68CDE09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995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0BA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22D7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右主脚蹬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ABB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3D2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6D88125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0952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B29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55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171</w:t>
            </w:r>
          </w:p>
        </w:tc>
      </w:tr>
      <w:tr w:rsidR="00543D5D" w:rsidRPr="00D05CD2" w14:paraId="7F273686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383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4F8640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4FEDAD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78C890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EBA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71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3BA157E9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F9FC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18C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2D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1B39B489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45BC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DFC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9FE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F7B8D21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439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C9D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166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16E91B7B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BED4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412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6A3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017D423E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C09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EA4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F1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018A8DF7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C6A3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1E1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B5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4977B383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D90C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363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10A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20A9EB0B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40E4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B8F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2E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74F9C8E5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7EB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066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3F4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88A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DAD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A0295AD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8F03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BE5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57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1D4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771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1E87EF9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FFEB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D15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520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49A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01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7F990771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1E5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595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7F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940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1C1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686D860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310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693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61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270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87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CF3F6BE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6C66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165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646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010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A3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D24991A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A3AB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0E3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DDE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3FB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92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45FB6A4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20AE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E24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6FF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73E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776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CCD30E8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6503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B06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0D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E37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6F1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1DD1722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0F5D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567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5EA92" w14:textId="169DC4DA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81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17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953D295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91B5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B89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C858" w14:textId="3D95A1F5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95C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C9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257AC2B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6415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961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EA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AA9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40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D495C94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DC9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45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36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65E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DD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82304B1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7F2B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0C0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3A6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D2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FE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2463105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85DD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A35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C3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0B5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FD7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7461D0EE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681F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60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8F1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62D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8EA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1D57E65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65BB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58F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13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773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A7B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1AD755C5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385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B8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4CF24481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05004D66" w14:textId="567CD4DE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0856234D" w14:textId="77777777" w:rsidR="00543D5D" w:rsidRPr="00D05CD2" w:rsidRDefault="00543D5D">
      <w:pPr>
        <w:rPr>
          <w:sz w:val="22"/>
          <w:szCs w:val="22"/>
        </w:rPr>
      </w:pPr>
    </w:p>
    <w:p w14:paraId="7CE6ED0B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ARINC429数据字25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56D9E657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222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4D9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22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右副脚蹬传感器行程量数据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07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C51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4C4FB47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7A6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5A1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376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173</w:t>
            </w:r>
          </w:p>
        </w:tc>
      </w:tr>
      <w:tr w:rsidR="00543D5D" w:rsidRPr="00D05CD2" w14:paraId="7876925D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191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085689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4DBF6F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8AB88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9B6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D7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3F94F361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379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4AC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13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78BF641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FF97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F31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3FF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5D0E010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5EE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B3D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17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7D3A0D36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F32B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8BF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4FE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72A9C7FF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3AED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DBE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0C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32C2A44F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1751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C07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EF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78DAB7D7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95D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208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39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35956500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2D6E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6E4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698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1330ECAF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45B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6A2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FBE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B96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DFF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8482697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4486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4C4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A9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16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BC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41FC4ED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B06A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740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72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C12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53E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864BED4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6F24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3EA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1E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170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72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DAFD657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FAF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AD7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3D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F10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29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5EAE1D0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3245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CD5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0C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35A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339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FD814C6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021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21B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75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C6E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16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A50A438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07CF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A38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69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92A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11F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F210C42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4BA0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1E6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58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5B4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4B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272E90A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230A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C5A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D09F" w14:textId="307307C6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B0A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0A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EF164EE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FDD9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E97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5099" w14:textId="47FE139E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A4A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074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77891A8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674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984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59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12B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96D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FEBEFC7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8A59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637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108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C53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FF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20ED2E9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B87A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3EE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A24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769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F3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69D0A89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227A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275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E7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6F0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969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40377D0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D081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5C5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C7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C1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5B2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7D12B70A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0982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687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5E0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B8D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896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5FD0CB77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99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22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02354C6A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DB697B7" w14:textId="7A4679A7" w:rsidR="00543D5D" w:rsidRPr="00D05CD2" w:rsidRDefault="006E20DC">
            <w:pPr>
              <w:rPr>
                <w:sz w:val="22"/>
                <w:szCs w:val="22"/>
              </w:rPr>
            </w:pPr>
            <w:bookmarkStart w:id="75" w:name="OLE_LINK25"/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</w:t>
            </w:r>
            <w:bookmarkEnd w:id="75"/>
            <w:r w:rsidRPr="00D05CD2">
              <w:rPr>
                <w:sz w:val="22"/>
                <w:szCs w:val="22"/>
              </w:rPr>
              <w:t xml:space="preserve">                 </w:t>
            </w:r>
          </w:p>
        </w:tc>
      </w:tr>
    </w:tbl>
    <w:p w14:paraId="470D35FE" w14:textId="77777777" w:rsidR="00543D5D" w:rsidRPr="00D05CD2" w:rsidRDefault="00543D5D">
      <w:pPr>
        <w:rPr>
          <w:sz w:val="22"/>
          <w:szCs w:val="22"/>
        </w:rPr>
      </w:pPr>
    </w:p>
    <w:p w14:paraId="1F038CAE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ARINC429数据字26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10A37DB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0A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017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F0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左刹车量反馈数据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004D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91CC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8B741AA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9BD9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222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D7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  <w:r w:rsidRPr="00D05CD2">
              <w:rPr>
                <w:sz w:val="22"/>
                <w:szCs w:val="22"/>
              </w:rPr>
              <w:t>4</w:t>
            </w:r>
          </w:p>
        </w:tc>
      </w:tr>
      <w:tr w:rsidR="00543D5D" w:rsidRPr="00D05CD2" w14:paraId="50D1E430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8BD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0EC182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29AC99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0A4BA9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4C28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DD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2C85181F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2C3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91F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892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E76C644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C94C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2D5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85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419648C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0236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D18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1C1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1E0A492E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2EF1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371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6B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1A889258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140D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415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616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0602BCFE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9862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494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21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1117A92B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FB9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C55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84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197C2DDD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462A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197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62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3CD94B60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8768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FEA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55F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7BC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3E8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343E08F7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DCA7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FAE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52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85F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C59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09B4908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19A2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03F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E0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A8F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7A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8FF0348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27B9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44B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54D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01E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C8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561C3F6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F757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B35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83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258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90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AF16529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C5B4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87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AC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D3E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35C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CCECC23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978B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31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1FD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124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CFF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BC08DBC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5C51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924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351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712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CBA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659754E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D4DD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A3A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10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701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84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863AEF3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12CD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E7A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5A3C9" w14:textId="7943625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6DF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49B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29839A9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F131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AFE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7D2CC" w14:textId="291FE066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B3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7E7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25A4122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F17D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7E9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E25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D56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26A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9DA5938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3AE7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A6D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EF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C02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07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7B6F246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BFAA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127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20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7E7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90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8323188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1DA5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486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9F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404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4C3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35282811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3C58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BEA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BD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F5A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D1E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178641A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747B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3BF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3D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B17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0BE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C8C9BA9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7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C3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202786DD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37AA7C3" w14:textId="1C6CF443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7FE832DD" w14:textId="77777777" w:rsidR="00543D5D" w:rsidRPr="00D05CD2" w:rsidRDefault="00543D5D">
      <w:pPr>
        <w:rPr>
          <w:sz w:val="22"/>
          <w:szCs w:val="22"/>
        </w:rPr>
      </w:pPr>
    </w:p>
    <w:p w14:paraId="4B84F3B2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ARINC429数据字28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47ABDA41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55D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A9B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141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右刹车量反馈数据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04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29E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07AEAD2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A3FB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941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70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175</w:t>
            </w:r>
          </w:p>
        </w:tc>
      </w:tr>
      <w:tr w:rsidR="00543D5D" w:rsidRPr="00D05CD2" w14:paraId="5732039D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C32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51A9DB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03E4E9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A5636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50B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D73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5328F2E9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A3AD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CC9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AD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0A9827AC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E289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9D9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69B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1C374B1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4CF3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659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03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47EF957F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D92E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75F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0B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5C8F0AFA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7AF3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FD1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20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088AC6D5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E0D8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015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F7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680E8EE3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D142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504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009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23F9B638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5B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92A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27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69BE7924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E64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AE2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A18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0AB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26D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77ECC55B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E102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C65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73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D0F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63D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01237F8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8F9B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5F2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5F2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B7E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0C7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0A6A473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1F5E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2CB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8F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06D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11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4E93667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4F71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C6A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D01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F2CE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3B8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A56D57D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54D6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7FB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2C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E8B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B8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5D96ACB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5C28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A85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C1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050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787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CB51936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FE8B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AC4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E99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E77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482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B7D61B0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9A2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0D8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6DD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2A6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CC5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56C69F8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F3D6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DA0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0ABB" w14:textId="46F05F3A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5F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69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08706BF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5D3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3D8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A32C3" w14:textId="0E821A6D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B39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3F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7D07D64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63F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69F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D0B3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2F2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EF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BE948B6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79D9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909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8EA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5DF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21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2AAD688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AF3E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BCF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E00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863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4D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6680EE1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29A9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7DE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6C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21F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F82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772FA255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CC2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9A2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97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4C58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0AE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5947A0D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7CC9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D38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6A2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12C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9B8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2D1D7F1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29D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4F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3E740AD7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06A67068" w14:textId="64A00D04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228F194F" w14:textId="77777777" w:rsidR="00543D5D" w:rsidRPr="00D05CD2" w:rsidRDefault="006E20DC">
      <w:pPr>
        <w:widowControl/>
        <w:jc w:val="left"/>
        <w:rPr>
          <w:rFonts w:hAnsi="宋体" w:hint="eastAsia"/>
          <w:sz w:val="22"/>
          <w:szCs w:val="22"/>
        </w:rPr>
      </w:pPr>
      <w:r w:rsidRPr="00D05CD2">
        <w:rPr>
          <w:rFonts w:hAnsi="宋体" w:hint="eastAsia"/>
          <w:sz w:val="22"/>
          <w:szCs w:val="22"/>
        </w:rPr>
        <w:br w:type="page"/>
      </w:r>
    </w:p>
    <w:bookmarkEnd w:id="9"/>
    <w:p w14:paraId="2AAC72C1" w14:textId="77777777" w:rsidR="00543D5D" w:rsidRPr="00D05CD2" w:rsidRDefault="006E20DC" w:rsidP="00D05CD2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到航电的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</w:t>
      </w:r>
      <w:commentRangeStart w:id="76"/>
      <w:commentRangeEnd w:id="76"/>
      <w:r w:rsidRPr="00D05CD2">
        <w:commentReference w:id="76"/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389D6802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18364E5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34B2979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3A96D04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自动飞行状态信号指令回绕</w:t>
            </w:r>
          </w:p>
        </w:tc>
        <w:tc>
          <w:tcPr>
            <w:tcW w:w="850" w:type="dxa"/>
          </w:tcPr>
          <w:p w14:paraId="182DFDE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3DAF65C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6A922099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03A1DA9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0D358A2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1766E1A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353</w:t>
            </w:r>
          </w:p>
        </w:tc>
      </w:tr>
      <w:tr w:rsidR="00543D5D" w:rsidRPr="00D05CD2" w14:paraId="0BA94EB9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00576A9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34632AC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4289109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48E2FBC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3648C1E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7C96965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5CB813B9" w14:textId="77777777">
        <w:trPr>
          <w:trHeight w:val="272"/>
        </w:trPr>
        <w:tc>
          <w:tcPr>
            <w:tcW w:w="467" w:type="dxa"/>
            <w:vMerge/>
          </w:tcPr>
          <w:p w14:paraId="67DFAF0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D7514D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1C7A735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</w:t>
            </w:r>
          </w:p>
        </w:tc>
      </w:tr>
      <w:tr w:rsidR="00543D5D" w:rsidRPr="00D05CD2" w14:paraId="64B7BE75" w14:textId="77777777">
        <w:trPr>
          <w:trHeight w:val="262"/>
        </w:trPr>
        <w:tc>
          <w:tcPr>
            <w:tcW w:w="467" w:type="dxa"/>
            <w:vMerge/>
          </w:tcPr>
          <w:p w14:paraId="09CAC86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2DA86B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48E0ED8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1EC33EE" w14:textId="77777777">
        <w:trPr>
          <w:trHeight w:val="231"/>
        </w:trPr>
        <w:tc>
          <w:tcPr>
            <w:tcW w:w="467" w:type="dxa"/>
            <w:vMerge/>
          </w:tcPr>
          <w:p w14:paraId="3B742EC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40F06D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5E1494E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89EFB01" w14:textId="77777777">
        <w:trPr>
          <w:trHeight w:val="207"/>
        </w:trPr>
        <w:tc>
          <w:tcPr>
            <w:tcW w:w="467" w:type="dxa"/>
            <w:vMerge/>
          </w:tcPr>
          <w:p w14:paraId="3EB9CE7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64B43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5CA5400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0EA1F8FA" w14:textId="77777777">
        <w:trPr>
          <w:trHeight w:val="311"/>
        </w:trPr>
        <w:tc>
          <w:tcPr>
            <w:tcW w:w="467" w:type="dxa"/>
            <w:vMerge/>
          </w:tcPr>
          <w:p w14:paraId="45C024A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ED2E36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15A552C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78E3614" w14:textId="77777777">
        <w:trPr>
          <w:trHeight w:val="201"/>
        </w:trPr>
        <w:tc>
          <w:tcPr>
            <w:tcW w:w="467" w:type="dxa"/>
            <w:vMerge/>
          </w:tcPr>
          <w:p w14:paraId="537982D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A93ADB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1D54B67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C6E83AA" w14:textId="77777777">
        <w:trPr>
          <w:trHeight w:val="201"/>
        </w:trPr>
        <w:tc>
          <w:tcPr>
            <w:tcW w:w="467" w:type="dxa"/>
            <w:vMerge/>
          </w:tcPr>
          <w:p w14:paraId="6170ACD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C9C755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73A3AEB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84157CA" w14:textId="77777777">
        <w:trPr>
          <w:trHeight w:val="167"/>
        </w:trPr>
        <w:tc>
          <w:tcPr>
            <w:tcW w:w="467" w:type="dxa"/>
            <w:vMerge/>
          </w:tcPr>
          <w:p w14:paraId="6DFC97F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4A56F3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645BF69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0C2D7E01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3B97344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3E58657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5D04F35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0D6AD72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5C917BC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02E1411E" w14:textId="77777777">
        <w:trPr>
          <w:trHeight w:val="149"/>
        </w:trPr>
        <w:tc>
          <w:tcPr>
            <w:tcW w:w="467" w:type="dxa"/>
            <w:vMerge/>
          </w:tcPr>
          <w:p w14:paraId="44C997B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9E2143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0E6894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748E68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 w14:paraId="51A9EA2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proofErr w:type="spellStart"/>
            <w:r w:rsidRPr="00D05CD2">
              <w:rPr>
                <w:rFonts w:ascii="宋体" w:hAnsi="宋体" w:hint="eastAsia"/>
                <w:sz w:val="22"/>
                <w:szCs w:val="22"/>
              </w:rPr>
              <w:t>AUTOFLIGHT_AutoBrake_HI</w:t>
            </w:r>
            <w:proofErr w:type="spellEnd"/>
          </w:p>
        </w:tc>
      </w:tr>
      <w:tr w:rsidR="00543D5D" w:rsidRPr="00D05CD2" w14:paraId="737D5866" w14:textId="77777777">
        <w:trPr>
          <w:trHeight w:val="309"/>
        </w:trPr>
        <w:tc>
          <w:tcPr>
            <w:tcW w:w="467" w:type="dxa"/>
            <w:vMerge/>
          </w:tcPr>
          <w:p w14:paraId="16C15E9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660D4B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34D7A5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8B527F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 w14:paraId="63A9A51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proofErr w:type="spellStart"/>
            <w:r w:rsidRPr="00D05CD2">
              <w:rPr>
                <w:rFonts w:ascii="宋体" w:hAnsi="宋体" w:hint="eastAsia"/>
                <w:sz w:val="22"/>
                <w:szCs w:val="22"/>
              </w:rPr>
              <w:t>AUTOFLIGHT_AutoBrake_RTO</w:t>
            </w:r>
            <w:proofErr w:type="spellEnd"/>
          </w:p>
        </w:tc>
      </w:tr>
      <w:tr w:rsidR="00543D5D" w:rsidRPr="00D05CD2" w14:paraId="15583522" w14:textId="77777777">
        <w:trPr>
          <w:trHeight w:val="285"/>
        </w:trPr>
        <w:tc>
          <w:tcPr>
            <w:tcW w:w="467" w:type="dxa"/>
            <w:vMerge/>
          </w:tcPr>
          <w:p w14:paraId="4F8E989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E37B80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5E70BE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CC3602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 w14:paraId="1699129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左油门指令</w:t>
            </w:r>
          </w:p>
        </w:tc>
      </w:tr>
      <w:tr w:rsidR="00543D5D" w:rsidRPr="00D05CD2" w14:paraId="45BDAAFC" w14:textId="77777777">
        <w:trPr>
          <w:trHeight w:val="275"/>
        </w:trPr>
        <w:tc>
          <w:tcPr>
            <w:tcW w:w="467" w:type="dxa"/>
            <w:vMerge/>
          </w:tcPr>
          <w:p w14:paraId="5595731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1A0811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0B4CF0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28C454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116E89A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右油门指令</w:t>
            </w:r>
          </w:p>
        </w:tc>
      </w:tr>
      <w:tr w:rsidR="00543D5D" w:rsidRPr="00D05CD2" w14:paraId="6739542C" w14:textId="77777777">
        <w:trPr>
          <w:trHeight w:val="265"/>
        </w:trPr>
        <w:tc>
          <w:tcPr>
            <w:tcW w:w="467" w:type="dxa"/>
            <w:vMerge/>
          </w:tcPr>
          <w:p w14:paraId="5F58007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F35D4E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32C153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0C7C9A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5B91E35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4E79B29" w14:textId="77777777">
        <w:trPr>
          <w:trHeight w:val="255"/>
        </w:trPr>
        <w:tc>
          <w:tcPr>
            <w:tcW w:w="467" w:type="dxa"/>
            <w:vMerge/>
          </w:tcPr>
          <w:p w14:paraId="0FF0743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ED73A9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A89C0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4B0C0C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1816D59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BEF25D8" w14:textId="77777777">
        <w:trPr>
          <w:trHeight w:val="244"/>
        </w:trPr>
        <w:tc>
          <w:tcPr>
            <w:tcW w:w="467" w:type="dxa"/>
            <w:vMerge/>
          </w:tcPr>
          <w:p w14:paraId="50A98B6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2D8523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1CB1F2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EC9B16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7AC08E0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D20573" w14:textId="77777777">
        <w:trPr>
          <w:trHeight w:val="235"/>
        </w:trPr>
        <w:tc>
          <w:tcPr>
            <w:tcW w:w="467" w:type="dxa"/>
            <w:vMerge/>
          </w:tcPr>
          <w:p w14:paraId="5A9755E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A8E60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76E35C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92FC26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5381FE3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6066285" w14:textId="77777777">
        <w:trPr>
          <w:trHeight w:val="225"/>
        </w:trPr>
        <w:tc>
          <w:tcPr>
            <w:tcW w:w="467" w:type="dxa"/>
            <w:vMerge/>
          </w:tcPr>
          <w:p w14:paraId="14ED2FC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59702D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4F4742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20CD29E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21D50C2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269103D" w14:textId="77777777">
        <w:trPr>
          <w:trHeight w:val="215"/>
        </w:trPr>
        <w:tc>
          <w:tcPr>
            <w:tcW w:w="467" w:type="dxa"/>
            <w:vMerge/>
          </w:tcPr>
          <w:p w14:paraId="224C97B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D879A6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4B7A8B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0B2B251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3C1B53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9DC7D82" w14:textId="77777777">
        <w:trPr>
          <w:trHeight w:val="294"/>
        </w:trPr>
        <w:tc>
          <w:tcPr>
            <w:tcW w:w="467" w:type="dxa"/>
            <w:vMerge/>
          </w:tcPr>
          <w:p w14:paraId="1F84E9B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A433EB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1B75FC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AUTOFLIGHT_MODE_ON</w:t>
            </w:r>
          </w:p>
        </w:tc>
        <w:tc>
          <w:tcPr>
            <w:tcW w:w="720" w:type="dxa"/>
            <w:vAlign w:val="center"/>
          </w:tcPr>
          <w:p w14:paraId="1BEDEC3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2DFEEF4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0A977A4" w14:textId="77777777">
        <w:trPr>
          <w:trHeight w:val="47"/>
        </w:trPr>
        <w:tc>
          <w:tcPr>
            <w:tcW w:w="467" w:type="dxa"/>
            <w:vMerge/>
          </w:tcPr>
          <w:p w14:paraId="2C6AD29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62E94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0093D044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AUTOFILGHT_Park_Brake_ON</w:t>
            </w:r>
            <w:proofErr w:type="spellEnd"/>
          </w:p>
        </w:tc>
        <w:tc>
          <w:tcPr>
            <w:tcW w:w="720" w:type="dxa"/>
            <w:vAlign w:val="center"/>
          </w:tcPr>
          <w:p w14:paraId="5EE1FC6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248696F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993168F" w14:textId="77777777">
        <w:trPr>
          <w:trHeight w:val="60"/>
        </w:trPr>
        <w:tc>
          <w:tcPr>
            <w:tcW w:w="467" w:type="dxa"/>
            <w:vMerge/>
          </w:tcPr>
          <w:p w14:paraId="02150D4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76146C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2F9A3AE8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AUTOFLIGHT_Antiskid_ON</w:t>
            </w:r>
            <w:proofErr w:type="spellEnd"/>
          </w:p>
        </w:tc>
        <w:tc>
          <w:tcPr>
            <w:tcW w:w="720" w:type="dxa"/>
            <w:vAlign w:val="center"/>
          </w:tcPr>
          <w:p w14:paraId="4D2A0BB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4C2B4F4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05486E8" w14:textId="77777777">
        <w:trPr>
          <w:trHeight w:val="302"/>
        </w:trPr>
        <w:tc>
          <w:tcPr>
            <w:tcW w:w="467" w:type="dxa"/>
            <w:vMerge/>
          </w:tcPr>
          <w:p w14:paraId="6EE4E68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E932DA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114953BA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AUTOFLIGHT_AutoBrake_OFF</w:t>
            </w:r>
            <w:proofErr w:type="spellEnd"/>
          </w:p>
        </w:tc>
        <w:tc>
          <w:tcPr>
            <w:tcW w:w="720" w:type="dxa"/>
            <w:vAlign w:val="center"/>
          </w:tcPr>
          <w:p w14:paraId="675B8E6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4CBDFB1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9EE06D1" w14:textId="77777777">
        <w:trPr>
          <w:trHeight w:val="293"/>
        </w:trPr>
        <w:tc>
          <w:tcPr>
            <w:tcW w:w="467" w:type="dxa"/>
            <w:vMerge/>
          </w:tcPr>
          <w:p w14:paraId="2594F5E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221A8A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3D4C5E86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AUTOFLIGHT_AutoBrake_LO</w:t>
            </w:r>
            <w:proofErr w:type="spellEnd"/>
          </w:p>
        </w:tc>
        <w:tc>
          <w:tcPr>
            <w:tcW w:w="720" w:type="dxa"/>
            <w:vAlign w:val="center"/>
          </w:tcPr>
          <w:p w14:paraId="238DF62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25FC189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E3F8378" w14:textId="77777777">
        <w:trPr>
          <w:trHeight w:val="269"/>
        </w:trPr>
        <w:tc>
          <w:tcPr>
            <w:tcW w:w="467" w:type="dxa"/>
            <w:vMerge/>
          </w:tcPr>
          <w:p w14:paraId="7764F2F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AF98A5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6D745CD1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AUTOFLIGHT_AutoBrake_MED</w:t>
            </w:r>
            <w:proofErr w:type="spellEnd"/>
          </w:p>
        </w:tc>
        <w:tc>
          <w:tcPr>
            <w:tcW w:w="720" w:type="dxa"/>
            <w:vAlign w:val="center"/>
          </w:tcPr>
          <w:p w14:paraId="24FF88C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782B0A5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19EB2AA" w14:textId="77777777">
        <w:trPr>
          <w:trHeight w:val="1292"/>
        </w:trPr>
        <w:tc>
          <w:tcPr>
            <w:tcW w:w="467" w:type="dxa"/>
            <w:vAlign w:val="center"/>
          </w:tcPr>
          <w:p w14:paraId="38F8F26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70DED30A" w14:textId="43C67D74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77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78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243A15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3640973F" w14:textId="77777777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4954E0AE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117A64BC" w14:textId="77777777" w:rsidR="00543D5D" w:rsidRPr="00D05CD2" w:rsidRDefault="006E20DC" w:rsidP="00D05CD2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1C97A7B6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3D2240D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743DA6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2882E8E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自动飞行左刹车行程量指令回绕</w:t>
            </w:r>
          </w:p>
        </w:tc>
        <w:tc>
          <w:tcPr>
            <w:tcW w:w="850" w:type="dxa"/>
          </w:tcPr>
          <w:p w14:paraId="517BC04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1474537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2986BBBC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067C46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15BDF13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1368838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176</w:t>
            </w:r>
          </w:p>
        </w:tc>
      </w:tr>
      <w:tr w:rsidR="00543D5D" w:rsidRPr="00D05CD2" w14:paraId="27ADCA24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1168B2F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4C32186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3746D98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68A958E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31D5D5F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120E812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49947EBB" w14:textId="77777777">
        <w:trPr>
          <w:trHeight w:val="272"/>
        </w:trPr>
        <w:tc>
          <w:tcPr>
            <w:tcW w:w="467" w:type="dxa"/>
            <w:vMerge/>
          </w:tcPr>
          <w:p w14:paraId="3D32BFE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E1147B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0ADA51A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</w:t>
            </w:r>
          </w:p>
        </w:tc>
      </w:tr>
      <w:tr w:rsidR="00543D5D" w:rsidRPr="00D05CD2" w14:paraId="5E9A4A7F" w14:textId="77777777">
        <w:trPr>
          <w:trHeight w:val="262"/>
        </w:trPr>
        <w:tc>
          <w:tcPr>
            <w:tcW w:w="467" w:type="dxa"/>
            <w:vMerge/>
          </w:tcPr>
          <w:p w14:paraId="2609469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6CDBE4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45B9A68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1020116C" w14:textId="77777777">
        <w:trPr>
          <w:trHeight w:val="231"/>
        </w:trPr>
        <w:tc>
          <w:tcPr>
            <w:tcW w:w="467" w:type="dxa"/>
            <w:vMerge/>
          </w:tcPr>
          <w:p w14:paraId="184904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FD327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1767BE8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4328E7C0" w14:textId="77777777">
        <w:trPr>
          <w:trHeight w:val="207"/>
        </w:trPr>
        <w:tc>
          <w:tcPr>
            <w:tcW w:w="467" w:type="dxa"/>
            <w:vMerge/>
          </w:tcPr>
          <w:p w14:paraId="547C70A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02995F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5206AD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6DE06DFD" w14:textId="77777777">
        <w:trPr>
          <w:trHeight w:val="311"/>
        </w:trPr>
        <w:tc>
          <w:tcPr>
            <w:tcW w:w="467" w:type="dxa"/>
            <w:vMerge/>
          </w:tcPr>
          <w:p w14:paraId="4D88AA8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4C4D7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38CAC7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2E50904B" w14:textId="77777777">
        <w:trPr>
          <w:trHeight w:val="201"/>
        </w:trPr>
        <w:tc>
          <w:tcPr>
            <w:tcW w:w="467" w:type="dxa"/>
            <w:vMerge/>
          </w:tcPr>
          <w:p w14:paraId="3DA7C0A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F17D5C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304476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25D48735" w14:textId="77777777">
        <w:trPr>
          <w:trHeight w:val="201"/>
        </w:trPr>
        <w:tc>
          <w:tcPr>
            <w:tcW w:w="467" w:type="dxa"/>
            <w:vMerge/>
          </w:tcPr>
          <w:p w14:paraId="6A93B96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7E0438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351477E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10C021BF" w14:textId="77777777">
        <w:trPr>
          <w:trHeight w:val="167"/>
        </w:trPr>
        <w:tc>
          <w:tcPr>
            <w:tcW w:w="467" w:type="dxa"/>
            <w:vMerge/>
          </w:tcPr>
          <w:p w14:paraId="0168960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6556F1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3C4C6DF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40810390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1277E3B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17408FE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57E562A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54E791B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15FCC5A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132851EE" w14:textId="77777777">
        <w:trPr>
          <w:trHeight w:val="149"/>
        </w:trPr>
        <w:tc>
          <w:tcPr>
            <w:tcW w:w="467" w:type="dxa"/>
            <w:vMerge/>
          </w:tcPr>
          <w:p w14:paraId="374B30F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4215A3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650BCF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93D0E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7906629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C2922D3" w14:textId="77777777">
        <w:trPr>
          <w:trHeight w:val="309"/>
        </w:trPr>
        <w:tc>
          <w:tcPr>
            <w:tcW w:w="467" w:type="dxa"/>
            <w:vMerge/>
          </w:tcPr>
          <w:p w14:paraId="76B2738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190451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021E61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D257A0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3F854A7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F21D475" w14:textId="77777777">
        <w:trPr>
          <w:trHeight w:val="285"/>
        </w:trPr>
        <w:tc>
          <w:tcPr>
            <w:tcW w:w="467" w:type="dxa"/>
            <w:vMerge/>
          </w:tcPr>
          <w:p w14:paraId="38CF45F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AA53EB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70C065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1496BA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63F5ED01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A786519" w14:textId="77777777">
        <w:trPr>
          <w:trHeight w:val="275"/>
        </w:trPr>
        <w:tc>
          <w:tcPr>
            <w:tcW w:w="467" w:type="dxa"/>
            <w:vMerge/>
          </w:tcPr>
          <w:p w14:paraId="54DF4B6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A2490A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50402E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444F5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1258203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1F9F568" w14:textId="77777777">
        <w:trPr>
          <w:trHeight w:val="265"/>
        </w:trPr>
        <w:tc>
          <w:tcPr>
            <w:tcW w:w="467" w:type="dxa"/>
            <w:vMerge/>
          </w:tcPr>
          <w:p w14:paraId="22F4C9C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AA724A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03C25C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71CC0B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15967FD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F2E209A" w14:textId="77777777">
        <w:trPr>
          <w:trHeight w:val="255"/>
        </w:trPr>
        <w:tc>
          <w:tcPr>
            <w:tcW w:w="467" w:type="dxa"/>
            <w:vMerge/>
          </w:tcPr>
          <w:p w14:paraId="12F033B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84C22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6C4072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49E695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509BAB7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FC21D2A" w14:textId="77777777">
        <w:trPr>
          <w:trHeight w:val="244"/>
        </w:trPr>
        <w:tc>
          <w:tcPr>
            <w:tcW w:w="467" w:type="dxa"/>
            <w:vMerge/>
          </w:tcPr>
          <w:p w14:paraId="3DE12C6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8F168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49AA3C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312001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1913EBC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C7C81D5" w14:textId="77777777">
        <w:trPr>
          <w:trHeight w:val="235"/>
        </w:trPr>
        <w:tc>
          <w:tcPr>
            <w:tcW w:w="467" w:type="dxa"/>
            <w:vMerge/>
          </w:tcPr>
          <w:p w14:paraId="4929E1A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E66CAE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4D9A13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0D6D1B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139871F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636A74A" w14:textId="77777777">
        <w:trPr>
          <w:trHeight w:val="225"/>
        </w:trPr>
        <w:tc>
          <w:tcPr>
            <w:tcW w:w="467" w:type="dxa"/>
            <w:vMerge/>
          </w:tcPr>
          <w:p w14:paraId="7B35AF5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5D0A02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76C6AA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38F303D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37B722A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7649E7D" w14:textId="77777777">
        <w:trPr>
          <w:trHeight w:val="215"/>
        </w:trPr>
        <w:tc>
          <w:tcPr>
            <w:tcW w:w="467" w:type="dxa"/>
            <w:vMerge/>
          </w:tcPr>
          <w:p w14:paraId="4F9D801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0071B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52A6B0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5DB8BD5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02AACF7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DC9F768" w14:textId="77777777">
        <w:trPr>
          <w:trHeight w:val="294"/>
        </w:trPr>
        <w:tc>
          <w:tcPr>
            <w:tcW w:w="467" w:type="dxa"/>
            <w:vMerge/>
          </w:tcPr>
          <w:p w14:paraId="656AD33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810E99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543C86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70F96D0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4991FA6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CDFD9C4" w14:textId="77777777">
        <w:trPr>
          <w:trHeight w:val="47"/>
        </w:trPr>
        <w:tc>
          <w:tcPr>
            <w:tcW w:w="467" w:type="dxa"/>
            <w:vMerge/>
          </w:tcPr>
          <w:p w14:paraId="53BEE67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DB47B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09C87D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5AA1DA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1B82FAC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2D9B226" w14:textId="77777777">
        <w:trPr>
          <w:trHeight w:val="60"/>
        </w:trPr>
        <w:tc>
          <w:tcPr>
            <w:tcW w:w="467" w:type="dxa"/>
            <w:vMerge/>
          </w:tcPr>
          <w:p w14:paraId="754CF91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97A78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107EFC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3CE224B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7030275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9BFF4AF" w14:textId="77777777">
        <w:trPr>
          <w:trHeight w:val="302"/>
        </w:trPr>
        <w:tc>
          <w:tcPr>
            <w:tcW w:w="467" w:type="dxa"/>
            <w:vMerge/>
          </w:tcPr>
          <w:p w14:paraId="1541541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9D2ACB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738543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B00FE8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1C4F403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251E590D" w14:textId="77777777">
        <w:trPr>
          <w:trHeight w:val="293"/>
        </w:trPr>
        <w:tc>
          <w:tcPr>
            <w:tcW w:w="467" w:type="dxa"/>
            <w:vMerge/>
          </w:tcPr>
          <w:p w14:paraId="6683632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10F948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1FB1C5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8D23B7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7B51F4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36B6590" w14:textId="77777777">
        <w:trPr>
          <w:trHeight w:val="269"/>
        </w:trPr>
        <w:tc>
          <w:tcPr>
            <w:tcW w:w="467" w:type="dxa"/>
            <w:vMerge/>
          </w:tcPr>
          <w:p w14:paraId="7C01D6B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C8F045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49218A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3E15618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0AD7B43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65B67836" w14:textId="77777777">
        <w:trPr>
          <w:trHeight w:val="1292"/>
        </w:trPr>
        <w:tc>
          <w:tcPr>
            <w:tcW w:w="467" w:type="dxa"/>
            <w:vAlign w:val="center"/>
          </w:tcPr>
          <w:p w14:paraId="2C0FE0B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06D4A959" w14:textId="30C7A894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79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80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565079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06F5D62C" w14:textId="77777777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4E6CBEE7" w14:textId="77777777" w:rsidR="00543D5D" w:rsidRPr="00D05CD2" w:rsidRDefault="006E20DC" w:rsidP="00D05CD2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>ARINC429数据字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754A02B4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5E6B9A6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3D670B0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6AE4A33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自动飞行右刹车行程量指令回绕</w:t>
            </w:r>
          </w:p>
        </w:tc>
        <w:tc>
          <w:tcPr>
            <w:tcW w:w="850" w:type="dxa"/>
          </w:tcPr>
          <w:p w14:paraId="7EADAFE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535A2D8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12DC8049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66E8117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0035D20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5D02B1F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177</w:t>
            </w:r>
          </w:p>
        </w:tc>
      </w:tr>
      <w:tr w:rsidR="00543D5D" w:rsidRPr="00D05CD2" w14:paraId="281E5594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6867BCA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463B0F2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5388C26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51F9FB2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54C9683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048B2A3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06B3A429" w14:textId="77777777">
        <w:trPr>
          <w:trHeight w:val="272"/>
        </w:trPr>
        <w:tc>
          <w:tcPr>
            <w:tcW w:w="467" w:type="dxa"/>
            <w:vMerge/>
          </w:tcPr>
          <w:p w14:paraId="292D72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86A8AE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306A404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</w:t>
            </w:r>
          </w:p>
        </w:tc>
      </w:tr>
      <w:tr w:rsidR="00543D5D" w:rsidRPr="00D05CD2" w14:paraId="3FCE1368" w14:textId="77777777">
        <w:trPr>
          <w:trHeight w:val="262"/>
        </w:trPr>
        <w:tc>
          <w:tcPr>
            <w:tcW w:w="467" w:type="dxa"/>
            <w:vMerge/>
          </w:tcPr>
          <w:p w14:paraId="24F440B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BAA924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3C13A6C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7DE42132" w14:textId="77777777">
        <w:trPr>
          <w:trHeight w:val="231"/>
        </w:trPr>
        <w:tc>
          <w:tcPr>
            <w:tcW w:w="467" w:type="dxa"/>
            <w:vMerge/>
          </w:tcPr>
          <w:p w14:paraId="452D475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01F743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22FA7C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08B4C3D5" w14:textId="77777777">
        <w:trPr>
          <w:trHeight w:val="207"/>
        </w:trPr>
        <w:tc>
          <w:tcPr>
            <w:tcW w:w="467" w:type="dxa"/>
            <w:vMerge/>
          </w:tcPr>
          <w:p w14:paraId="7BA8218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5A997F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0CC30F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58577E61" w14:textId="77777777">
        <w:trPr>
          <w:trHeight w:val="311"/>
        </w:trPr>
        <w:tc>
          <w:tcPr>
            <w:tcW w:w="467" w:type="dxa"/>
            <w:vMerge/>
          </w:tcPr>
          <w:p w14:paraId="210375F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B9C6F8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410F09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1D330A19" w14:textId="77777777">
        <w:trPr>
          <w:trHeight w:val="201"/>
        </w:trPr>
        <w:tc>
          <w:tcPr>
            <w:tcW w:w="467" w:type="dxa"/>
            <w:vMerge/>
          </w:tcPr>
          <w:p w14:paraId="75C9CDE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7672B5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0AA8BE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046B06B3" w14:textId="77777777">
        <w:trPr>
          <w:trHeight w:val="201"/>
        </w:trPr>
        <w:tc>
          <w:tcPr>
            <w:tcW w:w="467" w:type="dxa"/>
            <w:vMerge/>
          </w:tcPr>
          <w:p w14:paraId="3375188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C4AC2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00ED8A4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19AB6FC2" w14:textId="77777777">
        <w:trPr>
          <w:trHeight w:val="167"/>
        </w:trPr>
        <w:tc>
          <w:tcPr>
            <w:tcW w:w="467" w:type="dxa"/>
            <w:vMerge/>
          </w:tcPr>
          <w:p w14:paraId="2391067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6EFFDF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7297133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2C2AE66B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164746B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0A70421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443A1BF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793C094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339F179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37C1A90D" w14:textId="77777777">
        <w:trPr>
          <w:trHeight w:val="149"/>
        </w:trPr>
        <w:tc>
          <w:tcPr>
            <w:tcW w:w="467" w:type="dxa"/>
            <w:vMerge/>
          </w:tcPr>
          <w:p w14:paraId="44896D9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F960AE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5EC708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BF2B39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375FF94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D6C9066" w14:textId="77777777">
        <w:trPr>
          <w:trHeight w:val="309"/>
        </w:trPr>
        <w:tc>
          <w:tcPr>
            <w:tcW w:w="467" w:type="dxa"/>
            <w:vMerge/>
          </w:tcPr>
          <w:p w14:paraId="434C0E8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DFAC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6C3640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81040C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5C64819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7DF01990" w14:textId="77777777">
        <w:trPr>
          <w:trHeight w:val="285"/>
        </w:trPr>
        <w:tc>
          <w:tcPr>
            <w:tcW w:w="467" w:type="dxa"/>
            <w:vMerge/>
          </w:tcPr>
          <w:p w14:paraId="5B54B4A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B114C6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21491B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56372D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05867F3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2DE5BA8" w14:textId="77777777">
        <w:trPr>
          <w:trHeight w:val="275"/>
        </w:trPr>
        <w:tc>
          <w:tcPr>
            <w:tcW w:w="467" w:type="dxa"/>
            <w:vMerge/>
          </w:tcPr>
          <w:p w14:paraId="6EC4191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AD1049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0C6047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36EDF4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6F612E7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BC5000C" w14:textId="77777777">
        <w:trPr>
          <w:trHeight w:val="265"/>
        </w:trPr>
        <w:tc>
          <w:tcPr>
            <w:tcW w:w="467" w:type="dxa"/>
            <w:vMerge/>
          </w:tcPr>
          <w:p w14:paraId="2612830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7A5A5E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624BD0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93AD60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5901065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BE33EB0" w14:textId="77777777">
        <w:trPr>
          <w:trHeight w:val="255"/>
        </w:trPr>
        <w:tc>
          <w:tcPr>
            <w:tcW w:w="467" w:type="dxa"/>
            <w:vMerge/>
          </w:tcPr>
          <w:p w14:paraId="55FA0C0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0D262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79920A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BF7F58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28932E7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DF56D62" w14:textId="77777777">
        <w:trPr>
          <w:trHeight w:val="244"/>
        </w:trPr>
        <w:tc>
          <w:tcPr>
            <w:tcW w:w="467" w:type="dxa"/>
            <w:vMerge/>
          </w:tcPr>
          <w:p w14:paraId="6B8F45E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A126B3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5DA4DF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538898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05CA475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39AC76B" w14:textId="77777777">
        <w:trPr>
          <w:trHeight w:val="235"/>
        </w:trPr>
        <w:tc>
          <w:tcPr>
            <w:tcW w:w="467" w:type="dxa"/>
            <w:vMerge/>
          </w:tcPr>
          <w:p w14:paraId="60E50A8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70D9EA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03EEC3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197398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560FB79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EA48FB9" w14:textId="77777777">
        <w:trPr>
          <w:trHeight w:val="225"/>
        </w:trPr>
        <w:tc>
          <w:tcPr>
            <w:tcW w:w="467" w:type="dxa"/>
            <w:vMerge/>
          </w:tcPr>
          <w:p w14:paraId="05DCF95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0C914A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34AD05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69F2BD2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7BE6BC9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4A9A710" w14:textId="77777777">
        <w:trPr>
          <w:trHeight w:val="215"/>
        </w:trPr>
        <w:tc>
          <w:tcPr>
            <w:tcW w:w="467" w:type="dxa"/>
            <w:vMerge/>
          </w:tcPr>
          <w:p w14:paraId="70CC48D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33D28F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5450D0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530A499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6AA6ED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EFA97D1" w14:textId="77777777">
        <w:trPr>
          <w:trHeight w:val="294"/>
        </w:trPr>
        <w:tc>
          <w:tcPr>
            <w:tcW w:w="467" w:type="dxa"/>
            <w:vMerge/>
          </w:tcPr>
          <w:p w14:paraId="6F38029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96836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6546CF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3D22651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72D6457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EF99673" w14:textId="77777777">
        <w:trPr>
          <w:trHeight w:val="47"/>
        </w:trPr>
        <w:tc>
          <w:tcPr>
            <w:tcW w:w="467" w:type="dxa"/>
            <w:vMerge/>
          </w:tcPr>
          <w:p w14:paraId="1DB5338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6CE5C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5519A4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3302E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0E4E1A1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9915436" w14:textId="77777777">
        <w:trPr>
          <w:trHeight w:val="60"/>
        </w:trPr>
        <w:tc>
          <w:tcPr>
            <w:tcW w:w="467" w:type="dxa"/>
            <w:vMerge/>
          </w:tcPr>
          <w:p w14:paraId="3C1B9D4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1A40D0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51D755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6BF42B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5544E9F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6B86C9" w14:textId="77777777">
        <w:trPr>
          <w:trHeight w:val="302"/>
        </w:trPr>
        <w:tc>
          <w:tcPr>
            <w:tcW w:w="467" w:type="dxa"/>
            <w:vMerge/>
          </w:tcPr>
          <w:p w14:paraId="73DE151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385FAC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6B5C0E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32B692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64334F9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5B7D72C0" w14:textId="77777777">
        <w:trPr>
          <w:trHeight w:val="293"/>
        </w:trPr>
        <w:tc>
          <w:tcPr>
            <w:tcW w:w="467" w:type="dxa"/>
            <w:vMerge/>
          </w:tcPr>
          <w:p w14:paraId="280FD9A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F53B95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46F82F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F86AFD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DB6133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F6640E8" w14:textId="77777777">
        <w:trPr>
          <w:trHeight w:val="269"/>
        </w:trPr>
        <w:tc>
          <w:tcPr>
            <w:tcW w:w="467" w:type="dxa"/>
            <w:vMerge/>
          </w:tcPr>
          <w:p w14:paraId="49B8EC6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6AD0F8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6A1883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57149A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4E9F709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474D9B32" w14:textId="77777777">
        <w:trPr>
          <w:trHeight w:val="1292"/>
        </w:trPr>
        <w:tc>
          <w:tcPr>
            <w:tcW w:w="467" w:type="dxa"/>
            <w:vAlign w:val="center"/>
          </w:tcPr>
          <w:p w14:paraId="23AF402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04663C09" w14:textId="769B081C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81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82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1449DF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720AD973" w14:textId="77777777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01DC81D1" w14:textId="77777777" w:rsidR="00543D5D" w:rsidRPr="00D05CD2" w:rsidRDefault="006E20DC" w:rsidP="00D05CD2">
      <w:pPr>
        <w:rPr>
          <w:sz w:val="22"/>
          <w:szCs w:val="22"/>
        </w:rPr>
      </w:pPr>
      <w:r w:rsidRPr="00D05CD2">
        <w:rPr>
          <w:rFonts w:hint="eastAsia"/>
          <w:sz w:val="22"/>
          <w:szCs w:val="22"/>
        </w:rPr>
        <w:br w:type="page"/>
      </w:r>
    </w:p>
    <w:p w14:paraId="58A23AA9" w14:textId="77777777" w:rsidR="00543D5D" w:rsidRPr="00D05CD2" w:rsidRDefault="006E20DC">
      <w:pPr>
        <w:pStyle w:val="30"/>
        <w:rPr>
          <w:sz w:val="22"/>
          <w:szCs w:val="22"/>
        </w:rPr>
      </w:pPr>
      <w:r w:rsidRPr="00D05CD2">
        <w:rPr>
          <w:rFonts w:hint="eastAsia"/>
          <w:sz w:val="22"/>
          <w:szCs w:val="22"/>
        </w:rPr>
        <w:lastRenderedPageBreak/>
        <w:t>ABCU</w:t>
      </w:r>
      <w:r w:rsidRPr="00D05CD2">
        <w:rPr>
          <w:rFonts w:hint="eastAsia"/>
          <w:sz w:val="22"/>
          <w:szCs w:val="22"/>
        </w:rPr>
        <w:t>的</w:t>
      </w:r>
      <w:r w:rsidRPr="00D05CD2">
        <w:rPr>
          <w:rFonts w:hint="eastAsia"/>
          <w:sz w:val="22"/>
          <w:szCs w:val="22"/>
        </w:rPr>
        <w:t>429</w:t>
      </w:r>
      <w:r w:rsidRPr="00D05CD2">
        <w:rPr>
          <w:rFonts w:hint="eastAsia"/>
          <w:sz w:val="22"/>
          <w:szCs w:val="22"/>
        </w:rPr>
        <w:t>通讯发送字节</w:t>
      </w:r>
    </w:p>
    <w:p w14:paraId="35AAE720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18D0C44F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3A63195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5C6ADFF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38B351F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CAS1</w:t>
            </w:r>
          </w:p>
        </w:tc>
        <w:tc>
          <w:tcPr>
            <w:tcW w:w="850" w:type="dxa"/>
          </w:tcPr>
          <w:p w14:paraId="5D4A892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38A9FB7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9765142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47ECBAE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6B07DE9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6ECBF711" w14:textId="3B2D0446" w:rsidR="00543D5D" w:rsidRPr="00D05CD2" w:rsidRDefault="00A87D66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351</w:t>
            </w:r>
          </w:p>
        </w:tc>
      </w:tr>
      <w:tr w:rsidR="00543D5D" w:rsidRPr="00D05CD2" w14:paraId="0F4183C8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2449000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1F73858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0A56360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280D410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1A7CE21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1FF1DF0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7E89FA26" w14:textId="77777777">
        <w:trPr>
          <w:trHeight w:val="272"/>
        </w:trPr>
        <w:tc>
          <w:tcPr>
            <w:tcW w:w="467" w:type="dxa"/>
            <w:vMerge/>
          </w:tcPr>
          <w:p w14:paraId="5C60814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179502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6F38DDF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19F2F18A" w14:textId="77777777">
        <w:trPr>
          <w:trHeight w:val="262"/>
        </w:trPr>
        <w:tc>
          <w:tcPr>
            <w:tcW w:w="467" w:type="dxa"/>
            <w:vMerge/>
          </w:tcPr>
          <w:p w14:paraId="373A315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57A739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2CFD3C1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649EBFF9" w14:textId="77777777">
        <w:trPr>
          <w:trHeight w:val="231"/>
        </w:trPr>
        <w:tc>
          <w:tcPr>
            <w:tcW w:w="467" w:type="dxa"/>
            <w:vMerge/>
          </w:tcPr>
          <w:p w14:paraId="18DDA53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66E81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6D541E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6AED7B17" w14:textId="77777777">
        <w:trPr>
          <w:trHeight w:val="207"/>
        </w:trPr>
        <w:tc>
          <w:tcPr>
            <w:tcW w:w="467" w:type="dxa"/>
            <w:vMerge/>
          </w:tcPr>
          <w:p w14:paraId="3528823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B2631B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1D75A4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51BEEA6D" w14:textId="77777777">
        <w:trPr>
          <w:trHeight w:val="311"/>
        </w:trPr>
        <w:tc>
          <w:tcPr>
            <w:tcW w:w="467" w:type="dxa"/>
            <w:vMerge/>
          </w:tcPr>
          <w:p w14:paraId="1763FCC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A6535D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41C034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450D553A" w14:textId="77777777">
        <w:trPr>
          <w:trHeight w:val="201"/>
        </w:trPr>
        <w:tc>
          <w:tcPr>
            <w:tcW w:w="467" w:type="dxa"/>
            <w:vMerge/>
          </w:tcPr>
          <w:p w14:paraId="1D37B5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201C0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2DE9B5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273C6F2E" w14:textId="77777777">
        <w:trPr>
          <w:trHeight w:val="201"/>
        </w:trPr>
        <w:tc>
          <w:tcPr>
            <w:tcW w:w="467" w:type="dxa"/>
            <w:vMerge/>
          </w:tcPr>
          <w:p w14:paraId="6AD76A0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4B71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7BE2895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0E38BD23" w14:textId="77777777">
        <w:trPr>
          <w:trHeight w:val="167"/>
        </w:trPr>
        <w:tc>
          <w:tcPr>
            <w:tcW w:w="467" w:type="dxa"/>
            <w:vMerge/>
          </w:tcPr>
          <w:p w14:paraId="420073B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75AEE0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5E2A29F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69433953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27971AC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0FBBBA7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2089586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610E8DC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7C18A2A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66B2CE3A" w14:textId="77777777">
        <w:trPr>
          <w:trHeight w:val="149"/>
        </w:trPr>
        <w:tc>
          <w:tcPr>
            <w:tcW w:w="467" w:type="dxa"/>
            <w:vMerge/>
          </w:tcPr>
          <w:p w14:paraId="1BABFE4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5C2258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5EED5F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0B8FF6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070345E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BRK_TOTAL_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LOSS</w:t>
            </w:r>
          </w:p>
        </w:tc>
      </w:tr>
      <w:tr w:rsidR="00543D5D" w:rsidRPr="00D05CD2" w14:paraId="7B0878D6" w14:textId="77777777">
        <w:trPr>
          <w:trHeight w:val="309"/>
        </w:trPr>
        <w:tc>
          <w:tcPr>
            <w:tcW w:w="467" w:type="dxa"/>
            <w:vMerge/>
          </w:tcPr>
          <w:p w14:paraId="5D81100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D70CA0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4AF64D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C645B0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 w14:paraId="460EE54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BRK_DEGRD</w:t>
            </w:r>
          </w:p>
        </w:tc>
      </w:tr>
      <w:tr w:rsidR="00543D5D" w:rsidRPr="00D05CD2" w14:paraId="7BAD9FDE" w14:textId="77777777">
        <w:trPr>
          <w:trHeight w:val="285"/>
        </w:trPr>
        <w:tc>
          <w:tcPr>
            <w:tcW w:w="467" w:type="dxa"/>
            <w:vMerge/>
          </w:tcPr>
          <w:p w14:paraId="6AA0D85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643645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61F731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943631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 w14:paraId="55A8A61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BRK_LH_FAIL</w:t>
            </w:r>
          </w:p>
        </w:tc>
      </w:tr>
      <w:tr w:rsidR="00543D5D" w:rsidRPr="00D05CD2" w14:paraId="68C47B1A" w14:textId="77777777">
        <w:trPr>
          <w:trHeight w:val="275"/>
        </w:trPr>
        <w:tc>
          <w:tcPr>
            <w:tcW w:w="467" w:type="dxa"/>
            <w:vMerge/>
          </w:tcPr>
          <w:p w14:paraId="041FA24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40D9E9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37A17F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977FD4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7AFD80A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BRK_RH_FAIL</w:t>
            </w:r>
          </w:p>
        </w:tc>
      </w:tr>
      <w:tr w:rsidR="00543D5D" w:rsidRPr="00D05CD2" w14:paraId="5D737EBC" w14:textId="77777777">
        <w:trPr>
          <w:trHeight w:val="265"/>
        </w:trPr>
        <w:tc>
          <w:tcPr>
            <w:tcW w:w="467" w:type="dxa"/>
            <w:vMerge/>
          </w:tcPr>
          <w:p w14:paraId="4B8636D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3A1EB0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693333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7E9EC7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45FAFF2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ANTISKID_FAIL</w:t>
            </w:r>
          </w:p>
        </w:tc>
      </w:tr>
      <w:tr w:rsidR="00543D5D" w:rsidRPr="00D05CD2" w14:paraId="5B583AC7" w14:textId="77777777">
        <w:trPr>
          <w:trHeight w:val="255"/>
        </w:trPr>
        <w:tc>
          <w:tcPr>
            <w:tcW w:w="467" w:type="dxa"/>
            <w:vMerge/>
          </w:tcPr>
          <w:p w14:paraId="0B7A173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AE5A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13097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9DF406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vAlign w:val="center"/>
          </w:tcPr>
          <w:p w14:paraId="481BFCE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LEFT_INSIDE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</w:tr>
      <w:tr w:rsidR="00543D5D" w:rsidRPr="00D05CD2" w14:paraId="3ECD8853" w14:textId="77777777">
        <w:trPr>
          <w:trHeight w:val="244"/>
        </w:trPr>
        <w:tc>
          <w:tcPr>
            <w:tcW w:w="467" w:type="dxa"/>
            <w:vMerge/>
          </w:tcPr>
          <w:p w14:paraId="109A21E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4B44C8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39787C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19CD57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</w:tcPr>
          <w:p w14:paraId="7295EB2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LEFT_OUTSIDE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</w:tr>
      <w:tr w:rsidR="00543D5D" w:rsidRPr="00D05CD2" w14:paraId="08AE0C7E" w14:textId="77777777">
        <w:trPr>
          <w:trHeight w:val="235"/>
        </w:trPr>
        <w:tc>
          <w:tcPr>
            <w:tcW w:w="467" w:type="dxa"/>
            <w:vMerge/>
          </w:tcPr>
          <w:p w14:paraId="61C8085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A4B3A0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630437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461321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6F91867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RIGHT_INSIDE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T</w:t>
            </w:r>
            <w:r w:rsidRPr="00D05CD2">
              <w:rPr>
                <w:rFonts w:ascii="宋体" w:hAnsi="宋体" w:cs="Arial"/>
                <w:sz w:val="22"/>
                <w:szCs w:val="22"/>
              </w:rPr>
              <w:t>EMP_OVERHEAT</w:t>
            </w:r>
          </w:p>
        </w:tc>
      </w:tr>
      <w:tr w:rsidR="00543D5D" w:rsidRPr="00D05CD2" w14:paraId="71757199" w14:textId="77777777">
        <w:trPr>
          <w:trHeight w:val="225"/>
        </w:trPr>
        <w:tc>
          <w:tcPr>
            <w:tcW w:w="467" w:type="dxa"/>
            <w:vMerge/>
          </w:tcPr>
          <w:p w14:paraId="104CDA3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AF248D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7F71CE54" w14:textId="4909BAB6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5E7171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 w14:paraId="3670110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RIGHT_OUTSIDE_</w:t>
            </w:r>
            <w:r w:rsidRPr="00D05CD2">
              <w:rPr>
                <w:rFonts w:ascii="宋体" w:hAnsi="宋体" w:cs="Arial"/>
                <w:sz w:val="22"/>
                <w:szCs w:val="22"/>
              </w:rPr>
              <w:t>TEMP_OVERHEAT</w:t>
            </w:r>
          </w:p>
        </w:tc>
      </w:tr>
      <w:tr w:rsidR="00543D5D" w:rsidRPr="00D05CD2" w14:paraId="2172EDD5" w14:textId="77777777">
        <w:trPr>
          <w:trHeight w:val="215"/>
        </w:trPr>
        <w:tc>
          <w:tcPr>
            <w:tcW w:w="467" w:type="dxa"/>
            <w:vMerge/>
          </w:tcPr>
          <w:p w14:paraId="001A5A3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BE413E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3F74160C" w14:textId="154CA45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7F40F1A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1D58C55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ABCU_BRK_TEMP_FAIL</w:t>
            </w:r>
          </w:p>
        </w:tc>
      </w:tr>
      <w:tr w:rsidR="00543D5D" w:rsidRPr="00D05CD2" w14:paraId="00DC33D7" w14:textId="77777777">
        <w:trPr>
          <w:trHeight w:val="294"/>
        </w:trPr>
        <w:tc>
          <w:tcPr>
            <w:tcW w:w="467" w:type="dxa"/>
            <w:vMerge/>
          </w:tcPr>
          <w:p w14:paraId="79CF8CC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2AE620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2D42D8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PARK_BRK_FAIL</w:t>
            </w:r>
          </w:p>
        </w:tc>
        <w:tc>
          <w:tcPr>
            <w:tcW w:w="720" w:type="dxa"/>
            <w:vAlign w:val="center"/>
          </w:tcPr>
          <w:p w14:paraId="7888F26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3D22788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B846368" w14:textId="77777777">
        <w:trPr>
          <w:trHeight w:val="47"/>
        </w:trPr>
        <w:tc>
          <w:tcPr>
            <w:tcW w:w="467" w:type="dxa"/>
            <w:vMerge/>
          </w:tcPr>
          <w:p w14:paraId="3A4A0C5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97DD1A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424EE2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PARK_BRK_ON</w:t>
            </w:r>
          </w:p>
        </w:tc>
        <w:tc>
          <w:tcPr>
            <w:tcW w:w="720" w:type="dxa"/>
            <w:vAlign w:val="center"/>
          </w:tcPr>
          <w:p w14:paraId="5D03466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3409958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A6DBA1B" w14:textId="77777777">
        <w:trPr>
          <w:trHeight w:val="60"/>
        </w:trPr>
        <w:tc>
          <w:tcPr>
            <w:tcW w:w="467" w:type="dxa"/>
            <w:vMerge/>
          </w:tcPr>
          <w:p w14:paraId="43DC75D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1A92CC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60427C43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/>
                <w:sz w:val="22"/>
                <w:szCs w:val="22"/>
              </w:rPr>
              <w:t>PARK_BRK_APPLY</w:t>
            </w:r>
          </w:p>
        </w:tc>
        <w:tc>
          <w:tcPr>
            <w:tcW w:w="720" w:type="dxa"/>
            <w:vAlign w:val="center"/>
          </w:tcPr>
          <w:p w14:paraId="2985F59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548BD14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6D05BE0" w14:textId="77777777">
        <w:trPr>
          <w:trHeight w:val="302"/>
        </w:trPr>
        <w:tc>
          <w:tcPr>
            <w:tcW w:w="467" w:type="dxa"/>
            <w:vMerge/>
          </w:tcPr>
          <w:p w14:paraId="7F4B506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6A4FC0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278D93E7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/>
                <w:sz w:val="22"/>
                <w:szCs w:val="22"/>
              </w:rPr>
              <w:t>BRK_</w:t>
            </w:r>
            <w:r w:rsidRPr="00D05CD2">
              <w:rPr>
                <w:rFonts w:ascii="宋体" w:hAnsi="宋体" w:hint="eastAsia"/>
                <w:sz w:val="22"/>
                <w:szCs w:val="22"/>
              </w:rPr>
              <w:t>ALT</w:t>
            </w:r>
            <w:r w:rsidRPr="00D05CD2">
              <w:rPr>
                <w:rFonts w:ascii="宋体" w:hAnsi="宋体"/>
                <w:sz w:val="22"/>
                <w:szCs w:val="22"/>
              </w:rPr>
              <w:t>_FAIL</w:t>
            </w:r>
          </w:p>
        </w:tc>
        <w:tc>
          <w:tcPr>
            <w:tcW w:w="720" w:type="dxa"/>
            <w:vAlign w:val="center"/>
          </w:tcPr>
          <w:p w14:paraId="67F1119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4D84195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13C67CFC" w14:textId="77777777">
        <w:trPr>
          <w:trHeight w:val="293"/>
        </w:trPr>
        <w:tc>
          <w:tcPr>
            <w:tcW w:w="467" w:type="dxa"/>
            <w:vMerge/>
          </w:tcPr>
          <w:p w14:paraId="40FE79F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24BC24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7564723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ANTISKID_OFF</w:t>
            </w:r>
          </w:p>
        </w:tc>
        <w:tc>
          <w:tcPr>
            <w:tcW w:w="720" w:type="dxa"/>
            <w:vAlign w:val="center"/>
          </w:tcPr>
          <w:p w14:paraId="6F101BA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10A7799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29074C7" w14:textId="77777777">
        <w:trPr>
          <w:trHeight w:val="269"/>
        </w:trPr>
        <w:tc>
          <w:tcPr>
            <w:tcW w:w="467" w:type="dxa"/>
            <w:vMerge/>
          </w:tcPr>
          <w:p w14:paraId="10405EE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A7FE81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0589133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BRK_EMER_FAIL</w:t>
            </w:r>
          </w:p>
        </w:tc>
        <w:tc>
          <w:tcPr>
            <w:tcW w:w="720" w:type="dxa"/>
            <w:vAlign w:val="center"/>
          </w:tcPr>
          <w:p w14:paraId="3508951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14F6821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AEBCD15" w14:textId="77777777">
        <w:trPr>
          <w:trHeight w:val="1292"/>
        </w:trPr>
        <w:tc>
          <w:tcPr>
            <w:tcW w:w="467" w:type="dxa"/>
            <w:vAlign w:val="center"/>
          </w:tcPr>
          <w:p w14:paraId="7B4046A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6D7D753A" w14:textId="34930BEA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83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84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044F5C73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040D086D" w14:textId="53C0E460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4B5BBCE3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6031C8C2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hAnsi="宋体"/>
          <w:sz w:val="22"/>
          <w:szCs w:val="22"/>
        </w:rPr>
        <w:br w:type="page"/>
      </w: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4144C426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7ACA553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370887E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5A5F37E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CAS2</w:t>
            </w:r>
          </w:p>
        </w:tc>
        <w:tc>
          <w:tcPr>
            <w:tcW w:w="850" w:type="dxa"/>
          </w:tcPr>
          <w:p w14:paraId="4925116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52043B1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2FD2B5E9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08F9D3C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0F00CEE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31BE3A7A" w14:textId="3848AD37" w:rsidR="00543D5D" w:rsidRPr="00D05CD2" w:rsidRDefault="00A87D66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051</w:t>
            </w:r>
          </w:p>
        </w:tc>
      </w:tr>
      <w:tr w:rsidR="00543D5D" w:rsidRPr="00D05CD2" w14:paraId="65843CE1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39A4D90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41F81C5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77E91B5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5D31C5C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3EB75B8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4607E83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7AD421A4" w14:textId="77777777">
        <w:trPr>
          <w:trHeight w:val="272"/>
        </w:trPr>
        <w:tc>
          <w:tcPr>
            <w:tcW w:w="467" w:type="dxa"/>
            <w:vMerge/>
          </w:tcPr>
          <w:p w14:paraId="6647D88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1D9BB1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4641E66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0DF6474" w14:textId="77777777">
        <w:trPr>
          <w:trHeight w:val="262"/>
        </w:trPr>
        <w:tc>
          <w:tcPr>
            <w:tcW w:w="467" w:type="dxa"/>
            <w:vMerge/>
          </w:tcPr>
          <w:p w14:paraId="3FC3676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8E16DE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6DC18A3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0713F360" w14:textId="77777777">
        <w:trPr>
          <w:trHeight w:val="231"/>
        </w:trPr>
        <w:tc>
          <w:tcPr>
            <w:tcW w:w="467" w:type="dxa"/>
            <w:vMerge/>
          </w:tcPr>
          <w:p w14:paraId="787E4FF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66E22F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18B2E4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36B19C46" w14:textId="77777777">
        <w:trPr>
          <w:trHeight w:val="207"/>
        </w:trPr>
        <w:tc>
          <w:tcPr>
            <w:tcW w:w="467" w:type="dxa"/>
            <w:vMerge/>
          </w:tcPr>
          <w:p w14:paraId="032D5B8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A910CB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76B4C9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5CA04C6A" w14:textId="77777777">
        <w:trPr>
          <w:trHeight w:val="311"/>
        </w:trPr>
        <w:tc>
          <w:tcPr>
            <w:tcW w:w="467" w:type="dxa"/>
            <w:vMerge/>
          </w:tcPr>
          <w:p w14:paraId="4F3DE1E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01A62F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3ED968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211F54F9" w14:textId="77777777">
        <w:trPr>
          <w:trHeight w:val="201"/>
        </w:trPr>
        <w:tc>
          <w:tcPr>
            <w:tcW w:w="467" w:type="dxa"/>
            <w:vMerge/>
          </w:tcPr>
          <w:p w14:paraId="217617A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C32838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2BF381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4DCE11BD" w14:textId="77777777">
        <w:trPr>
          <w:trHeight w:val="201"/>
        </w:trPr>
        <w:tc>
          <w:tcPr>
            <w:tcW w:w="467" w:type="dxa"/>
            <w:vMerge/>
          </w:tcPr>
          <w:p w14:paraId="55AFC8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8C0966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7DE7818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4EAA7B21" w14:textId="77777777">
        <w:trPr>
          <w:trHeight w:val="167"/>
        </w:trPr>
        <w:tc>
          <w:tcPr>
            <w:tcW w:w="467" w:type="dxa"/>
            <w:vMerge/>
          </w:tcPr>
          <w:p w14:paraId="6539EBE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0603EB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1DB2F14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023051C1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5BA91EB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06C3612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343F421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45B9CE6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3E10B12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35E5EC28" w14:textId="77777777">
        <w:trPr>
          <w:trHeight w:val="149"/>
        </w:trPr>
        <w:tc>
          <w:tcPr>
            <w:tcW w:w="467" w:type="dxa"/>
            <w:vMerge/>
          </w:tcPr>
          <w:p w14:paraId="460F6EC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01E082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0C3FDE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8E6963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 w14:paraId="48F8929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BRK_COPLT_PED_FAIL</w:t>
            </w:r>
          </w:p>
        </w:tc>
      </w:tr>
      <w:tr w:rsidR="00543D5D" w:rsidRPr="00D05CD2" w14:paraId="76426B80" w14:textId="77777777">
        <w:trPr>
          <w:trHeight w:val="309"/>
        </w:trPr>
        <w:tc>
          <w:tcPr>
            <w:tcW w:w="467" w:type="dxa"/>
            <w:vMerge/>
          </w:tcPr>
          <w:p w14:paraId="629BC8C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B3D7A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37BEC7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6E241D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2CF4040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BRK_NML_NO_DISPATCH</w:t>
            </w:r>
          </w:p>
        </w:tc>
      </w:tr>
      <w:tr w:rsidR="00543D5D" w:rsidRPr="00D05CD2" w14:paraId="2C7B4018" w14:textId="77777777">
        <w:trPr>
          <w:trHeight w:val="285"/>
        </w:trPr>
        <w:tc>
          <w:tcPr>
            <w:tcW w:w="467" w:type="dxa"/>
            <w:vMerge/>
          </w:tcPr>
          <w:p w14:paraId="3805F01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F355D7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0C847C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052423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519619E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ABCU_TIRE_PR_FAIL</w:t>
            </w:r>
          </w:p>
        </w:tc>
      </w:tr>
      <w:tr w:rsidR="00543D5D" w:rsidRPr="00D05CD2" w14:paraId="2362C7DB" w14:textId="77777777">
        <w:trPr>
          <w:trHeight w:val="275"/>
        </w:trPr>
        <w:tc>
          <w:tcPr>
            <w:tcW w:w="467" w:type="dxa"/>
            <w:vMerge/>
          </w:tcPr>
          <w:p w14:paraId="259270C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C0B1CD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1EF71B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AFA957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vAlign w:val="center"/>
          </w:tcPr>
          <w:p w14:paraId="6066791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LEFT_INSIDE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</w:tr>
      <w:tr w:rsidR="00543D5D" w:rsidRPr="00D05CD2" w14:paraId="09857C5A" w14:textId="77777777">
        <w:trPr>
          <w:trHeight w:val="265"/>
        </w:trPr>
        <w:tc>
          <w:tcPr>
            <w:tcW w:w="467" w:type="dxa"/>
            <w:vMerge/>
          </w:tcPr>
          <w:p w14:paraId="50F2AD8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C45165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32AB8D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F8B809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 w14:paraId="12A8551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LEFT_OUTSIDE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</w:tr>
      <w:tr w:rsidR="00543D5D" w:rsidRPr="00D05CD2" w14:paraId="54EC923A" w14:textId="77777777">
        <w:trPr>
          <w:trHeight w:val="40"/>
        </w:trPr>
        <w:tc>
          <w:tcPr>
            <w:tcW w:w="467" w:type="dxa"/>
            <w:vMerge/>
          </w:tcPr>
          <w:p w14:paraId="18870AA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8590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233C9C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038FC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7EAFF86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RIGHT_INSIDE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</w:tr>
      <w:tr w:rsidR="00543D5D" w:rsidRPr="00D05CD2" w14:paraId="1092DAC0" w14:textId="77777777">
        <w:trPr>
          <w:trHeight w:val="244"/>
        </w:trPr>
        <w:tc>
          <w:tcPr>
            <w:tcW w:w="467" w:type="dxa"/>
            <w:vMerge/>
          </w:tcPr>
          <w:p w14:paraId="205C0D0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CDEE7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12E5CA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A5EE3F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0349BF5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RIGHT_OUTSIDE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</w:tr>
      <w:tr w:rsidR="00543D5D" w:rsidRPr="00D05CD2" w14:paraId="3C1FF8F3" w14:textId="77777777">
        <w:trPr>
          <w:trHeight w:val="235"/>
        </w:trPr>
        <w:tc>
          <w:tcPr>
            <w:tcW w:w="467" w:type="dxa"/>
            <w:vMerge/>
          </w:tcPr>
          <w:p w14:paraId="69637BB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998C06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05C4AF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4B64E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vAlign w:val="center"/>
          </w:tcPr>
          <w:p w14:paraId="6BB514D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hint="eastAsia"/>
              </w:rPr>
              <w:t>预留</w:t>
            </w:r>
          </w:p>
        </w:tc>
      </w:tr>
      <w:tr w:rsidR="00543D5D" w:rsidRPr="00D05CD2" w14:paraId="4BF1DF44" w14:textId="77777777">
        <w:trPr>
          <w:trHeight w:val="225"/>
        </w:trPr>
        <w:tc>
          <w:tcPr>
            <w:tcW w:w="467" w:type="dxa"/>
            <w:vMerge/>
          </w:tcPr>
          <w:p w14:paraId="19932E3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81F37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5C9FD5EA" w14:textId="5729DF23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3373ACF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679DD1F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53D48EA" w14:textId="77777777">
        <w:trPr>
          <w:trHeight w:val="215"/>
        </w:trPr>
        <w:tc>
          <w:tcPr>
            <w:tcW w:w="467" w:type="dxa"/>
            <w:vMerge/>
          </w:tcPr>
          <w:p w14:paraId="71F8944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27D017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79D3BC54" w14:textId="7C62187A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2F32318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</w:tcPr>
          <w:p w14:paraId="56630C6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AD433C7" w14:textId="77777777">
        <w:trPr>
          <w:trHeight w:val="294"/>
        </w:trPr>
        <w:tc>
          <w:tcPr>
            <w:tcW w:w="467" w:type="dxa"/>
            <w:vMerge/>
          </w:tcPr>
          <w:p w14:paraId="7084C4F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E08C36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041852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AUTO_BRK_FAIL</w:t>
            </w:r>
          </w:p>
        </w:tc>
        <w:tc>
          <w:tcPr>
            <w:tcW w:w="720" w:type="dxa"/>
            <w:vAlign w:val="center"/>
          </w:tcPr>
          <w:p w14:paraId="34EA962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1C06B91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805B5AE" w14:textId="77777777">
        <w:trPr>
          <w:trHeight w:val="47"/>
        </w:trPr>
        <w:tc>
          <w:tcPr>
            <w:tcW w:w="467" w:type="dxa"/>
            <w:vMerge/>
          </w:tcPr>
          <w:p w14:paraId="6204FBE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E12E0D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2D0EC4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AUTO_BRK_LO</w:t>
            </w:r>
          </w:p>
        </w:tc>
        <w:tc>
          <w:tcPr>
            <w:tcW w:w="720" w:type="dxa"/>
            <w:vAlign w:val="center"/>
          </w:tcPr>
          <w:p w14:paraId="48B33C5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3D8E467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9D739F0" w14:textId="77777777">
        <w:trPr>
          <w:trHeight w:val="60"/>
        </w:trPr>
        <w:tc>
          <w:tcPr>
            <w:tcW w:w="467" w:type="dxa"/>
            <w:vMerge/>
          </w:tcPr>
          <w:p w14:paraId="0199866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7DE291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07A35125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MED</w:t>
            </w:r>
          </w:p>
        </w:tc>
        <w:tc>
          <w:tcPr>
            <w:tcW w:w="720" w:type="dxa"/>
            <w:vAlign w:val="center"/>
          </w:tcPr>
          <w:p w14:paraId="71C731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3DFB017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896831A" w14:textId="77777777">
        <w:trPr>
          <w:trHeight w:val="302"/>
        </w:trPr>
        <w:tc>
          <w:tcPr>
            <w:tcW w:w="467" w:type="dxa"/>
            <w:vMerge/>
          </w:tcPr>
          <w:p w14:paraId="6267481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E0AC92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56690C8F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HI</w:t>
            </w:r>
          </w:p>
        </w:tc>
        <w:tc>
          <w:tcPr>
            <w:tcW w:w="720" w:type="dxa"/>
            <w:vAlign w:val="center"/>
          </w:tcPr>
          <w:p w14:paraId="021F988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1A0F77F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3CE20934" w14:textId="77777777">
        <w:trPr>
          <w:trHeight w:val="293"/>
        </w:trPr>
        <w:tc>
          <w:tcPr>
            <w:tcW w:w="467" w:type="dxa"/>
            <w:vMerge/>
          </w:tcPr>
          <w:p w14:paraId="264A87B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032676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 w14:paraId="38661711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RTO</w:t>
            </w:r>
          </w:p>
        </w:tc>
        <w:tc>
          <w:tcPr>
            <w:tcW w:w="720" w:type="dxa"/>
            <w:vAlign w:val="center"/>
          </w:tcPr>
          <w:p w14:paraId="48A4EAD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349D457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35F93BC" w14:textId="77777777">
        <w:trPr>
          <w:trHeight w:val="269"/>
        </w:trPr>
        <w:tc>
          <w:tcPr>
            <w:tcW w:w="467" w:type="dxa"/>
            <w:vMerge/>
          </w:tcPr>
          <w:p w14:paraId="3C27A19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40CCE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18DE323F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/>
                <w:sz w:val="22"/>
                <w:szCs w:val="22"/>
              </w:rPr>
              <w:t>BRK_PLT_PED_FAIL</w:t>
            </w:r>
          </w:p>
        </w:tc>
        <w:tc>
          <w:tcPr>
            <w:tcW w:w="720" w:type="dxa"/>
            <w:vAlign w:val="center"/>
          </w:tcPr>
          <w:p w14:paraId="0649618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7B9E5B6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32E7B050" w14:textId="77777777">
        <w:trPr>
          <w:trHeight w:val="1292"/>
        </w:trPr>
        <w:tc>
          <w:tcPr>
            <w:tcW w:w="467" w:type="dxa"/>
            <w:vAlign w:val="center"/>
          </w:tcPr>
          <w:p w14:paraId="283D89F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24E06E23" w14:textId="083CDFA9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85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86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4023716F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0B45AA8B" w14:textId="3DC07BCC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11716553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p w14:paraId="2CF0B66E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p w14:paraId="6FAC87BA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ARINC429数据字3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9797D49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6D4F272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52DE9B3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554AB9F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左内主轮速</w:t>
            </w:r>
          </w:p>
        </w:tc>
        <w:tc>
          <w:tcPr>
            <w:tcW w:w="850" w:type="dxa"/>
          </w:tcPr>
          <w:p w14:paraId="476A058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6A1BCBC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9416D32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69F2876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5C30F75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28F54BA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004</w:t>
            </w:r>
          </w:p>
        </w:tc>
      </w:tr>
      <w:tr w:rsidR="00543D5D" w:rsidRPr="00D05CD2" w14:paraId="3A53AF3D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52B73BD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2F786FF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05E44E9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17D73D9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044C6DA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信号类型</w:t>
            </w:r>
          </w:p>
        </w:tc>
        <w:tc>
          <w:tcPr>
            <w:tcW w:w="6621" w:type="dxa"/>
            <w:gridSpan w:val="6"/>
          </w:tcPr>
          <w:p w14:paraId="75911B7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713557B1" w14:textId="77777777">
        <w:trPr>
          <w:trHeight w:val="272"/>
        </w:trPr>
        <w:tc>
          <w:tcPr>
            <w:tcW w:w="467" w:type="dxa"/>
            <w:vMerge/>
          </w:tcPr>
          <w:p w14:paraId="0A98392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4B83F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65FDD42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7BE17C0B" w14:textId="77777777">
        <w:trPr>
          <w:trHeight w:val="262"/>
        </w:trPr>
        <w:tc>
          <w:tcPr>
            <w:tcW w:w="467" w:type="dxa"/>
            <w:vMerge/>
          </w:tcPr>
          <w:p w14:paraId="4DD01F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D2C1C6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16042C1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259D815F" w14:textId="77777777">
        <w:trPr>
          <w:trHeight w:val="231"/>
        </w:trPr>
        <w:tc>
          <w:tcPr>
            <w:tcW w:w="467" w:type="dxa"/>
            <w:vMerge/>
          </w:tcPr>
          <w:p w14:paraId="28C1193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D91FD1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0F060D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46F73F36" w14:textId="77777777">
        <w:trPr>
          <w:trHeight w:val="207"/>
        </w:trPr>
        <w:tc>
          <w:tcPr>
            <w:tcW w:w="467" w:type="dxa"/>
            <w:vMerge/>
          </w:tcPr>
          <w:p w14:paraId="4618C8C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32442D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4EFAD4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6108C035" w14:textId="77777777">
        <w:trPr>
          <w:trHeight w:val="311"/>
        </w:trPr>
        <w:tc>
          <w:tcPr>
            <w:tcW w:w="467" w:type="dxa"/>
            <w:vMerge/>
          </w:tcPr>
          <w:p w14:paraId="0214959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77D88F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1E22DC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6BB50C69" w14:textId="77777777">
        <w:trPr>
          <w:trHeight w:val="201"/>
        </w:trPr>
        <w:tc>
          <w:tcPr>
            <w:tcW w:w="467" w:type="dxa"/>
            <w:vMerge/>
          </w:tcPr>
          <w:p w14:paraId="303894D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BC49C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00524C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2F30B85F" w14:textId="77777777">
        <w:trPr>
          <w:trHeight w:val="201"/>
        </w:trPr>
        <w:tc>
          <w:tcPr>
            <w:tcW w:w="467" w:type="dxa"/>
            <w:vMerge/>
          </w:tcPr>
          <w:p w14:paraId="34DE93C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2FF63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43313ED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9800282" w14:textId="77777777">
        <w:trPr>
          <w:trHeight w:val="167"/>
        </w:trPr>
        <w:tc>
          <w:tcPr>
            <w:tcW w:w="467" w:type="dxa"/>
            <w:vMerge/>
          </w:tcPr>
          <w:p w14:paraId="46F3125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4AB480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4CFB83A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13842E22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31FFB63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5A58B26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43AD7DB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1591209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5EE17AF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1EAE275E" w14:textId="77777777">
        <w:trPr>
          <w:trHeight w:val="149"/>
        </w:trPr>
        <w:tc>
          <w:tcPr>
            <w:tcW w:w="467" w:type="dxa"/>
            <w:vMerge/>
          </w:tcPr>
          <w:p w14:paraId="685DEE3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E2A3E1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5E48F0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3D8BCD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2003B86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C2F6915" w14:textId="77777777">
        <w:trPr>
          <w:trHeight w:val="309"/>
        </w:trPr>
        <w:tc>
          <w:tcPr>
            <w:tcW w:w="467" w:type="dxa"/>
            <w:vMerge/>
          </w:tcPr>
          <w:p w14:paraId="5AF89F9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B20B26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3C42A7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5D7E5E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120CE7E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7DAAB9A0" w14:textId="77777777">
        <w:trPr>
          <w:trHeight w:val="285"/>
        </w:trPr>
        <w:tc>
          <w:tcPr>
            <w:tcW w:w="467" w:type="dxa"/>
            <w:vMerge/>
          </w:tcPr>
          <w:p w14:paraId="5B4E6D6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182219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01792C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B6ECE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00B089B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B872969" w14:textId="77777777">
        <w:trPr>
          <w:trHeight w:val="275"/>
        </w:trPr>
        <w:tc>
          <w:tcPr>
            <w:tcW w:w="467" w:type="dxa"/>
            <w:vMerge/>
          </w:tcPr>
          <w:p w14:paraId="2B5B956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D722B6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1AD9F0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5CAF5E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76F8555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65C4D70" w14:textId="77777777">
        <w:trPr>
          <w:trHeight w:val="265"/>
        </w:trPr>
        <w:tc>
          <w:tcPr>
            <w:tcW w:w="467" w:type="dxa"/>
            <w:vMerge/>
          </w:tcPr>
          <w:p w14:paraId="126ACA1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B33197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5FC417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9593F4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610A2E4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E0CB692" w14:textId="77777777">
        <w:trPr>
          <w:trHeight w:val="255"/>
        </w:trPr>
        <w:tc>
          <w:tcPr>
            <w:tcW w:w="467" w:type="dxa"/>
            <w:vMerge/>
          </w:tcPr>
          <w:p w14:paraId="657106B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21B5AE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69E600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1A1374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1A915E2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2FA8E5C" w14:textId="77777777">
        <w:trPr>
          <w:trHeight w:val="244"/>
        </w:trPr>
        <w:tc>
          <w:tcPr>
            <w:tcW w:w="467" w:type="dxa"/>
            <w:vMerge/>
          </w:tcPr>
          <w:p w14:paraId="17EC04D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49C39F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1ED6C9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D051B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640577E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0C315D9" w14:textId="77777777">
        <w:trPr>
          <w:trHeight w:val="235"/>
        </w:trPr>
        <w:tc>
          <w:tcPr>
            <w:tcW w:w="467" w:type="dxa"/>
            <w:vMerge/>
          </w:tcPr>
          <w:p w14:paraId="4A8A328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AA0C01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0BC23E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EA1A0F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6FDBF9B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FC13635" w14:textId="77777777">
        <w:trPr>
          <w:trHeight w:val="225"/>
        </w:trPr>
        <w:tc>
          <w:tcPr>
            <w:tcW w:w="467" w:type="dxa"/>
            <w:vMerge/>
          </w:tcPr>
          <w:p w14:paraId="03AB9EC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44F965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7F9D7E78" w14:textId="5A520D8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3AF3E53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15B5994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1D143C6" w14:textId="77777777">
        <w:trPr>
          <w:trHeight w:val="215"/>
        </w:trPr>
        <w:tc>
          <w:tcPr>
            <w:tcW w:w="467" w:type="dxa"/>
            <w:vMerge/>
          </w:tcPr>
          <w:p w14:paraId="5699DC7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F49FEC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5F209504" w14:textId="18DF0FED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4BCFF28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469F5B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42B6D16" w14:textId="77777777">
        <w:trPr>
          <w:trHeight w:val="294"/>
        </w:trPr>
        <w:tc>
          <w:tcPr>
            <w:tcW w:w="467" w:type="dxa"/>
            <w:vMerge/>
          </w:tcPr>
          <w:p w14:paraId="1AC2B68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1F016A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50E7BC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250666F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19BE896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3503460" w14:textId="77777777">
        <w:trPr>
          <w:trHeight w:val="47"/>
        </w:trPr>
        <w:tc>
          <w:tcPr>
            <w:tcW w:w="467" w:type="dxa"/>
            <w:vMerge/>
          </w:tcPr>
          <w:p w14:paraId="7F1AA2E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5ABFFE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0C03EC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D7AE9D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7BAC6E5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E10A6BE" w14:textId="77777777">
        <w:trPr>
          <w:trHeight w:val="60"/>
        </w:trPr>
        <w:tc>
          <w:tcPr>
            <w:tcW w:w="467" w:type="dxa"/>
            <w:vMerge/>
          </w:tcPr>
          <w:p w14:paraId="70E3990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8BA3DA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02747CCA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2CA193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2917D62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30DC637" w14:textId="77777777">
        <w:trPr>
          <w:trHeight w:val="302"/>
        </w:trPr>
        <w:tc>
          <w:tcPr>
            <w:tcW w:w="467" w:type="dxa"/>
            <w:vMerge/>
          </w:tcPr>
          <w:p w14:paraId="366CE22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45BB66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6FA82318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6A4389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066D4F9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29E9C7BD" w14:textId="77777777">
        <w:trPr>
          <w:trHeight w:val="293"/>
        </w:trPr>
        <w:tc>
          <w:tcPr>
            <w:tcW w:w="467" w:type="dxa"/>
            <w:vMerge/>
          </w:tcPr>
          <w:p w14:paraId="7A38202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709CD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1844F28D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A42558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0E2DB1D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C22A8C7" w14:textId="77777777">
        <w:trPr>
          <w:trHeight w:val="269"/>
        </w:trPr>
        <w:tc>
          <w:tcPr>
            <w:tcW w:w="467" w:type="dxa"/>
            <w:vMerge/>
          </w:tcPr>
          <w:p w14:paraId="523714A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A5C1D9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63B3F05C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B0CBE1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5522933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2D32279" w14:textId="77777777">
        <w:trPr>
          <w:trHeight w:val="1292"/>
        </w:trPr>
        <w:tc>
          <w:tcPr>
            <w:tcW w:w="467" w:type="dxa"/>
            <w:vAlign w:val="center"/>
          </w:tcPr>
          <w:p w14:paraId="298B57A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1251D25A" w14:textId="225D0D18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87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88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689B0641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91C6B2B" w14:textId="68EB922E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4FB58370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p w14:paraId="17B3E917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ARINC429数据字4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F0AD9A8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19EB794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3EF7DA2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7DCB868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左外主轮速</w:t>
            </w:r>
          </w:p>
        </w:tc>
        <w:tc>
          <w:tcPr>
            <w:tcW w:w="850" w:type="dxa"/>
          </w:tcPr>
          <w:p w14:paraId="40A4526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6AC188F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635D3EE1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0453C8F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3506E59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147DA48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005</w:t>
            </w:r>
          </w:p>
        </w:tc>
      </w:tr>
      <w:tr w:rsidR="00543D5D" w:rsidRPr="00D05CD2" w14:paraId="74BA07EA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5C324DD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5CEAB17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6031E8A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3252B6E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78C79BE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48D874F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26C56BF2" w14:textId="77777777">
        <w:trPr>
          <w:trHeight w:val="272"/>
        </w:trPr>
        <w:tc>
          <w:tcPr>
            <w:tcW w:w="467" w:type="dxa"/>
            <w:vMerge/>
          </w:tcPr>
          <w:p w14:paraId="214CEF3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3673DA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482D567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C6F0E8E" w14:textId="77777777">
        <w:trPr>
          <w:trHeight w:val="262"/>
        </w:trPr>
        <w:tc>
          <w:tcPr>
            <w:tcW w:w="467" w:type="dxa"/>
            <w:vMerge/>
          </w:tcPr>
          <w:p w14:paraId="7F88743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7F1034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7D87B1C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48049030" w14:textId="77777777">
        <w:trPr>
          <w:trHeight w:val="231"/>
        </w:trPr>
        <w:tc>
          <w:tcPr>
            <w:tcW w:w="467" w:type="dxa"/>
            <w:vMerge/>
          </w:tcPr>
          <w:p w14:paraId="3EB1277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317C7C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5F82EB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57F9C8A8" w14:textId="77777777">
        <w:trPr>
          <w:trHeight w:val="207"/>
        </w:trPr>
        <w:tc>
          <w:tcPr>
            <w:tcW w:w="467" w:type="dxa"/>
            <w:vMerge/>
          </w:tcPr>
          <w:p w14:paraId="40EF604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FF79D0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5CCDDD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7CC388BE" w14:textId="77777777">
        <w:trPr>
          <w:trHeight w:val="311"/>
        </w:trPr>
        <w:tc>
          <w:tcPr>
            <w:tcW w:w="467" w:type="dxa"/>
            <w:vMerge/>
          </w:tcPr>
          <w:p w14:paraId="10E035A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CC2BFA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06ADAD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0137A87D" w14:textId="77777777">
        <w:trPr>
          <w:trHeight w:val="201"/>
        </w:trPr>
        <w:tc>
          <w:tcPr>
            <w:tcW w:w="467" w:type="dxa"/>
            <w:vMerge/>
          </w:tcPr>
          <w:p w14:paraId="018B0EA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349BB1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2660F9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2km/h</w:t>
            </w:r>
          </w:p>
        </w:tc>
      </w:tr>
      <w:tr w:rsidR="00543D5D" w:rsidRPr="00D05CD2" w14:paraId="5C405D32" w14:textId="77777777">
        <w:trPr>
          <w:trHeight w:val="201"/>
        </w:trPr>
        <w:tc>
          <w:tcPr>
            <w:tcW w:w="467" w:type="dxa"/>
            <w:vMerge/>
          </w:tcPr>
          <w:p w14:paraId="2E08FFB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337F35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1C6A04B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7C478DB4" w14:textId="77777777">
        <w:trPr>
          <w:trHeight w:val="167"/>
        </w:trPr>
        <w:tc>
          <w:tcPr>
            <w:tcW w:w="467" w:type="dxa"/>
            <w:vMerge/>
          </w:tcPr>
          <w:p w14:paraId="6C5AC87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6C41AE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6AC2348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28E3E42E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2705175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</w:t>
            </w: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式</w:t>
            </w:r>
          </w:p>
        </w:tc>
        <w:tc>
          <w:tcPr>
            <w:tcW w:w="718" w:type="dxa"/>
            <w:vAlign w:val="center"/>
          </w:tcPr>
          <w:p w14:paraId="199F5DC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36A91C6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0A602C8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60B0391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2DE8106D" w14:textId="77777777">
        <w:trPr>
          <w:trHeight w:val="149"/>
        </w:trPr>
        <w:tc>
          <w:tcPr>
            <w:tcW w:w="467" w:type="dxa"/>
            <w:vMerge/>
          </w:tcPr>
          <w:p w14:paraId="06B2872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633225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590F95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D20BA4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05F388E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EEA1B76" w14:textId="77777777">
        <w:trPr>
          <w:trHeight w:val="309"/>
        </w:trPr>
        <w:tc>
          <w:tcPr>
            <w:tcW w:w="467" w:type="dxa"/>
            <w:vMerge/>
          </w:tcPr>
          <w:p w14:paraId="5810C8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1981B4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4FDE04E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1DE193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71614CD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C9837FA" w14:textId="77777777">
        <w:trPr>
          <w:trHeight w:val="285"/>
        </w:trPr>
        <w:tc>
          <w:tcPr>
            <w:tcW w:w="467" w:type="dxa"/>
            <w:vMerge/>
          </w:tcPr>
          <w:p w14:paraId="2B860D9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0D3C83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4A76FF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8425DC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76A6F09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C7ECAB1" w14:textId="77777777">
        <w:trPr>
          <w:trHeight w:val="275"/>
        </w:trPr>
        <w:tc>
          <w:tcPr>
            <w:tcW w:w="467" w:type="dxa"/>
            <w:vMerge/>
          </w:tcPr>
          <w:p w14:paraId="028C44C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BB5343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7535DE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6D9948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60DCED4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8BA8C43" w14:textId="77777777">
        <w:trPr>
          <w:trHeight w:val="265"/>
        </w:trPr>
        <w:tc>
          <w:tcPr>
            <w:tcW w:w="467" w:type="dxa"/>
            <w:vMerge/>
          </w:tcPr>
          <w:p w14:paraId="22BC58B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39332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1350AE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68E2A6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6786C12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8CCDA3A" w14:textId="77777777">
        <w:trPr>
          <w:trHeight w:val="255"/>
        </w:trPr>
        <w:tc>
          <w:tcPr>
            <w:tcW w:w="467" w:type="dxa"/>
            <w:vMerge/>
          </w:tcPr>
          <w:p w14:paraId="54D6A62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DF08E4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0F30FF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0301A8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7977EEF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66E93F1" w14:textId="77777777">
        <w:trPr>
          <w:trHeight w:val="244"/>
        </w:trPr>
        <w:tc>
          <w:tcPr>
            <w:tcW w:w="467" w:type="dxa"/>
            <w:vMerge/>
          </w:tcPr>
          <w:p w14:paraId="1890730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81B43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64D665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CCB283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131E18B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5F33186" w14:textId="77777777">
        <w:trPr>
          <w:trHeight w:val="235"/>
        </w:trPr>
        <w:tc>
          <w:tcPr>
            <w:tcW w:w="467" w:type="dxa"/>
            <w:vMerge/>
          </w:tcPr>
          <w:p w14:paraId="0EA1C88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5BC56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5D51CA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25F583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192D8DB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3E56145" w14:textId="77777777">
        <w:trPr>
          <w:trHeight w:val="225"/>
        </w:trPr>
        <w:tc>
          <w:tcPr>
            <w:tcW w:w="467" w:type="dxa"/>
            <w:vMerge/>
          </w:tcPr>
          <w:p w14:paraId="50A1F17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F0BE69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0F5B7C45" w14:textId="4072BCEE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1860A79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0506D26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33E5524" w14:textId="77777777">
        <w:trPr>
          <w:trHeight w:val="215"/>
        </w:trPr>
        <w:tc>
          <w:tcPr>
            <w:tcW w:w="467" w:type="dxa"/>
            <w:vMerge/>
          </w:tcPr>
          <w:p w14:paraId="1268CEE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A9922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5F959170" w14:textId="0CC6DB65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4A5AAFA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7ADEAA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5903628" w14:textId="77777777">
        <w:trPr>
          <w:trHeight w:val="294"/>
        </w:trPr>
        <w:tc>
          <w:tcPr>
            <w:tcW w:w="467" w:type="dxa"/>
            <w:vMerge/>
          </w:tcPr>
          <w:p w14:paraId="4C1786B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35C848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72ABEB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09F3F69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34C4A82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3A7E638" w14:textId="77777777">
        <w:trPr>
          <w:trHeight w:val="47"/>
        </w:trPr>
        <w:tc>
          <w:tcPr>
            <w:tcW w:w="467" w:type="dxa"/>
            <w:vMerge/>
          </w:tcPr>
          <w:p w14:paraId="75012BE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08B3D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0ABF77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3F87FC5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1DD197D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95E5AEB" w14:textId="77777777">
        <w:trPr>
          <w:trHeight w:val="60"/>
        </w:trPr>
        <w:tc>
          <w:tcPr>
            <w:tcW w:w="467" w:type="dxa"/>
            <w:vMerge/>
          </w:tcPr>
          <w:p w14:paraId="798FFBD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E4185E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6B92F0CC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F30830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0298036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F858B10" w14:textId="77777777">
        <w:trPr>
          <w:trHeight w:val="302"/>
        </w:trPr>
        <w:tc>
          <w:tcPr>
            <w:tcW w:w="467" w:type="dxa"/>
            <w:vMerge/>
          </w:tcPr>
          <w:p w14:paraId="2C38B1F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03619F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67DF4CF6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7EF6992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27DFD97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3D09A84" w14:textId="77777777">
        <w:trPr>
          <w:trHeight w:val="293"/>
        </w:trPr>
        <w:tc>
          <w:tcPr>
            <w:tcW w:w="467" w:type="dxa"/>
            <w:vMerge/>
          </w:tcPr>
          <w:p w14:paraId="419DD2A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EA2A40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6E63B611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70C7CBE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98B81A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CD81E65" w14:textId="77777777">
        <w:trPr>
          <w:trHeight w:val="269"/>
        </w:trPr>
        <w:tc>
          <w:tcPr>
            <w:tcW w:w="467" w:type="dxa"/>
            <w:vMerge/>
          </w:tcPr>
          <w:p w14:paraId="35F2572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282F1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6CE704B7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A28CCD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734B4771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28B0E9B2" w14:textId="77777777">
        <w:trPr>
          <w:trHeight w:val="1292"/>
        </w:trPr>
        <w:tc>
          <w:tcPr>
            <w:tcW w:w="467" w:type="dxa"/>
            <w:vAlign w:val="center"/>
          </w:tcPr>
          <w:p w14:paraId="7203EE3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323F1BB0" w14:textId="66CC1C1F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89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90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29D87913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719495E6" w14:textId="6D949FC9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41E2231E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p w14:paraId="31AAD647" w14:textId="77777777" w:rsidR="00543D5D" w:rsidRPr="00D05CD2" w:rsidRDefault="00543D5D">
      <w:pPr>
        <w:rPr>
          <w:sz w:val="22"/>
          <w:szCs w:val="22"/>
        </w:rPr>
      </w:pPr>
    </w:p>
    <w:p w14:paraId="57E2AB4D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ARINC429数据字5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5E539A2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241BD93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3F8644D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67AEC51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右内主轮速</w:t>
            </w:r>
          </w:p>
        </w:tc>
        <w:tc>
          <w:tcPr>
            <w:tcW w:w="850" w:type="dxa"/>
          </w:tcPr>
          <w:p w14:paraId="0EBBDE8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6A92DB9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120E76AD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5012CD5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1F47071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5A921FA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006</w:t>
            </w:r>
          </w:p>
        </w:tc>
      </w:tr>
      <w:tr w:rsidR="00543D5D" w:rsidRPr="00D05CD2" w14:paraId="28924B7A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40D78B3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58FF1F0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6F8412E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053B069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2EB6445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7A458EB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36A383FB" w14:textId="77777777">
        <w:trPr>
          <w:trHeight w:val="272"/>
        </w:trPr>
        <w:tc>
          <w:tcPr>
            <w:tcW w:w="467" w:type="dxa"/>
            <w:vMerge/>
          </w:tcPr>
          <w:p w14:paraId="7858BE1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D1BC85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62E8EBE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6596BA28" w14:textId="77777777">
        <w:trPr>
          <w:trHeight w:val="262"/>
        </w:trPr>
        <w:tc>
          <w:tcPr>
            <w:tcW w:w="467" w:type="dxa"/>
            <w:vMerge/>
          </w:tcPr>
          <w:p w14:paraId="6AA17ED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0115A4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4117B95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A4239BC" w14:textId="77777777">
        <w:trPr>
          <w:trHeight w:val="231"/>
        </w:trPr>
        <w:tc>
          <w:tcPr>
            <w:tcW w:w="467" w:type="dxa"/>
            <w:vMerge/>
          </w:tcPr>
          <w:p w14:paraId="40AF038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46C28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7F7AC2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42143347" w14:textId="77777777">
        <w:trPr>
          <w:trHeight w:val="207"/>
        </w:trPr>
        <w:tc>
          <w:tcPr>
            <w:tcW w:w="467" w:type="dxa"/>
            <w:vMerge/>
          </w:tcPr>
          <w:p w14:paraId="35F0D04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FECA91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73FFC8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376AE043" w14:textId="77777777">
        <w:trPr>
          <w:trHeight w:val="311"/>
        </w:trPr>
        <w:tc>
          <w:tcPr>
            <w:tcW w:w="467" w:type="dxa"/>
            <w:vMerge/>
          </w:tcPr>
          <w:p w14:paraId="5AD1454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F62AD4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4F9937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116BADC4" w14:textId="77777777">
        <w:trPr>
          <w:trHeight w:val="201"/>
        </w:trPr>
        <w:tc>
          <w:tcPr>
            <w:tcW w:w="467" w:type="dxa"/>
            <w:vMerge/>
          </w:tcPr>
          <w:p w14:paraId="4E9655D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E1AAE9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786094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7B2771E1" w14:textId="77777777">
        <w:trPr>
          <w:trHeight w:val="201"/>
        </w:trPr>
        <w:tc>
          <w:tcPr>
            <w:tcW w:w="467" w:type="dxa"/>
            <w:vMerge/>
          </w:tcPr>
          <w:p w14:paraId="24637A6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19F2E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192C804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0B96F35" w14:textId="77777777">
        <w:trPr>
          <w:trHeight w:val="167"/>
        </w:trPr>
        <w:tc>
          <w:tcPr>
            <w:tcW w:w="467" w:type="dxa"/>
            <w:vMerge/>
          </w:tcPr>
          <w:p w14:paraId="18FB5BD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1A74E9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4781536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693A78A8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3A46656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637E0E8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767EC1A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62236E4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5020880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0C609EC7" w14:textId="77777777">
        <w:trPr>
          <w:trHeight w:val="149"/>
        </w:trPr>
        <w:tc>
          <w:tcPr>
            <w:tcW w:w="467" w:type="dxa"/>
            <w:vMerge/>
          </w:tcPr>
          <w:p w14:paraId="1D02370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C4624F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4AA607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94EDE6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3EF1573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CBCF8A1" w14:textId="77777777">
        <w:trPr>
          <w:trHeight w:val="309"/>
        </w:trPr>
        <w:tc>
          <w:tcPr>
            <w:tcW w:w="467" w:type="dxa"/>
            <w:vMerge/>
          </w:tcPr>
          <w:p w14:paraId="3C73CA3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A3EBEF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3D9AF4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7C33B7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6D8F925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412B3D8" w14:textId="77777777">
        <w:trPr>
          <w:trHeight w:val="285"/>
        </w:trPr>
        <w:tc>
          <w:tcPr>
            <w:tcW w:w="467" w:type="dxa"/>
            <w:vMerge/>
          </w:tcPr>
          <w:p w14:paraId="122320D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BF2CE9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1686E0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D00C81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763AD47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A086676" w14:textId="77777777">
        <w:trPr>
          <w:trHeight w:val="275"/>
        </w:trPr>
        <w:tc>
          <w:tcPr>
            <w:tcW w:w="467" w:type="dxa"/>
            <w:vMerge/>
          </w:tcPr>
          <w:p w14:paraId="16EAD3E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D792DF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4F95A1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58B4B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5B5A84E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9A73DC" w14:textId="77777777">
        <w:trPr>
          <w:trHeight w:val="265"/>
        </w:trPr>
        <w:tc>
          <w:tcPr>
            <w:tcW w:w="467" w:type="dxa"/>
            <w:vMerge/>
          </w:tcPr>
          <w:p w14:paraId="2A72D6F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1CD90D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46AC37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EE832F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42DB09A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DE523A8" w14:textId="77777777">
        <w:trPr>
          <w:trHeight w:val="255"/>
        </w:trPr>
        <w:tc>
          <w:tcPr>
            <w:tcW w:w="467" w:type="dxa"/>
            <w:vMerge/>
          </w:tcPr>
          <w:p w14:paraId="1600E37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A91F62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478915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CE7923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73AC4CD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BAF51B8" w14:textId="77777777">
        <w:trPr>
          <w:trHeight w:val="244"/>
        </w:trPr>
        <w:tc>
          <w:tcPr>
            <w:tcW w:w="467" w:type="dxa"/>
            <w:vMerge/>
          </w:tcPr>
          <w:p w14:paraId="45A3474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1ED799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7311BD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D65D04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0B2E7BF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8CBDAA8" w14:textId="77777777">
        <w:trPr>
          <w:trHeight w:val="235"/>
        </w:trPr>
        <w:tc>
          <w:tcPr>
            <w:tcW w:w="467" w:type="dxa"/>
            <w:vMerge/>
          </w:tcPr>
          <w:p w14:paraId="72A677A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880BA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7244CA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2A1BE4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74D4CD4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82BF46A" w14:textId="77777777">
        <w:trPr>
          <w:trHeight w:val="225"/>
        </w:trPr>
        <w:tc>
          <w:tcPr>
            <w:tcW w:w="467" w:type="dxa"/>
            <w:vMerge/>
          </w:tcPr>
          <w:p w14:paraId="1C874A1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279BD4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0F2B0929" w14:textId="43DB5881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01E54D3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7C11DAE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F71518B" w14:textId="77777777">
        <w:trPr>
          <w:trHeight w:val="215"/>
        </w:trPr>
        <w:tc>
          <w:tcPr>
            <w:tcW w:w="467" w:type="dxa"/>
            <w:vMerge/>
          </w:tcPr>
          <w:p w14:paraId="56FA5E0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6D15C6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0F255CD3" w14:textId="50DF2A26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6073B6B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21C0F62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EA6FFF5" w14:textId="77777777">
        <w:trPr>
          <w:trHeight w:val="294"/>
        </w:trPr>
        <w:tc>
          <w:tcPr>
            <w:tcW w:w="467" w:type="dxa"/>
            <w:vMerge/>
          </w:tcPr>
          <w:p w14:paraId="59F60EF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8A0101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5C4B85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63318D7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4D7661E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E3DD855" w14:textId="77777777">
        <w:trPr>
          <w:trHeight w:val="47"/>
        </w:trPr>
        <w:tc>
          <w:tcPr>
            <w:tcW w:w="467" w:type="dxa"/>
            <w:vMerge/>
          </w:tcPr>
          <w:p w14:paraId="7219F6A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328DAD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621FD3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4ECFD9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0B3CD2F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1B433FD" w14:textId="77777777">
        <w:trPr>
          <w:trHeight w:val="60"/>
        </w:trPr>
        <w:tc>
          <w:tcPr>
            <w:tcW w:w="467" w:type="dxa"/>
            <w:vMerge/>
          </w:tcPr>
          <w:p w14:paraId="75FFF93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49A89E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02D769AD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35C7848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0988761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2BEDB7A" w14:textId="77777777">
        <w:trPr>
          <w:trHeight w:val="302"/>
        </w:trPr>
        <w:tc>
          <w:tcPr>
            <w:tcW w:w="467" w:type="dxa"/>
            <w:vMerge/>
          </w:tcPr>
          <w:p w14:paraId="481CC60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728A5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2A99F1D8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FE2074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15E126C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7574B686" w14:textId="77777777">
        <w:trPr>
          <w:trHeight w:val="293"/>
        </w:trPr>
        <w:tc>
          <w:tcPr>
            <w:tcW w:w="467" w:type="dxa"/>
            <w:vMerge/>
          </w:tcPr>
          <w:p w14:paraId="29EC905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A8FA79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25DF71D5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99AB1D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2160595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A89F844" w14:textId="77777777">
        <w:trPr>
          <w:trHeight w:val="269"/>
        </w:trPr>
        <w:tc>
          <w:tcPr>
            <w:tcW w:w="467" w:type="dxa"/>
            <w:vMerge/>
          </w:tcPr>
          <w:p w14:paraId="7426F73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61DB60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12AFF332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30AC79C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6102ACD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4F3AF1B3" w14:textId="77777777">
        <w:trPr>
          <w:trHeight w:val="1292"/>
        </w:trPr>
        <w:tc>
          <w:tcPr>
            <w:tcW w:w="467" w:type="dxa"/>
            <w:vAlign w:val="center"/>
          </w:tcPr>
          <w:p w14:paraId="71E3FC4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4494AE8F" w14:textId="3F5FB943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91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92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0A751EAA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E1CDEB2" w14:textId="3444ECA8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4DB8644E" w14:textId="77777777" w:rsidR="00543D5D" w:rsidRPr="00D05CD2" w:rsidRDefault="00543D5D">
      <w:pPr>
        <w:rPr>
          <w:sz w:val="22"/>
          <w:szCs w:val="22"/>
        </w:rPr>
      </w:pPr>
    </w:p>
    <w:p w14:paraId="5F1604E4" w14:textId="77777777" w:rsidR="00543D5D" w:rsidRPr="00D05CD2" w:rsidRDefault="00543D5D">
      <w:pPr>
        <w:rPr>
          <w:sz w:val="22"/>
          <w:szCs w:val="22"/>
        </w:rPr>
      </w:pPr>
    </w:p>
    <w:p w14:paraId="028C5C13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ARINC429数据字6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59208661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451228C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220E53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7C27DEB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右外主轮速</w:t>
            </w:r>
          </w:p>
        </w:tc>
        <w:tc>
          <w:tcPr>
            <w:tcW w:w="850" w:type="dxa"/>
          </w:tcPr>
          <w:p w14:paraId="26A5317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21BBC98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7100507F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178796F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718F7C5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305231C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007</w:t>
            </w:r>
          </w:p>
        </w:tc>
      </w:tr>
      <w:tr w:rsidR="00543D5D" w:rsidRPr="00D05CD2" w14:paraId="1476C257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5BF7866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000D5E5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3FE7D9B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75FDC80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1F0EFE6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33F9B77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33B9A83A" w14:textId="77777777">
        <w:trPr>
          <w:trHeight w:val="272"/>
        </w:trPr>
        <w:tc>
          <w:tcPr>
            <w:tcW w:w="467" w:type="dxa"/>
            <w:vMerge/>
          </w:tcPr>
          <w:p w14:paraId="07D6891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1ACB04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7E9D3E3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6B2D46F4" w14:textId="77777777">
        <w:trPr>
          <w:trHeight w:val="262"/>
        </w:trPr>
        <w:tc>
          <w:tcPr>
            <w:tcW w:w="467" w:type="dxa"/>
            <w:vMerge/>
          </w:tcPr>
          <w:p w14:paraId="5CCCEC1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26E1B9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4CA1C90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156C05AF" w14:textId="77777777">
        <w:trPr>
          <w:trHeight w:val="231"/>
        </w:trPr>
        <w:tc>
          <w:tcPr>
            <w:tcW w:w="467" w:type="dxa"/>
            <w:vMerge/>
          </w:tcPr>
          <w:p w14:paraId="474397C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20219B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3BB7E5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320C5D7C" w14:textId="77777777">
        <w:trPr>
          <w:trHeight w:val="207"/>
        </w:trPr>
        <w:tc>
          <w:tcPr>
            <w:tcW w:w="467" w:type="dxa"/>
            <w:vMerge/>
          </w:tcPr>
          <w:p w14:paraId="58F4DF0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5B9EE7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4A24C2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05829BC4" w14:textId="77777777">
        <w:trPr>
          <w:trHeight w:val="311"/>
        </w:trPr>
        <w:tc>
          <w:tcPr>
            <w:tcW w:w="467" w:type="dxa"/>
            <w:vMerge/>
          </w:tcPr>
          <w:p w14:paraId="00ABF61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685AE7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04B607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26E54EF1" w14:textId="77777777">
        <w:trPr>
          <w:trHeight w:val="201"/>
        </w:trPr>
        <w:tc>
          <w:tcPr>
            <w:tcW w:w="467" w:type="dxa"/>
            <w:vMerge/>
          </w:tcPr>
          <w:p w14:paraId="2A60B39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B90621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2D6E47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75C2DA85" w14:textId="77777777">
        <w:trPr>
          <w:trHeight w:val="201"/>
        </w:trPr>
        <w:tc>
          <w:tcPr>
            <w:tcW w:w="467" w:type="dxa"/>
            <w:vMerge/>
          </w:tcPr>
          <w:p w14:paraId="4CD8558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E0E406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58FC05F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3A19B42" w14:textId="77777777">
        <w:trPr>
          <w:trHeight w:val="167"/>
        </w:trPr>
        <w:tc>
          <w:tcPr>
            <w:tcW w:w="467" w:type="dxa"/>
            <w:vMerge/>
          </w:tcPr>
          <w:p w14:paraId="7249E9D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3AC4CD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3FEEFA7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7102BD44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3495A9A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74DDEF4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5CC7953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2074B39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77C03D6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7DEE970F" w14:textId="77777777">
        <w:trPr>
          <w:trHeight w:val="149"/>
        </w:trPr>
        <w:tc>
          <w:tcPr>
            <w:tcW w:w="467" w:type="dxa"/>
            <w:vMerge/>
          </w:tcPr>
          <w:p w14:paraId="3E6B4A6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C1D100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43556D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99C544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6E9B953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835D9D9" w14:textId="77777777">
        <w:trPr>
          <w:trHeight w:val="309"/>
        </w:trPr>
        <w:tc>
          <w:tcPr>
            <w:tcW w:w="467" w:type="dxa"/>
            <w:vMerge/>
          </w:tcPr>
          <w:p w14:paraId="30696A2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5CF6A6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4F2C1B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2D1529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078F0AB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CAE421B" w14:textId="77777777">
        <w:trPr>
          <w:trHeight w:val="285"/>
        </w:trPr>
        <w:tc>
          <w:tcPr>
            <w:tcW w:w="467" w:type="dxa"/>
            <w:vMerge/>
          </w:tcPr>
          <w:p w14:paraId="18184BC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E0D15F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0872BE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2BE5E5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1349317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049C7B5" w14:textId="77777777">
        <w:trPr>
          <w:trHeight w:val="275"/>
        </w:trPr>
        <w:tc>
          <w:tcPr>
            <w:tcW w:w="467" w:type="dxa"/>
            <w:vMerge/>
          </w:tcPr>
          <w:p w14:paraId="059D9E6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92B73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3797B0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FB2D87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117588C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D77BD5D" w14:textId="77777777">
        <w:trPr>
          <w:trHeight w:val="265"/>
        </w:trPr>
        <w:tc>
          <w:tcPr>
            <w:tcW w:w="467" w:type="dxa"/>
            <w:vMerge/>
          </w:tcPr>
          <w:p w14:paraId="6199A53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4B4A26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660A13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7F9616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6CAD22F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795C158" w14:textId="77777777">
        <w:trPr>
          <w:trHeight w:val="255"/>
        </w:trPr>
        <w:tc>
          <w:tcPr>
            <w:tcW w:w="467" w:type="dxa"/>
            <w:vMerge/>
          </w:tcPr>
          <w:p w14:paraId="272BFA2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8EDD0B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EC630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8241C4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3ADD183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990DB79" w14:textId="77777777">
        <w:trPr>
          <w:trHeight w:val="244"/>
        </w:trPr>
        <w:tc>
          <w:tcPr>
            <w:tcW w:w="467" w:type="dxa"/>
            <w:vMerge/>
          </w:tcPr>
          <w:p w14:paraId="7250346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ADCD07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2D828D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875A49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35CA565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E40864A" w14:textId="77777777">
        <w:trPr>
          <w:trHeight w:val="235"/>
        </w:trPr>
        <w:tc>
          <w:tcPr>
            <w:tcW w:w="467" w:type="dxa"/>
            <w:vMerge/>
          </w:tcPr>
          <w:p w14:paraId="30E3772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1E93F6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707AFF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CE6B94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19AC14C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1F7EAD8" w14:textId="77777777">
        <w:trPr>
          <w:trHeight w:val="225"/>
        </w:trPr>
        <w:tc>
          <w:tcPr>
            <w:tcW w:w="467" w:type="dxa"/>
            <w:vMerge/>
          </w:tcPr>
          <w:p w14:paraId="6F5C2CE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697340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3D331E5A" w14:textId="1C60D31E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79022E6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3FA3FED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6F6DF29" w14:textId="77777777">
        <w:trPr>
          <w:trHeight w:val="215"/>
        </w:trPr>
        <w:tc>
          <w:tcPr>
            <w:tcW w:w="467" w:type="dxa"/>
            <w:vMerge/>
          </w:tcPr>
          <w:p w14:paraId="3CF99C6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3DF0F6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0EAFAC4F" w14:textId="498FDB2C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6C49F7D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601CB04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3C5DD9A" w14:textId="77777777">
        <w:trPr>
          <w:trHeight w:val="294"/>
        </w:trPr>
        <w:tc>
          <w:tcPr>
            <w:tcW w:w="467" w:type="dxa"/>
            <w:vMerge/>
          </w:tcPr>
          <w:p w14:paraId="3E5C3F6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5C4DB3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4B6E6E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2CCA78E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43FDFB7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561D1D" w14:textId="77777777">
        <w:trPr>
          <w:trHeight w:val="47"/>
        </w:trPr>
        <w:tc>
          <w:tcPr>
            <w:tcW w:w="467" w:type="dxa"/>
            <w:vMerge/>
          </w:tcPr>
          <w:p w14:paraId="5B500AE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98481D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01BB5A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DE2C5E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4E7D37B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44F92D" w14:textId="77777777">
        <w:trPr>
          <w:trHeight w:val="60"/>
        </w:trPr>
        <w:tc>
          <w:tcPr>
            <w:tcW w:w="467" w:type="dxa"/>
            <w:vMerge/>
          </w:tcPr>
          <w:p w14:paraId="1EC4BCC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717952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57A67450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97AD31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0109CA9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97A59C2" w14:textId="77777777">
        <w:trPr>
          <w:trHeight w:val="302"/>
        </w:trPr>
        <w:tc>
          <w:tcPr>
            <w:tcW w:w="467" w:type="dxa"/>
            <w:vMerge/>
          </w:tcPr>
          <w:p w14:paraId="22D11F4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EFDE61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4B9BDC69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16976F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67EDCB2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5CA3C14D" w14:textId="77777777">
        <w:trPr>
          <w:trHeight w:val="293"/>
        </w:trPr>
        <w:tc>
          <w:tcPr>
            <w:tcW w:w="467" w:type="dxa"/>
            <w:vMerge/>
          </w:tcPr>
          <w:p w14:paraId="49B740C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02D2D0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688D7158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FDCFB8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061A1D0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477A04E" w14:textId="77777777">
        <w:trPr>
          <w:trHeight w:val="269"/>
        </w:trPr>
        <w:tc>
          <w:tcPr>
            <w:tcW w:w="467" w:type="dxa"/>
            <w:vMerge/>
          </w:tcPr>
          <w:p w14:paraId="78E83CD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696215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2A79BB31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4FD027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50CA905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23995328" w14:textId="77777777">
        <w:trPr>
          <w:trHeight w:val="1292"/>
        </w:trPr>
        <w:tc>
          <w:tcPr>
            <w:tcW w:w="467" w:type="dxa"/>
            <w:vAlign w:val="center"/>
          </w:tcPr>
          <w:p w14:paraId="22251F9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297BD473" w14:textId="56531DAC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93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94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49FE7404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675A9989" w14:textId="3AFBF2B2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0CCBA1B9" w14:textId="77777777" w:rsidR="00543D5D" w:rsidRPr="00D05CD2" w:rsidRDefault="00543D5D">
      <w:pPr>
        <w:rPr>
          <w:sz w:val="22"/>
          <w:szCs w:val="22"/>
        </w:rPr>
      </w:pPr>
    </w:p>
    <w:p w14:paraId="04924DDD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ARINC429数据字7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1DFC6048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57F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964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03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左起落架平均轮速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51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C5AA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D8BC35D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C82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E99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2EA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002</w:t>
            </w:r>
          </w:p>
        </w:tc>
      </w:tr>
      <w:tr w:rsidR="00543D5D" w:rsidRPr="00D05CD2" w14:paraId="679897F4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0E1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0D3CA8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008C8D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1B5375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D40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266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4F507F5F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5354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68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D4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58A9692B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2CFB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0F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219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2D62A40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E96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C9A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8A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1C43DC34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AEFE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41D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37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46463AE6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635C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D7F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95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5237C93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C22E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1E6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17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7B6DB0F6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8F63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1F8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65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7015C7B6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AE6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3C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B7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308B2AFD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2EF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BBC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EDC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693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C32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11A3106B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14BC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FCD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8B8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E88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AF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C2C468A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A3C6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70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8F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42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34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A8C079A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2B16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94F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95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F08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74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D05437D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AEF4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872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54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D88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AC2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A3BE202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294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025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B4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7E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57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253B2D0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09D2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5A5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8EE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46A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D5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DFDCCCB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F9B6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9CC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27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60D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D99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6968F3E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7FE7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5CF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E7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BC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CC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A0F7113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E650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562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5FCB" w14:textId="2ED8067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B12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54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C5D4610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602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C46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3C1A" w14:textId="307C06A0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748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C59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A28CE01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6396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07C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97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889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015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58122B3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8999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159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B8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276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0C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51D2DC4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5B45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88C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66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D8E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0D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A8BBF27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6883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BBB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1CB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D3F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F22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3F76E509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9EBA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7B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31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12B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3C6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EDB9109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41E3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C22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46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3C6E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6CE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1858342B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D32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13A5" w14:textId="4DA6439F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del w:id="95" w:author="yaozu long" w:date="2026-01-07T21:28:00Z" w16du:dateUtc="2026-01-07T13:28:00Z">
              <w:r w:rsidRPr="00D05CD2" w:rsidDel="00DF2156">
                <w:rPr>
                  <w:rFonts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无效</w:delText>
              </w:r>
            </w:del>
            <w:ins w:id="96" w:author="yaozu long" w:date="2026-01-07T21:28:00Z" w16du:dateUtc="2026-01-07T13:28:00Z">
              <w:r w:rsidR="00DF2156">
                <w:rPr>
                  <w:rFonts w:hint="eastAsia"/>
                  <w:sz w:val="22"/>
                  <w:szCs w:val="22"/>
                </w:rPr>
                <w:t>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有效、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故障、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52047AA0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282F938A" w14:textId="3B58ECF9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67AEEBB2" w14:textId="77777777" w:rsidR="00543D5D" w:rsidRPr="00D05CD2" w:rsidRDefault="00543D5D">
      <w:pPr>
        <w:rPr>
          <w:sz w:val="22"/>
          <w:szCs w:val="22"/>
        </w:rPr>
      </w:pPr>
    </w:p>
    <w:p w14:paraId="009A7F85" w14:textId="77777777" w:rsidR="00543D5D" w:rsidRPr="00D05CD2" w:rsidRDefault="00543D5D">
      <w:pPr>
        <w:rPr>
          <w:sz w:val="22"/>
          <w:szCs w:val="22"/>
        </w:rPr>
      </w:pPr>
    </w:p>
    <w:p w14:paraId="2CFF5FE3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ARINC429数据字8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27F9F62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721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12C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F2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右起落架平均轮速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E4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AA82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EEF70BD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27EE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A73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0B9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003</w:t>
            </w:r>
          </w:p>
        </w:tc>
      </w:tr>
      <w:tr w:rsidR="00543D5D" w:rsidRPr="00D05CD2" w14:paraId="254723F5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5D3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407306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0B299C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1D8C6E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29C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14C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174E4BD6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ADBF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10F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1E2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E69DEBB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9D0B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C02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C3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337559A0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1D48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C86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741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44D68DCE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D433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7CF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6BC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178693E2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3611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F9A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A8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0504F071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880D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F27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3FB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4B63C7C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0019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A6E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66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6B78C7DC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32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93C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D4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40D74207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736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098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E0E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FF6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95D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2A569CF7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5637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39C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FCD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76B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B9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BF32DFB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6BFD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BEC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CC9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0BE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26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17925F4D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85DF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EAB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18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317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DA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C98A84B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FBD2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38C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E4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C63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285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E7DA8FD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708A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7AF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1DE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BF5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F2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36CD977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FF83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830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A9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340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77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3F0EBC8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B28B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DE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8D5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F65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9A2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E832F3E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1A50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66A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C3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F15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608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0ABC8FE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4C4F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1C5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BE346" w14:textId="2116FF58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B66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5D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0354AFA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2294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D01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0EEA" w14:textId="0A4E96E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CEB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198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9E7585D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E697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116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CC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59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DD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7EC3A8B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6D7C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4AA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60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080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30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7C54FFB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206F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6F6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A38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66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376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A9AC280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2592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BDA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1D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6E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A0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62FC9C8C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4BEB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4B1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84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194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60E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17413434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E2C4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BFB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ABD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12C8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0F7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3D9E9581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F94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75F3" w14:textId="7E7D196D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del w:id="97" w:author="yaozu long" w:date="2026-01-07T21:28:00Z" w16du:dateUtc="2026-01-07T13:28:00Z">
              <w:r w:rsidRPr="00D05CD2" w:rsidDel="00DF2156">
                <w:rPr>
                  <w:rFonts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无效</w:delText>
              </w:r>
            </w:del>
            <w:ins w:id="98" w:author="yaozu long" w:date="2026-01-07T21:28:00Z" w16du:dateUtc="2026-01-07T13:28:00Z">
              <w:r w:rsidR="00DF2156">
                <w:rPr>
                  <w:rFonts w:hint="eastAsia"/>
                  <w:sz w:val="22"/>
                  <w:szCs w:val="22"/>
                </w:rPr>
                <w:t>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有效、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故障、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48DC5226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1A9CF2B" w14:textId="436B6A90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6142548A" w14:textId="77777777" w:rsidR="00543D5D" w:rsidRPr="00D05CD2" w:rsidRDefault="00543D5D">
      <w:pPr>
        <w:rPr>
          <w:sz w:val="22"/>
          <w:szCs w:val="22"/>
        </w:rPr>
      </w:pPr>
    </w:p>
    <w:p w14:paraId="19A62CA9" w14:textId="77777777" w:rsidR="00543D5D" w:rsidRPr="00D05CD2" w:rsidRDefault="00543D5D">
      <w:pPr>
        <w:rPr>
          <w:sz w:val="22"/>
          <w:szCs w:val="22"/>
        </w:rPr>
      </w:pPr>
    </w:p>
    <w:p w14:paraId="22B65747" w14:textId="77777777" w:rsidR="00543D5D" w:rsidRPr="00D05CD2" w:rsidRDefault="00543D5D">
      <w:pPr>
        <w:rPr>
          <w:sz w:val="22"/>
          <w:szCs w:val="22"/>
        </w:rPr>
      </w:pPr>
    </w:p>
    <w:p w14:paraId="6E20DBE2" w14:textId="77777777" w:rsidR="00543D5D" w:rsidRPr="00D05CD2" w:rsidRDefault="00543D5D">
      <w:pPr>
        <w:rPr>
          <w:sz w:val="22"/>
          <w:szCs w:val="22"/>
        </w:rPr>
      </w:pPr>
    </w:p>
    <w:p w14:paraId="0DAE57F2" w14:textId="77777777" w:rsidR="00543D5D" w:rsidRPr="00D05CD2" w:rsidRDefault="00543D5D">
      <w:pPr>
        <w:rPr>
          <w:sz w:val="22"/>
          <w:szCs w:val="22"/>
        </w:rPr>
      </w:pPr>
    </w:p>
    <w:p w14:paraId="17B9DE47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ARINC429数据字9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443384E0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EA5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E6B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24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各机轮防滑状态、刹车模式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FD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C6D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096722C8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A8A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596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40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352</w:t>
            </w:r>
          </w:p>
        </w:tc>
      </w:tr>
      <w:tr w:rsidR="00543D5D" w:rsidRPr="00D05CD2" w14:paraId="77D9D7E1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E1C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0AF17B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314DF6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19CE6E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75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8DC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5A66E3EE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4E7A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8DD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E2F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4563025D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285B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B23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2F4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66904CA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4DDC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1FA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3F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74DBC2DB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3902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EE18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CF0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1B55DCA6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8CF4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3A0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43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6E5A18B7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FBCF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BF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E3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1ECF1D1F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0CE5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A4C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25A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57D2BE6C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E629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B8F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DB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56504F6F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58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</w:t>
            </w:r>
            <w:r w:rsidRPr="00D05CD2">
              <w:rPr>
                <w:rFonts w:hint="eastAsia"/>
                <w:sz w:val="22"/>
                <w:szCs w:val="22"/>
              </w:rPr>
              <w:lastRenderedPageBreak/>
              <w:t>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543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ECC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25C9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F77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D7C847A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2CCE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C9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5B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546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BF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右内轮防滑故障状态</w:t>
            </w:r>
          </w:p>
        </w:tc>
      </w:tr>
      <w:tr w:rsidR="00543D5D" w:rsidRPr="00D05CD2" w14:paraId="5E866C1A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F939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1BE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36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4F3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D7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右外轮防滑故障状态</w:t>
            </w:r>
          </w:p>
        </w:tc>
      </w:tr>
      <w:tr w:rsidR="00543D5D" w:rsidRPr="00D05CD2" w14:paraId="19A4C1F6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429A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3CE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4B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D08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11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U_AUTO_BRK_ON</w:t>
            </w:r>
          </w:p>
        </w:tc>
      </w:tr>
      <w:tr w:rsidR="00543D5D" w:rsidRPr="00D05CD2" w14:paraId="54DF74BE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3A52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A25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933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C79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85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U_BRK_NML_ON</w:t>
            </w:r>
          </w:p>
        </w:tc>
      </w:tr>
      <w:tr w:rsidR="00543D5D" w:rsidRPr="00D05CD2" w14:paraId="2D169BA2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0835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D79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DB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07A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02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U_BRK_ALT_ON</w:t>
            </w:r>
          </w:p>
        </w:tc>
      </w:tr>
      <w:tr w:rsidR="00543D5D" w:rsidRPr="00D05CD2" w14:paraId="23F354AF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8F17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4D3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F2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68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A4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U_BRK_EMER_ON</w:t>
            </w:r>
          </w:p>
        </w:tc>
      </w:tr>
      <w:tr w:rsidR="00543D5D" w:rsidRPr="00D05CD2" w14:paraId="5BA60B1C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90D0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84F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BE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4EF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9F63" w14:textId="1CEFE3E2" w:rsidR="00543D5D" w:rsidRPr="00D05CD2" w:rsidRDefault="00382594">
            <w:pPr>
              <w:rPr>
                <w:sz w:val="22"/>
                <w:szCs w:val="22"/>
              </w:rPr>
            </w:pPr>
            <w:ins w:id="99" w:author="yaozu long" w:date="2025-12-25T15:15:00Z" w16du:dateUtc="2025-12-25T07:15:00Z">
              <w:r>
                <w:rPr>
                  <w:rFonts w:hint="eastAsia"/>
                  <w:sz w:val="22"/>
                  <w:szCs w:val="22"/>
                </w:rPr>
                <w:t>轮速故障状态</w:t>
              </w:r>
            </w:ins>
            <w:del w:id="100" w:author="yaozu long" w:date="2025-12-25T15:15:00Z" w16du:dateUtc="2025-12-25T07:15:00Z">
              <w:r w:rsidR="006E20DC" w:rsidRPr="00D05CD2" w:rsidDel="00382594">
                <w:rPr>
                  <w:rFonts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14:paraId="1AB48C56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3B9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DB9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DB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837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8C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44BCEA2A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CEDD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B1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C8BA" w14:textId="0400F8A3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415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97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746A17A8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74F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ECC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6BFBE" w14:textId="344F4654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82A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A60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3047BD3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2AB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17B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DB3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AD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74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7DE6F2BA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98EE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0E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73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4AD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07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A36368A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25EA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4ED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FB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81C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AD6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2CD6680B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B94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5C5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3A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526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CA6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39737D85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1820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62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28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左内轮防滑故障状态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F74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ED7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51AC985E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7E2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1AA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866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左外轮防滑故障状态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5F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04B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DF92064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690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56864" w14:textId="204575AB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del w:id="101" w:author="yaozu long" w:date="2026-01-07T21:28:00Z" w16du:dateUtc="2026-01-07T13:28:00Z">
              <w:r w:rsidRPr="00D05CD2" w:rsidDel="00DF2156">
                <w:rPr>
                  <w:rFonts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无效</w:delText>
              </w:r>
            </w:del>
            <w:ins w:id="102" w:author="yaozu long" w:date="2026-01-07T21:28:00Z" w16du:dateUtc="2026-01-07T13:28:00Z">
              <w:r w:rsidR="00DF2156">
                <w:rPr>
                  <w:rFonts w:hint="eastAsia"/>
                  <w:sz w:val="22"/>
                  <w:szCs w:val="22"/>
                </w:rPr>
                <w:t>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有效、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故障、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0F77812E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4FDDD360" w14:textId="7FEB7110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38C876D9" w14:textId="77777777" w:rsidR="00543D5D" w:rsidRPr="00D05CD2" w:rsidRDefault="00543D5D">
      <w:pPr>
        <w:rPr>
          <w:sz w:val="22"/>
          <w:szCs w:val="22"/>
        </w:rPr>
      </w:pPr>
    </w:p>
    <w:p w14:paraId="747477D3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ARINC429数据字14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F425C83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805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112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14A19" w14:textId="77777777" w:rsidR="00543D5D" w:rsidRPr="00D05CD2" w:rsidRDefault="006E20DC">
            <w:pPr>
              <w:jc w:val="left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左内机轮刹车实际总压力数据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17F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779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7A50812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A684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612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14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070</w:t>
            </w:r>
          </w:p>
        </w:tc>
      </w:tr>
      <w:tr w:rsidR="00543D5D" w:rsidRPr="00D05CD2" w14:paraId="1238D69A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62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574500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7AF23F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35E6F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200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335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2ECBB9EC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65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BFA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80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4F2DC366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B213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416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58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54C2E31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91F7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340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70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4640758A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F5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B87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4C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65536N</w:t>
            </w:r>
          </w:p>
        </w:tc>
      </w:tr>
      <w:tr w:rsidR="00543D5D" w:rsidRPr="00D05CD2" w14:paraId="6B790D7A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CECF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770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30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1B6331A2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1A70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91C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E8C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100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5E96EA9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6465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F75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605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06E3D52B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8AB5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8BB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30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1E6E0B98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671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9D8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386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715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C08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156EC45F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CAF4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D54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E4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30C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F7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46FEA4E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D24D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01E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A51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91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32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4B3C219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ABA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769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18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A38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95C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E9B7C3C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F18E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C7A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80A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6BBD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387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6C3AE42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EBEE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48D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E8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4B4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48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072F405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0089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CA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BA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3FF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5D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2B0C836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8992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D1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EA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2C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A67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9246D0C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BE45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8F4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F4A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B5A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25F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08850A1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E705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F2A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D176" w14:textId="6049D86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4E6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16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23F6ED3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26FF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BB9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4EF6" w14:textId="0C0104F3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AB5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FD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71DF1D71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D517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1D8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C00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C568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48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C61F064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FE75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304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AEE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86E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C2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6596FA36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AC7C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CB8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86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8CD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519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EFD5006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67A7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EC7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7E6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497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CED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4929A01D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5ED7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272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4E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83C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CF4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4FCC8057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B497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054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46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686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435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6626DDE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756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692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024CB1AA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39BC572" w14:textId="4532E81E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5DDE3E96" w14:textId="77777777" w:rsidR="00543D5D" w:rsidRPr="00D05CD2" w:rsidRDefault="00543D5D">
      <w:pPr>
        <w:rPr>
          <w:sz w:val="22"/>
          <w:szCs w:val="22"/>
        </w:rPr>
      </w:pPr>
    </w:p>
    <w:p w14:paraId="3B66D1E0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ARINC429数据字15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30DA03B0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53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47B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E030F" w14:textId="77777777" w:rsidR="00543D5D" w:rsidRPr="00D05CD2" w:rsidRDefault="006E20DC">
            <w:pPr>
              <w:jc w:val="left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左外机轮刹车实际总压力数据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66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C369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31EFAD4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1563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D3F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FF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072</w:t>
            </w:r>
          </w:p>
        </w:tc>
      </w:tr>
      <w:tr w:rsidR="00543D5D" w:rsidRPr="00D05CD2" w14:paraId="29A95F09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A41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56AF0B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1C430C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84D64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B81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B25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10CEEB5C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3E3D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FAC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DF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47C40360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EC1D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826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AFE3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B9E3754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83B5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3BC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26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6A712024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0732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AD3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69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65535N</w:t>
            </w:r>
          </w:p>
        </w:tc>
      </w:tr>
      <w:tr w:rsidR="00543D5D" w:rsidRPr="00D05CD2" w14:paraId="7CB082FD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E55C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D6E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B0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53DD899C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E89F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9D0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EE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100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425973AC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B2D6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4A7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6F2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690C98A7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D5F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18F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33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03B64BA6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164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938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00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20B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D64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654633C8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4D23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D05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280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98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798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8D4BB27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52A1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50A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95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7BE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5C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9A0FE4A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7200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F17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84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CC5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A3E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5B60220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A662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CE5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EF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1E4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80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9003934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029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FA0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70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9F5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79B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2E0859C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9CB9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5B0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8A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675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3B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37DF7BA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C91B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A83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A87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029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290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DD89895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C2BD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E3F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2F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199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3BE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9DD815C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BE3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7470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5E140" w14:textId="1E27A3F7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CBB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AD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CC53EE1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9BEB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779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13201" w14:textId="71C9EB5B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9D8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EA4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4FAFFCDE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39F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7F0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70C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B9E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B3D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DFA9E23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3706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AE3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718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D42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D29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2D505DB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AFCD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124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FD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1E3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73D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6851FA33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B57E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A6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26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21E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4D0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50F73F42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49A3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C7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2CC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ECB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52D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01495A05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B083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0AB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63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EDB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D0D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1DFB515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B21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C1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3BE763A9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2A010088" w14:textId="187AFF4D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15374DD6" w14:textId="77777777" w:rsidR="00543D5D" w:rsidRPr="00D05CD2" w:rsidRDefault="00543D5D">
      <w:pPr>
        <w:rPr>
          <w:sz w:val="22"/>
          <w:szCs w:val="22"/>
        </w:rPr>
      </w:pPr>
    </w:p>
    <w:p w14:paraId="0022800C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ARINC429数据字16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F7335FD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043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3FB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DBE9" w14:textId="77777777" w:rsidR="00543D5D" w:rsidRPr="00D05CD2" w:rsidRDefault="006E20DC">
            <w:pPr>
              <w:jc w:val="left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右内机轮刹车实际总压力数据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E1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0E2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A859AE8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4BD9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A2C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5A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071</w:t>
            </w:r>
          </w:p>
        </w:tc>
      </w:tr>
      <w:tr w:rsidR="00543D5D" w:rsidRPr="00D05CD2" w14:paraId="12537FED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6B7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47A98E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209534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ABC34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441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78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7041A5A8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620B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1BD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F42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439864AB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57BA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B66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EDF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4858849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B79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DA0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B8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1EC6AB43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AC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932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3B2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65535N</w:t>
            </w:r>
          </w:p>
        </w:tc>
      </w:tr>
      <w:tr w:rsidR="00543D5D" w:rsidRPr="00D05CD2" w14:paraId="1C9975C8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130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C97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324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65FD648E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BB0B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0E6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1F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100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2CDF2E1D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8548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03A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534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7968FF04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43EF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5A0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98C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2BB02E0E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FD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30B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0E2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D6A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3CF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D9156DB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889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986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3A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60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AB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3BB84BE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9FD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4913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A2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C31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D6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9AD721A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4545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A2A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8B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268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6E3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78D5B46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7FA6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71F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793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24F8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4DF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C2AA935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BE8F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60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B3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9D3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BF5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FFA7948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350F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94F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9A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3A3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A1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80B2859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D236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EE7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B2D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20A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43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73B51A3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7370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B62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C5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FA0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E2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B20C34D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1D06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A74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0604" w14:textId="6A56FDD6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ADC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1C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36F4D62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E1F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FCD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E39B" w14:textId="2654FDA5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3C1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E4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1185C9F9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2AF9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833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52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FEF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EC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250B282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3E47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6F7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80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1EC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81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342F688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3CF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22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37D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E2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E5B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FC044C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A24A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5A0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368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021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DCF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20EEECAA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34D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122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99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21C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D36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6F5ACA07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1EB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860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683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1D1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5E4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3737C9D4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6C5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CF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330C6F46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4901845D" w14:textId="5C1296C9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  </w:t>
            </w:r>
          </w:p>
        </w:tc>
      </w:tr>
    </w:tbl>
    <w:p w14:paraId="3EBC5684" w14:textId="77777777" w:rsidR="00543D5D" w:rsidRPr="00D05CD2" w:rsidRDefault="00543D5D">
      <w:pPr>
        <w:rPr>
          <w:sz w:val="22"/>
          <w:szCs w:val="22"/>
        </w:rPr>
      </w:pPr>
    </w:p>
    <w:p w14:paraId="25F3E330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ARINC429数据字17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41B53832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E32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298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259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右外机轮刹车实际总压力数据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7A9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A7C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DCF4748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F6DB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B2A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5F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073</w:t>
            </w:r>
          </w:p>
        </w:tc>
      </w:tr>
      <w:tr w:rsidR="00543D5D" w:rsidRPr="00D05CD2" w14:paraId="398C0FA7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0CF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19C118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5EA414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6C22D4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46A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A7A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375AE4AF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6A8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8D7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19C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18EB8339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9BAA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30B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C6B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0E3B87E0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2498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5D1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04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N</w:t>
            </w:r>
          </w:p>
        </w:tc>
      </w:tr>
      <w:tr w:rsidR="00543D5D" w:rsidRPr="00D05CD2" w14:paraId="7472D576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6979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96C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5E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65535</w:t>
            </w:r>
            <w:r w:rsidRPr="00D05CD2">
              <w:rPr>
                <w:sz w:val="22"/>
                <w:szCs w:val="22"/>
              </w:rPr>
              <w:t>N</w:t>
            </w:r>
          </w:p>
        </w:tc>
      </w:tr>
      <w:tr w:rsidR="00543D5D" w:rsidRPr="00D05CD2" w14:paraId="28895C09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7B7D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398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2D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</w:t>
            </w:r>
          </w:p>
        </w:tc>
      </w:tr>
      <w:tr w:rsidR="00543D5D" w:rsidRPr="00D05CD2" w14:paraId="76DC4F21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22F8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BF9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C1D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sz w:val="22"/>
                <w:szCs w:val="22"/>
              </w:rPr>
              <w:t>100 N</w:t>
            </w:r>
          </w:p>
        </w:tc>
      </w:tr>
      <w:tr w:rsidR="00543D5D" w:rsidRPr="00D05CD2" w14:paraId="5B6FF8A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9DDE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E7A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87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6A6D64EB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0545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32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96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5997E023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C4D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2DA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426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4F9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E3C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279AE25C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690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C8F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EA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388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C3C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AB21AAA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8768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45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11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3E6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A0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598F678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CDC2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382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589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B47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B9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332DFDB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B3E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D62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649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3F6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423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722C1CB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A03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CBA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BB2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86A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727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CAE700B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78B9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4C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0E5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37F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BD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068CD72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100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457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79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BF8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80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9161352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5192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F2F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CD3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0C4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853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49E38F8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56E5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FA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1B22" w14:textId="259362E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D28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10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E19570C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C60E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BDF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2263" w14:textId="224722F3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09F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2B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5250DD0A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F257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BDF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DBA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0D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E1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66C4E3AC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06B2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F41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23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2F0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8AA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51065A8C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E72E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A7A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3B8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152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F33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705EB32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E776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CA6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50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80F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A0D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5140460D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46E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3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D0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C4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1C3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52E82BDB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0E22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3D0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AB3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D96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6AF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2E308385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E29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CE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25F4C8D8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64603E30" w14:textId="71AC8DC2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74C34338" w14:textId="77777777" w:rsidR="00543D5D" w:rsidRPr="00D05CD2" w:rsidRDefault="00543D5D">
      <w:pPr>
        <w:rPr>
          <w:sz w:val="22"/>
          <w:szCs w:val="22"/>
        </w:rPr>
      </w:pPr>
    </w:p>
    <w:p w14:paraId="00ACEF18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ARINC429数据字22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C0091CD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825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464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3C99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左主脚蹬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8E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0AE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20C0ECD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C97B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6A3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57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170</w:t>
            </w:r>
          </w:p>
        </w:tc>
      </w:tr>
      <w:tr w:rsidR="00543D5D" w:rsidRPr="00D05CD2" w14:paraId="1A427BFD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649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0ADBB9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184BA8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35BBC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8FA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25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0CC1E0A2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9E96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D9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9C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7078FFC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2E3D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9D4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7C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8281B0C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4D63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6DF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74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77BED61A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40A4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C41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79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3D0F61E2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24F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06A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D7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60974882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C5DC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FF9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F5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6EEFA626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DCD5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DA3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BD3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3C418E3A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2F2D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4FF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5D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4381186C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1B7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062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5D2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2B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45D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0C6F50E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DEE3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86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75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7CB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17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66CF199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7706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C33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E99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459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DB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7065D6AA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9AA8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CB8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5C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EA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AC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4A61562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43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8CA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ADC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707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63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24C0BFC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4C48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C7E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74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864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0F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6833F51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D028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858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A8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9A2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FED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2E35BFE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9F3B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8F7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2E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B7C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1BD9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8C6A3F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78B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CB8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57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54B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8C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97ACBA7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DC3F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4B3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3207" w14:textId="1E1479A1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D11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7F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1DA6DFC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68D4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634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B19F8" w14:textId="128AD58E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AFD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23C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35F8E4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3466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1ED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D4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472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6D4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015AED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AE8A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37A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31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6E1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F1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2E70C1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AAE4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B39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BE6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A60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187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1D05525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0568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332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51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BC8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417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1EF2B75E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3A87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1BF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E2C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AB9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267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E4FB4A1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252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F35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D2A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421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6A9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6279FEC3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F23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63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337E2E0A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2951BCAD" w14:textId="333FDFFE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 </w:t>
            </w:r>
          </w:p>
        </w:tc>
      </w:tr>
    </w:tbl>
    <w:p w14:paraId="3A46D4CC" w14:textId="77777777" w:rsidR="00543D5D" w:rsidRPr="00D05CD2" w:rsidRDefault="00543D5D">
      <w:pPr>
        <w:rPr>
          <w:sz w:val="22"/>
          <w:szCs w:val="22"/>
        </w:rPr>
      </w:pPr>
    </w:p>
    <w:p w14:paraId="5195A89B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ARINC429数据字23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31F9F4C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ADC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071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9A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左副脚蹬传感器行程量数据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7FD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C98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B4BDFF1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764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243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190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172</w:t>
            </w:r>
          </w:p>
        </w:tc>
      </w:tr>
      <w:tr w:rsidR="00543D5D" w:rsidRPr="00D05CD2" w14:paraId="13C399CA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3C3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6EC3E5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55D271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5E0227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0043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BD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3A5212EA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59AB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6D6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E04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1C65106B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24E6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6CC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564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0DBB96E9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1C79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1BB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DB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305B95EF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1C0F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466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E5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201C8068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746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5D2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FF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56253A61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9F84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FF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189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03550FA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A825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BCE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3CE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3B502823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6982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E66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58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29669E29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9B8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8C2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675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046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E8C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B55077F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6C2F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AE4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FE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0D1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8C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D63F38C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E929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018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6A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DDF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4D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FBDF8DA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96AD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B61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AB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1B9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B8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6F6DC1B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EBD3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01A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93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7B6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EF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B418473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193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370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4D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F75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C3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BDED1E1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5A57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7D0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B5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2EA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EB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4CCE065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2326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79B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A1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26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58F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326CACA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2136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BEF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79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B48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FF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81DDC1A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447A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2A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F222" w14:textId="732F67AC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C7F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EB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64C5B00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D248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A34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B4E9E" w14:textId="7CA92F6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C6F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F28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8E8D515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51DF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B8B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05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83B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CD5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B148836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297C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F9D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51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A2F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F0D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3872E2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671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741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B7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1233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F6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072403F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9E8F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D39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21C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FD2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1B9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153C4DEE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605D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B5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047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841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E20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CD9DCD1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8072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4AB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D2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2C7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24E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2FBFFB29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BBF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ED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0CB3A6FC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FC09E95" w14:textId="213A0FA1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</w:t>
            </w:r>
          </w:p>
        </w:tc>
      </w:tr>
    </w:tbl>
    <w:p w14:paraId="5BCF007E" w14:textId="77777777" w:rsidR="00543D5D" w:rsidRPr="00D05CD2" w:rsidRDefault="00543D5D">
      <w:pPr>
        <w:rPr>
          <w:sz w:val="22"/>
          <w:szCs w:val="22"/>
        </w:rPr>
      </w:pPr>
    </w:p>
    <w:p w14:paraId="662AC79C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ARINC429数据字24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A6253DF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38F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22B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4767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右主脚蹬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26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2E5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EA4BC7C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8079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68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E7A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171</w:t>
            </w:r>
          </w:p>
        </w:tc>
      </w:tr>
      <w:tr w:rsidR="00543D5D" w:rsidRPr="00D05CD2" w14:paraId="38358DE0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45A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6BFB34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20FEEF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3FF0C7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99B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18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280F77AA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F7CA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27A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AE6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478701F0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9CC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277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8E6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1DF80B4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059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09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09D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658DF625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62DE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AE3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2B9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1F4DDF98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4B2D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E3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F8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6B3958A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FD12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38B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81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48CB2BF2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3EDC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8F6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69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631E2BDD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9B92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48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7C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05ABBFAD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399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057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4CC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941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453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72D2FB96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F0B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9F4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22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6B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60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6C15E0F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23D5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AC0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C0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CA9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AB0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06AD558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E43B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73F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80B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02C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15E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D8C30FC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1EE3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2A4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CC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C1C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13D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8779816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6CEB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411E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68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946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946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42F9CD0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FC68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7B3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78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B16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4AB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352B0E1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AA3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912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83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DBD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56A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BD449CB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B46E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DCE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A7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1F0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69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529D6F5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69D2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A63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2A46" w14:textId="018DC291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D66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9A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EA124AE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5B0F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BB8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D78B" w14:textId="366DF74A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A00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806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FA7FFA1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4056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6FE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25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6E1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9B0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7EE84D2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97CE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E69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FD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937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919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004B00F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457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5F1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F8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CB3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10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A235002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251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D56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19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4AA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0ED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B26DA64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0E5C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2D7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F27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FD6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091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700CD09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DDE4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2A0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E4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5FF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2E0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5B1E1235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958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FB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14DA1FF1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3702B8C1" w14:textId="1C22E844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439B19EF" w14:textId="77777777" w:rsidR="00543D5D" w:rsidRPr="00D05CD2" w:rsidRDefault="00543D5D">
      <w:pPr>
        <w:rPr>
          <w:sz w:val="22"/>
          <w:szCs w:val="22"/>
        </w:rPr>
      </w:pPr>
    </w:p>
    <w:p w14:paraId="75857E79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ARINC429数据字25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7D12234D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0AB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844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BF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右副脚蹬传感器行程量数据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76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2E7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F20D61B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B640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707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42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173</w:t>
            </w:r>
          </w:p>
        </w:tc>
      </w:tr>
      <w:tr w:rsidR="00543D5D" w:rsidRPr="00D05CD2" w14:paraId="0D00F522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7DF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3D73E8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44738A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4A3D89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FD9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07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40C0357C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E98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E3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97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18A9B24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F584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DF5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A3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8C836AF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F204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4BC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5A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4D96C4F4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66BE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6FD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CAF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5F1FDF6C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A5A4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924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2B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3EA378B2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0DE4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98D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21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75ED824B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329D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E23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E7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7327DDC2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97E4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E22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45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7017F50A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82C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F5F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852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EB6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7ED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6FB9EB2C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EB75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691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BF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AB5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FA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2147B21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8F04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EC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2B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DF0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1E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28173C7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26C1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524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24D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C4C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4A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54534E7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4CE3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568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3B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6C7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7ED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61E1E4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962A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BC1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67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19B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5B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6F75315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2868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634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FF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E57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95F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9AC84D4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E7D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160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B37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859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278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6CE7A91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B5C4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DE9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ED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CD9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94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59F2A22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41AA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EFA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E21A6" w14:textId="33B497B8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73A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F9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B29BB4B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F0C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EF3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10702" w14:textId="322D37E0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8E5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495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E825627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2F80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221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4BB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065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46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36A2025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8B0F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CE8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7F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E67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2BB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B8BBA66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4958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D7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6C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672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FD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D86C5DC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E511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650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47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7AD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6203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1CDBA8CF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DB70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32C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3A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087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545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7EF2B9FF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46C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93F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9BE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0C6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CC2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1810A996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279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F7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61F65345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6A89B693" w14:textId="4759743C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 </w:t>
            </w:r>
          </w:p>
        </w:tc>
      </w:tr>
    </w:tbl>
    <w:p w14:paraId="687235CA" w14:textId="77777777" w:rsidR="00543D5D" w:rsidRPr="00D05CD2" w:rsidRDefault="00543D5D">
      <w:pPr>
        <w:rPr>
          <w:sz w:val="22"/>
          <w:szCs w:val="22"/>
        </w:rPr>
      </w:pPr>
    </w:p>
    <w:p w14:paraId="23B54FA4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ARINC429数据字26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5E20CF3C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27F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CD9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DA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左刹车量反馈数据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84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4B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097C2A6D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181D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03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81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  <w:r w:rsidRPr="00D05CD2">
              <w:rPr>
                <w:sz w:val="22"/>
                <w:szCs w:val="22"/>
              </w:rPr>
              <w:t>4</w:t>
            </w:r>
          </w:p>
        </w:tc>
      </w:tr>
      <w:tr w:rsidR="00543D5D" w:rsidRPr="00D05CD2" w14:paraId="7BD2884A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C91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238F7B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2FCDC9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5BC18C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1EE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4E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594ACA03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40B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D61D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6DE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45DA6F5C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563F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252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AFD8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60B315F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50B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D3D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7A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34C2BD9B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B9DE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CD3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24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7CF3EB05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0DE5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97B9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721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6494BC0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A15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10A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A9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21865335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D697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846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D8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4C119CCE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2D86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3B4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91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65658963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40E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BBF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E14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2EB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458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783733D0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6C0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B66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F3D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F3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62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4919944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1E4B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727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06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ECA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0D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A64AC9E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C5C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622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FA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39B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E5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D7271DA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B384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CC5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55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BF3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B4F8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BF669B8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E808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466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6E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DC9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F7B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2B0DE14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98C2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7B6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208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01D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BAC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4E2AC0C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0D20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4B1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772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8B7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E5D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41E2A0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B7F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B13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8DF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88B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02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E4A677F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7F62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B7B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609E" w14:textId="0BC5518A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A6E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A5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E1AE07E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EA2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A79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A6BB" w14:textId="2BD5C159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BBB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E93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389C625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21E5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631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68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15D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39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FFEA6EE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69E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DE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FA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9D2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E87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20FAD66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CA56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28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03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D1E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41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02E0FC3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91C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44E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388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A4B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D8D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38B67177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1A8D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502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C8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6ED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DE1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FBCD3DA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F42A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85C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CF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8EF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AD4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41307A3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A14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25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48A5BCD3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60957E9" w14:textId="058A2A7A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796314CF" w14:textId="77777777" w:rsidR="00543D5D" w:rsidRPr="00D05CD2" w:rsidRDefault="00543D5D">
      <w:pPr>
        <w:rPr>
          <w:sz w:val="22"/>
          <w:szCs w:val="22"/>
        </w:rPr>
      </w:pPr>
    </w:p>
    <w:p w14:paraId="3B59FBB7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ARINC429数据字28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1D6BC282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769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764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EE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右刹车量反馈数据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FD2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904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1A978E94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B259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511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949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175</w:t>
            </w:r>
          </w:p>
        </w:tc>
      </w:tr>
      <w:tr w:rsidR="00543D5D" w:rsidRPr="00D05CD2" w14:paraId="2DAE788F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4C8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6F0287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3D69D8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5A5E6D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90A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96B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05A7D995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19CD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529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3B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6ABE4562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8217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A66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F2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E945BC1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87406" w14:textId="77777777" w:rsidR="00543D5D" w:rsidRPr="00D05CD2" w:rsidRDefault="00543D5D">
            <w:pPr>
              <w:rPr>
                <w:sz w:val="22"/>
                <w:szCs w:val="22"/>
              </w:rPr>
            </w:pPr>
            <w:bookmarkStart w:id="103" w:name="_Hlk209626975"/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234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CA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43BE9A80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9AC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0F0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3B0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417F95BE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2D08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ED3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1A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2BB91414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13C4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390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A7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4B5F2A14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25F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6CF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11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46954326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4BE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EE2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01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bookmarkEnd w:id="103"/>
      <w:tr w:rsidR="00543D5D" w:rsidRPr="00D05CD2" w14:paraId="11B977CC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AC7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A4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E40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258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746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6767894C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CE2F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20E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51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595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B1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6BD4A54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EDD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A5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E2B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5BD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7B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73DCB13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6017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89F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48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5B9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B8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3BD880E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1ABE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DB5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F0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93A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9E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60BD7AB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6D4B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7E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F14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A1B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C3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497504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9E0A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F96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7BD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C0A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1BA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D02CEFF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0DF3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C3F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46A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E3A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0AF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BEA1EDF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536A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5A1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F8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E68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385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F154E7B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E204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1CC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C8FE" w14:textId="42673F3C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3FB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CF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5CE8BB9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5A1F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6F7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D9076" w14:textId="0DF1BAB7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37A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D67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B0EAB0A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59ED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B52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56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5F7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01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E3A9E6B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377A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6D9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D75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EFE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3A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183BC30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505B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361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350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AFE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6E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5C9C202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6A65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15E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93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784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37E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2F938EDC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BE1E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23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C6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B5E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6F4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75F952C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90D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372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EF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9E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832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639FA082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6D7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C4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2FE2E352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110432A1" w14:textId="20E140C2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2BB6AE33" w14:textId="77777777" w:rsidR="00543D5D" w:rsidRPr="00D05CD2" w:rsidRDefault="006E20DC">
      <w:pPr>
        <w:widowControl/>
        <w:jc w:val="left"/>
        <w:rPr>
          <w:rFonts w:hAnsi="宋体" w:hint="eastAsia"/>
          <w:sz w:val="22"/>
          <w:szCs w:val="22"/>
        </w:rPr>
      </w:pPr>
      <w:r w:rsidRPr="00D05CD2">
        <w:rPr>
          <w:rFonts w:hAnsi="宋体" w:hint="eastAsia"/>
          <w:sz w:val="22"/>
          <w:szCs w:val="22"/>
        </w:rPr>
        <w:br w:type="page"/>
      </w:r>
    </w:p>
    <w:p w14:paraId="49C84E24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commentRangeStart w:id="104"/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到航电的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</w:t>
      </w:r>
      <w:commentRangeEnd w:id="104"/>
      <w:r w:rsidRPr="00D05CD2">
        <w:commentReference w:id="104"/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65F73F3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410A856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89B355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3959CBA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自动飞行状态信号指令回绕</w:t>
            </w:r>
          </w:p>
        </w:tc>
        <w:tc>
          <w:tcPr>
            <w:tcW w:w="850" w:type="dxa"/>
          </w:tcPr>
          <w:p w14:paraId="6504A86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553037F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4CD8185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213D841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652956C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5FE5496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353</w:t>
            </w:r>
          </w:p>
        </w:tc>
      </w:tr>
      <w:tr w:rsidR="00543D5D" w:rsidRPr="00D05CD2" w14:paraId="2F2849C9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250A063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429E946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40DB9B3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50F586E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48275DF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0ED4310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33377A8F" w14:textId="77777777">
        <w:trPr>
          <w:trHeight w:val="272"/>
        </w:trPr>
        <w:tc>
          <w:tcPr>
            <w:tcW w:w="467" w:type="dxa"/>
            <w:vMerge/>
          </w:tcPr>
          <w:p w14:paraId="118BDBA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75346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629DC7F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</w:t>
            </w:r>
          </w:p>
        </w:tc>
      </w:tr>
      <w:tr w:rsidR="00543D5D" w:rsidRPr="00D05CD2" w14:paraId="69CEA207" w14:textId="77777777">
        <w:trPr>
          <w:trHeight w:val="262"/>
        </w:trPr>
        <w:tc>
          <w:tcPr>
            <w:tcW w:w="467" w:type="dxa"/>
            <w:vMerge/>
          </w:tcPr>
          <w:p w14:paraId="3F85099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576B29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419C9AE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55970227" w14:textId="77777777">
        <w:trPr>
          <w:trHeight w:val="231"/>
        </w:trPr>
        <w:tc>
          <w:tcPr>
            <w:tcW w:w="467" w:type="dxa"/>
            <w:vMerge/>
          </w:tcPr>
          <w:p w14:paraId="511D38C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D8FCE3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03DD4DF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1A7070CE" w14:textId="77777777">
        <w:trPr>
          <w:trHeight w:val="207"/>
        </w:trPr>
        <w:tc>
          <w:tcPr>
            <w:tcW w:w="467" w:type="dxa"/>
            <w:vMerge/>
          </w:tcPr>
          <w:p w14:paraId="4DE12AE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676C6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4CEAB19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839530D" w14:textId="77777777">
        <w:trPr>
          <w:trHeight w:val="311"/>
        </w:trPr>
        <w:tc>
          <w:tcPr>
            <w:tcW w:w="467" w:type="dxa"/>
            <w:vMerge/>
          </w:tcPr>
          <w:p w14:paraId="06033F2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52AD8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6E48746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F985B30" w14:textId="77777777">
        <w:trPr>
          <w:trHeight w:val="201"/>
        </w:trPr>
        <w:tc>
          <w:tcPr>
            <w:tcW w:w="467" w:type="dxa"/>
            <w:vMerge/>
          </w:tcPr>
          <w:p w14:paraId="16FC21D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4EAC5D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7BE29A5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F29DF40" w14:textId="77777777">
        <w:trPr>
          <w:trHeight w:val="201"/>
        </w:trPr>
        <w:tc>
          <w:tcPr>
            <w:tcW w:w="467" w:type="dxa"/>
            <w:vMerge/>
          </w:tcPr>
          <w:p w14:paraId="74CE2E6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931BF8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1D0FF8A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037D8876" w14:textId="77777777">
        <w:trPr>
          <w:trHeight w:val="167"/>
        </w:trPr>
        <w:tc>
          <w:tcPr>
            <w:tcW w:w="467" w:type="dxa"/>
            <w:vMerge/>
          </w:tcPr>
          <w:p w14:paraId="6A7A0FB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91BA35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3C6A5BA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3E6847C6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076E1C9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64E164A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4C2F7F2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3D853DF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75222DD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4AC3C2F3" w14:textId="77777777">
        <w:trPr>
          <w:trHeight w:val="149"/>
        </w:trPr>
        <w:tc>
          <w:tcPr>
            <w:tcW w:w="467" w:type="dxa"/>
            <w:vMerge/>
          </w:tcPr>
          <w:p w14:paraId="2B465F0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4A7597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205F22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F08A1C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 w14:paraId="0F9412A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proofErr w:type="spellStart"/>
            <w:r w:rsidRPr="00D05CD2">
              <w:rPr>
                <w:rFonts w:ascii="宋体" w:hAnsi="宋体" w:hint="eastAsia"/>
                <w:sz w:val="22"/>
                <w:szCs w:val="22"/>
              </w:rPr>
              <w:t>AUTOFLIGHT_AutoBrake_HI</w:t>
            </w:r>
            <w:proofErr w:type="spellEnd"/>
          </w:p>
        </w:tc>
      </w:tr>
      <w:tr w:rsidR="00543D5D" w:rsidRPr="00D05CD2" w14:paraId="64E1F0A7" w14:textId="77777777">
        <w:trPr>
          <w:trHeight w:val="309"/>
        </w:trPr>
        <w:tc>
          <w:tcPr>
            <w:tcW w:w="467" w:type="dxa"/>
            <w:vMerge/>
          </w:tcPr>
          <w:p w14:paraId="7989500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8887C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1A425C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895FE7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 w14:paraId="095F15C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proofErr w:type="spellStart"/>
            <w:r w:rsidRPr="00D05CD2">
              <w:rPr>
                <w:rFonts w:ascii="宋体" w:hAnsi="宋体" w:hint="eastAsia"/>
                <w:sz w:val="22"/>
                <w:szCs w:val="22"/>
              </w:rPr>
              <w:t>AUTOFLIGHT_AutoBrake_RTO</w:t>
            </w:r>
            <w:proofErr w:type="spellEnd"/>
          </w:p>
        </w:tc>
      </w:tr>
      <w:tr w:rsidR="00543D5D" w:rsidRPr="00D05CD2" w14:paraId="45877975" w14:textId="77777777">
        <w:trPr>
          <w:trHeight w:val="285"/>
        </w:trPr>
        <w:tc>
          <w:tcPr>
            <w:tcW w:w="467" w:type="dxa"/>
            <w:vMerge/>
          </w:tcPr>
          <w:p w14:paraId="3FEBB66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CE1C9F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73CE47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BC53A7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 w14:paraId="7AEC561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左油门指令</w:t>
            </w:r>
          </w:p>
        </w:tc>
      </w:tr>
      <w:tr w:rsidR="00543D5D" w:rsidRPr="00D05CD2" w14:paraId="13A9678B" w14:textId="77777777">
        <w:trPr>
          <w:trHeight w:val="275"/>
        </w:trPr>
        <w:tc>
          <w:tcPr>
            <w:tcW w:w="467" w:type="dxa"/>
            <w:vMerge/>
          </w:tcPr>
          <w:p w14:paraId="32EEC66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CBF2D4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130EB2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4A1A74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7E450BE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右油门指令</w:t>
            </w:r>
          </w:p>
        </w:tc>
      </w:tr>
      <w:tr w:rsidR="00543D5D" w:rsidRPr="00D05CD2" w14:paraId="1DEE9EC9" w14:textId="77777777">
        <w:trPr>
          <w:trHeight w:val="265"/>
        </w:trPr>
        <w:tc>
          <w:tcPr>
            <w:tcW w:w="467" w:type="dxa"/>
            <w:vMerge/>
          </w:tcPr>
          <w:p w14:paraId="1E4245B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EB5E79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1BC1BF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84BA65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3E0FB25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00AA126" w14:textId="77777777">
        <w:trPr>
          <w:trHeight w:val="255"/>
        </w:trPr>
        <w:tc>
          <w:tcPr>
            <w:tcW w:w="467" w:type="dxa"/>
            <w:vMerge/>
          </w:tcPr>
          <w:p w14:paraId="1402580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F9EAA9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6E2C7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F647C2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532B122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B1ADCAD" w14:textId="77777777">
        <w:trPr>
          <w:trHeight w:val="244"/>
        </w:trPr>
        <w:tc>
          <w:tcPr>
            <w:tcW w:w="467" w:type="dxa"/>
            <w:vMerge/>
          </w:tcPr>
          <w:p w14:paraId="6F7F442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E080D3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18A102B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D69060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108C0C2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2F87DE3" w14:textId="77777777">
        <w:trPr>
          <w:trHeight w:val="235"/>
        </w:trPr>
        <w:tc>
          <w:tcPr>
            <w:tcW w:w="467" w:type="dxa"/>
            <w:vMerge/>
          </w:tcPr>
          <w:p w14:paraId="124BEF8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036138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604E42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542BB2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516F391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C12719D" w14:textId="77777777">
        <w:trPr>
          <w:trHeight w:val="225"/>
        </w:trPr>
        <w:tc>
          <w:tcPr>
            <w:tcW w:w="467" w:type="dxa"/>
            <w:vMerge/>
          </w:tcPr>
          <w:p w14:paraId="646F931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FBB07A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763714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6010687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7F80E95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08F513C" w14:textId="77777777">
        <w:trPr>
          <w:trHeight w:val="215"/>
        </w:trPr>
        <w:tc>
          <w:tcPr>
            <w:tcW w:w="467" w:type="dxa"/>
            <w:vMerge/>
          </w:tcPr>
          <w:p w14:paraId="21066C9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049043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748CD6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243E350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1068DCF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D2CA6F5" w14:textId="77777777">
        <w:trPr>
          <w:trHeight w:val="294"/>
        </w:trPr>
        <w:tc>
          <w:tcPr>
            <w:tcW w:w="467" w:type="dxa"/>
            <w:vMerge/>
          </w:tcPr>
          <w:p w14:paraId="172D2D9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13440D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62816C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AUTOFLIGHT_MODE_ON</w:t>
            </w:r>
          </w:p>
        </w:tc>
        <w:tc>
          <w:tcPr>
            <w:tcW w:w="720" w:type="dxa"/>
            <w:vAlign w:val="center"/>
          </w:tcPr>
          <w:p w14:paraId="02AFC9A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5921950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E9B49FE" w14:textId="77777777">
        <w:trPr>
          <w:trHeight w:val="47"/>
        </w:trPr>
        <w:tc>
          <w:tcPr>
            <w:tcW w:w="467" w:type="dxa"/>
            <w:vMerge/>
          </w:tcPr>
          <w:p w14:paraId="283D8B2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F744D8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6906F72A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AUTOFILGHT_Park_Brake_ON</w:t>
            </w:r>
            <w:proofErr w:type="spellEnd"/>
          </w:p>
        </w:tc>
        <w:tc>
          <w:tcPr>
            <w:tcW w:w="720" w:type="dxa"/>
            <w:vAlign w:val="center"/>
          </w:tcPr>
          <w:p w14:paraId="3E01924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03037B2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CB27841" w14:textId="77777777">
        <w:trPr>
          <w:trHeight w:val="60"/>
        </w:trPr>
        <w:tc>
          <w:tcPr>
            <w:tcW w:w="467" w:type="dxa"/>
            <w:vMerge/>
          </w:tcPr>
          <w:p w14:paraId="3B4BB4B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490B04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5606842A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AUTOFLIGHT_Antiskid_ON</w:t>
            </w:r>
            <w:proofErr w:type="spellEnd"/>
          </w:p>
        </w:tc>
        <w:tc>
          <w:tcPr>
            <w:tcW w:w="720" w:type="dxa"/>
            <w:vAlign w:val="center"/>
          </w:tcPr>
          <w:p w14:paraId="4D28F8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2883513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D25A431" w14:textId="77777777">
        <w:trPr>
          <w:trHeight w:val="302"/>
        </w:trPr>
        <w:tc>
          <w:tcPr>
            <w:tcW w:w="467" w:type="dxa"/>
            <w:vMerge/>
          </w:tcPr>
          <w:p w14:paraId="77303F3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E41D88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1FC79CD6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AUTOFLIGHT_AutoBrake_OFF</w:t>
            </w:r>
            <w:proofErr w:type="spellEnd"/>
          </w:p>
        </w:tc>
        <w:tc>
          <w:tcPr>
            <w:tcW w:w="720" w:type="dxa"/>
            <w:vAlign w:val="center"/>
          </w:tcPr>
          <w:p w14:paraId="0B24E62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29A046F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42F8E6B" w14:textId="77777777">
        <w:trPr>
          <w:trHeight w:val="293"/>
        </w:trPr>
        <w:tc>
          <w:tcPr>
            <w:tcW w:w="467" w:type="dxa"/>
            <w:vMerge/>
          </w:tcPr>
          <w:p w14:paraId="0F440EF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90163B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548660FD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AUTOFLIGHT_AutoBrake_LO</w:t>
            </w:r>
            <w:proofErr w:type="spellEnd"/>
          </w:p>
        </w:tc>
        <w:tc>
          <w:tcPr>
            <w:tcW w:w="720" w:type="dxa"/>
            <w:vAlign w:val="center"/>
          </w:tcPr>
          <w:p w14:paraId="0F9491B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4BCB48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B697A01" w14:textId="77777777">
        <w:trPr>
          <w:trHeight w:val="269"/>
        </w:trPr>
        <w:tc>
          <w:tcPr>
            <w:tcW w:w="467" w:type="dxa"/>
            <w:vMerge/>
          </w:tcPr>
          <w:p w14:paraId="0472503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352603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0A12C742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AUTOFLIGHT_AutoBrake_MED</w:t>
            </w:r>
            <w:proofErr w:type="spellEnd"/>
          </w:p>
        </w:tc>
        <w:tc>
          <w:tcPr>
            <w:tcW w:w="720" w:type="dxa"/>
            <w:vAlign w:val="center"/>
          </w:tcPr>
          <w:p w14:paraId="6E99B0D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24CD75B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16A8A1BA" w14:textId="77777777">
        <w:trPr>
          <w:trHeight w:val="1292"/>
        </w:trPr>
        <w:tc>
          <w:tcPr>
            <w:tcW w:w="467" w:type="dxa"/>
            <w:vAlign w:val="center"/>
          </w:tcPr>
          <w:p w14:paraId="5987B62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646ED0E1" w14:textId="23BFD965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05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06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3A7D20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4FE83053" w14:textId="77777777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155D4CE4" w14:textId="77777777" w:rsidR="00543D5D" w:rsidRPr="00D05CD2" w:rsidRDefault="00543D5D">
      <w:pPr>
        <w:spacing w:line="500" w:lineRule="exact"/>
        <w:ind w:left="420"/>
        <w:rPr>
          <w:rFonts w:hAnsi="宋体" w:hint="eastAsia"/>
          <w:strike/>
          <w:sz w:val="22"/>
          <w:szCs w:val="22"/>
        </w:rPr>
      </w:pPr>
    </w:p>
    <w:p w14:paraId="4CA40A40" w14:textId="390FC876" w:rsidR="00D05CD2" w:rsidRDefault="00D05CD2">
      <w:pPr>
        <w:widowControl/>
        <w:jc w:val="left"/>
        <w:rPr>
          <w:rFonts w:eastAsia="黑体"/>
          <w:bCs/>
          <w:sz w:val="24"/>
          <w:szCs w:val="32"/>
        </w:rPr>
      </w:pPr>
      <w:r>
        <w:br w:type="page"/>
      </w:r>
    </w:p>
    <w:p w14:paraId="3929AFEB" w14:textId="4BCADA0B" w:rsidR="00543D5D" w:rsidRPr="00D05CD2" w:rsidRDefault="006E20DC" w:rsidP="00D05CD2">
      <w:pPr>
        <w:pStyle w:val="30"/>
        <w:ind w:left="0" w:firstLine="0"/>
      </w:pPr>
      <w:bookmarkStart w:id="107" w:name="_Hlk213318350"/>
      <w:commentRangeStart w:id="108"/>
      <w:r w:rsidRPr="00D05CD2">
        <w:rPr>
          <w:rFonts w:hint="eastAsia"/>
        </w:rPr>
        <w:lastRenderedPageBreak/>
        <w:t>BCMU</w:t>
      </w:r>
      <w:ins w:id="109" w:author="yaozu long" w:date="2026-01-06T20:02:00Z" w16du:dateUtc="2026-01-06T12:02:00Z">
        <w:r w:rsidR="00B25031">
          <w:rPr>
            <w:rFonts w:hint="eastAsia"/>
          </w:rPr>
          <w:t>/ABCU</w:t>
        </w:r>
      </w:ins>
      <w:r w:rsidRPr="00D05CD2">
        <w:rPr>
          <w:rFonts w:hint="eastAsia"/>
        </w:rPr>
        <w:t>的</w:t>
      </w:r>
      <w:r w:rsidRPr="00D05CD2">
        <w:rPr>
          <w:rFonts w:hint="eastAsia"/>
        </w:rPr>
        <w:t>429</w:t>
      </w:r>
      <w:r w:rsidRPr="00D05CD2">
        <w:rPr>
          <w:rFonts w:hint="eastAsia"/>
        </w:rPr>
        <w:t>通讯接收字节</w:t>
      </w:r>
      <w:commentRangeEnd w:id="108"/>
      <w:r w:rsidRPr="00D05CD2">
        <w:commentReference w:id="108"/>
      </w:r>
      <w:r w:rsidRPr="00D05CD2">
        <w:t xml:space="preserve"> </w:t>
      </w:r>
    </w:p>
    <w:p w14:paraId="4310535A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bookmarkStart w:id="110" w:name="OLE_LINK38"/>
      <w:bookmarkStart w:id="111" w:name="OLE_LINK39"/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</w:t>
      </w:r>
      <w:bookmarkEnd w:id="110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E8B9DB8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4396D8F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4AC66BF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64A9EC2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地速信号</w:t>
            </w:r>
          </w:p>
        </w:tc>
        <w:tc>
          <w:tcPr>
            <w:tcW w:w="850" w:type="dxa"/>
          </w:tcPr>
          <w:p w14:paraId="2A9FC33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11717A4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0A265508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5C6AD9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7AF38D3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0884817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312/313/314/315</w:t>
            </w:r>
          </w:p>
        </w:tc>
      </w:tr>
      <w:tr w:rsidR="00543D5D" w:rsidRPr="00D05CD2" w14:paraId="3CEBB6FB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179D383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79A4AD4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6132B71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725D04F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03E52F6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06B1FFE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5A35B5BE" w14:textId="77777777">
        <w:trPr>
          <w:trHeight w:val="272"/>
        </w:trPr>
        <w:tc>
          <w:tcPr>
            <w:tcW w:w="467" w:type="dxa"/>
            <w:vMerge/>
          </w:tcPr>
          <w:p w14:paraId="2554ADE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5693B3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72D75CB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FCC1、FCC2、FCC3、FCC4</w:t>
            </w:r>
          </w:p>
        </w:tc>
      </w:tr>
      <w:tr w:rsidR="00543D5D" w:rsidRPr="00D05CD2" w14:paraId="48085015" w14:textId="77777777">
        <w:trPr>
          <w:trHeight w:val="262"/>
        </w:trPr>
        <w:tc>
          <w:tcPr>
            <w:tcW w:w="467" w:type="dxa"/>
            <w:vMerge/>
          </w:tcPr>
          <w:p w14:paraId="3C35E3C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C7F652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7FAE5A5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2F1DA6DA" w14:textId="77777777">
        <w:trPr>
          <w:trHeight w:val="231"/>
        </w:trPr>
        <w:tc>
          <w:tcPr>
            <w:tcW w:w="467" w:type="dxa"/>
            <w:vMerge/>
          </w:tcPr>
          <w:p w14:paraId="16EEF55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8B1DF6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5E2CAF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7E338073" w14:textId="77777777">
        <w:trPr>
          <w:trHeight w:val="207"/>
        </w:trPr>
        <w:tc>
          <w:tcPr>
            <w:tcW w:w="467" w:type="dxa"/>
            <w:vMerge/>
          </w:tcPr>
          <w:p w14:paraId="34C414E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369A5A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327DBF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1D678856" w14:textId="77777777">
        <w:trPr>
          <w:trHeight w:val="311"/>
        </w:trPr>
        <w:tc>
          <w:tcPr>
            <w:tcW w:w="467" w:type="dxa"/>
            <w:vMerge/>
          </w:tcPr>
          <w:p w14:paraId="304B081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E213EF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0B1852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56326512" w14:textId="77777777">
        <w:trPr>
          <w:trHeight w:val="201"/>
        </w:trPr>
        <w:tc>
          <w:tcPr>
            <w:tcW w:w="467" w:type="dxa"/>
            <w:vMerge/>
          </w:tcPr>
          <w:p w14:paraId="356F94A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7DB132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111CA7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74D99929" w14:textId="77777777">
        <w:trPr>
          <w:trHeight w:val="201"/>
        </w:trPr>
        <w:tc>
          <w:tcPr>
            <w:tcW w:w="467" w:type="dxa"/>
            <w:vMerge/>
          </w:tcPr>
          <w:p w14:paraId="2B0286B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BA21A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6A19C78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4BFCB95" w14:textId="77777777">
        <w:trPr>
          <w:trHeight w:val="167"/>
        </w:trPr>
        <w:tc>
          <w:tcPr>
            <w:tcW w:w="467" w:type="dxa"/>
            <w:vMerge/>
          </w:tcPr>
          <w:p w14:paraId="65DE940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620367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1042583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1057C4D1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1E90640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13798E5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1DB70A5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2078BF0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5358DA3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7377D56D" w14:textId="77777777">
        <w:trPr>
          <w:trHeight w:val="149"/>
        </w:trPr>
        <w:tc>
          <w:tcPr>
            <w:tcW w:w="467" w:type="dxa"/>
            <w:vMerge/>
          </w:tcPr>
          <w:p w14:paraId="402A56A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D69F18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6D7922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597E3C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70101CF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3B1A7C3" w14:textId="77777777">
        <w:trPr>
          <w:trHeight w:val="309"/>
        </w:trPr>
        <w:tc>
          <w:tcPr>
            <w:tcW w:w="467" w:type="dxa"/>
            <w:vMerge/>
          </w:tcPr>
          <w:p w14:paraId="7A39FE0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2CC154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7B7BBE4C" w14:textId="392059C5" w:rsidR="00543D5D" w:rsidRPr="00D05CD2" w:rsidRDefault="009006C3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170ADFE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46B1A77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402BE5F" w14:textId="77777777">
        <w:trPr>
          <w:trHeight w:val="285"/>
        </w:trPr>
        <w:tc>
          <w:tcPr>
            <w:tcW w:w="467" w:type="dxa"/>
            <w:vMerge/>
          </w:tcPr>
          <w:p w14:paraId="0842D98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885ABD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50E1D040" w14:textId="66348846" w:rsidR="00543D5D" w:rsidRPr="00D05CD2" w:rsidRDefault="009006C3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64B5847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315EAF0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4433390" w14:textId="77777777">
        <w:trPr>
          <w:trHeight w:val="275"/>
        </w:trPr>
        <w:tc>
          <w:tcPr>
            <w:tcW w:w="467" w:type="dxa"/>
            <w:vMerge/>
          </w:tcPr>
          <w:p w14:paraId="34C88B4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3EC74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7D97F2A2" w14:textId="6C80E4F0" w:rsidR="00543D5D" w:rsidRPr="00D05CD2" w:rsidRDefault="009006C3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66AEB23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27745D7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59235C1" w14:textId="77777777">
        <w:trPr>
          <w:trHeight w:val="265"/>
        </w:trPr>
        <w:tc>
          <w:tcPr>
            <w:tcW w:w="467" w:type="dxa"/>
            <w:vMerge/>
          </w:tcPr>
          <w:p w14:paraId="569977D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190644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3CC4FDF0" w14:textId="34B7DCDB" w:rsidR="00543D5D" w:rsidRPr="00D05CD2" w:rsidRDefault="009006C3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0780327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39D2EF1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604FF48" w14:textId="77777777">
        <w:trPr>
          <w:trHeight w:val="255"/>
        </w:trPr>
        <w:tc>
          <w:tcPr>
            <w:tcW w:w="467" w:type="dxa"/>
            <w:vMerge/>
          </w:tcPr>
          <w:p w14:paraId="7CDB1BD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692329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BD65EB6" w14:textId="4B0C9E6B" w:rsidR="00543D5D" w:rsidRPr="00D05CD2" w:rsidRDefault="009006C3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646B61C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79B78A4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C4E8257" w14:textId="77777777">
        <w:trPr>
          <w:trHeight w:val="244"/>
        </w:trPr>
        <w:tc>
          <w:tcPr>
            <w:tcW w:w="467" w:type="dxa"/>
            <w:vMerge/>
          </w:tcPr>
          <w:p w14:paraId="362FA88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C29110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265DAB6C" w14:textId="5C533036" w:rsidR="00543D5D" w:rsidRPr="00D05CD2" w:rsidRDefault="009006C3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60BEE6F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349F783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8577459" w14:textId="77777777">
        <w:trPr>
          <w:trHeight w:val="235"/>
        </w:trPr>
        <w:tc>
          <w:tcPr>
            <w:tcW w:w="467" w:type="dxa"/>
            <w:vMerge/>
          </w:tcPr>
          <w:p w14:paraId="4101AF2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906D34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6030C50A" w14:textId="48E10D67" w:rsidR="00543D5D" w:rsidRPr="00D05CD2" w:rsidRDefault="009006C3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0D1E81C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106A0B2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9550CBB" w14:textId="77777777">
        <w:trPr>
          <w:trHeight w:val="225"/>
        </w:trPr>
        <w:tc>
          <w:tcPr>
            <w:tcW w:w="467" w:type="dxa"/>
            <w:vMerge/>
          </w:tcPr>
          <w:p w14:paraId="5702045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F88F93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727E60CA" w14:textId="097AD608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3E3E94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34A8B16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2EB0EA9" w14:textId="77777777">
        <w:trPr>
          <w:trHeight w:val="215"/>
        </w:trPr>
        <w:tc>
          <w:tcPr>
            <w:tcW w:w="467" w:type="dxa"/>
            <w:vMerge/>
          </w:tcPr>
          <w:p w14:paraId="3837CFA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0CC626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4D995AD0" w14:textId="4871ADD3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2BB29B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9BA9B6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09EDCD3" w14:textId="77777777">
        <w:trPr>
          <w:trHeight w:val="294"/>
        </w:trPr>
        <w:tc>
          <w:tcPr>
            <w:tcW w:w="467" w:type="dxa"/>
            <w:vMerge/>
          </w:tcPr>
          <w:p w14:paraId="477621A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557192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13CE26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6ECB25C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59940EA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95D321B" w14:textId="77777777">
        <w:trPr>
          <w:trHeight w:val="47"/>
        </w:trPr>
        <w:tc>
          <w:tcPr>
            <w:tcW w:w="467" w:type="dxa"/>
            <w:vMerge/>
          </w:tcPr>
          <w:p w14:paraId="423D8A0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2EF97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1D5120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74CF6F3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06A36D8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750A8EF" w14:textId="77777777">
        <w:trPr>
          <w:trHeight w:val="60"/>
        </w:trPr>
        <w:tc>
          <w:tcPr>
            <w:tcW w:w="467" w:type="dxa"/>
            <w:vMerge/>
          </w:tcPr>
          <w:p w14:paraId="09DFA69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0C96D6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4FD6B9F1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EDB250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01DA488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C5E1DC9" w14:textId="77777777">
        <w:trPr>
          <w:trHeight w:val="302"/>
        </w:trPr>
        <w:tc>
          <w:tcPr>
            <w:tcW w:w="467" w:type="dxa"/>
            <w:vMerge/>
          </w:tcPr>
          <w:p w14:paraId="2DD0B82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7EF88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00E39C70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6DF16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00E0752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1F11BCDF" w14:textId="77777777">
        <w:trPr>
          <w:trHeight w:val="293"/>
        </w:trPr>
        <w:tc>
          <w:tcPr>
            <w:tcW w:w="467" w:type="dxa"/>
            <w:vMerge/>
          </w:tcPr>
          <w:p w14:paraId="153A6B4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61C2D2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3C7E735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7280F9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74149C9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8554A61" w14:textId="77777777">
        <w:trPr>
          <w:trHeight w:val="269"/>
        </w:trPr>
        <w:tc>
          <w:tcPr>
            <w:tcW w:w="467" w:type="dxa"/>
            <w:vMerge/>
          </w:tcPr>
          <w:p w14:paraId="41F8001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FBE25A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393424A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FAEFBA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4153FD4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CD073FA" w14:textId="77777777">
        <w:trPr>
          <w:trHeight w:val="1292"/>
        </w:trPr>
        <w:tc>
          <w:tcPr>
            <w:tcW w:w="467" w:type="dxa"/>
            <w:vAlign w:val="center"/>
          </w:tcPr>
          <w:p w14:paraId="42B90FF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7319E251" w14:textId="1203BAFB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12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13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42FA50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27952F2E" w14:textId="7331160A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  <w:bookmarkEnd w:id="111"/>
    </w:tbl>
    <w:p w14:paraId="0555B0BB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39475B04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 ARINC429数据字2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9A82C2A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29C0977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67A5D7E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4649CD3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加速度信号</w:t>
            </w:r>
          </w:p>
        </w:tc>
        <w:tc>
          <w:tcPr>
            <w:tcW w:w="850" w:type="dxa"/>
          </w:tcPr>
          <w:p w14:paraId="04458F6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1DB6E92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03E50D4B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6850FA2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1A280F3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4233701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 xml:space="preserve"> 362/363/364/365</w:t>
            </w:r>
          </w:p>
        </w:tc>
      </w:tr>
      <w:tr w:rsidR="00543D5D" w:rsidRPr="00D05CD2" w14:paraId="31B03051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58C66D9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06B0375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3AD1668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1FC25CF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052BD0E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0717562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2674E56C" w14:textId="77777777">
        <w:trPr>
          <w:trHeight w:val="272"/>
        </w:trPr>
        <w:tc>
          <w:tcPr>
            <w:tcW w:w="467" w:type="dxa"/>
            <w:vMerge/>
          </w:tcPr>
          <w:p w14:paraId="67678FD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DFE909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1D694CB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FCC1、FCC2、FCC3、FCC4</w:t>
            </w:r>
          </w:p>
        </w:tc>
      </w:tr>
      <w:tr w:rsidR="00543D5D" w:rsidRPr="00D05CD2" w14:paraId="1BD1E836" w14:textId="77777777">
        <w:trPr>
          <w:trHeight w:val="262"/>
        </w:trPr>
        <w:tc>
          <w:tcPr>
            <w:tcW w:w="467" w:type="dxa"/>
            <w:vMerge/>
          </w:tcPr>
          <w:p w14:paraId="57B35C7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BB82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1872741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09858623" w14:textId="77777777">
        <w:trPr>
          <w:trHeight w:val="231"/>
        </w:trPr>
        <w:tc>
          <w:tcPr>
            <w:tcW w:w="467" w:type="dxa"/>
            <w:vMerge/>
          </w:tcPr>
          <w:p w14:paraId="4A0469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FEFEF5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255DFCC8" w14:textId="69E6F23D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m/s/s</w:t>
            </w:r>
          </w:p>
        </w:tc>
      </w:tr>
      <w:tr w:rsidR="00543D5D" w:rsidRPr="00D05CD2" w14:paraId="6E868195" w14:textId="77777777">
        <w:trPr>
          <w:trHeight w:val="207"/>
        </w:trPr>
        <w:tc>
          <w:tcPr>
            <w:tcW w:w="467" w:type="dxa"/>
            <w:vMerge/>
          </w:tcPr>
          <w:p w14:paraId="2F91F33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E13A0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2A68CBF3" w14:textId="5BE80C43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-327.68m/s/s</w:t>
            </w:r>
            <w:r w:rsidRPr="00D05CD2">
              <w:t>~</w:t>
            </w:r>
            <w:r w:rsidRPr="00D05CD2">
              <w:rPr>
                <w:rFonts w:hint="eastAsia"/>
              </w:rPr>
              <w:t>327.67m/s/s</w:t>
            </w:r>
          </w:p>
        </w:tc>
      </w:tr>
      <w:tr w:rsidR="00543D5D" w:rsidRPr="00D05CD2" w14:paraId="3D912EB8" w14:textId="77777777">
        <w:trPr>
          <w:trHeight w:val="311"/>
        </w:trPr>
        <w:tc>
          <w:tcPr>
            <w:tcW w:w="467" w:type="dxa"/>
            <w:vMerge/>
          </w:tcPr>
          <w:p w14:paraId="62666EC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9A94AD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772E48C9" w14:textId="702B5B13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0.01</w:t>
            </w:r>
          </w:p>
        </w:tc>
      </w:tr>
      <w:tr w:rsidR="00543D5D" w:rsidRPr="00D05CD2" w14:paraId="6B4D2CFD" w14:textId="77777777">
        <w:trPr>
          <w:trHeight w:val="201"/>
        </w:trPr>
        <w:tc>
          <w:tcPr>
            <w:tcW w:w="467" w:type="dxa"/>
            <w:vMerge/>
          </w:tcPr>
          <w:p w14:paraId="091F5B9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B6D0C7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2C9DE57C" w14:textId="4A51E7F4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0.01m/s/s</w:t>
            </w:r>
          </w:p>
        </w:tc>
      </w:tr>
      <w:tr w:rsidR="00543D5D" w:rsidRPr="00D05CD2" w14:paraId="14DB7624" w14:textId="77777777">
        <w:trPr>
          <w:trHeight w:val="201"/>
        </w:trPr>
        <w:tc>
          <w:tcPr>
            <w:tcW w:w="467" w:type="dxa"/>
            <w:vMerge/>
          </w:tcPr>
          <w:p w14:paraId="7C91E10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61D999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1BA9C25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711E4B5B" w14:textId="77777777">
        <w:trPr>
          <w:trHeight w:val="167"/>
        </w:trPr>
        <w:tc>
          <w:tcPr>
            <w:tcW w:w="467" w:type="dxa"/>
            <w:vMerge/>
          </w:tcPr>
          <w:p w14:paraId="144D08B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BF8B6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2A93E12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60AF4F2F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45821F7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60728E5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7816207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515417E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73A397E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43E993A0" w14:textId="77777777">
        <w:trPr>
          <w:trHeight w:val="149"/>
        </w:trPr>
        <w:tc>
          <w:tcPr>
            <w:tcW w:w="467" w:type="dxa"/>
            <w:vMerge/>
          </w:tcPr>
          <w:p w14:paraId="13B6D13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BB23DC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535C29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4FE2AF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014727B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6569B03" w14:textId="77777777">
        <w:trPr>
          <w:trHeight w:val="309"/>
        </w:trPr>
        <w:tc>
          <w:tcPr>
            <w:tcW w:w="467" w:type="dxa"/>
            <w:vMerge/>
          </w:tcPr>
          <w:p w14:paraId="2AF9B21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4234E5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420F6B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2FD10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339B3977" w14:textId="433C65D0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172C9A1" w14:textId="77777777">
        <w:trPr>
          <w:trHeight w:val="285"/>
        </w:trPr>
        <w:tc>
          <w:tcPr>
            <w:tcW w:w="467" w:type="dxa"/>
            <w:vMerge/>
          </w:tcPr>
          <w:p w14:paraId="6EE23DB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A9035E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356344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2D0EAF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6D059A93" w14:textId="7F1AC529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088F544" w14:textId="77777777">
        <w:trPr>
          <w:trHeight w:val="275"/>
        </w:trPr>
        <w:tc>
          <w:tcPr>
            <w:tcW w:w="467" w:type="dxa"/>
            <w:vMerge/>
          </w:tcPr>
          <w:p w14:paraId="22F70F9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DD15EF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569B5D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7DD043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4875CF12" w14:textId="410AA59D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F8F1285" w14:textId="77777777">
        <w:trPr>
          <w:trHeight w:val="265"/>
        </w:trPr>
        <w:tc>
          <w:tcPr>
            <w:tcW w:w="467" w:type="dxa"/>
            <w:vMerge/>
          </w:tcPr>
          <w:p w14:paraId="215005E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26CF2D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417C75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E2FF67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4942103A" w14:textId="50804B48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587FC77" w14:textId="77777777">
        <w:trPr>
          <w:trHeight w:val="255"/>
        </w:trPr>
        <w:tc>
          <w:tcPr>
            <w:tcW w:w="467" w:type="dxa"/>
            <w:vMerge/>
          </w:tcPr>
          <w:p w14:paraId="347741E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266F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1C1296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A5A730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460D44D7" w14:textId="64D4DB6D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1EA6DCF" w14:textId="77777777">
        <w:trPr>
          <w:trHeight w:val="244"/>
        </w:trPr>
        <w:tc>
          <w:tcPr>
            <w:tcW w:w="467" w:type="dxa"/>
            <w:vMerge/>
          </w:tcPr>
          <w:p w14:paraId="5969CE8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44B4DE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2FF08C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0F9BA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739E6679" w14:textId="54F2CF5F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D619E21" w14:textId="77777777">
        <w:trPr>
          <w:trHeight w:val="235"/>
        </w:trPr>
        <w:tc>
          <w:tcPr>
            <w:tcW w:w="467" w:type="dxa"/>
            <w:vMerge/>
          </w:tcPr>
          <w:p w14:paraId="032F28F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4D47DF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0F569C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FC3A5B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7F705CDE" w14:textId="020A4323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A87D66" w:rsidRPr="00D05CD2" w14:paraId="6DFF3BD4" w14:textId="77777777" w:rsidTr="00896417">
        <w:trPr>
          <w:trHeight w:val="225"/>
        </w:trPr>
        <w:tc>
          <w:tcPr>
            <w:tcW w:w="467" w:type="dxa"/>
            <w:vMerge/>
          </w:tcPr>
          <w:p w14:paraId="1A589E60" w14:textId="77777777" w:rsidR="00A87D66" w:rsidRPr="00D05CD2" w:rsidRDefault="00A87D66" w:rsidP="00A87D66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0257990" w14:textId="77777777" w:rsidR="00A87D66" w:rsidRPr="00D05CD2" w:rsidRDefault="00A87D66" w:rsidP="00A87D66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49E7A504" w14:textId="5EBE3E1A" w:rsidR="00A87D66" w:rsidRPr="00D05CD2" w:rsidRDefault="00A87D66" w:rsidP="00A87D66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0BC8CEC9" w14:textId="77777777" w:rsidR="00A87D66" w:rsidRPr="00D05CD2" w:rsidRDefault="00A87D66" w:rsidP="00A87D66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 w14:paraId="7892861C" w14:textId="0D94B0C3" w:rsidR="00A87D66" w:rsidRPr="00D05CD2" w:rsidRDefault="00A87D66" w:rsidP="00A87D66">
            <w:pPr>
              <w:rPr>
                <w:rFonts w:ascii="宋体" w:hAnsi="宋体" w:cs="Arial" w:hint="eastAsia"/>
                <w:sz w:val="22"/>
                <w:szCs w:val="22"/>
              </w:rPr>
            </w:pPr>
            <w:r>
              <w:rPr>
                <w:rFonts w:ascii="宋体" w:hAnsi="宋体" w:cs="Arial" w:hint="eastAsia"/>
                <w:sz w:val="22"/>
                <w:szCs w:val="22"/>
              </w:rPr>
              <w:t>MSB</w:t>
            </w:r>
          </w:p>
        </w:tc>
      </w:tr>
      <w:tr w:rsidR="00A87D66" w:rsidRPr="00D05CD2" w14:paraId="3C3564CD" w14:textId="77777777" w:rsidTr="00896417">
        <w:trPr>
          <w:trHeight w:val="215"/>
        </w:trPr>
        <w:tc>
          <w:tcPr>
            <w:tcW w:w="467" w:type="dxa"/>
            <w:vMerge/>
          </w:tcPr>
          <w:p w14:paraId="37441701" w14:textId="77777777" w:rsidR="00A87D66" w:rsidRPr="00D05CD2" w:rsidRDefault="00A87D66" w:rsidP="00A87D66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82D130D" w14:textId="77777777" w:rsidR="00A87D66" w:rsidRPr="00D05CD2" w:rsidRDefault="00A87D66" w:rsidP="00A87D66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01C060F9" w14:textId="051F1089" w:rsidR="00A87D66" w:rsidRPr="00D05CD2" w:rsidRDefault="00A87D66" w:rsidP="00A87D66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71D48046" w14:textId="77777777" w:rsidR="00A87D66" w:rsidRPr="00D05CD2" w:rsidRDefault="00A87D66" w:rsidP="00A87D66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</w:tcPr>
          <w:p w14:paraId="5958558C" w14:textId="1C4DD7BF" w:rsidR="00A87D66" w:rsidRPr="00D05CD2" w:rsidRDefault="00A87D66" w:rsidP="00A87D66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AA89FCB" w14:textId="77777777">
        <w:trPr>
          <w:trHeight w:val="294"/>
        </w:trPr>
        <w:tc>
          <w:tcPr>
            <w:tcW w:w="467" w:type="dxa"/>
            <w:vMerge/>
          </w:tcPr>
          <w:p w14:paraId="3A56BB2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bookmarkStart w:id="114" w:name="_Hlk213141846"/>
          </w:p>
        </w:tc>
        <w:tc>
          <w:tcPr>
            <w:tcW w:w="718" w:type="dxa"/>
            <w:vAlign w:val="center"/>
          </w:tcPr>
          <w:p w14:paraId="41E7F89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6F59BF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3D46C93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326AD3E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bookmarkEnd w:id="114"/>
      <w:tr w:rsidR="00543D5D" w:rsidRPr="00D05CD2" w14:paraId="4511486C" w14:textId="77777777">
        <w:trPr>
          <w:trHeight w:val="47"/>
        </w:trPr>
        <w:tc>
          <w:tcPr>
            <w:tcW w:w="467" w:type="dxa"/>
            <w:vMerge/>
          </w:tcPr>
          <w:p w14:paraId="33F9E8B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9A08C6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229041B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5D1689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10695C2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99CC74F" w14:textId="77777777">
        <w:trPr>
          <w:trHeight w:val="60"/>
        </w:trPr>
        <w:tc>
          <w:tcPr>
            <w:tcW w:w="467" w:type="dxa"/>
            <w:vMerge/>
          </w:tcPr>
          <w:p w14:paraId="74F1840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A07F12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7A1A052F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F9E1AC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7ABF45A4" w14:textId="49354086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hint="eastAsia"/>
              </w:rPr>
              <w:t>符号位：</w:t>
            </w:r>
            <w:r w:rsidRPr="00D05CD2">
              <w:rPr>
                <w:rFonts w:hint="eastAsia"/>
              </w:rPr>
              <w:t>0</w:t>
            </w:r>
            <w:r w:rsidRPr="00D05CD2">
              <w:rPr>
                <w:rFonts w:hint="eastAsia"/>
              </w:rPr>
              <w:t>为正，</w:t>
            </w:r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为负</w:t>
            </w:r>
          </w:p>
        </w:tc>
      </w:tr>
      <w:tr w:rsidR="00543D5D" w:rsidRPr="00D05CD2" w14:paraId="2DD1DD0D" w14:textId="77777777">
        <w:trPr>
          <w:trHeight w:val="302"/>
        </w:trPr>
        <w:tc>
          <w:tcPr>
            <w:tcW w:w="467" w:type="dxa"/>
            <w:vMerge/>
          </w:tcPr>
          <w:p w14:paraId="141B536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556C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5D4C95BF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B613C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51FF22A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6BAA58A6" w14:textId="77777777">
        <w:trPr>
          <w:trHeight w:val="293"/>
        </w:trPr>
        <w:tc>
          <w:tcPr>
            <w:tcW w:w="467" w:type="dxa"/>
            <w:vMerge/>
          </w:tcPr>
          <w:p w14:paraId="26A9036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3A134D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713D345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EB298A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33D210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19BFBBB" w14:textId="77777777">
        <w:trPr>
          <w:trHeight w:val="269"/>
        </w:trPr>
        <w:tc>
          <w:tcPr>
            <w:tcW w:w="467" w:type="dxa"/>
            <w:vMerge/>
          </w:tcPr>
          <w:p w14:paraId="6BEABE8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CC81C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0F4CA03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36B8596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5E8365A1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5C8E84FD" w14:textId="77777777">
        <w:trPr>
          <w:trHeight w:val="1292"/>
        </w:trPr>
        <w:tc>
          <w:tcPr>
            <w:tcW w:w="467" w:type="dxa"/>
            <w:vAlign w:val="center"/>
          </w:tcPr>
          <w:p w14:paraId="1138A05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49C2F9D5" w14:textId="3428E702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15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16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57EEC4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647DF0FE" w14:textId="4D8D0822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67FDA700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75074A26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 ARINC429数据字3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30F63205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0854F1F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344E35D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0E13107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自动飞行状态信号</w:t>
            </w:r>
          </w:p>
        </w:tc>
        <w:tc>
          <w:tcPr>
            <w:tcW w:w="850" w:type="dxa"/>
          </w:tcPr>
          <w:p w14:paraId="4D6F94C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1D8AFE4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04F814CE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6117370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450CF09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0E2CB10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 xml:space="preserve"> 001/002/003/004</w:t>
            </w:r>
          </w:p>
        </w:tc>
      </w:tr>
      <w:tr w:rsidR="00543D5D" w:rsidRPr="00D05CD2" w14:paraId="16A9CDBF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61A8A82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bookmarkStart w:id="117" w:name="_Hlk209626483"/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23D21BD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491B0C2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57C07FE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2DB20D4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4E25952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7B721441" w14:textId="77777777">
        <w:trPr>
          <w:trHeight w:val="272"/>
        </w:trPr>
        <w:tc>
          <w:tcPr>
            <w:tcW w:w="467" w:type="dxa"/>
            <w:vMerge/>
          </w:tcPr>
          <w:p w14:paraId="6F3173D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B1401A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2D159ED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FCC1、FCC2、FCC3、FCC4</w:t>
            </w:r>
          </w:p>
        </w:tc>
      </w:tr>
      <w:bookmarkEnd w:id="117"/>
      <w:tr w:rsidR="00543D5D" w:rsidRPr="00D05CD2" w14:paraId="194B5D10" w14:textId="77777777">
        <w:trPr>
          <w:trHeight w:val="262"/>
        </w:trPr>
        <w:tc>
          <w:tcPr>
            <w:tcW w:w="467" w:type="dxa"/>
            <w:vMerge/>
          </w:tcPr>
          <w:p w14:paraId="1B605A0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E56BC2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45BE518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7EA2A91D" w14:textId="77777777">
        <w:trPr>
          <w:trHeight w:val="231"/>
        </w:trPr>
        <w:tc>
          <w:tcPr>
            <w:tcW w:w="467" w:type="dxa"/>
            <w:vMerge/>
          </w:tcPr>
          <w:p w14:paraId="38939A4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B3F333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609C88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FABDCD2" w14:textId="77777777">
        <w:trPr>
          <w:trHeight w:val="207"/>
        </w:trPr>
        <w:tc>
          <w:tcPr>
            <w:tcW w:w="467" w:type="dxa"/>
            <w:vMerge/>
          </w:tcPr>
          <w:p w14:paraId="14A3F0B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4C8025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4397EDD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B9EC951" w14:textId="77777777">
        <w:trPr>
          <w:trHeight w:val="311"/>
        </w:trPr>
        <w:tc>
          <w:tcPr>
            <w:tcW w:w="467" w:type="dxa"/>
            <w:vMerge/>
          </w:tcPr>
          <w:p w14:paraId="4BBFD06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60EE92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43A873E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0C24BBFF" w14:textId="77777777">
        <w:trPr>
          <w:trHeight w:val="201"/>
        </w:trPr>
        <w:tc>
          <w:tcPr>
            <w:tcW w:w="467" w:type="dxa"/>
            <w:vMerge/>
          </w:tcPr>
          <w:p w14:paraId="263D384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81A51B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7875AA7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B58D64E" w14:textId="77777777">
        <w:trPr>
          <w:trHeight w:val="201"/>
        </w:trPr>
        <w:tc>
          <w:tcPr>
            <w:tcW w:w="467" w:type="dxa"/>
            <w:vMerge/>
          </w:tcPr>
          <w:p w14:paraId="07D4C30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E0399D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2A5B9BF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531E8387" w14:textId="77777777">
        <w:trPr>
          <w:trHeight w:val="167"/>
        </w:trPr>
        <w:tc>
          <w:tcPr>
            <w:tcW w:w="467" w:type="dxa"/>
            <w:vMerge/>
          </w:tcPr>
          <w:p w14:paraId="0A6F150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D9CA48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67907ED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56428001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6669464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5AECB41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3E3D2D2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7876E59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36176DC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009C152C" w14:textId="77777777">
        <w:trPr>
          <w:trHeight w:val="149"/>
        </w:trPr>
        <w:tc>
          <w:tcPr>
            <w:tcW w:w="467" w:type="dxa"/>
            <w:vMerge/>
          </w:tcPr>
          <w:p w14:paraId="1E25B2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DE7C8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0C055E5E" w14:textId="1886CFBA" w:rsidR="00543D5D" w:rsidRPr="00D05CD2" w:rsidRDefault="00E3089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6F3A83A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 w14:paraId="2B42104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proofErr w:type="spellStart"/>
            <w:r w:rsidRPr="00D05CD2">
              <w:rPr>
                <w:rFonts w:ascii="宋体" w:hAnsi="宋体" w:hint="eastAsia"/>
                <w:sz w:val="22"/>
                <w:szCs w:val="22"/>
              </w:rPr>
              <w:t>AUTOFLIGHT_AutoBrake_HI</w:t>
            </w:r>
            <w:proofErr w:type="spellEnd"/>
          </w:p>
        </w:tc>
      </w:tr>
      <w:tr w:rsidR="00543D5D" w:rsidRPr="00D05CD2" w14:paraId="57BBE4D5" w14:textId="77777777">
        <w:trPr>
          <w:trHeight w:val="309"/>
        </w:trPr>
        <w:tc>
          <w:tcPr>
            <w:tcW w:w="467" w:type="dxa"/>
            <w:vMerge/>
          </w:tcPr>
          <w:p w14:paraId="6E0B1B1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D2D28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3081B6B0" w14:textId="3C967A80" w:rsidR="00543D5D" w:rsidRPr="00D05CD2" w:rsidRDefault="00E3089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41954EB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 w14:paraId="519770D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proofErr w:type="spellStart"/>
            <w:r w:rsidRPr="00D05CD2">
              <w:rPr>
                <w:rFonts w:ascii="宋体" w:hAnsi="宋体" w:hint="eastAsia"/>
                <w:sz w:val="22"/>
                <w:szCs w:val="22"/>
              </w:rPr>
              <w:t>AUTOFLIGHT_AutoBrake_RTO</w:t>
            </w:r>
            <w:proofErr w:type="spellEnd"/>
          </w:p>
        </w:tc>
      </w:tr>
      <w:tr w:rsidR="00543D5D" w:rsidRPr="00D05CD2" w14:paraId="19C9A7C4" w14:textId="77777777">
        <w:trPr>
          <w:trHeight w:val="285"/>
        </w:trPr>
        <w:tc>
          <w:tcPr>
            <w:tcW w:w="467" w:type="dxa"/>
            <w:vMerge/>
          </w:tcPr>
          <w:p w14:paraId="53EF76E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E24E0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68848AA7" w14:textId="6641777E" w:rsidR="00543D5D" w:rsidRPr="00D05CD2" w:rsidRDefault="00E3089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1546163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 w14:paraId="4E0EF6B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左油门指令</w:t>
            </w:r>
          </w:p>
        </w:tc>
      </w:tr>
      <w:tr w:rsidR="00543D5D" w:rsidRPr="00D05CD2" w14:paraId="27561CBD" w14:textId="77777777">
        <w:trPr>
          <w:trHeight w:val="275"/>
        </w:trPr>
        <w:tc>
          <w:tcPr>
            <w:tcW w:w="467" w:type="dxa"/>
            <w:vMerge/>
          </w:tcPr>
          <w:p w14:paraId="5338A66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1C42C0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225B52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10333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652032E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右油门指令</w:t>
            </w:r>
          </w:p>
        </w:tc>
      </w:tr>
      <w:tr w:rsidR="00543D5D" w:rsidRPr="00D05CD2" w14:paraId="077A3AF9" w14:textId="77777777">
        <w:trPr>
          <w:trHeight w:val="265"/>
        </w:trPr>
        <w:tc>
          <w:tcPr>
            <w:tcW w:w="467" w:type="dxa"/>
            <w:vMerge/>
          </w:tcPr>
          <w:p w14:paraId="6226992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0C44DE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18E3B2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063F0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045F4AC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853A334" w14:textId="77777777">
        <w:trPr>
          <w:trHeight w:val="255"/>
        </w:trPr>
        <w:tc>
          <w:tcPr>
            <w:tcW w:w="467" w:type="dxa"/>
            <w:vMerge/>
          </w:tcPr>
          <w:p w14:paraId="6BE45F4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823937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6D7D06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85DE14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77E5193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64C2622" w14:textId="77777777">
        <w:trPr>
          <w:trHeight w:val="244"/>
        </w:trPr>
        <w:tc>
          <w:tcPr>
            <w:tcW w:w="467" w:type="dxa"/>
            <w:vMerge/>
          </w:tcPr>
          <w:p w14:paraId="687C8AD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D5397C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130D3B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4D1C31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5C1BE6D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68CE2E5" w14:textId="77777777">
        <w:trPr>
          <w:trHeight w:val="235"/>
        </w:trPr>
        <w:tc>
          <w:tcPr>
            <w:tcW w:w="467" w:type="dxa"/>
            <w:vMerge/>
          </w:tcPr>
          <w:p w14:paraId="2871997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9F6997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176540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038953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2731C3D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01C3E7A" w14:textId="77777777">
        <w:trPr>
          <w:trHeight w:val="225"/>
        </w:trPr>
        <w:tc>
          <w:tcPr>
            <w:tcW w:w="467" w:type="dxa"/>
            <w:vMerge/>
          </w:tcPr>
          <w:p w14:paraId="25DD72B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CE999C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5DAB3A7B" w14:textId="367DCCEE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0343DE7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136BE7C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403E47B" w14:textId="77777777">
        <w:trPr>
          <w:trHeight w:val="215"/>
        </w:trPr>
        <w:tc>
          <w:tcPr>
            <w:tcW w:w="467" w:type="dxa"/>
            <w:vMerge/>
          </w:tcPr>
          <w:p w14:paraId="654917F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9329B5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25E4729D" w14:textId="132B925E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349E71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0F013C4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55C3E9A" w14:textId="77777777">
        <w:trPr>
          <w:trHeight w:val="294"/>
        </w:trPr>
        <w:tc>
          <w:tcPr>
            <w:tcW w:w="467" w:type="dxa"/>
            <w:vMerge/>
          </w:tcPr>
          <w:p w14:paraId="16DECF2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50C40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17C742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AUTOFLIGHT_MODE_ON</w:t>
            </w:r>
          </w:p>
        </w:tc>
        <w:tc>
          <w:tcPr>
            <w:tcW w:w="720" w:type="dxa"/>
            <w:vAlign w:val="center"/>
          </w:tcPr>
          <w:p w14:paraId="07ECCB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4AFA785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CBBD95B" w14:textId="77777777">
        <w:trPr>
          <w:trHeight w:val="47"/>
        </w:trPr>
        <w:tc>
          <w:tcPr>
            <w:tcW w:w="467" w:type="dxa"/>
            <w:vMerge/>
          </w:tcPr>
          <w:p w14:paraId="29B7054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6B9F7B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15EA6AA5" w14:textId="77777777" w:rsidR="00543D5D" w:rsidRPr="00D05CD2" w:rsidRDefault="006E20DC">
            <w:pPr>
              <w:rPr>
                <w:sz w:val="22"/>
                <w:szCs w:val="22"/>
              </w:rPr>
            </w:pPr>
            <w:bookmarkStart w:id="118" w:name="OLE_LINK17"/>
            <w:proofErr w:type="spellStart"/>
            <w:r w:rsidRPr="00D05CD2">
              <w:rPr>
                <w:rFonts w:hint="eastAsia"/>
                <w:sz w:val="22"/>
                <w:szCs w:val="22"/>
              </w:rPr>
              <w:t>AUTOFILGHT_Park_Brake_ON</w:t>
            </w:r>
            <w:bookmarkEnd w:id="118"/>
            <w:proofErr w:type="spellEnd"/>
          </w:p>
        </w:tc>
        <w:tc>
          <w:tcPr>
            <w:tcW w:w="720" w:type="dxa"/>
            <w:vAlign w:val="center"/>
          </w:tcPr>
          <w:p w14:paraId="4A87C18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77674E7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6818DEB" w14:textId="77777777">
        <w:trPr>
          <w:trHeight w:val="60"/>
        </w:trPr>
        <w:tc>
          <w:tcPr>
            <w:tcW w:w="467" w:type="dxa"/>
            <w:vMerge/>
          </w:tcPr>
          <w:p w14:paraId="0290AF4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251AE6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14670E86" w14:textId="4D026C26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896417">
              <w:rPr>
                <w:sz w:val="22"/>
                <w:szCs w:val="22"/>
                <w:highlight w:val="yellow"/>
                <w:rPrChange w:id="119" w:author="yaozu long" w:date="2025-12-25T08:50:00Z" w16du:dateUtc="2025-12-25T00:50:00Z">
                  <w:rPr>
                    <w:sz w:val="22"/>
                    <w:szCs w:val="22"/>
                  </w:rPr>
                </w:rPrChange>
              </w:rPr>
              <w:t>AUTOFLIGHT_Antiskid_</w:t>
            </w:r>
            <w:bookmarkStart w:id="120" w:name="OLE_LINK42"/>
            <w:r w:rsidR="00336EF8" w:rsidRPr="00896417">
              <w:rPr>
                <w:sz w:val="22"/>
                <w:szCs w:val="22"/>
                <w:highlight w:val="yellow"/>
                <w:rPrChange w:id="121" w:author="yaozu long" w:date="2025-12-25T08:50:00Z" w16du:dateUtc="2025-12-25T00:50:00Z">
                  <w:rPr>
                    <w:sz w:val="22"/>
                    <w:szCs w:val="22"/>
                  </w:rPr>
                </w:rPrChange>
              </w:rPr>
              <w:t>OFF</w:t>
            </w:r>
            <w:proofErr w:type="spellEnd"/>
            <w:r w:rsidR="00336EF8" w:rsidRPr="00896417">
              <w:rPr>
                <w:sz w:val="22"/>
                <w:szCs w:val="22"/>
                <w:highlight w:val="yellow"/>
                <w:rPrChange w:id="122" w:author="yaozu long" w:date="2025-12-25T08:50:00Z" w16du:dateUtc="2025-12-25T00:50:00Z">
                  <w:rPr>
                    <w:sz w:val="22"/>
                    <w:szCs w:val="22"/>
                  </w:rPr>
                </w:rPrChange>
              </w:rPr>
              <w:t>/EMG_</w:t>
            </w:r>
            <w:bookmarkEnd w:id="120"/>
            <w:r w:rsidRPr="00896417">
              <w:rPr>
                <w:sz w:val="22"/>
                <w:szCs w:val="22"/>
                <w:highlight w:val="yellow"/>
                <w:rPrChange w:id="123" w:author="yaozu long" w:date="2025-12-25T08:50:00Z" w16du:dateUtc="2025-12-25T00:50:00Z">
                  <w:rPr>
                    <w:sz w:val="22"/>
                    <w:szCs w:val="22"/>
                  </w:rPr>
                </w:rPrChange>
              </w:rPr>
              <w:t>ON</w:t>
            </w:r>
          </w:p>
        </w:tc>
        <w:tc>
          <w:tcPr>
            <w:tcW w:w="720" w:type="dxa"/>
            <w:vAlign w:val="center"/>
          </w:tcPr>
          <w:p w14:paraId="60DB6D1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25EAAC9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546C9D5" w14:textId="77777777">
        <w:trPr>
          <w:trHeight w:val="302"/>
        </w:trPr>
        <w:tc>
          <w:tcPr>
            <w:tcW w:w="467" w:type="dxa"/>
            <w:vMerge/>
          </w:tcPr>
          <w:p w14:paraId="2F22CC3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9A391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5033AD70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AUTOFLIGHT_AutoBrake_OFF</w:t>
            </w:r>
            <w:proofErr w:type="spellEnd"/>
          </w:p>
        </w:tc>
        <w:tc>
          <w:tcPr>
            <w:tcW w:w="720" w:type="dxa"/>
            <w:vAlign w:val="center"/>
          </w:tcPr>
          <w:p w14:paraId="176D0F8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44954A0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6D6CE252" w14:textId="77777777">
        <w:trPr>
          <w:trHeight w:val="293"/>
        </w:trPr>
        <w:tc>
          <w:tcPr>
            <w:tcW w:w="467" w:type="dxa"/>
            <w:vMerge/>
          </w:tcPr>
          <w:p w14:paraId="6305509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3B130F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39DA7A1B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AUTOFLIGHT_AutoBrake_LO</w:t>
            </w:r>
            <w:proofErr w:type="spellEnd"/>
          </w:p>
        </w:tc>
        <w:tc>
          <w:tcPr>
            <w:tcW w:w="720" w:type="dxa"/>
            <w:vAlign w:val="center"/>
          </w:tcPr>
          <w:p w14:paraId="4F63721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3BCE298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3B7CB4F" w14:textId="77777777">
        <w:trPr>
          <w:trHeight w:val="269"/>
        </w:trPr>
        <w:tc>
          <w:tcPr>
            <w:tcW w:w="467" w:type="dxa"/>
            <w:vMerge/>
          </w:tcPr>
          <w:p w14:paraId="42510DB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B0CD84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72F1A495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AUTOFLIGHT_AutoBrake_MED</w:t>
            </w:r>
            <w:proofErr w:type="spellEnd"/>
          </w:p>
        </w:tc>
        <w:tc>
          <w:tcPr>
            <w:tcW w:w="720" w:type="dxa"/>
            <w:vAlign w:val="center"/>
          </w:tcPr>
          <w:p w14:paraId="0F7776A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7CF83C4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35789234" w14:textId="77777777">
        <w:trPr>
          <w:trHeight w:val="1292"/>
        </w:trPr>
        <w:tc>
          <w:tcPr>
            <w:tcW w:w="467" w:type="dxa"/>
            <w:vAlign w:val="center"/>
          </w:tcPr>
          <w:p w14:paraId="579217A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6FFC7C88" w14:textId="2032F791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24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25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3589D9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412C5825" w14:textId="26019675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0F1D4CE8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26EAA210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 ARINC429数据字4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3320E470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4D1C9D5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763EDB4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707160D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自动飞行左刹车行程量</w:t>
            </w:r>
            <w:commentRangeStart w:id="126"/>
            <w:commentRangeEnd w:id="126"/>
            <w:r w:rsidRPr="00D05CD2">
              <w:commentReference w:id="126"/>
            </w:r>
          </w:p>
        </w:tc>
        <w:tc>
          <w:tcPr>
            <w:tcW w:w="850" w:type="dxa"/>
          </w:tcPr>
          <w:p w14:paraId="24D4F8E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5494598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02C1D273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1E61E81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2D25AD7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5D061AC0" w14:textId="715A88FC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 xml:space="preserve">  005/006/007/</w:t>
            </w:r>
            <w:r w:rsidR="00A87D66" w:rsidRPr="00D05CD2">
              <w:rPr>
                <w:rFonts w:ascii="宋体" w:hAnsi="宋体" w:hint="eastAsia"/>
                <w:sz w:val="22"/>
                <w:szCs w:val="22"/>
              </w:rPr>
              <w:t>0</w:t>
            </w:r>
            <w:r w:rsidR="00A87D66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</w:tr>
      <w:tr w:rsidR="00543D5D" w:rsidRPr="00D05CD2" w14:paraId="5A41416C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4D17F5F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03F4119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3F38814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53D8063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4F6515F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6B4FE2C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5E99DB22" w14:textId="77777777">
        <w:trPr>
          <w:trHeight w:val="272"/>
        </w:trPr>
        <w:tc>
          <w:tcPr>
            <w:tcW w:w="467" w:type="dxa"/>
            <w:vMerge/>
          </w:tcPr>
          <w:p w14:paraId="43D6061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05458C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006E1D7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FCC1、FCC2、FCC3、FCC4</w:t>
            </w:r>
          </w:p>
        </w:tc>
      </w:tr>
      <w:tr w:rsidR="00543D5D" w:rsidRPr="00D05CD2" w14:paraId="0ACA6C18" w14:textId="77777777">
        <w:trPr>
          <w:trHeight w:val="262"/>
        </w:trPr>
        <w:tc>
          <w:tcPr>
            <w:tcW w:w="467" w:type="dxa"/>
            <w:vMerge/>
          </w:tcPr>
          <w:p w14:paraId="7FE04C9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BC2EAF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2935596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2D7CA044" w14:textId="77777777">
        <w:trPr>
          <w:trHeight w:val="231"/>
        </w:trPr>
        <w:tc>
          <w:tcPr>
            <w:tcW w:w="467" w:type="dxa"/>
            <w:vMerge/>
          </w:tcPr>
          <w:p w14:paraId="0530E99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64093E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71A1A7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59B1B494" w14:textId="77777777">
        <w:trPr>
          <w:trHeight w:val="207"/>
        </w:trPr>
        <w:tc>
          <w:tcPr>
            <w:tcW w:w="467" w:type="dxa"/>
            <w:vMerge/>
          </w:tcPr>
          <w:p w14:paraId="485A0B1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D4E65D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36A5FCB9" w14:textId="7A2053A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del w:id="127" w:author="yaozu long" w:date="2025-12-25T08:50:00Z" w16du:dateUtc="2025-12-25T00:50:00Z">
              <w:r w:rsidRPr="00D05CD2" w:rsidDel="00896417">
                <w:rPr>
                  <w:sz w:val="22"/>
                  <w:szCs w:val="22"/>
                </w:rPr>
                <w:delText>256</w:delText>
              </w:r>
            </w:del>
            <w:ins w:id="128" w:author="yaozu long" w:date="2025-12-25T08:50:00Z" w16du:dateUtc="2025-12-25T00:50:00Z">
              <w:r w:rsidR="00896417">
                <w:rPr>
                  <w:rFonts w:hint="eastAsia"/>
                  <w:sz w:val="22"/>
                  <w:szCs w:val="22"/>
                </w:rPr>
                <w:t>102</w:t>
              </w:r>
            </w:ins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7D03463D" w14:textId="77777777">
        <w:trPr>
          <w:trHeight w:val="311"/>
        </w:trPr>
        <w:tc>
          <w:tcPr>
            <w:tcW w:w="467" w:type="dxa"/>
            <w:vMerge/>
          </w:tcPr>
          <w:p w14:paraId="6F1515B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1C266D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4D944447" w14:textId="49AE4374" w:rsidR="00543D5D" w:rsidRPr="00D05CD2" w:rsidRDefault="00C71D3F">
            <w:pPr>
              <w:rPr>
                <w:sz w:val="22"/>
                <w:szCs w:val="22"/>
              </w:rPr>
            </w:pPr>
            <w:ins w:id="129" w:author="yaozu long" w:date="2025-12-25T08:52:00Z" w16du:dateUtc="2025-12-25T00:52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30" w:author="yaozu long" w:date="2025-12-25T08:52:00Z" w16du:dateUtc="2025-12-25T00:52:00Z">
              <w:r w:rsidR="006E20DC" w:rsidRPr="00D05CD2" w:rsidDel="00C71D3F">
                <w:rPr>
                  <w:rFonts w:hint="eastAsia"/>
                  <w:sz w:val="22"/>
                  <w:szCs w:val="22"/>
                </w:rPr>
                <w:delText>1</w:delText>
              </w:r>
            </w:del>
          </w:p>
        </w:tc>
      </w:tr>
      <w:tr w:rsidR="00543D5D" w:rsidRPr="00D05CD2" w14:paraId="32DFE16B" w14:textId="77777777">
        <w:trPr>
          <w:trHeight w:val="201"/>
        </w:trPr>
        <w:tc>
          <w:tcPr>
            <w:tcW w:w="467" w:type="dxa"/>
            <w:vMerge/>
          </w:tcPr>
          <w:p w14:paraId="16FF955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ED55A8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73FB73C4" w14:textId="28FFEA91" w:rsidR="00543D5D" w:rsidRPr="00D05CD2" w:rsidRDefault="006E20DC">
            <w:pPr>
              <w:rPr>
                <w:sz w:val="22"/>
                <w:szCs w:val="22"/>
              </w:rPr>
            </w:pPr>
            <w:del w:id="131" w:author="yaozu long" w:date="2025-12-25T08:50:00Z" w16du:dateUtc="2025-12-25T00:50:00Z">
              <w:r w:rsidRPr="00D05CD2" w:rsidDel="00896417">
                <w:rPr>
                  <w:rFonts w:hint="eastAsia"/>
                  <w:sz w:val="22"/>
                  <w:szCs w:val="22"/>
                </w:rPr>
                <w:delText>1</w:delText>
              </w:r>
            </w:del>
            <w:ins w:id="132" w:author="yaozu long" w:date="2025-12-25T08:50:00Z" w16du:dateUtc="2025-12-25T00:50:00Z">
              <w:r w:rsidR="00896417">
                <w:rPr>
                  <w:rFonts w:hint="eastAsia"/>
                  <w:sz w:val="22"/>
                  <w:szCs w:val="22"/>
                </w:rPr>
                <w:t>0.4</w:t>
              </w:r>
            </w:ins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0FD0DEB6" w14:textId="77777777">
        <w:trPr>
          <w:trHeight w:val="201"/>
        </w:trPr>
        <w:tc>
          <w:tcPr>
            <w:tcW w:w="467" w:type="dxa"/>
            <w:vMerge/>
          </w:tcPr>
          <w:p w14:paraId="3B993AB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74E0F5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3F5E70F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1C7ED643" w14:textId="77777777">
        <w:trPr>
          <w:trHeight w:val="167"/>
        </w:trPr>
        <w:tc>
          <w:tcPr>
            <w:tcW w:w="467" w:type="dxa"/>
            <w:vMerge/>
          </w:tcPr>
          <w:p w14:paraId="587424E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2D8E0F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0D0E528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73048B5F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297CB14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5714D69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2C25FD4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355F0B0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6EE2090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7DC9A460" w14:textId="77777777">
        <w:trPr>
          <w:trHeight w:val="149"/>
        </w:trPr>
        <w:tc>
          <w:tcPr>
            <w:tcW w:w="467" w:type="dxa"/>
            <w:vMerge/>
          </w:tcPr>
          <w:p w14:paraId="2EE62BE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11BE31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1EF4EE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D75647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1EC95B6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233EEF9" w14:textId="77777777">
        <w:trPr>
          <w:trHeight w:val="309"/>
        </w:trPr>
        <w:tc>
          <w:tcPr>
            <w:tcW w:w="467" w:type="dxa"/>
            <w:vMerge/>
          </w:tcPr>
          <w:p w14:paraId="4F28E8C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5098CD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454992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1848CE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5A720CF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A6C1D45" w14:textId="77777777">
        <w:trPr>
          <w:trHeight w:val="285"/>
        </w:trPr>
        <w:tc>
          <w:tcPr>
            <w:tcW w:w="467" w:type="dxa"/>
            <w:vMerge/>
          </w:tcPr>
          <w:p w14:paraId="6ED451A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9B1CF9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2E7D66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4A577A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150E856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0A656B7" w14:textId="77777777">
        <w:trPr>
          <w:trHeight w:val="275"/>
        </w:trPr>
        <w:tc>
          <w:tcPr>
            <w:tcW w:w="467" w:type="dxa"/>
            <w:vMerge/>
          </w:tcPr>
          <w:p w14:paraId="38656B7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812061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5226CE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4FCF3D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02075EF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E2FFA09" w14:textId="77777777">
        <w:trPr>
          <w:trHeight w:val="265"/>
        </w:trPr>
        <w:tc>
          <w:tcPr>
            <w:tcW w:w="467" w:type="dxa"/>
            <w:vMerge/>
          </w:tcPr>
          <w:p w14:paraId="65AA94D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5DE74E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2166CE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D8C6FB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18BB0E2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0881056" w14:textId="77777777">
        <w:trPr>
          <w:trHeight w:val="255"/>
        </w:trPr>
        <w:tc>
          <w:tcPr>
            <w:tcW w:w="467" w:type="dxa"/>
            <w:vMerge/>
          </w:tcPr>
          <w:p w14:paraId="75B801F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CFF778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2E9CA7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32402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1FE9A58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5037280" w14:textId="77777777">
        <w:trPr>
          <w:trHeight w:val="244"/>
        </w:trPr>
        <w:tc>
          <w:tcPr>
            <w:tcW w:w="467" w:type="dxa"/>
            <w:vMerge/>
          </w:tcPr>
          <w:p w14:paraId="6DCD117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44BE9A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1021D9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29593C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3AD54AC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3A3463F" w14:textId="77777777">
        <w:trPr>
          <w:trHeight w:val="235"/>
        </w:trPr>
        <w:tc>
          <w:tcPr>
            <w:tcW w:w="467" w:type="dxa"/>
            <w:vMerge/>
          </w:tcPr>
          <w:p w14:paraId="7E47949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82EF5E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3186CD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E86018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664AAFD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A157844" w14:textId="77777777">
        <w:trPr>
          <w:trHeight w:val="225"/>
        </w:trPr>
        <w:tc>
          <w:tcPr>
            <w:tcW w:w="467" w:type="dxa"/>
            <w:vMerge/>
          </w:tcPr>
          <w:p w14:paraId="1665ECA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9318BB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46696915" w14:textId="25F5C1D9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222CB3B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0020288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99C77AB" w14:textId="77777777">
        <w:trPr>
          <w:trHeight w:val="215"/>
        </w:trPr>
        <w:tc>
          <w:tcPr>
            <w:tcW w:w="467" w:type="dxa"/>
            <w:vMerge/>
          </w:tcPr>
          <w:p w14:paraId="146AC42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62344D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2667F9B4" w14:textId="601A7646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73651CE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2A01118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77F2E38" w14:textId="77777777">
        <w:trPr>
          <w:trHeight w:val="294"/>
        </w:trPr>
        <w:tc>
          <w:tcPr>
            <w:tcW w:w="467" w:type="dxa"/>
            <w:vMerge/>
          </w:tcPr>
          <w:p w14:paraId="513410D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8DB56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0D9744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7EA8BFD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4840CD8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0E68901" w14:textId="77777777">
        <w:trPr>
          <w:trHeight w:val="47"/>
        </w:trPr>
        <w:tc>
          <w:tcPr>
            <w:tcW w:w="467" w:type="dxa"/>
            <w:vMerge/>
          </w:tcPr>
          <w:p w14:paraId="469C152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7A6ADF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27E8C3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E47F05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4DE6630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C761A80" w14:textId="77777777">
        <w:trPr>
          <w:trHeight w:val="60"/>
        </w:trPr>
        <w:tc>
          <w:tcPr>
            <w:tcW w:w="467" w:type="dxa"/>
            <w:vMerge/>
          </w:tcPr>
          <w:p w14:paraId="5B2F689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1582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1ED3AC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8DF61C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3153B4B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A3DA641" w14:textId="77777777">
        <w:trPr>
          <w:trHeight w:val="302"/>
        </w:trPr>
        <w:tc>
          <w:tcPr>
            <w:tcW w:w="467" w:type="dxa"/>
            <w:vMerge/>
          </w:tcPr>
          <w:p w14:paraId="287E58C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39313C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19C778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E79062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46340E7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DF10EEC" w14:textId="77777777">
        <w:trPr>
          <w:trHeight w:val="293"/>
        </w:trPr>
        <w:tc>
          <w:tcPr>
            <w:tcW w:w="467" w:type="dxa"/>
            <w:vMerge/>
          </w:tcPr>
          <w:p w14:paraId="6AEE6AE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99BC47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4C83D8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B7144F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61C6AF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0236C31" w14:textId="77777777">
        <w:trPr>
          <w:trHeight w:val="269"/>
        </w:trPr>
        <w:tc>
          <w:tcPr>
            <w:tcW w:w="467" w:type="dxa"/>
            <w:vMerge/>
          </w:tcPr>
          <w:p w14:paraId="1C9A79F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3897BB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005D88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7EBAAD0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03FCCB6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2E345C02" w14:textId="77777777">
        <w:trPr>
          <w:trHeight w:val="1292"/>
        </w:trPr>
        <w:tc>
          <w:tcPr>
            <w:tcW w:w="467" w:type="dxa"/>
            <w:vAlign w:val="center"/>
          </w:tcPr>
          <w:p w14:paraId="7ABEB2B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2EAA67BD" w14:textId="5E504639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33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34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1FFF05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528FA7D4" w14:textId="020A74A3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07C9B5A2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 ARINC429数据字4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CAF1C01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1866C71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6F5B9E8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19B4CC9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自动飞行右刹车行程量</w:t>
            </w:r>
          </w:p>
        </w:tc>
        <w:tc>
          <w:tcPr>
            <w:tcW w:w="850" w:type="dxa"/>
          </w:tcPr>
          <w:p w14:paraId="561D2B7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3DF485F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41F2EE78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44CE76F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254AA1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2345D3E0" w14:textId="4EEC76B3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 xml:space="preserve">  </w:t>
            </w:r>
            <w:r w:rsidR="00A87D66" w:rsidRPr="00D05CD2">
              <w:rPr>
                <w:rFonts w:ascii="宋体" w:hAnsi="宋体" w:hint="eastAsia"/>
                <w:sz w:val="22"/>
                <w:szCs w:val="22"/>
              </w:rPr>
              <w:t>0</w:t>
            </w:r>
            <w:r w:rsidR="00A87D66">
              <w:rPr>
                <w:rFonts w:ascii="宋体" w:hAnsi="宋体" w:hint="eastAsia"/>
                <w:sz w:val="22"/>
                <w:szCs w:val="22"/>
              </w:rPr>
              <w:t>11</w:t>
            </w:r>
            <w:r w:rsidRPr="00D05CD2">
              <w:rPr>
                <w:rFonts w:ascii="宋体" w:hAnsi="宋体" w:hint="eastAsia"/>
                <w:sz w:val="22"/>
                <w:szCs w:val="22"/>
              </w:rPr>
              <w:t>/</w:t>
            </w:r>
            <w:r w:rsidR="00A87D66" w:rsidRPr="00D05CD2">
              <w:rPr>
                <w:rFonts w:ascii="宋体" w:hAnsi="宋体" w:hint="eastAsia"/>
                <w:sz w:val="22"/>
                <w:szCs w:val="22"/>
              </w:rPr>
              <w:t>0</w:t>
            </w:r>
            <w:r w:rsidR="00A87D66">
              <w:rPr>
                <w:rFonts w:ascii="宋体" w:hAnsi="宋体" w:hint="eastAsia"/>
                <w:sz w:val="22"/>
                <w:szCs w:val="22"/>
              </w:rPr>
              <w:t>12</w:t>
            </w:r>
            <w:r w:rsidRPr="00D05CD2">
              <w:rPr>
                <w:rFonts w:ascii="宋体" w:hAnsi="宋体" w:hint="eastAsia"/>
                <w:sz w:val="22"/>
                <w:szCs w:val="22"/>
              </w:rPr>
              <w:t>/</w:t>
            </w:r>
            <w:r w:rsidR="00A87D66" w:rsidRPr="00D05CD2">
              <w:rPr>
                <w:rFonts w:ascii="宋体" w:hAnsi="宋体" w:hint="eastAsia"/>
                <w:sz w:val="22"/>
                <w:szCs w:val="22"/>
              </w:rPr>
              <w:t>01</w:t>
            </w:r>
            <w:r w:rsidR="00A87D66">
              <w:rPr>
                <w:rFonts w:ascii="宋体" w:hAnsi="宋体" w:hint="eastAsia"/>
                <w:sz w:val="22"/>
                <w:szCs w:val="22"/>
              </w:rPr>
              <w:t>3</w:t>
            </w:r>
            <w:r w:rsidRPr="00D05CD2">
              <w:rPr>
                <w:rFonts w:ascii="宋体" w:hAnsi="宋体" w:hint="eastAsia"/>
                <w:sz w:val="22"/>
                <w:szCs w:val="22"/>
              </w:rPr>
              <w:t>/</w:t>
            </w:r>
            <w:r w:rsidR="00A87D66" w:rsidRPr="00D05CD2">
              <w:rPr>
                <w:rFonts w:ascii="宋体" w:hAnsi="宋体" w:hint="eastAsia"/>
                <w:sz w:val="22"/>
                <w:szCs w:val="22"/>
              </w:rPr>
              <w:t>01</w:t>
            </w:r>
            <w:r w:rsidR="00A87D66">
              <w:rPr>
                <w:rFonts w:ascii="宋体" w:hAnsi="宋体" w:hint="eastAsia"/>
                <w:sz w:val="22"/>
                <w:szCs w:val="22"/>
              </w:rPr>
              <w:t>4</w:t>
            </w:r>
          </w:p>
        </w:tc>
      </w:tr>
      <w:tr w:rsidR="00543D5D" w:rsidRPr="00D05CD2" w14:paraId="6770DF68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755DF5A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20E7EEA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1A629BD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0895B9A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4D01FE7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213CA87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06CE9217" w14:textId="77777777">
        <w:trPr>
          <w:trHeight w:val="272"/>
        </w:trPr>
        <w:tc>
          <w:tcPr>
            <w:tcW w:w="467" w:type="dxa"/>
            <w:vMerge/>
          </w:tcPr>
          <w:p w14:paraId="6A1FA0A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5E6F1C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278B187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FCC1、FCC2、FCC3、FCC4</w:t>
            </w:r>
          </w:p>
        </w:tc>
      </w:tr>
      <w:tr w:rsidR="00543D5D" w:rsidRPr="00D05CD2" w14:paraId="51A03C67" w14:textId="77777777">
        <w:trPr>
          <w:trHeight w:val="262"/>
        </w:trPr>
        <w:tc>
          <w:tcPr>
            <w:tcW w:w="467" w:type="dxa"/>
            <w:vMerge/>
          </w:tcPr>
          <w:p w14:paraId="2108510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41189D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0C8A6E5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0B66622A" w14:textId="77777777">
        <w:trPr>
          <w:trHeight w:val="231"/>
        </w:trPr>
        <w:tc>
          <w:tcPr>
            <w:tcW w:w="467" w:type="dxa"/>
            <w:vMerge/>
          </w:tcPr>
          <w:p w14:paraId="5A37A5E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C20C0F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7DBFEF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6388564E" w14:textId="77777777">
        <w:trPr>
          <w:trHeight w:val="207"/>
        </w:trPr>
        <w:tc>
          <w:tcPr>
            <w:tcW w:w="467" w:type="dxa"/>
            <w:vMerge/>
          </w:tcPr>
          <w:p w14:paraId="0C2E18D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B17FE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0A49FD18" w14:textId="3A6D385C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del w:id="135" w:author="yaozu long" w:date="2025-12-25T08:52:00Z" w16du:dateUtc="2025-12-25T00:52:00Z">
              <w:r w:rsidRPr="00D05CD2" w:rsidDel="00C71D3F">
                <w:rPr>
                  <w:sz w:val="22"/>
                  <w:szCs w:val="22"/>
                </w:rPr>
                <w:delText>256</w:delText>
              </w:r>
            </w:del>
            <w:ins w:id="136" w:author="yaozu long" w:date="2025-12-25T08:52:00Z" w16du:dateUtc="2025-12-25T00:52:00Z">
              <w:r w:rsidR="00C71D3F">
                <w:rPr>
                  <w:rFonts w:hint="eastAsia"/>
                  <w:sz w:val="22"/>
                  <w:szCs w:val="22"/>
                </w:rPr>
                <w:t>102</w:t>
              </w:r>
            </w:ins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0E1E2822" w14:textId="77777777">
        <w:trPr>
          <w:trHeight w:val="311"/>
        </w:trPr>
        <w:tc>
          <w:tcPr>
            <w:tcW w:w="467" w:type="dxa"/>
            <w:vMerge/>
          </w:tcPr>
          <w:p w14:paraId="4B55005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77E10E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27337B10" w14:textId="590B7DEB" w:rsidR="00543D5D" w:rsidRPr="00D05CD2" w:rsidRDefault="00C71D3F">
            <w:pPr>
              <w:rPr>
                <w:sz w:val="22"/>
                <w:szCs w:val="22"/>
              </w:rPr>
            </w:pPr>
            <w:ins w:id="137" w:author="yaozu long" w:date="2025-12-25T08:52:00Z" w16du:dateUtc="2025-12-25T00:52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38" w:author="yaozu long" w:date="2025-12-25T08:52:00Z" w16du:dateUtc="2025-12-25T00:52:00Z">
              <w:r w:rsidR="006E20DC" w:rsidRPr="00D05CD2" w:rsidDel="00C71D3F">
                <w:rPr>
                  <w:rFonts w:hint="eastAsia"/>
                  <w:sz w:val="22"/>
                  <w:szCs w:val="22"/>
                </w:rPr>
                <w:delText>1</w:delText>
              </w:r>
            </w:del>
          </w:p>
        </w:tc>
      </w:tr>
      <w:tr w:rsidR="00543D5D" w:rsidRPr="00D05CD2" w14:paraId="3ED503FF" w14:textId="77777777">
        <w:trPr>
          <w:trHeight w:val="201"/>
        </w:trPr>
        <w:tc>
          <w:tcPr>
            <w:tcW w:w="467" w:type="dxa"/>
            <w:vMerge/>
          </w:tcPr>
          <w:p w14:paraId="390C9AD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FE10C4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5DC159BD" w14:textId="319ED7F6" w:rsidR="00543D5D" w:rsidRPr="00D05CD2" w:rsidRDefault="00C71D3F">
            <w:pPr>
              <w:rPr>
                <w:sz w:val="22"/>
                <w:szCs w:val="22"/>
              </w:rPr>
            </w:pPr>
            <w:ins w:id="139" w:author="yaozu long" w:date="2025-12-25T08:52:00Z" w16du:dateUtc="2025-12-25T00:52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r w:rsidR="006E20DC"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33A9CDB1" w14:textId="77777777">
        <w:trPr>
          <w:trHeight w:val="201"/>
        </w:trPr>
        <w:tc>
          <w:tcPr>
            <w:tcW w:w="467" w:type="dxa"/>
            <w:vMerge/>
          </w:tcPr>
          <w:p w14:paraId="2CBEEE9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679CD2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414C121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07834A05" w14:textId="77777777">
        <w:trPr>
          <w:trHeight w:val="167"/>
        </w:trPr>
        <w:tc>
          <w:tcPr>
            <w:tcW w:w="467" w:type="dxa"/>
            <w:vMerge/>
          </w:tcPr>
          <w:p w14:paraId="69E59BC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8695AB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11CD013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3A2BC141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35C2801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438C920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55D72C0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0DCC9B6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42D1F0F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469B1B12" w14:textId="77777777">
        <w:trPr>
          <w:trHeight w:val="149"/>
        </w:trPr>
        <w:tc>
          <w:tcPr>
            <w:tcW w:w="467" w:type="dxa"/>
            <w:vMerge/>
          </w:tcPr>
          <w:p w14:paraId="34B58A0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50EFCF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43EF96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3C3CD2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3A1672A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3B0EC1A" w14:textId="77777777">
        <w:trPr>
          <w:trHeight w:val="309"/>
        </w:trPr>
        <w:tc>
          <w:tcPr>
            <w:tcW w:w="467" w:type="dxa"/>
            <w:vMerge/>
          </w:tcPr>
          <w:p w14:paraId="4FE2310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28A71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07EB99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1D82E4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64B6CD5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F389609" w14:textId="77777777">
        <w:trPr>
          <w:trHeight w:val="285"/>
        </w:trPr>
        <w:tc>
          <w:tcPr>
            <w:tcW w:w="467" w:type="dxa"/>
            <w:vMerge/>
          </w:tcPr>
          <w:p w14:paraId="352B0FD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94DA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518053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E649EE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0317F8A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B639438" w14:textId="77777777">
        <w:trPr>
          <w:trHeight w:val="275"/>
        </w:trPr>
        <w:tc>
          <w:tcPr>
            <w:tcW w:w="467" w:type="dxa"/>
            <w:vMerge/>
          </w:tcPr>
          <w:p w14:paraId="3D66AF7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BF45C7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0479DC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5D4FA0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2FF39F7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5C9727B" w14:textId="77777777">
        <w:trPr>
          <w:trHeight w:val="265"/>
        </w:trPr>
        <w:tc>
          <w:tcPr>
            <w:tcW w:w="467" w:type="dxa"/>
            <w:vMerge/>
          </w:tcPr>
          <w:p w14:paraId="0392A69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05BDA3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169F65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368488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7B77E23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8900216" w14:textId="77777777">
        <w:trPr>
          <w:trHeight w:val="255"/>
        </w:trPr>
        <w:tc>
          <w:tcPr>
            <w:tcW w:w="467" w:type="dxa"/>
            <w:vMerge/>
          </w:tcPr>
          <w:p w14:paraId="7FA9A69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19F187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6D9EBE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234E2C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34091C5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D7BA2DA" w14:textId="77777777">
        <w:trPr>
          <w:trHeight w:val="244"/>
        </w:trPr>
        <w:tc>
          <w:tcPr>
            <w:tcW w:w="467" w:type="dxa"/>
            <w:vMerge/>
          </w:tcPr>
          <w:p w14:paraId="00DCA30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406A14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5610F8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7D05C8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7028BB1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2FE6140" w14:textId="77777777">
        <w:trPr>
          <w:trHeight w:val="235"/>
        </w:trPr>
        <w:tc>
          <w:tcPr>
            <w:tcW w:w="467" w:type="dxa"/>
            <w:vMerge/>
          </w:tcPr>
          <w:p w14:paraId="526A9A2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877E5D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51BDEE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B91DE8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610296B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08A9C84" w14:textId="77777777">
        <w:trPr>
          <w:trHeight w:val="225"/>
        </w:trPr>
        <w:tc>
          <w:tcPr>
            <w:tcW w:w="467" w:type="dxa"/>
            <w:vMerge/>
          </w:tcPr>
          <w:p w14:paraId="4F7BDBE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F22414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62F06F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2512FE3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40B25C2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968A313" w14:textId="77777777">
        <w:trPr>
          <w:trHeight w:val="215"/>
        </w:trPr>
        <w:tc>
          <w:tcPr>
            <w:tcW w:w="467" w:type="dxa"/>
            <w:vMerge/>
          </w:tcPr>
          <w:p w14:paraId="3F3AD54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F1A88B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5E37DD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6DE9D99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05526B4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1E84B9F" w14:textId="77777777">
        <w:trPr>
          <w:trHeight w:val="294"/>
        </w:trPr>
        <w:tc>
          <w:tcPr>
            <w:tcW w:w="467" w:type="dxa"/>
            <w:vMerge/>
          </w:tcPr>
          <w:p w14:paraId="0097ED5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F303CD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72AA01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6F97473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76CFFB2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058ABB4" w14:textId="77777777">
        <w:trPr>
          <w:trHeight w:val="47"/>
        </w:trPr>
        <w:tc>
          <w:tcPr>
            <w:tcW w:w="467" w:type="dxa"/>
            <w:vMerge/>
          </w:tcPr>
          <w:p w14:paraId="40819DC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1A1201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2CE05A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DC30F9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07433FC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418DBB8" w14:textId="77777777">
        <w:trPr>
          <w:trHeight w:val="60"/>
        </w:trPr>
        <w:tc>
          <w:tcPr>
            <w:tcW w:w="467" w:type="dxa"/>
            <w:vMerge/>
          </w:tcPr>
          <w:p w14:paraId="30BA1D2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B18813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662615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6D5B19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5592807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5F109DB" w14:textId="77777777" w:rsidTr="00896417">
        <w:trPr>
          <w:trHeight w:val="123"/>
        </w:trPr>
        <w:tc>
          <w:tcPr>
            <w:tcW w:w="467" w:type="dxa"/>
            <w:vMerge/>
          </w:tcPr>
          <w:p w14:paraId="040AAF7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1B0CD3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12AF8B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7CB928D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3BFE3C3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7EE7050" w14:textId="77777777">
        <w:trPr>
          <w:trHeight w:val="293"/>
        </w:trPr>
        <w:tc>
          <w:tcPr>
            <w:tcW w:w="467" w:type="dxa"/>
            <w:vMerge/>
          </w:tcPr>
          <w:p w14:paraId="38EF1F7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7DF27C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395774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52DA10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532767A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EE87640" w14:textId="77777777">
        <w:trPr>
          <w:trHeight w:val="269"/>
        </w:trPr>
        <w:tc>
          <w:tcPr>
            <w:tcW w:w="467" w:type="dxa"/>
            <w:vMerge/>
          </w:tcPr>
          <w:p w14:paraId="2864B34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EE1D6B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4E7C9B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7658C14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31B6ECB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793D149" w14:textId="77777777">
        <w:trPr>
          <w:trHeight w:val="1292"/>
        </w:trPr>
        <w:tc>
          <w:tcPr>
            <w:tcW w:w="467" w:type="dxa"/>
            <w:vAlign w:val="center"/>
          </w:tcPr>
          <w:p w14:paraId="413A9B3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620B9E1A" w14:textId="48A2DCA9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40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41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32493A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607E1B3C" w14:textId="7F6B5AEE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2EC8A3BA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281E022C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 ARINC429数据字5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B3BADF8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56A59C4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771DB39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69F9146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自动飞行刹车开关</w:t>
            </w:r>
          </w:p>
        </w:tc>
        <w:tc>
          <w:tcPr>
            <w:tcW w:w="850" w:type="dxa"/>
          </w:tcPr>
          <w:p w14:paraId="329C882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6B4E007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50A4D118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6AD668F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5651ED9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566A80B0" w14:textId="548C649B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 xml:space="preserve">  015</w:t>
            </w:r>
            <w:commentRangeStart w:id="142"/>
            <w:commentRangeEnd w:id="142"/>
            <w:r w:rsidRPr="00D05CD2">
              <w:commentReference w:id="142"/>
            </w:r>
          </w:p>
        </w:tc>
      </w:tr>
      <w:tr w:rsidR="00543D5D" w:rsidRPr="00D05CD2" w14:paraId="18D42EA6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70B428E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749438D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491A853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139A622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005F3A5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55EBE01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0F10AC02" w14:textId="77777777">
        <w:trPr>
          <w:trHeight w:val="272"/>
        </w:trPr>
        <w:tc>
          <w:tcPr>
            <w:tcW w:w="467" w:type="dxa"/>
            <w:vMerge/>
          </w:tcPr>
          <w:p w14:paraId="59408B7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7FD79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0BA9E79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航电（简图页）</w:t>
            </w:r>
          </w:p>
        </w:tc>
      </w:tr>
      <w:tr w:rsidR="00543D5D" w:rsidRPr="00D05CD2" w14:paraId="046AF4A3" w14:textId="77777777">
        <w:trPr>
          <w:trHeight w:val="262"/>
        </w:trPr>
        <w:tc>
          <w:tcPr>
            <w:tcW w:w="467" w:type="dxa"/>
            <w:vMerge/>
          </w:tcPr>
          <w:p w14:paraId="42FCB93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7863D2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2152B1B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62F3BE9" w14:textId="77777777">
        <w:trPr>
          <w:trHeight w:val="231"/>
        </w:trPr>
        <w:tc>
          <w:tcPr>
            <w:tcW w:w="467" w:type="dxa"/>
            <w:vMerge/>
          </w:tcPr>
          <w:p w14:paraId="7BD1148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53F084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12269FE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B255577" w14:textId="77777777">
        <w:trPr>
          <w:trHeight w:val="207"/>
        </w:trPr>
        <w:tc>
          <w:tcPr>
            <w:tcW w:w="467" w:type="dxa"/>
            <w:vMerge/>
          </w:tcPr>
          <w:p w14:paraId="48D19D0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337804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0460D8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7C483EA" w14:textId="77777777">
        <w:trPr>
          <w:trHeight w:val="311"/>
        </w:trPr>
        <w:tc>
          <w:tcPr>
            <w:tcW w:w="467" w:type="dxa"/>
            <w:vMerge/>
          </w:tcPr>
          <w:p w14:paraId="4939321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82D0D3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6037C71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E6E4CF2" w14:textId="77777777">
        <w:trPr>
          <w:trHeight w:val="201"/>
        </w:trPr>
        <w:tc>
          <w:tcPr>
            <w:tcW w:w="467" w:type="dxa"/>
            <w:vMerge/>
          </w:tcPr>
          <w:p w14:paraId="3F83CDB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A19CC7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040B39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3D00033" w14:textId="77777777">
        <w:trPr>
          <w:trHeight w:val="201"/>
        </w:trPr>
        <w:tc>
          <w:tcPr>
            <w:tcW w:w="467" w:type="dxa"/>
            <w:vMerge/>
          </w:tcPr>
          <w:p w14:paraId="784F8A4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67EE9B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6931B24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7DE412A2" w14:textId="77777777">
        <w:trPr>
          <w:trHeight w:val="167"/>
        </w:trPr>
        <w:tc>
          <w:tcPr>
            <w:tcW w:w="467" w:type="dxa"/>
            <w:vMerge/>
          </w:tcPr>
          <w:p w14:paraId="0451408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754A6A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5E8D17E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6CC007C2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1CE66D3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197E55F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2FCD29D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2249BF8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043F30E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617C09F2" w14:textId="77777777">
        <w:trPr>
          <w:trHeight w:val="149"/>
        </w:trPr>
        <w:tc>
          <w:tcPr>
            <w:tcW w:w="467" w:type="dxa"/>
            <w:vMerge/>
          </w:tcPr>
          <w:p w14:paraId="205E7F2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7EE2B2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009498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A3756C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5A42525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F6DAE70" w14:textId="77777777">
        <w:trPr>
          <w:trHeight w:val="309"/>
        </w:trPr>
        <w:tc>
          <w:tcPr>
            <w:tcW w:w="467" w:type="dxa"/>
            <w:vMerge/>
          </w:tcPr>
          <w:p w14:paraId="4AF3196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FDEFE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137C42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F54516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 w14:paraId="2C25BBE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4A044B5" w14:textId="77777777">
        <w:trPr>
          <w:trHeight w:val="285"/>
        </w:trPr>
        <w:tc>
          <w:tcPr>
            <w:tcW w:w="467" w:type="dxa"/>
            <w:vMerge/>
          </w:tcPr>
          <w:p w14:paraId="56A68F8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FC93D4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1987AD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C16F4D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73EC77B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E168704" w14:textId="77777777">
        <w:trPr>
          <w:trHeight w:val="275"/>
        </w:trPr>
        <w:tc>
          <w:tcPr>
            <w:tcW w:w="467" w:type="dxa"/>
            <w:vMerge/>
          </w:tcPr>
          <w:p w14:paraId="178AB58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F49704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02ACC1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134823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1DF05F9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3FFE508" w14:textId="77777777">
        <w:trPr>
          <w:trHeight w:val="265"/>
        </w:trPr>
        <w:tc>
          <w:tcPr>
            <w:tcW w:w="467" w:type="dxa"/>
            <w:vMerge/>
          </w:tcPr>
          <w:p w14:paraId="59849A1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F409F0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4A01E8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3F97DB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 w14:paraId="0B5754D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E103438" w14:textId="77777777">
        <w:trPr>
          <w:trHeight w:val="255"/>
        </w:trPr>
        <w:tc>
          <w:tcPr>
            <w:tcW w:w="467" w:type="dxa"/>
            <w:vMerge/>
          </w:tcPr>
          <w:p w14:paraId="5FFB476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F85FFA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77CD1F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2518F9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50EA052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5865C06" w14:textId="77777777">
        <w:trPr>
          <w:trHeight w:val="244"/>
        </w:trPr>
        <w:tc>
          <w:tcPr>
            <w:tcW w:w="467" w:type="dxa"/>
            <w:vMerge/>
          </w:tcPr>
          <w:p w14:paraId="3B88126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CB6A8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770F97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3E253B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73824E1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1B88C32" w14:textId="77777777">
        <w:trPr>
          <w:trHeight w:val="33"/>
        </w:trPr>
        <w:tc>
          <w:tcPr>
            <w:tcW w:w="467" w:type="dxa"/>
            <w:vMerge/>
          </w:tcPr>
          <w:p w14:paraId="78F0415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0AC20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39885F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C0865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1D3C786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8D0ADF4" w14:textId="77777777">
        <w:trPr>
          <w:trHeight w:val="225"/>
        </w:trPr>
        <w:tc>
          <w:tcPr>
            <w:tcW w:w="467" w:type="dxa"/>
            <w:vMerge/>
          </w:tcPr>
          <w:p w14:paraId="1DB4C9C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42E568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003912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836980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01DE2D8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3A85C64" w14:textId="77777777">
        <w:trPr>
          <w:trHeight w:val="215"/>
        </w:trPr>
        <w:tc>
          <w:tcPr>
            <w:tcW w:w="467" w:type="dxa"/>
            <w:vMerge/>
          </w:tcPr>
          <w:p w14:paraId="17D805A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F9ECC2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271676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04B616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454035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AD3DCA1" w14:textId="77777777">
        <w:trPr>
          <w:trHeight w:val="294"/>
        </w:trPr>
        <w:tc>
          <w:tcPr>
            <w:tcW w:w="467" w:type="dxa"/>
            <w:vMerge/>
          </w:tcPr>
          <w:p w14:paraId="1330E72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060681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21E59B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AUTO_BRAKE_SW_OFF</w:t>
            </w:r>
          </w:p>
        </w:tc>
        <w:tc>
          <w:tcPr>
            <w:tcW w:w="720" w:type="dxa"/>
            <w:vAlign w:val="center"/>
          </w:tcPr>
          <w:p w14:paraId="13D0A10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59B196E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BDE74B3" w14:textId="77777777">
        <w:trPr>
          <w:trHeight w:val="47"/>
        </w:trPr>
        <w:tc>
          <w:tcPr>
            <w:tcW w:w="467" w:type="dxa"/>
            <w:vMerge/>
          </w:tcPr>
          <w:p w14:paraId="755F61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195FC4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7E3530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AUTO_BRAKE_SW_LO</w:t>
            </w:r>
          </w:p>
        </w:tc>
        <w:tc>
          <w:tcPr>
            <w:tcW w:w="720" w:type="dxa"/>
            <w:vAlign w:val="center"/>
          </w:tcPr>
          <w:p w14:paraId="3467C42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1B8A01A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4434D38" w14:textId="77777777">
        <w:trPr>
          <w:trHeight w:val="60"/>
        </w:trPr>
        <w:tc>
          <w:tcPr>
            <w:tcW w:w="467" w:type="dxa"/>
            <w:vMerge/>
          </w:tcPr>
          <w:p w14:paraId="5F250D2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684AB5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6F4BEC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AUTO_BRAKE_SW_MED</w:t>
            </w:r>
          </w:p>
        </w:tc>
        <w:tc>
          <w:tcPr>
            <w:tcW w:w="720" w:type="dxa"/>
            <w:vAlign w:val="center"/>
          </w:tcPr>
          <w:p w14:paraId="1E3F9A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2F957DE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799E9DC" w14:textId="77777777">
        <w:trPr>
          <w:trHeight w:val="302"/>
        </w:trPr>
        <w:tc>
          <w:tcPr>
            <w:tcW w:w="467" w:type="dxa"/>
            <w:vMerge/>
          </w:tcPr>
          <w:p w14:paraId="08B80BC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B055CD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31FD50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AUTO_BRAKE_SW_HI</w:t>
            </w:r>
          </w:p>
        </w:tc>
        <w:tc>
          <w:tcPr>
            <w:tcW w:w="720" w:type="dxa"/>
            <w:vAlign w:val="center"/>
          </w:tcPr>
          <w:p w14:paraId="3E38B3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788401B1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状态位：LSB</w:t>
            </w:r>
          </w:p>
        </w:tc>
      </w:tr>
      <w:tr w:rsidR="00543D5D" w:rsidRPr="00D05CD2" w14:paraId="62526A15" w14:textId="77777777">
        <w:trPr>
          <w:trHeight w:val="293"/>
        </w:trPr>
        <w:tc>
          <w:tcPr>
            <w:tcW w:w="467" w:type="dxa"/>
            <w:vMerge/>
          </w:tcPr>
          <w:p w14:paraId="713DD47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190C02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5942A9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AUTO_BRAKE_SW_RTO</w:t>
            </w:r>
          </w:p>
        </w:tc>
        <w:tc>
          <w:tcPr>
            <w:tcW w:w="720" w:type="dxa"/>
            <w:vAlign w:val="center"/>
          </w:tcPr>
          <w:p w14:paraId="4D7A194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72AF099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状态位：MSB</w:t>
            </w:r>
          </w:p>
        </w:tc>
      </w:tr>
      <w:tr w:rsidR="00543D5D" w:rsidRPr="00D05CD2" w14:paraId="21BDB2D3" w14:textId="77777777">
        <w:trPr>
          <w:trHeight w:val="269"/>
        </w:trPr>
        <w:tc>
          <w:tcPr>
            <w:tcW w:w="467" w:type="dxa"/>
            <w:vMerge/>
          </w:tcPr>
          <w:p w14:paraId="1B059D2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0D1C75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655ABA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  <w:tc>
          <w:tcPr>
            <w:tcW w:w="720" w:type="dxa"/>
            <w:vAlign w:val="center"/>
          </w:tcPr>
          <w:p w14:paraId="397FF0D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4744BD3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5F84459" w14:textId="77777777">
        <w:trPr>
          <w:trHeight w:val="1292"/>
        </w:trPr>
        <w:tc>
          <w:tcPr>
            <w:tcW w:w="467" w:type="dxa"/>
            <w:vAlign w:val="center"/>
          </w:tcPr>
          <w:p w14:paraId="2C986D6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292A7544" w14:textId="2AF82513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43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44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2712D54A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4A78CE5E" w14:textId="3DC22633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37728865" w14:textId="77777777" w:rsidR="00543D5D" w:rsidRPr="00D05CD2" w:rsidRDefault="006E20DC">
      <w:pPr>
        <w:tabs>
          <w:tab w:val="left" w:pos="1365"/>
        </w:tabs>
        <w:spacing w:line="500" w:lineRule="exact"/>
        <w:ind w:left="420"/>
        <w:rPr>
          <w:rFonts w:hAnsi="宋体" w:hint="eastAsia"/>
          <w:sz w:val="22"/>
          <w:szCs w:val="22"/>
        </w:rPr>
      </w:pPr>
      <w:r w:rsidRPr="00D05CD2">
        <w:rPr>
          <w:rFonts w:hAnsi="宋体" w:hint="eastAsia"/>
          <w:sz w:val="22"/>
          <w:szCs w:val="22"/>
        </w:rPr>
        <w:tab/>
      </w:r>
    </w:p>
    <w:p w14:paraId="7036614F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 ARINC429数据字6（来源于</w:t>
      </w:r>
      <w:bookmarkStart w:id="145" w:name="OLE_LINK26"/>
      <w:r w:rsidRPr="00D05CD2">
        <w:rPr>
          <w:rFonts w:ascii="黑体" w:eastAsia="黑体" w:hAnsi="黑体" w:hint="eastAsia"/>
          <w:kern w:val="24"/>
          <w:sz w:val="22"/>
          <w:szCs w:val="22"/>
        </w:rPr>
        <w:t>起落架</w:t>
      </w:r>
      <w:bookmarkEnd w:id="145"/>
      <w:r w:rsidRPr="00D05CD2">
        <w:rPr>
          <w:rFonts w:ascii="黑体" w:eastAsia="黑体" w:hAnsi="黑体" w:hint="eastAsia"/>
          <w:kern w:val="24"/>
          <w:sz w:val="22"/>
          <w:szCs w:val="22"/>
        </w:rPr>
        <w:t>）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AE28BB9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366F4C5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51229A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17ECBD4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lang w:bidi="ar"/>
              </w:rPr>
              <w:t>Consolidated LG Position Data</w:t>
            </w:r>
          </w:p>
        </w:tc>
        <w:tc>
          <w:tcPr>
            <w:tcW w:w="850" w:type="dxa"/>
          </w:tcPr>
          <w:p w14:paraId="272B1FE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36576F1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78C0706E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0979410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3E60EEB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157D457F" w14:textId="796D65BF" w:rsidR="006D48A4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 xml:space="preserve">  273</w:t>
            </w:r>
            <w:r w:rsidR="006D48A4">
              <w:rPr>
                <w:rFonts w:ascii="宋体" w:hAnsi="宋体" w:hint="eastAsia"/>
                <w:sz w:val="22"/>
                <w:szCs w:val="22"/>
              </w:rPr>
              <w:t>-----</w:t>
            </w:r>
            <w:bookmarkStart w:id="146" w:name="OLE_LINK32"/>
            <w:r w:rsidR="006D48A4">
              <w:rPr>
                <w:rFonts w:ascii="宋体" w:hAnsi="宋体" w:hint="eastAsia"/>
                <w:sz w:val="22"/>
                <w:szCs w:val="22"/>
              </w:rPr>
              <w:t>DIU4</w:t>
            </w:r>
            <w:bookmarkEnd w:id="146"/>
            <w:r w:rsidR="0066069A">
              <w:rPr>
                <w:rFonts w:ascii="宋体" w:hAnsi="宋体" w:hint="eastAsia"/>
                <w:sz w:val="22"/>
                <w:szCs w:val="22"/>
              </w:rPr>
              <w:t>（两组）</w:t>
            </w:r>
          </w:p>
        </w:tc>
      </w:tr>
      <w:tr w:rsidR="00543D5D" w:rsidRPr="00D05CD2" w14:paraId="2709E5CD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0E72A70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10F93FF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3C4DF6C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201AF28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7AF39EB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735A255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216A0D97" w14:textId="77777777">
        <w:trPr>
          <w:trHeight w:val="272"/>
        </w:trPr>
        <w:tc>
          <w:tcPr>
            <w:tcW w:w="467" w:type="dxa"/>
            <w:vMerge/>
          </w:tcPr>
          <w:p w14:paraId="50349B8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3FFB54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0F534FC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航电（简图页）</w:t>
            </w:r>
          </w:p>
        </w:tc>
      </w:tr>
      <w:tr w:rsidR="00543D5D" w:rsidRPr="00D05CD2" w14:paraId="70EF86E4" w14:textId="77777777">
        <w:trPr>
          <w:trHeight w:val="262"/>
        </w:trPr>
        <w:tc>
          <w:tcPr>
            <w:tcW w:w="467" w:type="dxa"/>
            <w:vMerge/>
          </w:tcPr>
          <w:p w14:paraId="6E1DEEE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DFF9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0E523A8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D2F41C1" w14:textId="77777777">
        <w:trPr>
          <w:trHeight w:val="231"/>
        </w:trPr>
        <w:tc>
          <w:tcPr>
            <w:tcW w:w="467" w:type="dxa"/>
            <w:vMerge/>
          </w:tcPr>
          <w:p w14:paraId="417CF3F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347003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28929E5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BBE7D92" w14:textId="77777777">
        <w:trPr>
          <w:trHeight w:val="207"/>
        </w:trPr>
        <w:tc>
          <w:tcPr>
            <w:tcW w:w="467" w:type="dxa"/>
            <w:vMerge/>
          </w:tcPr>
          <w:p w14:paraId="02D1F58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F01A70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0DD318E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C8DA59C" w14:textId="77777777">
        <w:trPr>
          <w:trHeight w:val="311"/>
        </w:trPr>
        <w:tc>
          <w:tcPr>
            <w:tcW w:w="467" w:type="dxa"/>
            <w:vMerge/>
          </w:tcPr>
          <w:p w14:paraId="56CD9F9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39B303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7526341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C44E60B" w14:textId="77777777">
        <w:trPr>
          <w:trHeight w:val="201"/>
        </w:trPr>
        <w:tc>
          <w:tcPr>
            <w:tcW w:w="467" w:type="dxa"/>
            <w:vMerge/>
          </w:tcPr>
          <w:p w14:paraId="2EEBB78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055241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5C70862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19ED81D9" w14:textId="77777777">
        <w:trPr>
          <w:trHeight w:val="201"/>
        </w:trPr>
        <w:tc>
          <w:tcPr>
            <w:tcW w:w="467" w:type="dxa"/>
            <w:vMerge/>
          </w:tcPr>
          <w:p w14:paraId="0F1D8FA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3FB4B1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14CCA59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07583B0" w14:textId="77777777">
        <w:trPr>
          <w:trHeight w:val="167"/>
        </w:trPr>
        <w:tc>
          <w:tcPr>
            <w:tcW w:w="467" w:type="dxa"/>
            <w:vMerge/>
          </w:tcPr>
          <w:p w14:paraId="1B31E78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14187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2F1F154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095B9FD5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13469F7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2F3CD5E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4AA9B32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699ACC1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5035D28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0BC0BA35" w14:textId="77777777">
        <w:trPr>
          <w:trHeight w:val="149"/>
        </w:trPr>
        <w:tc>
          <w:tcPr>
            <w:tcW w:w="467" w:type="dxa"/>
            <w:vMerge/>
          </w:tcPr>
          <w:p w14:paraId="08FECB3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688905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7135B3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E2D11A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 w14:paraId="647C2209" w14:textId="77777777" w:rsidR="00543D5D" w:rsidRPr="00D05CD2" w:rsidRDefault="006E20DC">
            <w:pPr>
              <w:rPr>
                <w:szCs w:val="21"/>
                <w:lang w:bidi="ar"/>
              </w:rPr>
            </w:pPr>
            <w:r w:rsidRPr="00D05CD2">
              <w:rPr>
                <w:szCs w:val="21"/>
                <w:lang w:bidi="ar"/>
              </w:rPr>
              <w:t>Auto Retract Command</w:t>
            </w:r>
          </w:p>
          <w:p w14:paraId="464C9F4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hint="eastAsia"/>
                <w:szCs w:val="21"/>
                <w:lang w:bidi="ar"/>
              </w:rPr>
              <w:t>接收</w:t>
            </w:r>
            <w:r w:rsidRPr="00D05CD2">
              <w:rPr>
                <w:szCs w:val="21"/>
                <w:lang w:bidi="ar"/>
              </w:rPr>
              <w:t>的数据</w:t>
            </w:r>
            <w:r w:rsidRPr="00D05CD2">
              <w:rPr>
                <w:rFonts w:hint="eastAsia"/>
                <w:szCs w:val="21"/>
                <w:lang w:bidi="ar"/>
              </w:rPr>
              <w:t>返回给</w:t>
            </w:r>
            <w:r w:rsidRPr="00D05CD2">
              <w:rPr>
                <w:szCs w:val="21"/>
                <w:lang w:bidi="ar"/>
              </w:rPr>
              <w:t>自动飞行系统</w:t>
            </w:r>
          </w:p>
        </w:tc>
      </w:tr>
      <w:tr w:rsidR="00543D5D" w:rsidRPr="00D05CD2" w14:paraId="399359B4" w14:textId="77777777">
        <w:trPr>
          <w:trHeight w:val="309"/>
        </w:trPr>
        <w:tc>
          <w:tcPr>
            <w:tcW w:w="467" w:type="dxa"/>
            <w:vMerge/>
          </w:tcPr>
          <w:p w14:paraId="7302E1B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2F3052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0F7C6B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BA388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461A6993" w14:textId="77777777" w:rsidR="00543D5D" w:rsidRPr="00D05CD2" w:rsidRDefault="006E20DC">
            <w:r w:rsidRPr="00D05CD2">
              <w:t>Auto Extend Command</w:t>
            </w:r>
          </w:p>
          <w:p w14:paraId="4CEDB40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hint="eastAsia"/>
                <w:szCs w:val="21"/>
                <w:lang w:bidi="ar"/>
              </w:rPr>
              <w:t>接收</w:t>
            </w:r>
            <w:r w:rsidRPr="00D05CD2">
              <w:rPr>
                <w:szCs w:val="21"/>
                <w:lang w:bidi="ar"/>
              </w:rPr>
              <w:t>的数据</w:t>
            </w:r>
            <w:r w:rsidRPr="00D05CD2">
              <w:rPr>
                <w:rFonts w:hint="eastAsia"/>
                <w:szCs w:val="21"/>
                <w:lang w:bidi="ar"/>
              </w:rPr>
              <w:t>返回给</w:t>
            </w:r>
            <w:r w:rsidRPr="00D05CD2">
              <w:rPr>
                <w:szCs w:val="21"/>
                <w:lang w:bidi="ar"/>
              </w:rPr>
              <w:t>自动飞行系统</w:t>
            </w:r>
          </w:p>
        </w:tc>
      </w:tr>
      <w:tr w:rsidR="00543D5D" w:rsidRPr="00D05CD2" w14:paraId="54D3757C" w14:textId="77777777">
        <w:trPr>
          <w:trHeight w:val="285"/>
        </w:trPr>
        <w:tc>
          <w:tcPr>
            <w:tcW w:w="467" w:type="dxa"/>
            <w:vMerge/>
          </w:tcPr>
          <w:p w14:paraId="66BF61D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CF1CA6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7230D5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CED28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5FECA0BA" w14:textId="77777777" w:rsidR="00543D5D" w:rsidRPr="00D05CD2" w:rsidRDefault="006E20DC">
            <w:pPr>
              <w:rPr>
                <w:szCs w:val="21"/>
                <w:lang w:bidi="ar"/>
              </w:rPr>
            </w:pPr>
            <w:r w:rsidRPr="00D05CD2">
              <w:rPr>
                <w:szCs w:val="21"/>
                <w:lang w:bidi="ar"/>
              </w:rPr>
              <w:t>Auto Flight Mode</w:t>
            </w:r>
          </w:p>
          <w:p w14:paraId="0AFBD1F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hint="eastAsia"/>
                <w:szCs w:val="21"/>
                <w:lang w:bidi="ar"/>
              </w:rPr>
              <w:t>接收</w:t>
            </w:r>
            <w:r w:rsidRPr="00D05CD2">
              <w:rPr>
                <w:szCs w:val="21"/>
                <w:lang w:bidi="ar"/>
              </w:rPr>
              <w:t>的数据</w:t>
            </w:r>
            <w:r w:rsidRPr="00D05CD2">
              <w:rPr>
                <w:rFonts w:hint="eastAsia"/>
                <w:szCs w:val="21"/>
                <w:lang w:bidi="ar"/>
              </w:rPr>
              <w:t>返回给</w:t>
            </w:r>
            <w:r w:rsidRPr="00D05CD2">
              <w:rPr>
                <w:szCs w:val="21"/>
                <w:lang w:bidi="ar"/>
              </w:rPr>
              <w:t>自动飞行系统</w:t>
            </w:r>
          </w:p>
        </w:tc>
      </w:tr>
      <w:tr w:rsidR="006B6F5D" w:rsidRPr="00D05CD2" w14:paraId="23586BDE" w14:textId="77777777">
        <w:trPr>
          <w:trHeight w:val="275"/>
        </w:trPr>
        <w:tc>
          <w:tcPr>
            <w:tcW w:w="467" w:type="dxa"/>
            <w:vMerge/>
          </w:tcPr>
          <w:p w14:paraId="6F6C89DA" w14:textId="77777777" w:rsidR="006B6F5D" w:rsidRPr="00D05CD2" w:rsidRDefault="006B6F5D" w:rsidP="006B6F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ABC7E2A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6EC984BA" w14:textId="77777777" w:rsidR="006B6F5D" w:rsidRPr="00D05CD2" w:rsidRDefault="006B6F5D" w:rsidP="006B6F5D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05BF332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vMerge w:val="restart"/>
            <w:vAlign w:val="center"/>
          </w:tcPr>
          <w:p w14:paraId="482B8D01" w14:textId="77777777" w:rsidR="006B6F5D" w:rsidRPr="00D05CD2" w:rsidDel="006B6F5D" w:rsidRDefault="006B6F5D" w:rsidP="006B6F5D">
            <w:pPr>
              <w:rPr>
                <w:del w:id="147" w:author="yaozu long" w:date="2025-12-26T13:25:00Z" w16du:dateUtc="2025-12-26T05:25:00Z"/>
                <w:rFonts w:ascii="宋体" w:hAnsi="宋体" w:cs="Arial" w:hint="eastAsia"/>
                <w:sz w:val="22"/>
                <w:szCs w:val="22"/>
              </w:rPr>
            </w:pPr>
            <w:ins w:id="148" w:author="yaozu long" w:date="2025-12-26T13:25:00Z" w16du:dateUtc="2025-12-26T05:25:00Z">
              <w:r>
                <w:rPr>
                  <w:rFonts w:hint="eastAsia"/>
                  <w:szCs w:val="21"/>
                  <w:highlight w:val="yellow"/>
                  <w:lang w:bidi="ar"/>
                </w:rPr>
                <w:t>S</w:t>
              </w:r>
              <w:r>
                <w:rPr>
                  <w:szCs w:val="21"/>
                  <w:highlight w:val="yellow"/>
                  <w:lang w:bidi="ar"/>
                </w:rPr>
                <w:t>elected</w:t>
              </w:r>
              <w:r>
                <w:rPr>
                  <w:rFonts w:hint="eastAsia"/>
                  <w:szCs w:val="21"/>
                  <w:highlight w:val="yellow"/>
                  <w:lang w:bidi="ar"/>
                </w:rPr>
                <w:t xml:space="preserve"> FCM </w:t>
              </w:r>
              <w:r>
                <w:rPr>
                  <w:szCs w:val="21"/>
                  <w:highlight w:val="yellow"/>
                  <w:lang w:bidi="ar"/>
                </w:rPr>
                <w:t>Number</w:t>
              </w:r>
            </w:ins>
            <w:del w:id="149" w:author="yaozu long" w:date="2025-12-26T13:25:00Z" w16du:dateUtc="2025-12-26T05:25:00Z">
              <w:r w:rsidRPr="00D05CD2" w:rsidDel="004807BF">
                <w:rPr>
                  <w:szCs w:val="21"/>
                  <w:lang w:bidi="ar"/>
                </w:rPr>
                <w:delText>Spare</w:delText>
              </w:r>
            </w:del>
          </w:p>
          <w:p w14:paraId="1AF54B68" w14:textId="49CD42F1" w:rsidR="006B6F5D" w:rsidRPr="00D05CD2" w:rsidRDefault="006B6F5D">
            <w:pPr>
              <w:rPr>
                <w:rFonts w:ascii="宋体" w:hAnsi="宋体" w:cs="Arial" w:hint="eastAsia"/>
                <w:sz w:val="22"/>
                <w:szCs w:val="22"/>
              </w:rPr>
              <w:pPrChange w:id="150" w:author="yaozu long" w:date="2025-12-26T13:25:00Z" w16du:dateUtc="2025-12-26T05:25:00Z">
                <w:pPr>
                  <w:framePr w:hSpace="180" w:wrap="around" w:vAnchor="text" w:hAnchor="text" w:xAlign="center" w:y="1"/>
                  <w:suppressOverlap/>
                  <w:jc w:val="left"/>
                </w:pPr>
              </w:pPrChange>
            </w:pPr>
            <w:del w:id="151" w:author="yaozu long" w:date="2025-12-26T13:25:00Z" w16du:dateUtc="2025-12-26T05:25:00Z">
              <w:r w:rsidRPr="00D05CD2" w:rsidDel="006B6F5D">
                <w:rPr>
                  <w:szCs w:val="21"/>
                  <w:lang w:bidi="ar"/>
                </w:rPr>
                <w:delText>Spare</w:delText>
              </w:r>
            </w:del>
          </w:p>
        </w:tc>
      </w:tr>
      <w:tr w:rsidR="006B6F5D" w:rsidRPr="00D05CD2" w14:paraId="77D135BA" w14:textId="77777777">
        <w:trPr>
          <w:trHeight w:val="265"/>
        </w:trPr>
        <w:tc>
          <w:tcPr>
            <w:tcW w:w="467" w:type="dxa"/>
            <w:vMerge/>
          </w:tcPr>
          <w:p w14:paraId="38891495" w14:textId="77777777" w:rsidR="006B6F5D" w:rsidRPr="00D05CD2" w:rsidRDefault="006B6F5D" w:rsidP="006B6F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306C970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1E0F9800" w14:textId="77777777" w:rsidR="006B6F5D" w:rsidRPr="00D05CD2" w:rsidRDefault="006B6F5D" w:rsidP="006B6F5D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4EF6923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vMerge/>
            <w:vAlign w:val="center"/>
          </w:tcPr>
          <w:p w14:paraId="7764A1BF" w14:textId="191EA84F" w:rsidR="006B6F5D" w:rsidRPr="00D05CD2" w:rsidRDefault="006B6F5D" w:rsidP="006B6F5D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</w:p>
        </w:tc>
      </w:tr>
      <w:tr w:rsidR="006B6F5D" w:rsidRPr="00D05CD2" w14:paraId="60C36D29" w14:textId="77777777">
        <w:trPr>
          <w:trHeight w:val="255"/>
        </w:trPr>
        <w:tc>
          <w:tcPr>
            <w:tcW w:w="467" w:type="dxa"/>
            <w:vMerge/>
          </w:tcPr>
          <w:p w14:paraId="7C4816C5" w14:textId="77777777" w:rsidR="006B6F5D" w:rsidRPr="00D05CD2" w:rsidRDefault="006B6F5D" w:rsidP="006B6F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DBB44F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6910B7A" w14:textId="77777777" w:rsidR="006B6F5D" w:rsidRPr="00D05CD2" w:rsidRDefault="006B6F5D" w:rsidP="006B6F5D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9A3EA44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vAlign w:val="center"/>
          </w:tcPr>
          <w:p w14:paraId="16FEBDB9" w14:textId="43AA26C8" w:rsidR="006B6F5D" w:rsidRPr="00D05CD2" w:rsidDel="004807BF" w:rsidRDefault="006B6F5D" w:rsidP="006B6F5D">
            <w:pPr>
              <w:rPr>
                <w:del w:id="152" w:author="yaozu long" w:date="2025-12-26T13:25:00Z" w16du:dateUtc="2025-12-26T05:25:00Z"/>
              </w:rPr>
            </w:pPr>
            <w:ins w:id="153" w:author="yaozu long" w:date="2025-12-26T13:25:00Z" w16du:dateUtc="2025-12-26T05:25:00Z">
              <w:r w:rsidRPr="006C33E5">
                <w:rPr>
                  <w:szCs w:val="21"/>
                  <w:highlight w:val="yellow"/>
                  <w:lang w:bidi="ar"/>
                </w:rPr>
                <w:t>Selected CAN or A429</w:t>
              </w:r>
            </w:ins>
            <w:del w:id="154" w:author="yaozu long" w:date="2025-12-26T13:25:00Z" w16du:dateUtc="2025-12-26T05:25:00Z">
              <w:r w:rsidRPr="00D05CD2" w:rsidDel="004807BF">
                <w:delText>AES Relay 1 Driver Low energized (only LGCU2)</w:delText>
              </w:r>
            </w:del>
          </w:p>
          <w:p w14:paraId="14404FBB" w14:textId="0BC946B4" w:rsidR="006B6F5D" w:rsidRPr="00D05CD2" w:rsidRDefault="006B6F5D" w:rsidP="006B6F5D">
            <w:pPr>
              <w:rPr>
                <w:rFonts w:ascii="宋体" w:hAnsi="宋体" w:cs="Arial" w:hint="eastAsia"/>
                <w:sz w:val="22"/>
                <w:szCs w:val="22"/>
              </w:rPr>
            </w:pPr>
            <w:del w:id="155" w:author="yaozu long" w:date="2025-12-26T13:25:00Z" w16du:dateUtc="2025-12-26T05:25:00Z">
              <w:r w:rsidRPr="00D05CD2" w:rsidDel="004807BF">
                <w:rPr>
                  <w:rFonts w:hint="eastAsia"/>
                </w:rPr>
                <w:delText>备份放</w:delText>
              </w:r>
              <w:r w:rsidRPr="00D05CD2" w:rsidDel="004807BF">
                <w:delText>继电器</w:delText>
              </w:r>
              <w:r w:rsidRPr="00D05CD2" w:rsidDel="004807BF">
                <w:rPr>
                  <w:rFonts w:hint="eastAsia"/>
                </w:rPr>
                <w:delText>1</w:delText>
              </w:r>
              <w:r w:rsidRPr="00D05CD2" w:rsidDel="004807BF">
                <w:delText xml:space="preserve"> low</w:delText>
              </w:r>
              <w:r w:rsidRPr="00D05CD2" w:rsidDel="004807BF">
                <w:delText>端使能</w:delText>
              </w:r>
            </w:del>
          </w:p>
        </w:tc>
      </w:tr>
      <w:tr w:rsidR="00543D5D" w:rsidRPr="00D05CD2" w14:paraId="00D98AA1" w14:textId="77777777">
        <w:trPr>
          <w:trHeight w:val="244"/>
        </w:trPr>
        <w:tc>
          <w:tcPr>
            <w:tcW w:w="467" w:type="dxa"/>
            <w:vMerge/>
          </w:tcPr>
          <w:p w14:paraId="485580A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A7CF42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525692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02B768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5B5C59E9" w14:textId="72C3FE2E" w:rsidR="00543D5D" w:rsidRPr="00D05CD2" w:rsidDel="006B6F5D" w:rsidRDefault="006B6F5D">
            <w:pPr>
              <w:rPr>
                <w:del w:id="156" w:author="yaozu long" w:date="2025-12-26T13:26:00Z" w16du:dateUtc="2025-12-26T05:26:00Z"/>
              </w:rPr>
            </w:pPr>
            <w:ins w:id="157" w:author="yaozu long" w:date="2025-12-26T13:26:00Z" w16du:dateUtc="2025-12-26T05:26:00Z">
              <w:r w:rsidRPr="006C33E5">
                <w:rPr>
                  <w:szCs w:val="21"/>
                  <w:lang w:bidi="ar"/>
                </w:rPr>
                <w:t>Spare</w:t>
              </w:r>
            </w:ins>
            <w:del w:id="158" w:author="yaozu long" w:date="2025-12-26T13:26:00Z" w16du:dateUtc="2025-12-26T05:26:00Z">
              <w:r w:rsidR="006E20DC" w:rsidRPr="00D05CD2" w:rsidDel="006B6F5D">
                <w:delText>AES Relay 2 Driver Low energized (only LGCU2)</w:delText>
              </w:r>
            </w:del>
          </w:p>
          <w:p w14:paraId="73F3432E" w14:textId="65E73AB4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del w:id="159" w:author="yaozu long" w:date="2025-12-26T13:26:00Z" w16du:dateUtc="2025-12-26T05:26:00Z">
              <w:r w:rsidRPr="00D05CD2" w:rsidDel="006B6F5D">
                <w:rPr>
                  <w:rFonts w:hint="eastAsia"/>
                </w:rPr>
                <w:delText>备份放</w:delText>
              </w:r>
              <w:r w:rsidRPr="00D05CD2" w:rsidDel="006B6F5D">
                <w:delText>继电器</w:delText>
              </w:r>
              <w:r w:rsidRPr="00D05CD2" w:rsidDel="006B6F5D">
                <w:delText>2 low</w:delText>
              </w:r>
              <w:r w:rsidRPr="00D05CD2" w:rsidDel="006B6F5D">
                <w:delText>端使能</w:delText>
              </w:r>
            </w:del>
          </w:p>
        </w:tc>
      </w:tr>
      <w:tr w:rsidR="00543D5D" w:rsidRPr="00D05CD2" w14:paraId="1277908D" w14:textId="77777777">
        <w:trPr>
          <w:trHeight w:val="33"/>
        </w:trPr>
        <w:tc>
          <w:tcPr>
            <w:tcW w:w="467" w:type="dxa"/>
            <w:vMerge/>
          </w:tcPr>
          <w:p w14:paraId="28D3C40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0F64C2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1F81EA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05555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vAlign w:val="center"/>
          </w:tcPr>
          <w:p w14:paraId="3D36A505" w14:textId="77777777" w:rsidR="00543D5D" w:rsidRPr="006B6F5D" w:rsidRDefault="006E20DC">
            <w:pPr>
              <w:rPr>
                <w:lang w:val="en-GB"/>
              </w:rPr>
            </w:pPr>
            <w:proofErr w:type="spellStart"/>
            <w:r w:rsidRPr="006B6F5D">
              <w:rPr>
                <w:lang w:val="en-GB" w:eastAsia="fr-FR"/>
              </w:rPr>
              <w:t>LgclUpDn</w:t>
            </w:r>
            <w:proofErr w:type="spellEnd"/>
            <w:r w:rsidRPr="006B6F5D">
              <w:rPr>
                <w:lang w:val="en-GB"/>
              </w:rPr>
              <w:t xml:space="preserve"> (internal use)</w:t>
            </w:r>
          </w:p>
          <w:p w14:paraId="3ADB3AC5" w14:textId="77777777" w:rsidR="00543D5D" w:rsidRPr="006B6F5D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6B6F5D">
              <w:rPr>
                <w:rFonts w:hint="eastAsia"/>
                <w:lang w:val="en-GB"/>
              </w:rPr>
              <w:t>收放</w:t>
            </w:r>
            <w:r w:rsidRPr="006B6F5D">
              <w:rPr>
                <w:lang w:val="en-GB"/>
              </w:rPr>
              <w:t>开关</w:t>
            </w:r>
            <w:r w:rsidRPr="006B6F5D">
              <w:rPr>
                <w:rFonts w:hint="eastAsia"/>
                <w:lang w:val="en-GB"/>
              </w:rPr>
              <w:t xml:space="preserve"> </w:t>
            </w:r>
            <w:r w:rsidRPr="006B6F5D">
              <w:rPr>
                <w:rFonts w:hint="eastAsia"/>
                <w:lang w:val="en-GB"/>
              </w:rPr>
              <w:t>由</w:t>
            </w:r>
            <w:r w:rsidRPr="006B6F5D">
              <w:rPr>
                <w:lang w:val="en-GB"/>
              </w:rPr>
              <w:t>上到下</w:t>
            </w:r>
          </w:p>
        </w:tc>
      </w:tr>
      <w:tr w:rsidR="00535DB9" w:rsidRPr="00D05CD2" w14:paraId="4B57682B" w14:textId="77777777">
        <w:trPr>
          <w:trHeight w:val="225"/>
        </w:trPr>
        <w:tc>
          <w:tcPr>
            <w:tcW w:w="467" w:type="dxa"/>
            <w:vMerge/>
          </w:tcPr>
          <w:p w14:paraId="6E3FC37B" w14:textId="77777777" w:rsidR="00535DB9" w:rsidRPr="00D05CD2" w:rsidRDefault="00535DB9" w:rsidP="00535DB9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588AEC2" w14:textId="77777777" w:rsidR="00535DB9" w:rsidRPr="00D05CD2" w:rsidRDefault="00535DB9" w:rsidP="00535DB9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1833199B" w14:textId="609292BB" w:rsidR="00535DB9" w:rsidRPr="00D05CD2" w:rsidRDefault="00535DB9" w:rsidP="00535DB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设备来源</w:t>
            </w:r>
            <w:r w:rsidRPr="00535DB9">
              <w:rPr>
                <w:rFonts w:ascii="宋体" w:hAnsi="宋体" w:cs="Arial" w:hint="eastAsia"/>
                <w:sz w:val="22"/>
                <w:szCs w:val="22"/>
              </w:rPr>
              <w:t xml:space="preserve"> </w:t>
            </w:r>
            <w:r w:rsidRPr="00535DB9">
              <w:rPr>
                <w:rFonts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4DFB0433" w14:textId="77777777" w:rsidR="00535DB9" w:rsidRPr="00D05CD2" w:rsidRDefault="00535DB9" w:rsidP="00535DB9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 w14:paraId="5C47ED17" w14:textId="77777777" w:rsidR="00535DB9" w:rsidRPr="006B6F5D" w:rsidRDefault="00535DB9" w:rsidP="00535DB9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6B6F5D">
              <w:rPr>
                <w:szCs w:val="21"/>
                <w:lang w:bidi="ar"/>
              </w:rPr>
              <w:t>Spare</w:t>
            </w:r>
          </w:p>
        </w:tc>
      </w:tr>
      <w:tr w:rsidR="00535DB9" w:rsidRPr="00D05CD2" w14:paraId="6FB70940" w14:textId="77777777">
        <w:trPr>
          <w:trHeight w:val="215"/>
        </w:trPr>
        <w:tc>
          <w:tcPr>
            <w:tcW w:w="467" w:type="dxa"/>
            <w:vMerge/>
          </w:tcPr>
          <w:p w14:paraId="0BE12273" w14:textId="77777777" w:rsidR="00535DB9" w:rsidRPr="00D05CD2" w:rsidRDefault="00535DB9" w:rsidP="00535DB9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EE69A2" w14:textId="77777777" w:rsidR="00535DB9" w:rsidRPr="00D05CD2" w:rsidRDefault="00535DB9" w:rsidP="00535DB9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19B86F24" w14:textId="72140ABD" w:rsidR="00535DB9" w:rsidRPr="00D05CD2" w:rsidRDefault="00535DB9" w:rsidP="00535DB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设备来源</w:t>
            </w:r>
            <w:r w:rsidRPr="00535DB9">
              <w:rPr>
                <w:rFonts w:ascii="宋体" w:hAnsi="宋体" w:cs="Arial" w:hint="eastAsia"/>
                <w:sz w:val="22"/>
                <w:szCs w:val="22"/>
              </w:rPr>
              <w:t xml:space="preserve"> </w:t>
            </w:r>
            <w:r>
              <w:rPr>
                <w:rFonts w:ascii="宋体" w:hAnsi="宋体" w:cs="Arial" w:hint="eastAsia"/>
                <w:sz w:val="22"/>
                <w:szCs w:val="22"/>
              </w:rPr>
              <w:t>M</w:t>
            </w:r>
            <w:r w:rsidRPr="00535DB9">
              <w:rPr>
                <w:rFonts w:hint="eastAsia"/>
                <w:sz w:val="22"/>
                <w:szCs w:val="22"/>
              </w:rPr>
              <w:t>SB</w:t>
            </w:r>
          </w:p>
        </w:tc>
        <w:tc>
          <w:tcPr>
            <w:tcW w:w="720" w:type="dxa"/>
            <w:vAlign w:val="center"/>
          </w:tcPr>
          <w:p w14:paraId="7B1457DC" w14:textId="77777777" w:rsidR="00535DB9" w:rsidRPr="00D05CD2" w:rsidRDefault="00535DB9" w:rsidP="00535DB9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326AA40" w14:textId="77777777" w:rsidR="00535DB9" w:rsidRPr="006B6F5D" w:rsidRDefault="00535DB9" w:rsidP="00535DB9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6B6F5D">
              <w:rPr>
                <w:szCs w:val="21"/>
                <w:lang w:bidi="ar"/>
              </w:rPr>
              <w:t>Spare</w:t>
            </w:r>
          </w:p>
        </w:tc>
      </w:tr>
      <w:tr w:rsidR="00543D5D" w:rsidRPr="00D05CD2" w14:paraId="5D09BF46" w14:textId="77777777">
        <w:trPr>
          <w:trHeight w:val="294"/>
        </w:trPr>
        <w:tc>
          <w:tcPr>
            <w:tcW w:w="467" w:type="dxa"/>
            <w:vMerge/>
          </w:tcPr>
          <w:p w14:paraId="5DCC950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7DD6C1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vAlign w:val="center"/>
          </w:tcPr>
          <w:p w14:paraId="644149AB" w14:textId="77777777" w:rsidR="00543D5D" w:rsidRPr="00D05CD2" w:rsidRDefault="006E20DC">
            <w:r w:rsidRPr="00D05CD2">
              <w:t xml:space="preserve">All Gear </w:t>
            </w:r>
            <w:proofErr w:type="spellStart"/>
            <w:r w:rsidRPr="00D05CD2">
              <w:t>Downlocked</w:t>
            </w:r>
            <w:proofErr w:type="spellEnd"/>
          </w:p>
          <w:p w14:paraId="527CCC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所有</w:t>
            </w:r>
            <w:r w:rsidRPr="00D05CD2">
              <w:t>起落架下位锁定</w:t>
            </w:r>
          </w:p>
        </w:tc>
        <w:tc>
          <w:tcPr>
            <w:tcW w:w="720" w:type="dxa"/>
            <w:vAlign w:val="center"/>
          </w:tcPr>
          <w:p w14:paraId="0D51645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vAlign w:val="center"/>
          </w:tcPr>
          <w:p w14:paraId="275ECD64" w14:textId="77777777" w:rsidR="00543D5D" w:rsidRPr="006B6F5D" w:rsidRDefault="006E20DC">
            <w:pPr>
              <w:rPr>
                <w:rPrChange w:id="160" w:author="yaozu long" w:date="2025-12-26T13:20:00Z" w16du:dateUtc="2025-12-26T05:20:00Z">
                  <w:rPr>
                    <w:b/>
                    <w:bCs/>
                    <w:color w:val="EE0000"/>
                  </w:rPr>
                </w:rPrChange>
              </w:rPr>
            </w:pPr>
            <w:r w:rsidRPr="006B6F5D">
              <w:rPr>
                <w:rPrChange w:id="161" w:author="yaozu long" w:date="2025-12-26T13:20:00Z" w16du:dateUtc="2025-12-26T05:20:00Z">
                  <w:rPr>
                    <w:b/>
                    <w:bCs/>
                    <w:color w:val="EE0000"/>
                  </w:rPr>
                </w:rPrChange>
              </w:rPr>
              <w:t xml:space="preserve">Consolidated MLG Not </w:t>
            </w:r>
            <w:proofErr w:type="spellStart"/>
            <w:r w:rsidRPr="006B6F5D">
              <w:rPr>
                <w:rPrChange w:id="162" w:author="yaozu long" w:date="2025-12-26T13:20:00Z" w16du:dateUtc="2025-12-26T05:20:00Z">
                  <w:rPr>
                    <w:b/>
                    <w:bCs/>
                    <w:color w:val="EE0000"/>
                  </w:rPr>
                </w:rPrChange>
              </w:rPr>
              <w:t>Downlocked</w:t>
            </w:r>
            <w:proofErr w:type="spellEnd"/>
          </w:p>
          <w:p w14:paraId="20BA900A" w14:textId="77777777" w:rsidR="00543D5D" w:rsidRPr="006B6F5D" w:rsidRDefault="006E20DC">
            <w:pPr>
              <w:rPr>
                <w:rFonts w:ascii="宋体" w:hAnsi="宋体" w:cs="Arial" w:hint="eastAsia"/>
                <w:sz w:val="22"/>
                <w:szCs w:val="22"/>
                <w:rPrChange w:id="163" w:author="yaozu long" w:date="2025-12-26T13:20:00Z" w16du:dateUtc="2025-12-26T05:20:00Z">
                  <w:rPr>
                    <w:rFonts w:ascii="宋体" w:hAnsi="宋体" w:cs="Arial" w:hint="eastAsia"/>
                    <w:b/>
                    <w:bCs/>
                    <w:color w:val="EE0000"/>
                    <w:sz w:val="22"/>
                    <w:szCs w:val="22"/>
                  </w:rPr>
                </w:rPrChange>
              </w:rPr>
            </w:pPr>
            <w:r w:rsidRPr="006B6F5D">
              <w:rPr>
                <w:rFonts w:hint="eastAsia"/>
                <w:rPrChange w:id="164" w:author="yaozu long" w:date="2025-12-26T13:20:00Z" w16du:dateUtc="2025-12-26T05:20:00Z">
                  <w:rPr>
                    <w:rFonts w:hint="eastAsia"/>
                    <w:b/>
                    <w:bCs/>
                    <w:color w:val="EE0000"/>
                  </w:rPr>
                </w:rPrChange>
              </w:rPr>
              <w:t>主起下位锁定</w:t>
            </w:r>
          </w:p>
        </w:tc>
      </w:tr>
      <w:tr w:rsidR="00543D5D" w:rsidRPr="00D05CD2" w14:paraId="74088B2C" w14:textId="77777777">
        <w:trPr>
          <w:trHeight w:val="47"/>
        </w:trPr>
        <w:tc>
          <w:tcPr>
            <w:tcW w:w="467" w:type="dxa"/>
            <w:vMerge/>
          </w:tcPr>
          <w:p w14:paraId="2E13DA0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55EA8D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vAlign w:val="center"/>
          </w:tcPr>
          <w:p w14:paraId="02DD21E9" w14:textId="77777777" w:rsidR="00543D5D" w:rsidRPr="00D05CD2" w:rsidRDefault="006E20DC">
            <w:r w:rsidRPr="00D05CD2">
              <w:t>All Gear Uplocked</w:t>
            </w:r>
          </w:p>
          <w:p w14:paraId="00A011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所有</w:t>
            </w:r>
            <w:r w:rsidRPr="00D05CD2">
              <w:t>起落架</w:t>
            </w:r>
            <w:r w:rsidRPr="00D05CD2">
              <w:rPr>
                <w:rFonts w:hint="eastAsia"/>
              </w:rPr>
              <w:t>上</w:t>
            </w:r>
            <w:r w:rsidRPr="00D05CD2">
              <w:t>位锁定</w:t>
            </w:r>
          </w:p>
        </w:tc>
        <w:tc>
          <w:tcPr>
            <w:tcW w:w="720" w:type="dxa"/>
            <w:vAlign w:val="center"/>
          </w:tcPr>
          <w:p w14:paraId="72BFD6A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vAlign w:val="center"/>
          </w:tcPr>
          <w:p w14:paraId="5132F034" w14:textId="77777777" w:rsidR="00543D5D" w:rsidRPr="006B6F5D" w:rsidRDefault="006E20DC">
            <w:pPr>
              <w:rPr>
                <w:rPrChange w:id="165" w:author="yaozu long" w:date="2025-12-26T13:20:00Z" w16du:dateUtc="2025-12-26T05:20:00Z">
                  <w:rPr>
                    <w:b/>
                    <w:bCs/>
                    <w:color w:val="EE0000"/>
                  </w:rPr>
                </w:rPrChange>
              </w:rPr>
            </w:pPr>
            <w:r w:rsidRPr="006B6F5D">
              <w:rPr>
                <w:rPrChange w:id="166" w:author="yaozu long" w:date="2025-12-26T13:20:00Z" w16du:dateUtc="2025-12-26T05:20:00Z">
                  <w:rPr>
                    <w:b/>
                    <w:bCs/>
                    <w:color w:val="EE0000"/>
                  </w:rPr>
                </w:rPrChange>
              </w:rPr>
              <w:t>Consolidated MLG Uplocked</w:t>
            </w:r>
          </w:p>
          <w:p w14:paraId="2A757B38" w14:textId="77777777" w:rsidR="00543D5D" w:rsidRPr="006B6F5D" w:rsidRDefault="006E20DC">
            <w:pPr>
              <w:rPr>
                <w:rFonts w:ascii="宋体" w:hAnsi="宋体" w:cs="Arial" w:hint="eastAsia"/>
                <w:sz w:val="22"/>
                <w:szCs w:val="22"/>
                <w:rPrChange w:id="167" w:author="yaozu long" w:date="2025-12-26T13:20:00Z" w16du:dateUtc="2025-12-26T05:20:00Z">
                  <w:rPr>
                    <w:rFonts w:ascii="宋体" w:hAnsi="宋体" w:cs="Arial" w:hint="eastAsia"/>
                    <w:b/>
                    <w:bCs/>
                    <w:color w:val="EE0000"/>
                    <w:sz w:val="22"/>
                    <w:szCs w:val="22"/>
                  </w:rPr>
                </w:rPrChange>
              </w:rPr>
            </w:pPr>
            <w:r w:rsidRPr="006B6F5D">
              <w:rPr>
                <w:rFonts w:hint="eastAsia"/>
                <w:rPrChange w:id="168" w:author="yaozu long" w:date="2025-12-26T13:20:00Z" w16du:dateUtc="2025-12-26T05:20:00Z">
                  <w:rPr>
                    <w:rFonts w:hint="eastAsia"/>
                    <w:b/>
                    <w:bCs/>
                    <w:color w:val="EE0000"/>
                  </w:rPr>
                </w:rPrChange>
              </w:rPr>
              <w:t>主起上位锁定</w:t>
            </w:r>
          </w:p>
        </w:tc>
      </w:tr>
      <w:tr w:rsidR="00543D5D" w:rsidRPr="00D05CD2" w14:paraId="5890E703" w14:textId="77777777">
        <w:trPr>
          <w:trHeight w:val="60"/>
        </w:trPr>
        <w:tc>
          <w:tcPr>
            <w:tcW w:w="467" w:type="dxa"/>
            <w:vMerge/>
          </w:tcPr>
          <w:p w14:paraId="7DF8163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FD27C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05A3E040" w14:textId="77777777" w:rsidR="00543D5D" w:rsidRPr="00D05CD2" w:rsidRDefault="006E20DC">
            <w:r w:rsidRPr="00D05CD2">
              <w:t>NLG Uplocked</w:t>
            </w:r>
          </w:p>
          <w:p w14:paraId="4449CC3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前起上位</w:t>
            </w:r>
            <w:r w:rsidRPr="00D05CD2">
              <w:t>锁定</w:t>
            </w:r>
          </w:p>
        </w:tc>
        <w:tc>
          <w:tcPr>
            <w:tcW w:w="720" w:type="dxa"/>
            <w:vAlign w:val="center"/>
          </w:tcPr>
          <w:p w14:paraId="6DDC347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vAlign w:val="center"/>
          </w:tcPr>
          <w:p w14:paraId="119A13D7" w14:textId="77777777" w:rsidR="00543D5D" w:rsidRPr="006B6F5D" w:rsidRDefault="006E20DC">
            <w:pPr>
              <w:rPr>
                <w:lang w:val="en-GB"/>
              </w:rPr>
            </w:pPr>
            <w:proofErr w:type="spellStart"/>
            <w:r w:rsidRPr="006B6F5D">
              <w:rPr>
                <w:lang w:val="en-GB" w:eastAsia="fr-FR"/>
              </w:rPr>
              <w:t>LgclDnUp</w:t>
            </w:r>
            <w:proofErr w:type="spellEnd"/>
            <w:r w:rsidRPr="006B6F5D">
              <w:rPr>
                <w:lang w:val="en-GB"/>
              </w:rPr>
              <w:t xml:space="preserve"> (internal use)</w:t>
            </w:r>
          </w:p>
          <w:p w14:paraId="2362A1B7" w14:textId="77777777" w:rsidR="00543D5D" w:rsidRPr="006B6F5D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6B6F5D">
              <w:rPr>
                <w:rFonts w:hint="eastAsia"/>
                <w:lang w:val="en-GB"/>
              </w:rPr>
              <w:t>收放</w:t>
            </w:r>
            <w:r w:rsidRPr="006B6F5D">
              <w:rPr>
                <w:lang w:val="en-GB"/>
              </w:rPr>
              <w:t>开关</w:t>
            </w:r>
            <w:r w:rsidRPr="006B6F5D">
              <w:rPr>
                <w:rFonts w:hint="eastAsia"/>
                <w:lang w:val="en-GB"/>
              </w:rPr>
              <w:t>由</w:t>
            </w:r>
            <w:r w:rsidRPr="006B6F5D">
              <w:rPr>
                <w:lang w:val="en-GB"/>
              </w:rPr>
              <w:t>下到上</w:t>
            </w:r>
          </w:p>
        </w:tc>
      </w:tr>
      <w:tr w:rsidR="00543D5D" w:rsidRPr="00D05CD2" w14:paraId="06B21446" w14:textId="77777777">
        <w:trPr>
          <w:trHeight w:val="302"/>
        </w:trPr>
        <w:tc>
          <w:tcPr>
            <w:tcW w:w="467" w:type="dxa"/>
            <w:vMerge/>
          </w:tcPr>
          <w:p w14:paraId="32C4C9E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ABF86B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4EA39620" w14:textId="77777777" w:rsidR="00543D5D" w:rsidRPr="00D05CD2" w:rsidRDefault="006E20DC">
            <w:r w:rsidRPr="00D05CD2">
              <w:t xml:space="preserve">NLG </w:t>
            </w:r>
            <w:proofErr w:type="spellStart"/>
            <w:r w:rsidRPr="00D05CD2">
              <w:t>Downlocked</w:t>
            </w:r>
            <w:proofErr w:type="spellEnd"/>
          </w:p>
          <w:p w14:paraId="28E9F2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前起上位</w:t>
            </w:r>
            <w:r w:rsidRPr="00D05CD2">
              <w:t>锁定</w:t>
            </w:r>
          </w:p>
        </w:tc>
        <w:tc>
          <w:tcPr>
            <w:tcW w:w="720" w:type="dxa"/>
            <w:vAlign w:val="center"/>
          </w:tcPr>
          <w:p w14:paraId="6F99FA8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391A4837" w14:textId="77777777" w:rsidR="00543D5D" w:rsidRPr="006B6F5D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6B6F5D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6B6F5D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6B6F5D" w:rsidRPr="00D05CD2" w14:paraId="2697AC57" w14:textId="77777777">
        <w:trPr>
          <w:trHeight w:val="293"/>
        </w:trPr>
        <w:tc>
          <w:tcPr>
            <w:tcW w:w="467" w:type="dxa"/>
            <w:vMerge/>
          </w:tcPr>
          <w:p w14:paraId="207C140D" w14:textId="77777777" w:rsidR="006B6F5D" w:rsidRPr="00D05CD2" w:rsidRDefault="006B6F5D" w:rsidP="006B6F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F705E6A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 w14:paraId="622C80F8" w14:textId="77777777" w:rsidR="006B6F5D" w:rsidRPr="006C33E5" w:rsidRDefault="006B6F5D" w:rsidP="006B6F5D">
            <w:pPr>
              <w:jc w:val="left"/>
              <w:rPr>
                <w:ins w:id="169" w:author="yaozu long" w:date="2025-12-26T13:24:00Z" w16du:dateUtc="2025-12-26T05:24:00Z"/>
              </w:rPr>
            </w:pPr>
            <w:ins w:id="170" w:author="yaozu long" w:date="2025-12-26T13:24:00Z" w16du:dateUtc="2025-12-26T05:24:00Z">
              <w:r w:rsidRPr="006C33E5">
                <w:t>Command Retract</w:t>
              </w:r>
            </w:ins>
          </w:p>
          <w:p w14:paraId="1C50E05B" w14:textId="605C88BA" w:rsidR="006B6F5D" w:rsidRPr="00D05CD2" w:rsidDel="003C6D0A" w:rsidRDefault="006B6F5D" w:rsidP="006B6F5D">
            <w:pPr>
              <w:rPr>
                <w:del w:id="171" w:author="yaozu long" w:date="2025-12-26T13:24:00Z" w16du:dateUtc="2025-12-26T05:24:00Z"/>
              </w:rPr>
            </w:pPr>
            <w:ins w:id="172" w:author="yaozu long" w:date="2025-12-26T13:24:00Z" w16du:dateUtc="2025-12-26T05:24:00Z">
              <w:r w:rsidRPr="006C33E5">
                <w:rPr>
                  <w:rFonts w:hint="eastAsia"/>
                </w:rPr>
                <w:t>收</w:t>
              </w:r>
              <w:r w:rsidRPr="006C33E5">
                <w:t>指令</w:t>
              </w:r>
            </w:ins>
            <w:del w:id="173" w:author="yaozu long" w:date="2025-12-26T13:24:00Z" w16du:dateUtc="2025-12-26T05:24:00Z">
              <w:r w:rsidRPr="00D05CD2" w:rsidDel="003C6D0A">
                <w:delText>Extension Driver energized</w:delText>
              </w:r>
            </w:del>
          </w:p>
          <w:p w14:paraId="22F93401" w14:textId="3EEB4114" w:rsidR="006B6F5D" w:rsidRPr="00D05CD2" w:rsidRDefault="006B6F5D" w:rsidP="006B6F5D">
            <w:pPr>
              <w:rPr>
                <w:sz w:val="22"/>
                <w:szCs w:val="22"/>
              </w:rPr>
            </w:pPr>
            <w:del w:id="174" w:author="yaozu long" w:date="2025-12-26T13:24:00Z" w16du:dateUtc="2025-12-26T05:24:00Z">
              <w:r w:rsidRPr="00D05CD2" w:rsidDel="003C6D0A">
                <w:rPr>
                  <w:rFonts w:hint="eastAsia"/>
                </w:rPr>
                <w:delText>放</w:delText>
              </w:r>
              <w:r w:rsidRPr="00D05CD2" w:rsidDel="003C6D0A">
                <w:delText>驱动使能</w:delText>
              </w:r>
            </w:del>
          </w:p>
        </w:tc>
        <w:tc>
          <w:tcPr>
            <w:tcW w:w="720" w:type="dxa"/>
            <w:vAlign w:val="center"/>
          </w:tcPr>
          <w:p w14:paraId="333031E3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3D3047E3" w14:textId="77777777" w:rsidR="006B6F5D" w:rsidRPr="00D05CD2" w:rsidRDefault="006B6F5D" w:rsidP="006B6F5D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6B6F5D" w:rsidRPr="00D05CD2" w14:paraId="7E3C3986" w14:textId="77777777">
        <w:trPr>
          <w:trHeight w:val="269"/>
        </w:trPr>
        <w:tc>
          <w:tcPr>
            <w:tcW w:w="467" w:type="dxa"/>
            <w:vMerge/>
          </w:tcPr>
          <w:p w14:paraId="16216ECA" w14:textId="77777777" w:rsidR="006B6F5D" w:rsidRPr="00D05CD2" w:rsidRDefault="006B6F5D" w:rsidP="006B6F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F83D7A9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78E85747" w14:textId="77777777" w:rsidR="006B6F5D" w:rsidRPr="006C33E5" w:rsidRDefault="006B6F5D" w:rsidP="006B6F5D">
            <w:pPr>
              <w:jc w:val="left"/>
              <w:rPr>
                <w:ins w:id="175" w:author="yaozu long" w:date="2025-12-26T13:24:00Z" w16du:dateUtc="2025-12-26T05:24:00Z"/>
              </w:rPr>
            </w:pPr>
            <w:ins w:id="176" w:author="yaozu long" w:date="2025-12-26T13:24:00Z" w16du:dateUtc="2025-12-26T05:24:00Z">
              <w:r w:rsidRPr="006C33E5">
                <w:t>Command Extend</w:t>
              </w:r>
            </w:ins>
          </w:p>
          <w:p w14:paraId="04169ADC" w14:textId="0469247A" w:rsidR="006B6F5D" w:rsidRPr="00D05CD2" w:rsidDel="003C6D0A" w:rsidRDefault="006B6F5D" w:rsidP="006B6F5D">
            <w:pPr>
              <w:rPr>
                <w:del w:id="177" w:author="yaozu long" w:date="2025-12-26T13:24:00Z" w16du:dateUtc="2025-12-26T05:24:00Z"/>
              </w:rPr>
            </w:pPr>
            <w:ins w:id="178" w:author="yaozu long" w:date="2025-12-26T13:24:00Z" w16du:dateUtc="2025-12-26T05:24:00Z">
              <w:r w:rsidRPr="006C33E5">
                <w:rPr>
                  <w:rFonts w:hint="eastAsia"/>
                </w:rPr>
                <w:t>放指令</w:t>
              </w:r>
            </w:ins>
            <w:del w:id="179" w:author="yaozu long" w:date="2025-12-26T13:24:00Z" w16du:dateUtc="2025-12-26T05:24:00Z">
              <w:r w:rsidRPr="00D05CD2" w:rsidDel="003C6D0A">
                <w:delText>Retraction Driver energized</w:delText>
              </w:r>
            </w:del>
          </w:p>
          <w:p w14:paraId="4D541512" w14:textId="0A870570" w:rsidR="006B6F5D" w:rsidRPr="00D05CD2" w:rsidRDefault="006B6F5D" w:rsidP="006B6F5D">
            <w:pPr>
              <w:rPr>
                <w:sz w:val="22"/>
                <w:szCs w:val="22"/>
              </w:rPr>
            </w:pPr>
            <w:del w:id="180" w:author="yaozu long" w:date="2025-12-26T13:24:00Z" w16du:dateUtc="2025-12-26T05:24:00Z">
              <w:r w:rsidRPr="00D05CD2" w:rsidDel="003C6D0A">
                <w:rPr>
                  <w:rFonts w:hint="eastAsia"/>
                </w:rPr>
                <w:delText>收</w:delText>
              </w:r>
              <w:r w:rsidRPr="00D05CD2" w:rsidDel="003C6D0A">
                <w:delText>驱动使能</w:delText>
              </w:r>
            </w:del>
          </w:p>
        </w:tc>
        <w:tc>
          <w:tcPr>
            <w:tcW w:w="720" w:type="dxa"/>
            <w:vAlign w:val="center"/>
          </w:tcPr>
          <w:p w14:paraId="0C92048B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0A07A186" w14:textId="77777777" w:rsidR="006B6F5D" w:rsidRPr="00D05CD2" w:rsidRDefault="006B6F5D" w:rsidP="006B6F5D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04FA2A9" w14:textId="77777777">
        <w:trPr>
          <w:trHeight w:val="1292"/>
        </w:trPr>
        <w:tc>
          <w:tcPr>
            <w:tcW w:w="467" w:type="dxa"/>
            <w:vAlign w:val="center"/>
          </w:tcPr>
          <w:p w14:paraId="15A864A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2829D967" w14:textId="0CB3100A" w:rsidR="00543D5D" w:rsidRDefault="006E20DC">
            <w:pPr>
              <w:rPr>
                <w:ins w:id="181" w:author="yaozu long" w:date="2025-12-26T13:23:00Z" w16du:dateUtc="2025-12-26T05:23:00Z"/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82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83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5E21ECF0" w14:textId="673FEB5C" w:rsidR="006B6F5D" w:rsidRDefault="006B6F5D">
            <w:pPr>
              <w:rPr>
                <w:ins w:id="184" w:author="yaozu long" w:date="2025-12-26T13:27:00Z" w16du:dateUtc="2025-12-26T05:27:00Z"/>
                <w:szCs w:val="21"/>
                <w:lang w:bidi="ar"/>
              </w:rPr>
            </w:pPr>
            <w:ins w:id="185" w:author="yaozu long" w:date="2025-12-26T13:26:00Z" w16du:dateUtc="2025-12-26T05:26:00Z">
              <w:r>
                <w:rPr>
                  <w:rFonts w:hint="eastAsia"/>
                  <w:szCs w:val="21"/>
                  <w:highlight w:val="yellow"/>
                  <w:lang w:bidi="ar"/>
                </w:rPr>
                <w:t>S</w:t>
              </w:r>
              <w:r>
                <w:rPr>
                  <w:szCs w:val="21"/>
                  <w:highlight w:val="yellow"/>
                  <w:lang w:bidi="ar"/>
                </w:rPr>
                <w:t>elected</w:t>
              </w:r>
              <w:r>
                <w:rPr>
                  <w:rFonts w:hint="eastAsia"/>
                  <w:szCs w:val="21"/>
                  <w:highlight w:val="yellow"/>
                  <w:lang w:bidi="ar"/>
                </w:rPr>
                <w:t xml:space="preserve"> FCM </w:t>
              </w:r>
              <w:r>
                <w:rPr>
                  <w:szCs w:val="21"/>
                  <w:highlight w:val="yellow"/>
                  <w:lang w:bidi="ar"/>
                </w:rPr>
                <w:t>Number</w:t>
              </w:r>
              <w:r>
                <w:rPr>
                  <w:rFonts w:hint="eastAsia"/>
                  <w:szCs w:val="21"/>
                  <w:lang w:bidi="ar"/>
                </w:rPr>
                <w:t>:00-FCM1\01-FCM</w:t>
              </w:r>
            </w:ins>
            <w:ins w:id="186" w:author="yaozu long" w:date="2025-12-26T13:27:00Z" w16du:dateUtc="2025-12-26T05:27:00Z">
              <w:r>
                <w:rPr>
                  <w:rFonts w:hint="eastAsia"/>
                  <w:szCs w:val="21"/>
                  <w:lang w:bidi="ar"/>
                </w:rPr>
                <w:t>2\10-FCM3/11-FCM4;</w:t>
              </w:r>
            </w:ins>
          </w:p>
          <w:p w14:paraId="08560FBD" w14:textId="48EF47C4" w:rsidR="006B6F5D" w:rsidRPr="00D05CD2" w:rsidRDefault="006B6F5D">
            <w:pPr>
              <w:rPr>
                <w:sz w:val="22"/>
                <w:szCs w:val="22"/>
              </w:rPr>
            </w:pPr>
            <w:ins w:id="187" w:author="yaozu long" w:date="2025-12-26T13:27:00Z" w16du:dateUtc="2025-12-26T05:27:00Z">
              <w:r w:rsidRPr="006C33E5">
                <w:rPr>
                  <w:szCs w:val="21"/>
                  <w:highlight w:val="yellow"/>
                  <w:lang w:bidi="ar"/>
                </w:rPr>
                <w:t>Selected CAN or A429</w:t>
              </w:r>
              <w:r>
                <w:rPr>
                  <w:rFonts w:hint="eastAsia"/>
                  <w:szCs w:val="21"/>
                  <w:lang w:bidi="ar"/>
                </w:rPr>
                <w:t>:0-CAN\1-A429.</w:t>
              </w:r>
            </w:ins>
          </w:p>
          <w:p w14:paraId="2D98320D" w14:textId="5FB94B2D" w:rsidR="00543D5D" w:rsidRPr="00D05CD2" w:rsidRDefault="00535DB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设备来源：</w:t>
            </w:r>
            <w:r>
              <w:rPr>
                <w:rFonts w:hint="eastAsia"/>
                <w:sz w:val="22"/>
                <w:szCs w:val="22"/>
              </w:rPr>
              <w:t>00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11-</w:t>
            </w:r>
            <w:r>
              <w:rPr>
                <w:rFonts w:hint="eastAsia"/>
                <w:sz w:val="22"/>
                <w:szCs w:val="22"/>
              </w:rPr>
              <w:t>无效；</w:t>
            </w:r>
            <w:r>
              <w:rPr>
                <w:rFonts w:hint="eastAsia"/>
                <w:sz w:val="22"/>
                <w:szCs w:val="22"/>
              </w:rPr>
              <w:t>01-A429_LGCU1</w:t>
            </w:r>
            <w:r>
              <w:rPr>
                <w:rFonts w:hint="eastAsia"/>
                <w:sz w:val="22"/>
                <w:szCs w:val="22"/>
              </w:rPr>
              <w:t>；</w:t>
            </w:r>
            <w:r>
              <w:rPr>
                <w:rFonts w:hint="eastAsia"/>
                <w:sz w:val="22"/>
                <w:szCs w:val="22"/>
              </w:rPr>
              <w:t>10- A429_LGU2</w:t>
            </w:r>
          </w:p>
          <w:p w14:paraId="1F6D9D01" w14:textId="480BFFCC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6505EE7C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6A79E193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 ARINC429数据字7（来源于起落架）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BCE7A37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21E032D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2C0DA6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17B4D19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 xml:space="preserve">WOFFW </w:t>
            </w:r>
            <w:r w:rsidRPr="00D05CD2">
              <w:rPr>
                <w:rFonts w:hint="eastAsia"/>
                <w:sz w:val="22"/>
                <w:szCs w:val="22"/>
              </w:rPr>
              <w:t>数据</w:t>
            </w:r>
          </w:p>
        </w:tc>
        <w:tc>
          <w:tcPr>
            <w:tcW w:w="850" w:type="dxa"/>
          </w:tcPr>
          <w:p w14:paraId="6CB10C6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4D25F06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47041BA6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3CEE721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3B82D96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03B30BD9" w14:textId="6FA4A362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 xml:space="preserve">  274</w:t>
            </w:r>
            <w:r w:rsidR="0066069A">
              <w:rPr>
                <w:rFonts w:ascii="宋体" w:hAnsi="宋体" w:hint="eastAsia"/>
                <w:sz w:val="22"/>
                <w:szCs w:val="22"/>
              </w:rPr>
              <w:t>——DIU4（两组）</w:t>
            </w:r>
          </w:p>
        </w:tc>
      </w:tr>
      <w:tr w:rsidR="00543D5D" w:rsidRPr="00D05CD2" w14:paraId="66C82A29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63BC4F4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745148A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048A728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3AA21AE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23F98A5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信号类型</w:t>
            </w:r>
          </w:p>
        </w:tc>
        <w:tc>
          <w:tcPr>
            <w:tcW w:w="6621" w:type="dxa"/>
            <w:gridSpan w:val="6"/>
          </w:tcPr>
          <w:p w14:paraId="7CF16FE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3171C26A" w14:textId="77777777">
        <w:trPr>
          <w:trHeight w:val="272"/>
        </w:trPr>
        <w:tc>
          <w:tcPr>
            <w:tcW w:w="467" w:type="dxa"/>
            <w:vMerge/>
          </w:tcPr>
          <w:p w14:paraId="7A69E4C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60FF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48CC2C2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航电（简图页）</w:t>
            </w:r>
          </w:p>
        </w:tc>
      </w:tr>
      <w:tr w:rsidR="00543D5D" w:rsidRPr="00D05CD2" w14:paraId="7E9FA918" w14:textId="77777777">
        <w:trPr>
          <w:trHeight w:val="262"/>
        </w:trPr>
        <w:tc>
          <w:tcPr>
            <w:tcW w:w="467" w:type="dxa"/>
            <w:vMerge/>
          </w:tcPr>
          <w:p w14:paraId="1DDAA2B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919F56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67738DD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45D56F10" w14:textId="77777777">
        <w:trPr>
          <w:trHeight w:val="231"/>
        </w:trPr>
        <w:tc>
          <w:tcPr>
            <w:tcW w:w="467" w:type="dxa"/>
            <w:vMerge/>
          </w:tcPr>
          <w:p w14:paraId="6B4D669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8E5A29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2E79393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937769E" w14:textId="77777777">
        <w:trPr>
          <w:trHeight w:val="207"/>
        </w:trPr>
        <w:tc>
          <w:tcPr>
            <w:tcW w:w="467" w:type="dxa"/>
            <w:vMerge/>
          </w:tcPr>
          <w:p w14:paraId="1EF830B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102241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749694B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2D30F00" w14:textId="77777777">
        <w:trPr>
          <w:trHeight w:val="311"/>
        </w:trPr>
        <w:tc>
          <w:tcPr>
            <w:tcW w:w="467" w:type="dxa"/>
            <w:vMerge/>
          </w:tcPr>
          <w:p w14:paraId="4AF382A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66803D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68EB675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EE33DB2" w14:textId="77777777">
        <w:trPr>
          <w:trHeight w:val="201"/>
        </w:trPr>
        <w:tc>
          <w:tcPr>
            <w:tcW w:w="467" w:type="dxa"/>
            <w:vMerge/>
          </w:tcPr>
          <w:p w14:paraId="7CAAB9A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F5D298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3BE07CF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10C3ABA7" w14:textId="77777777">
        <w:trPr>
          <w:trHeight w:val="201"/>
        </w:trPr>
        <w:tc>
          <w:tcPr>
            <w:tcW w:w="467" w:type="dxa"/>
            <w:vMerge/>
          </w:tcPr>
          <w:p w14:paraId="2D2DD16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CDC49C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6267497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6722A33" w14:textId="77777777">
        <w:trPr>
          <w:trHeight w:val="167"/>
        </w:trPr>
        <w:tc>
          <w:tcPr>
            <w:tcW w:w="467" w:type="dxa"/>
            <w:vMerge/>
          </w:tcPr>
          <w:p w14:paraId="34358CE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9F38DD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285A331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38694917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23D3351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4ED1AA5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489A3F2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22FAE45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141001D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45EE731E" w14:textId="77777777">
        <w:trPr>
          <w:trHeight w:val="149"/>
        </w:trPr>
        <w:tc>
          <w:tcPr>
            <w:tcW w:w="467" w:type="dxa"/>
            <w:vMerge/>
          </w:tcPr>
          <w:p w14:paraId="4E93B25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408187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2787D9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9DF69D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7CAB49C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7A0AC0E" w14:textId="77777777">
        <w:trPr>
          <w:trHeight w:val="309"/>
        </w:trPr>
        <w:tc>
          <w:tcPr>
            <w:tcW w:w="467" w:type="dxa"/>
            <w:vMerge/>
          </w:tcPr>
          <w:p w14:paraId="6968845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337054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21D683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4B7DD4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 w14:paraId="60959E5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B494CFA" w14:textId="77777777">
        <w:trPr>
          <w:trHeight w:val="285"/>
        </w:trPr>
        <w:tc>
          <w:tcPr>
            <w:tcW w:w="467" w:type="dxa"/>
            <w:vMerge/>
          </w:tcPr>
          <w:p w14:paraId="0AB2FFC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0E73CD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522F86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62E0D3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1954DF7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24AF31" w14:textId="77777777">
        <w:trPr>
          <w:trHeight w:val="275"/>
        </w:trPr>
        <w:tc>
          <w:tcPr>
            <w:tcW w:w="467" w:type="dxa"/>
            <w:vMerge/>
          </w:tcPr>
          <w:p w14:paraId="0ADC583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E58981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629647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D9DC41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7C119E1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AF23DB9" w14:textId="77777777">
        <w:trPr>
          <w:trHeight w:val="265"/>
        </w:trPr>
        <w:tc>
          <w:tcPr>
            <w:tcW w:w="467" w:type="dxa"/>
            <w:vMerge/>
          </w:tcPr>
          <w:p w14:paraId="6EFFDC5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FCC442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281662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AD28E6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 w14:paraId="587BF01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1C21C4B" w14:textId="77777777">
        <w:trPr>
          <w:trHeight w:val="255"/>
        </w:trPr>
        <w:tc>
          <w:tcPr>
            <w:tcW w:w="467" w:type="dxa"/>
            <w:vMerge/>
          </w:tcPr>
          <w:p w14:paraId="25CD97C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37EFFC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75B86B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FEB724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347D534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BB08A5" w14:textId="77777777">
        <w:trPr>
          <w:trHeight w:val="244"/>
        </w:trPr>
        <w:tc>
          <w:tcPr>
            <w:tcW w:w="467" w:type="dxa"/>
            <w:vMerge/>
          </w:tcPr>
          <w:p w14:paraId="58BEBC9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8501E7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381782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49F529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2D78D63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3D90243" w14:textId="77777777">
        <w:trPr>
          <w:trHeight w:val="33"/>
        </w:trPr>
        <w:tc>
          <w:tcPr>
            <w:tcW w:w="467" w:type="dxa"/>
            <w:vMerge/>
          </w:tcPr>
          <w:p w14:paraId="75976D0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099061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03277D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37862B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3C96E45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55AEBBE" w14:textId="77777777">
        <w:trPr>
          <w:trHeight w:val="225"/>
        </w:trPr>
        <w:tc>
          <w:tcPr>
            <w:tcW w:w="467" w:type="dxa"/>
            <w:vMerge/>
          </w:tcPr>
          <w:p w14:paraId="554516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39CC3A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0D1A20C4" w14:textId="05ECE9B4" w:rsidR="00543D5D" w:rsidRPr="00D05CD2" w:rsidRDefault="00535DB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设备来源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Pr="00535DB9">
              <w:rPr>
                <w:rFonts w:ascii="宋体" w:hAnsi="宋体" w:cs="Arial" w:hint="eastAsia"/>
                <w:sz w:val="22"/>
                <w:szCs w:val="22"/>
              </w:rPr>
              <w:t xml:space="preserve"> </w:t>
            </w:r>
            <w:r w:rsidRPr="00535DB9">
              <w:rPr>
                <w:rFonts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6D595E3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2DF1C99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21EB2B6" w14:textId="77777777">
        <w:trPr>
          <w:trHeight w:val="215"/>
        </w:trPr>
        <w:tc>
          <w:tcPr>
            <w:tcW w:w="467" w:type="dxa"/>
            <w:vMerge/>
          </w:tcPr>
          <w:p w14:paraId="5724017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DA4E73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2B432734" w14:textId="4095156D" w:rsidR="00543D5D" w:rsidRPr="00D05CD2" w:rsidRDefault="00535DB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设备来源</w:t>
            </w:r>
            <w:r w:rsidRPr="00535DB9">
              <w:rPr>
                <w:rFonts w:ascii="宋体" w:hAnsi="宋体" w:cs="Arial" w:hint="eastAsia"/>
                <w:sz w:val="22"/>
                <w:szCs w:val="22"/>
              </w:rPr>
              <w:t xml:space="preserve"> </w:t>
            </w:r>
            <w:r>
              <w:rPr>
                <w:rFonts w:ascii="宋体" w:hAnsi="宋体" w:cs="Arial" w:hint="eastAsia"/>
                <w:sz w:val="22"/>
                <w:szCs w:val="22"/>
              </w:rPr>
              <w:t>M</w:t>
            </w:r>
            <w:r w:rsidRPr="00535DB9">
              <w:rPr>
                <w:rFonts w:hint="eastAsia"/>
                <w:sz w:val="22"/>
                <w:szCs w:val="22"/>
              </w:rPr>
              <w:t>SB</w:t>
            </w:r>
          </w:p>
        </w:tc>
        <w:tc>
          <w:tcPr>
            <w:tcW w:w="720" w:type="dxa"/>
            <w:vAlign w:val="center"/>
          </w:tcPr>
          <w:p w14:paraId="1A8A9F1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64942A2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1CA88D" w14:textId="77777777">
        <w:trPr>
          <w:trHeight w:val="294"/>
        </w:trPr>
        <w:tc>
          <w:tcPr>
            <w:tcW w:w="467" w:type="dxa"/>
            <w:vMerge/>
          </w:tcPr>
          <w:p w14:paraId="5AE5591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0094F7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vAlign w:val="center"/>
          </w:tcPr>
          <w:p w14:paraId="795E6AFF" w14:textId="77777777" w:rsidR="00543D5D" w:rsidRPr="00D05CD2" w:rsidRDefault="006E20DC">
            <w:pPr>
              <w:rPr>
                <w:b/>
                <w:bCs/>
                <w:color w:val="EE0000"/>
              </w:rPr>
            </w:pPr>
            <w:r w:rsidRPr="00D05CD2">
              <w:rPr>
                <w:b/>
                <w:bCs/>
                <w:color w:val="EE0000"/>
              </w:rPr>
              <w:t xml:space="preserve">MLG RH WOFFW </w:t>
            </w:r>
            <w:proofErr w:type="spellStart"/>
            <w:r w:rsidRPr="00D05CD2">
              <w:rPr>
                <w:b/>
                <w:bCs/>
                <w:color w:val="EE0000"/>
              </w:rPr>
              <w:t>Proxi</w:t>
            </w:r>
            <w:proofErr w:type="spellEnd"/>
            <w:r w:rsidRPr="00D05CD2">
              <w:rPr>
                <w:b/>
                <w:bCs/>
                <w:color w:val="EE0000"/>
              </w:rPr>
              <w:t xml:space="preserve"> Sensor </w:t>
            </w:r>
          </w:p>
          <w:p w14:paraId="0DE5FBB9" w14:textId="77777777" w:rsidR="00543D5D" w:rsidRPr="00D05CD2" w:rsidRDefault="006E20DC">
            <w:pPr>
              <w:rPr>
                <w:b/>
                <w:bCs/>
                <w:color w:val="EE0000"/>
                <w:sz w:val="22"/>
                <w:szCs w:val="22"/>
              </w:rPr>
            </w:pPr>
            <w:proofErr w:type="gramStart"/>
            <w:r w:rsidRPr="00D05CD2">
              <w:rPr>
                <w:rFonts w:hint="eastAsia"/>
                <w:b/>
                <w:bCs/>
                <w:color w:val="EE0000"/>
              </w:rPr>
              <w:t>右主起</w:t>
            </w:r>
            <w:proofErr w:type="gramEnd"/>
            <w:r w:rsidRPr="00D05CD2">
              <w:rPr>
                <w:b/>
                <w:bCs/>
                <w:color w:val="EE0000"/>
              </w:rPr>
              <w:t>轮载接近传感器状态</w:t>
            </w:r>
          </w:p>
        </w:tc>
        <w:tc>
          <w:tcPr>
            <w:tcW w:w="720" w:type="dxa"/>
            <w:vAlign w:val="center"/>
          </w:tcPr>
          <w:p w14:paraId="58EBD05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0B6934D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BAFE5BB" w14:textId="77777777">
        <w:trPr>
          <w:trHeight w:val="47"/>
        </w:trPr>
        <w:tc>
          <w:tcPr>
            <w:tcW w:w="467" w:type="dxa"/>
            <w:vMerge/>
          </w:tcPr>
          <w:p w14:paraId="24A3A66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65FA82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vAlign w:val="center"/>
          </w:tcPr>
          <w:p w14:paraId="48073D67" w14:textId="77777777" w:rsidR="00543D5D" w:rsidRPr="00D05CD2" w:rsidRDefault="006E20DC">
            <w:pPr>
              <w:rPr>
                <w:b/>
                <w:bCs/>
                <w:color w:val="EE0000"/>
                <w:sz w:val="22"/>
                <w:szCs w:val="22"/>
              </w:rPr>
            </w:pPr>
            <w:r w:rsidRPr="00D05CD2">
              <w:rPr>
                <w:b/>
                <w:bCs/>
                <w:color w:val="EE0000"/>
              </w:rPr>
              <w:t xml:space="preserve">MLG LH WOFFW </w:t>
            </w:r>
            <w:proofErr w:type="spellStart"/>
            <w:r w:rsidRPr="00D05CD2">
              <w:rPr>
                <w:b/>
                <w:bCs/>
                <w:color w:val="EE0000"/>
              </w:rPr>
              <w:t>Proxi</w:t>
            </w:r>
            <w:proofErr w:type="spellEnd"/>
            <w:r w:rsidRPr="00D05CD2">
              <w:rPr>
                <w:b/>
                <w:bCs/>
                <w:color w:val="EE0000"/>
              </w:rPr>
              <w:t xml:space="preserve"> Sensor </w:t>
            </w:r>
          </w:p>
        </w:tc>
        <w:tc>
          <w:tcPr>
            <w:tcW w:w="720" w:type="dxa"/>
            <w:vAlign w:val="center"/>
          </w:tcPr>
          <w:p w14:paraId="2717269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1F99A24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8A96DB0" w14:textId="77777777">
        <w:trPr>
          <w:trHeight w:val="60"/>
        </w:trPr>
        <w:tc>
          <w:tcPr>
            <w:tcW w:w="467" w:type="dxa"/>
            <w:vMerge/>
          </w:tcPr>
          <w:p w14:paraId="560BEC9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A46B85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7ED478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t xml:space="preserve">NLG WOFFW </w:t>
            </w:r>
            <w:proofErr w:type="spellStart"/>
            <w:r w:rsidRPr="00D05CD2">
              <w:t>Proxi</w:t>
            </w:r>
            <w:proofErr w:type="spellEnd"/>
            <w:r w:rsidRPr="00D05CD2">
              <w:t xml:space="preserve"> Sensor </w:t>
            </w:r>
            <w:r w:rsidRPr="00D05CD2">
              <w:rPr>
                <w:rFonts w:hint="eastAsia"/>
              </w:rPr>
              <w:t>/</w:t>
            </w:r>
            <w:r w:rsidRPr="00D05CD2">
              <w:rPr>
                <w:rFonts w:hint="eastAsia"/>
              </w:rPr>
              <w:t>前起轮载</w:t>
            </w:r>
          </w:p>
        </w:tc>
        <w:tc>
          <w:tcPr>
            <w:tcW w:w="720" w:type="dxa"/>
            <w:vAlign w:val="center"/>
          </w:tcPr>
          <w:p w14:paraId="4645636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6F06081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4D16725" w14:textId="77777777">
        <w:trPr>
          <w:trHeight w:val="302"/>
        </w:trPr>
        <w:tc>
          <w:tcPr>
            <w:tcW w:w="467" w:type="dxa"/>
            <w:vMerge/>
          </w:tcPr>
          <w:p w14:paraId="309B41A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791370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2C59C4F4" w14:textId="77777777" w:rsidR="00543D5D" w:rsidRPr="00D05CD2" w:rsidRDefault="006E20DC">
            <w:pPr>
              <w:rPr>
                <w:b/>
                <w:bCs/>
                <w:color w:val="EE0000"/>
              </w:rPr>
            </w:pPr>
            <w:r w:rsidRPr="00D05CD2">
              <w:rPr>
                <w:b/>
                <w:bCs/>
                <w:color w:val="EE0000"/>
              </w:rPr>
              <w:t xml:space="preserve">MLG RH WOFFW </w:t>
            </w:r>
            <w:proofErr w:type="spellStart"/>
            <w:r w:rsidRPr="00D05CD2">
              <w:rPr>
                <w:b/>
                <w:bCs/>
                <w:color w:val="EE0000"/>
              </w:rPr>
              <w:t>Proxi</w:t>
            </w:r>
            <w:proofErr w:type="spellEnd"/>
            <w:r w:rsidRPr="00D05CD2">
              <w:rPr>
                <w:b/>
                <w:bCs/>
                <w:color w:val="EE0000"/>
              </w:rPr>
              <w:t xml:space="preserve"> Sensor operational</w:t>
            </w:r>
          </w:p>
          <w:p w14:paraId="77351E10" w14:textId="77777777" w:rsidR="00543D5D" w:rsidRPr="00D05CD2" w:rsidRDefault="006E20DC">
            <w:pPr>
              <w:rPr>
                <w:b/>
                <w:bCs/>
                <w:color w:val="EE0000"/>
                <w:sz w:val="22"/>
                <w:szCs w:val="22"/>
              </w:rPr>
            </w:pPr>
            <w:proofErr w:type="gramStart"/>
            <w:r w:rsidRPr="00D05CD2">
              <w:rPr>
                <w:rFonts w:hint="eastAsia"/>
                <w:b/>
                <w:bCs/>
                <w:color w:val="EE0000"/>
              </w:rPr>
              <w:t>右</w:t>
            </w:r>
            <w:r w:rsidRPr="00D05CD2">
              <w:rPr>
                <w:b/>
                <w:bCs/>
                <w:color w:val="EE0000"/>
              </w:rPr>
              <w:t>主起</w:t>
            </w:r>
            <w:proofErr w:type="gramEnd"/>
            <w:r w:rsidRPr="00D05CD2">
              <w:rPr>
                <w:b/>
                <w:bCs/>
                <w:color w:val="EE0000"/>
              </w:rPr>
              <w:t>轮载接近传感器</w:t>
            </w:r>
            <w:r w:rsidRPr="00D05CD2">
              <w:rPr>
                <w:rFonts w:hint="eastAsia"/>
                <w:b/>
                <w:bCs/>
                <w:color w:val="EE0000"/>
              </w:rPr>
              <w:t>有效</w:t>
            </w:r>
            <w:r w:rsidRPr="00D05CD2">
              <w:rPr>
                <w:b/>
                <w:bCs/>
                <w:color w:val="EE0000"/>
              </w:rPr>
              <w:t>状态</w:t>
            </w:r>
          </w:p>
        </w:tc>
        <w:tc>
          <w:tcPr>
            <w:tcW w:w="720" w:type="dxa"/>
            <w:vAlign w:val="center"/>
          </w:tcPr>
          <w:p w14:paraId="0B2935E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49BF4E7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bookmarkStart w:id="188" w:name="OLE_LINK36"/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  <w:bookmarkEnd w:id="188"/>
          </w:p>
        </w:tc>
      </w:tr>
      <w:tr w:rsidR="00543D5D" w:rsidRPr="00D05CD2" w14:paraId="477F9BF0" w14:textId="77777777">
        <w:trPr>
          <w:trHeight w:val="293"/>
        </w:trPr>
        <w:tc>
          <w:tcPr>
            <w:tcW w:w="467" w:type="dxa"/>
            <w:vMerge/>
          </w:tcPr>
          <w:p w14:paraId="1894F69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DE52F6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 w14:paraId="06325CFD" w14:textId="77777777" w:rsidR="00543D5D" w:rsidRPr="00D05CD2" w:rsidRDefault="006E20DC">
            <w:pPr>
              <w:rPr>
                <w:b/>
                <w:bCs/>
                <w:color w:val="EE0000"/>
                <w:sz w:val="22"/>
                <w:szCs w:val="22"/>
              </w:rPr>
            </w:pPr>
            <w:r w:rsidRPr="00D05CD2">
              <w:rPr>
                <w:b/>
                <w:bCs/>
                <w:color w:val="EE0000"/>
              </w:rPr>
              <w:t xml:space="preserve">MLG LH WOFFW </w:t>
            </w:r>
            <w:proofErr w:type="spellStart"/>
            <w:r w:rsidRPr="00D05CD2">
              <w:rPr>
                <w:b/>
                <w:bCs/>
                <w:color w:val="EE0000"/>
              </w:rPr>
              <w:t>Proxi</w:t>
            </w:r>
            <w:proofErr w:type="spellEnd"/>
            <w:r w:rsidRPr="00D05CD2">
              <w:rPr>
                <w:b/>
                <w:bCs/>
                <w:color w:val="EE0000"/>
              </w:rPr>
              <w:t xml:space="preserve"> Sensor operational</w:t>
            </w:r>
          </w:p>
        </w:tc>
        <w:tc>
          <w:tcPr>
            <w:tcW w:w="720" w:type="dxa"/>
            <w:vAlign w:val="center"/>
          </w:tcPr>
          <w:p w14:paraId="642C3D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5A00EF6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BC44E7A" w14:textId="77777777">
        <w:trPr>
          <w:trHeight w:val="269"/>
        </w:trPr>
        <w:tc>
          <w:tcPr>
            <w:tcW w:w="467" w:type="dxa"/>
            <w:vMerge/>
          </w:tcPr>
          <w:p w14:paraId="4E2F1A3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68895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03BC28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t>NLG</w:t>
            </w:r>
            <w:r w:rsidRPr="00D05CD2">
              <w:rPr>
                <w:rFonts w:hint="eastAsia"/>
              </w:rPr>
              <w:t xml:space="preserve"> </w:t>
            </w:r>
            <w:r w:rsidRPr="00D05CD2">
              <w:t xml:space="preserve">WOFFW </w:t>
            </w:r>
            <w:proofErr w:type="spellStart"/>
            <w:r w:rsidRPr="00D05CD2">
              <w:t>Proxi</w:t>
            </w:r>
            <w:proofErr w:type="spellEnd"/>
            <w:r w:rsidRPr="00D05CD2">
              <w:t xml:space="preserve"> Sensor operational</w:t>
            </w:r>
          </w:p>
        </w:tc>
        <w:tc>
          <w:tcPr>
            <w:tcW w:w="720" w:type="dxa"/>
            <w:vAlign w:val="center"/>
          </w:tcPr>
          <w:p w14:paraId="5361FE0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0601BFF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6DAB1C79" w14:textId="77777777">
        <w:trPr>
          <w:trHeight w:val="1292"/>
        </w:trPr>
        <w:tc>
          <w:tcPr>
            <w:tcW w:w="467" w:type="dxa"/>
            <w:vAlign w:val="center"/>
          </w:tcPr>
          <w:p w14:paraId="53E9FD2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22440310" w14:textId="4C7B03B5" w:rsidR="00543D5D" w:rsidRDefault="006E20DC">
            <w:pPr>
              <w:rPr>
                <w:ins w:id="189" w:author="yaozu long" w:date="2025-12-26T13:22:00Z" w16du:dateUtc="2025-12-26T05:22:00Z"/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90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91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13FA6CC2" w14:textId="3970122D" w:rsidR="006B6F5D" w:rsidRPr="00D05CD2" w:rsidRDefault="006B6F5D">
            <w:pPr>
              <w:rPr>
                <w:sz w:val="22"/>
                <w:szCs w:val="22"/>
              </w:rPr>
            </w:pPr>
            <w:ins w:id="192" w:author="yaozu long" w:date="2025-12-26T13:22:00Z" w16du:dateUtc="2025-12-26T05:22:00Z">
              <w:r>
                <w:rPr>
                  <w:rFonts w:ascii="Arial" w:hAnsi="Arial" w:cs="Arial" w:hint="eastAsia"/>
                  <w:sz w:val="22"/>
                  <w:szCs w:val="22"/>
                </w:rPr>
                <w:t>14</w:t>
              </w:r>
              <w:r>
                <w:rPr>
                  <w:rFonts w:ascii="Arial" w:hAnsi="Arial" w:cs="Arial" w:hint="eastAsia"/>
                  <w:sz w:val="22"/>
                  <w:szCs w:val="22"/>
                </w:rPr>
                <w:t>、</w:t>
              </w:r>
              <w:r>
                <w:rPr>
                  <w:rFonts w:ascii="Arial" w:hAnsi="Arial" w:cs="Arial" w:hint="eastAsia"/>
                  <w:sz w:val="22"/>
                  <w:szCs w:val="22"/>
                </w:rPr>
                <w:t>15</w:t>
              </w:r>
              <w:r>
                <w:rPr>
                  <w:rFonts w:ascii="Arial" w:hAnsi="Arial" w:cs="Arial" w:hint="eastAsia"/>
                  <w:sz w:val="22"/>
                  <w:szCs w:val="22"/>
                </w:rPr>
                <w:t>、</w:t>
              </w:r>
              <w:r>
                <w:rPr>
                  <w:rFonts w:ascii="Arial" w:hAnsi="Arial" w:cs="Arial" w:hint="eastAsia"/>
                  <w:sz w:val="22"/>
                  <w:szCs w:val="22"/>
                </w:rPr>
                <w:t>16</w:t>
              </w:r>
              <w:r>
                <w:rPr>
                  <w:rFonts w:ascii="Arial" w:hAnsi="Arial" w:cs="Arial" w:hint="eastAsia"/>
                  <w:sz w:val="22"/>
                  <w:szCs w:val="22"/>
                </w:rPr>
                <w:t>字节：</w:t>
              </w:r>
              <w:r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</w:ins>
            <w:ins w:id="193" w:author="yaozu long" w:date="2025-12-26T13:45:00Z" w16du:dateUtc="2025-12-26T05:45:00Z">
              <w:r w:rsidR="0069218F">
                <w:rPr>
                  <w:rFonts w:ascii="Arial" w:hAnsi="Arial" w:cs="Arial" w:hint="eastAsia"/>
                  <w:sz w:val="22"/>
                  <w:szCs w:val="22"/>
                </w:rPr>
                <w:t>故障</w:t>
              </w:r>
            </w:ins>
            <w:ins w:id="194" w:author="yaozu long" w:date="2025-12-26T13:23:00Z" w16du:dateUtc="2025-12-26T05:23:00Z">
              <w:r>
                <w:rPr>
                  <w:rFonts w:ascii="Arial" w:hAnsi="Arial" w:cs="Arial" w:hint="eastAsia"/>
                  <w:sz w:val="22"/>
                  <w:szCs w:val="22"/>
                </w:rPr>
                <w:t>，</w:t>
              </w:r>
              <w:r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</w:ins>
            <w:ins w:id="195" w:author="yaozu long" w:date="2025-12-26T13:45:00Z" w16du:dateUtc="2025-12-26T05:45:00Z">
              <w:r w:rsidR="0069218F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ins w:id="196" w:author="yaozu long" w:date="2025-12-26T13:23:00Z" w16du:dateUtc="2025-12-26T05:23:00Z">
              <w:r>
                <w:rPr>
                  <w:rFonts w:ascii="Arial" w:hAnsi="Arial" w:cs="Arial" w:hint="eastAsia"/>
                  <w:sz w:val="22"/>
                  <w:szCs w:val="22"/>
                </w:rPr>
                <w:t>；</w:t>
              </w:r>
            </w:ins>
          </w:p>
          <w:p w14:paraId="3003F7D5" w14:textId="13BC9097" w:rsidR="00543D5D" w:rsidRPr="00D05CD2" w:rsidRDefault="00535DB9">
            <w:pPr>
              <w:rPr>
                <w:sz w:val="22"/>
                <w:szCs w:val="22"/>
              </w:rPr>
            </w:pPr>
            <w:bookmarkStart w:id="197" w:name="OLE_LINK41"/>
            <w:r>
              <w:rPr>
                <w:rFonts w:hint="eastAsia"/>
                <w:sz w:val="22"/>
                <w:szCs w:val="22"/>
              </w:rPr>
              <w:t>设备来源：</w:t>
            </w:r>
            <w:r>
              <w:rPr>
                <w:rFonts w:hint="eastAsia"/>
                <w:sz w:val="22"/>
                <w:szCs w:val="22"/>
              </w:rPr>
              <w:t>00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11-</w:t>
            </w:r>
            <w:r>
              <w:rPr>
                <w:rFonts w:hint="eastAsia"/>
                <w:sz w:val="22"/>
                <w:szCs w:val="22"/>
              </w:rPr>
              <w:t>无效；</w:t>
            </w:r>
            <w:r>
              <w:rPr>
                <w:rFonts w:hint="eastAsia"/>
                <w:sz w:val="22"/>
                <w:szCs w:val="22"/>
              </w:rPr>
              <w:t>01-</w:t>
            </w:r>
            <w:bookmarkStart w:id="198" w:name="OLE_LINK40"/>
            <w:r>
              <w:rPr>
                <w:rFonts w:hint="eastAsia"/>
                <w:sz w:val="22"/>
                <w:szCs w:val="22"/>
              </w:rPr>
              <w:t>A429_</w:t>
            </w:r>
            <w:bookmarkEnd w:id="198"/>
            <w:r>
              <w:rPr>
                <w:rFonts w:hint="eastAsia"/>
                <w:sz w:val="22"/>
                <w:szCs w:val="22"/>
              </w:rPr>
              <w:t>LGCU1</w:t>
            </w:r>
            <w:r>
              <w:rPr>
                <w:rFonts w:hint="eastAsia"/>
                <w:sz w:val="22"/>
                <w:szCs w:val="22"/>
              </w:rPr>
              <w:t>；</w:t>
            </w:r>
            <w:r>
              <w:rPr>
                <w:rFonts w:hint="eastAsia"/>
                <w:sz w:val="22"/>
                <w:szCs w:val="22"/>
              </w:rPr>
              <w:t>10- A429_LGU2</w:t>
            </w:r>
            <w:r>
              <w:rPr>
                <w:rFonts w:hint="eastAsia"/>
                <w:sz w:val="22"/>
                <w:szCs w:val="22"/>
              </w:rPr>
              <w:t>。</w:t>
            </w:r>
          </w:p>
          <w:bookmarkEnd w:id="197"/>
          <w:p w14:paraId="47D38313" w14:textId="08B1280A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0D368746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7BFDC3F0" w14:textId="77777777" w:rsidR="00543D5D" w:rsidRPr="00D05CD2" w:rsidRDefault="00543D5D">
      <w:pPr>
        <w:pStyle w:val="afb"/>
        <w:adjustRightInd w:val="0"/>
        <w:snapToGrid w:val="0"/>
        <w:spacing w:beforeLines="50" w:before="120" w:afterLines="50" w:after="120" w:line="500" w:lineRule="exact"/>
        <w:ind w:firstLineChars="0" w:firstLine="0"/>
        <w:rPr>
          <w:rFonts w:eastAsia="黑体"/>
          <w:bCs/>
          <w:sz w:val="22"/>
          <w:szCs w:val="22"/>
        </w:rPr>
      </w:pPr>
    </w:p>
    <w:bookmarkEnd w:id="107"/>
    <w:p w14:paraId="6B648CF4" w14:textId="35489FA4" w:rsidR="00543D5D" w:rsidRPr="00D05CD2" w:rsidDel="00B25031" w:rsidRDefault="006E20DC" w:rsidP="00896417">
      <w:pPr>
        <w:pStyle w:val="30"/>
        <w:ind w:left="0" w:firstLine="0"/>
        <w:rPr>
          <w:del w:id="199" w:author="yaozu long" w:date="2026-01-06T20:03:00Z" w16du:dateUtc="2026-01-06T12:03:00Z"/>
        </w:rPr>
      </w:pPr>
      <w:del w:id="200" w:author="yaozu long" w:date="2026-01-06T20:03:00Z" w16du:dateUtc="2026-01-06T12:03:00Z">
        <w:r w:rsidRPr="00D05CD2" w:rsidDel="00B25031">
          <w:rPr>
            <w:rFonts w:hint="eastAsia"/>
          </w:rPr>
          <w:delText>ABCU</w:delText>
        </w:r>
        <w:r w:rsidRPr="00D05CD2" w:rsidDel="00B25031">
          <w:rPr>
            <w:rFonts w:hint="eastAsia"/>
          </w:rPr>
          <w:delText>的</w:delText>
        </w:r>
        <w:r w:rsidRPr="00D05CD2" w:rsidDel="00B25031">
          <w:rPr>
            <w:rFonts w:hint="eastAsia"/>
          </w:rPr>
          <w:delText>429</w:delText>
        </w:r>
        <w:r w:rsidRPr="00D05CD2" w:rsidDel="00B25031">
          <w:rPr>
            <w:rFonts w:hint="eastAsia"/>
          </w:rPr>
          <w:delText>通讯接收字节</w:delText>
        </w:r>
      </w:del>
    </w:p>
    <w:p w14:paraId="12F4FF83" w14:textId="326181E3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201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202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ARINC429数据字1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4924BC01" w14:textId="3C5C29FE">
        <w:trPr>
          <w:cantSplit/>
          <w:trHeight w:val="302"/>
          <w:tblHeader/>
          <w:del w:id="203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6B9FE15C" w14:textId="394EB77A" w:rsidR="00543D5D" w:rsidRPr="00D05CD2" w:rsidDel="00B25031" w:rsidRDefault="006E20DC">
            <w:pPr>
              <w:autoSpaceDE w:val="0"/>
              <w:autoSpaceDN w:val="0"/>
              <w:rPr>
                <w:del w:id="20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65F79C04" w14:textId="35A829FC" w:rsidR="00543D5D" w:rsidRPr="00D05CD2" w:rsidDel="00B25031" w:rsidRDefault="006E20DC">
            <w:pPr>
              <w:autoSpaceDE w:val="0"/>
              <w:autoSpaceDN w:val="0"/>
              <w:rPr>
                <w:del w:id="20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788F99F7" w14:textId="5F6192E4" w:rsidR="00543D5D" w:rsidRPr="00D05CD2" w:rsidDel="00B25031" w:rsidRDefault="006E20DC">
            <w:pPr>
              <w:autoSpaceDE w:val="0"/>
              <w:autoSpaceDN w:val="0"/>
              <w:rPr>
                <w:del w:id="20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9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地速信号</w:delText>
              </w:r>
            </w:del>
          </w:p>
        </w:tc>
        <w:tc>
          <w:tcPr>
            <w:tcW w:w="850" w:type="dxa"/>
          </w:tcPr>
          <w:p w14:paraId="15676CB4" w14:textId="547CD6A6" w:rsidR="00543D5D" w:rsidRPr="00D05CD2" w:rsidDel="00B25031" w:rsidRDefault="006E20DC">
            <w:pPr>
              <w:autoSpaceDE w:val="0"/>
              <w:autoSpaceDN w:val="0"/>
              <w:rPr>
                <w:del w:id="21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79E4759D" w14:textId="54437E96" w:rsidR="00543D5D" w:rsidRPr="00D05CD2" w:rsidDel="00B25031" w:rsidRDefault="00543D5D">
            <w:pPr>
              <w:autoSpaceDE w:val="0"/>
              <w:autoSpaceDN w:val="0"/>
              <w:rPr>
                <w:del w:id="21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200B9651" w14:textId="48EABE75">
        <w:trPr>
          <w:cantSplit/>
          <w:trHeight w:val="292"/>
          <w:tblHeader/>
          <w:del w:id="213" w:author="yaozu long" w:date="2026-01-06T20:03:00Z"/>
        </w:trPr>
        <w:tc>
          <w:tcPr>
            <w:tcW w:w="1901" w:type="dxa"/>
            <w:gridSpan w:val="3"/>
            <w:vMerge/>
          </w:tcPr>
          <w:p w14:paraId="50B323F0" w14:textId="36C3C586" w:rsidR="00543D5D" w:rsidRPr="00D05CD2" w:rsidDel="00B25031" w:rsidRDefault="00543D5D">
            <w:pPr>
              <w:autoSpaceDE w:val="0"/>
              <w:autoSpaceDN w:val="0"/>
              <w:rPr>
                <w:del w:id="21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40D99CAB" w14:textId="4C8DD53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28739DBE" w14:textId="4C508AD4" w:rsidR="00543D5D" w:rsidRPr="00D05CD2" w:rsidDel="00B25031" w:rsidRDefault="006E20DC">
            <w:pPr>
              <w:autoSpaceDE w:val="0"/>
              <w:autoSpaceDN w:val="0"/>
              <w:rPr>
                <w:del w:id="21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212/213/214/215</w:delText>
              </w:r>
            </w:del>
          </w:p>
        </w:tc>
      </w:tr>
      <w:tr w:rsidR="00543D5D" w:rsidRPr="00D05CD2" w:rsidDel="00B25031" w14:paraId="5BD91D83" w14:textId="76EEC0A8">
        <w:trPr>
          <w:trHeight w:val="282"/>
          <w:del w:id="219" w:author="yaozu long" w:date="2026-01-06T20:03:00Z"/>
        </w:trPr>
        <w:tc>
          <w:tcPr>
            <w:tcW w:w="467" w:type="dxa"/>
            <w:vMerge w:val="restart"/>
            <w:vAlign w:val="center"/>
          </w:tcPr>
          <w:p w14:paraId="7958C4FE" w14:textId="481F6B52" w:rsidR="00543D5D" w:rsidRPr="00D05CD2" w:rsidDel="00B25031" w:rsidRDefault="006E20DC">
            <w:pPr>
              <w:autoSpaceDE w:val="0"/>
              <w:autoSpaceDN w:val="0"/>
              <w:rPr>
                <w:del w:id="22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68B1764B" w14:textId="585BD28D" w:rsidR="00543D5D" w:rsidRPr="00D05CD2" w:rsidDel="00B25031" w:rsidRDefault="006E20DC">
            <w:pPr>
              <w:autoSpaceDE w:val="0"/>
              <w:autoSpaceDN w:val="0"/>
              <w:rPr>
                <w:del w:id="22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7B23A8EA" w14:textId="5DED18E4" w:rsidR="00543D5D" w:rsidRPr="00D05CD2" w:rsidDel="00B25031" w:rsidRDefault="006E20DC">
            <w:pPr>
              <w:autoSpaceDE w:val="0"/>
              <w:autoSpaceDN w:val="0"/>
              <w:rPr>
                <w:del w:id="2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7CB5E3C5" w14:textId="2A535F88" w:rsidR="00543D5D" w:rsidRPr="00D05CD2" w:rsidDel="00B25031" w:rsidRDefault="006E20DC">
            <w:pPr>
              <w:autoSpaceDE w:val="0"/>
              <w:autoSpaceDN w:val="0"/>
              <w:rPr>
                <w:del w:id="22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lastRenderedPageBreak/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335FE5E3" w14:textId="0DA8D264" w:rsidR="00543D5D" w:rsidRPr="00D05CD2" w:rsidDel="00B25031" w:rsidRDefault="006E20DC">
            <w:pPr>
              <w:autoSpaceDE w:val="0"/>
              <w:autoSpaceDN w:val="0"/>
              <w:rPr>
                <w:del w:id="22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lastRenderedPageBreak/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0B66D957" w14:textId="626C7C70" w:rsidR="00543D5D" w:rsidRPr="00D05CD2" w:rsidDel="00B25031" w:rsidRDefault="006E20DC">
            <w:pPr>
              <w:autoSpaceDE w:val="0"/>
              <w:autoSpaceDN w:val="0"/>
              <w:rPr>
                <w:del w:id="23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3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27DF5820" w14:textId="14D02163">
        <w:trPr>
          <w:trHeight w:val="272"/>
          <w:del w:id="232" w:author="yaozu long" w:date="2026-01-06T20:03:00Z"/>
        </w:trPr>
        <w:tc>
          <w:tcPr>
            <w:tcW w:w="467" w:type="dxa"/>
            <w:vMerge/>
          </w:tcPr>
          <w:p w14:paraId="46647C9B" w14:textId="4061E36B" w:rsidR="00543D5D" w:rsidRPr="00D05CD2" w:rsidDel="00B25031" w:rsidRDefault="00543D5D">
            <w:pPr>
              <w:autoSpaceDE w:val="0"/>
              <w:autoSpaceDN w:val="0"/>
              <w:rPr>
                <w:del w:id="23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436F7C4" w14:textId="6C98ED4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3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0E478B33" w14:textId="646BC0CB" w:rsidR="00543D5D" w:rsidRPr="00D05CD2" w:rsidDel="00B25031" w:rsidRDefault="006E20DC">
            <w:pPr>
              <w:autoSpaceDE w:val="0"/>
              <w:autoSpaceDN w:val="0"/>
              <w:rPr>
                <w:del w:id="23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3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FCC1、FCC2、FCC3、FCC4</w:delText>
              </w:r>
            </w:del>
          </w:p>
        </w:tc>
      </w:tr>
      <w:tr w:rsidR="00543D5D" w:rsidRPr="00D05CD2" w:rsidDel="00B25031" w14:paraId="3EFC932D" w14:textId="5974670D">
        <w:trPr>
          <w:trHeight w:val="262"/>
          <w:del w:id="238" w:author="yaozu long" w:date="2026-01-06T20:03:00Z"/>
        </w:trPr>
        <w:tc>
          <w:tcPr>
            <w:tcW w:w="467" w:type="dxa"/>
            <w:vMerge/>
          </w:tcPr>
          <w:p w14:paraId="2E23D6FD" w14:textId="0F9D8D30" w:rsidR="00543D5D" w:rsidRPr="00D05CD2" w:rsidDel="00B25031" w:rsidRDefault="00543D5D">
            <w:pPr>
              <w:autoSpaceDE w:val="0"/>
              <w:autoSpaceDN w:val="0"/>
              <w:rPr>
                <w:del w:id="23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816D9AD" w14:textId="34323F2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4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4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06D9E9C7" w14:textId="06ADED47" w:rsidR="00543D5D" w:rsidRPr="00D05CD2" w:rsidDel="00B25031" w:rsidRDefault="00543D5D">
            <w:pPr>
              <w:autoSpaceDE w:val="0"/>
              <w:autoSpaceDN w:val="0"/>
              <w:rPr>
                <w:del w:id="24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2EAACECD" w14:textId="0BA09894">
        <w:trPr>
          <w:trHeight w:val="231"/>
          <w:del w:id="243" w:author="yaozu long" w:date="2026-01-06T20:03:00Z"/>
        </w:trPr>
        <w:tc>
          <w:tcPr>
            <w:tcW w:w="467" w:type="dxa"/>
            <w:vMerge/>
          </w:tcPr>
          <w:p w14:paraId="056B0767" w14:textId="61A248A5" w:rsidR="00543D5D" w:rsidRPr="00D05CD2" w:rsidDel="00B25031" w:rsidRDefault="00543D5D">
            <w:pPr>
              <w:autoSpaceDE w:val="0"/>
              <w:autoSpaceDN w:val="0"/>
              <w:rPr>
                <w:del w:id="24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643BC95" w14:textId="3B5E6B6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4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4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7A5BE583" w14:textId="3E1D7865" w:rsidR="00543D5D" w:rsidRPr="00D05CD2" w:rsidDel="00B25031" w:rsidRDefault="006E20DC">
            <w:pPr>
              <w:rPr>
                <w:del w:id="247" w:author="yaozu long" w:date="2026-01-06T20:03:00Z" w16du:dateUtc="2026-01-06T12:03:00Z"/>
                <w:sz w:val="22"/>
                <w:szCs w:val="22"/>
              </w:rPr>
            </w:pPr>
            <w:del w:id="24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km/h</w:delText>
              </w:r>
            </w:del>
          </w:p>
        </w:tc>
      </w:tr>
      <w:tr w:rsidR="00543D5D" w:rsidRPr="00D05CD2" w:rsidDel="00B25031" w14:paraId="080E53D2" w14:textId="4838A8DF">
        <w:trPr>
          <w:trHeight w:val="207"/>
          <w:del w:id="249" w:author="yaozu long" w:date="2026-01-06T20:03:00Z"/>
        </w:trPr>
        <w:tc>
          <w:tcPr>
            <w:tcW w:w="467" w:type="dxa"/>
            <w:vMerge/>
          </w:tcPr>
          <w:p w14:paraId="10B0420F" w14:textId="2B0A3019" w:rsidR="00543D5D" w:rsidRPr="00D05CD2" w:rsidDel="00B25031" w:rsidRDefault="00543D5D">
            <w:pPr>
              <w:autoSpaceDE w:val="0"/>
              <w:autoSpaceDN w:val="0"/>
              <w:rPr>
                <w:del w:id="25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FF86C37" w14:textId="028B4D3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5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0CE6BAFD" w14:textId="501B73DC" w:rsidR="00543D5D" w:rsidRPr="00D05CD2" w:rsidDel="00B25031" w:rsidRDefault="006E20DC">
            <w:pPr>
              <w:rPr>
                <w:del w:id="253" w:author="yaozu long" w:date="2026-01-06T20:03:00Z" w16du:dateUtc="2026-01-06T12:03:00Z"/>
                <w:sz w:val="22"/>
                <w:szCs w:val="22"/>
              </w:rPr>
            </w:pPr>
            <w:del w:id="25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0-510</w:delText>
              </w:r>
            </w:del>
          </w:p>
        </w:tc>
      </w:tr>
      <w:tr w:rsidR="00543D5D" w:rsidRPr="00D05CD2" w:rsidDel="00B25031" w14:paraId="53B09D4F" w14:textId="39C2CC23">
        <w:trPr>
          <w:trHeight w:val="311"/>
          <w:del w:id="255" w:author="yaozu long" w:date="2026-01-06T20:03:00Z"/>
        </w:trPr>
        <w:tc>
          <w:tcPr>
            <w:tcW w:w="467" w:type="dxa"/>
            <w:vMerge/>
          </w:tcPr>
          <w:p w14:paraId="0AD2D969" w14:textId="40B346B5" w:rsidR="00543D5D" w:rsidRPr="00D05CD2" w:rsidDel="00B25031" w:rsidRDefault="00543D5D">
            <w:pPr>
              <w:autoSpaceDE w:val="0"/>
              <w:autoSpaceDN w:val="0"/>
              <w:rPr>
                <w:del w:id="25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739FFD8" w14:textId="64631CD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5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5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6CC3D912" w14:textId="37AE6E1B" w:rsidR="00543D5D" w:rsidRPr="00D05CD2" w:rsidDel="00B25031" w:rsidRDefault="006E20DC">
            <w:pPr>
              <w:rPr>
                <w:del w:id="259" w:author="yaozu long" w:date="2026-01-06T20:03:00Z" w16du:dateUtc="2026-01-06T12:03:00Z"/>
                <w:sz w:val="22"/>
                <w:szCs w:val="22"/>
              </w:rPr>
            </w:pPr>
            <w:del w:id="26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2</w:delText>
              </w:r>
            </w:del>
          </w:p>
        </w:tc>
      </w:tr>
      <w:tr w:rsidR="00543D5D" w:rsidRPr="00D05CD2" w:rsidDel="00B25031" w14:paraId="3C7F4821" w14:textId="71E58DDD">
        <w:trPr>
          <w:trHeight w:val="201"/>
          <w:del w:id="261" w:author="yaozu long" w:date="2026-01-06T20:03:00Z"/>
        </w:trPr>
        <w:tc>
          <w:tcPr>
            <w:tcW w:w="467" w:type="dxa"/>
            <w:vMerge/>
          </w:tcPr>
          <w:p w14:paraId="6E2D57DD" w14:textId="011E3BC0" w:rsidR="00543D5D" w:rsidRPr="00D05CD2" w:rsidDel="00B25031" w:rsidRDefault="00543D5D">
            <w:pPr>
              <w:autoSpaceDE w:val="0"/>
              <w:autoSpaceDN w:val="0"/>
              <w:rPr>
                <w:del w:id="2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390BA3D" w14:textId="57F0A80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6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185DA9F7" w14:textId="6F3C285E" w:rsidR="00543D5D" w:rsidRPr="00D05CD2" w:rsidDel="00B25031" w:rsidRDefault="006E20DC">
            <w:pPr>
              <w:rPr>
                <w:del w:id="265" w:author="yaozu long" w:date="2026-01-06T20:03:00Z" w16du:dateUtc="2026-01-06T12:03:00Z"/>
                <w:sz w:val="22"/>
                <w:szCs w:val="22"/>
              </w:rPr>
            </w:pPr>
            <w:del w:id="26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2km/h</w:delText>
              </w:r>
            </w:del>
          </w:p>
        </w:tc>
      </w:tr>
      <w:tr w:rsidR="00543D5D" w:rsidRPr="00D05CD2" w:rsidDel="00B25031" w14:paraId="014C0B39" w14:textId="23E9EB52">
        <w:trPr>
          <w:trHeight w:val="201"/>
          <w:del w:id="267" w:author="yaozu long" w:date="2026-01-06T20:03:00Z"/>
        </w:trPr>
        <w:tc>
          <w:tcPr>
            <w:tcW w:w="467" w:type="dxa"/>
            <w:vMerge/>
          </w:tcPr>
          <w:p w14:paraId="470A908D" w14:textId="0E8050E6" w:rsidR="00543D5D" w:rsidRPr="00D05CD2" w:rsidDel="00B25031" w:rsidRDefault="00543D5D">
            <w:pPr>
              <w:autoSpaceDE w:val="0"/>
              <w:autoSpaceDN w:val="0"/>
              <w:rPr>
                <w:del w:id="26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DDCFDDD" w14:textId="3C770E3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6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7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393ED6ED" w14:textId="6D3EF92B" w:rsidR="00543D5D" w:rsidRPr="00D05CD2" w:rsidDel="00B25031" w:rsidRDefault="006E20DC">
            <w:pPr>
              <w:autoSpaceDE w:val="0"/>
              <w:autoSpaceDN w:val="0"/>
              <w:rPr>
                <w:del w:id="2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7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47A9E857" w14:textId="6A184F06">
        <w:trPr>
          <w:trHeight w:val="167"/>
          <w:del w:id="273" w:author="yaozu long" w:date="2026-01-06T20:03:00Z"/>
        </w:trPr>
        <w:tc>
          <w:tcPr>
            <w:tcW w:w="467" w:type="dxa"/>
            <w:vMerge/>
          </w:tcPr>
          <w:p w14:paraId="6BE90C3B" w14:textId="5FF576A3" w:rsidR="00543D5D" w:rsidRPr="00D05CD2" w:rsidDel="00B25031" w:rsidRDefault="00543D5D">
            <w:pPr>
              <w:autoSpaceDE w:val="0"/>
              <w:autoSpaceDN w:val="0"/>
              <w:rPr>
                <w:del w:id="27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23048EB" w14:textId="1E25CBC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7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7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3FFC254A" w14:textId="576C2019" w:rsidR="00543D5D" w:rsidRPr="00D05CD2" w:rsidDel="00B25031" w:rsidRDefault="006E20DC">
            <w:pPr>
              <w:autoSpaceDE w:val="0"/>
              <w:autoSpaceDN w:val="0"/>
              <w:rPr>
                <w:del w:id="27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7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7DFF1F59" w14:textId="3DDC2BDC">
        <w:trPr>
          <w:trHeight w:val="482"/>
          <w:del w:id="279" w:author="yaozu long" w:date="2026-01-06T20:03:00Z"/>
        </w:trPr>
        <w:tc>
          <w:tcPr>
            <w:tcW w:w="467" w:type="dxa"/>
            <w:vMerge w:val="restart"/>
            <w:vAlign w:val="center"/>
          </w:tcPr>
          <w:p w14:paraId="181F54F6" w14:textId="2C177FEB" w:rsidR="00543D5D" w:rsidRPr="00D05CD2" w:rsidDel="00B25031" w:rsidRDefault="006E20DC">
            <w:pPr>
              <w:autoSpaceDE w:val="0"/>
              <w:autoSpaceDN w:val="0"/>
              <w:rPr>
                <w:del w:id="28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8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数据格式</w:delText>
              </w:r>
            </w:del>
          </w:p>
        </w:tc>
        <w:tc>
          <w:tcPr>
            <w:tcW w:w="718" w:type="dxa"/>
            <w:vAlign w:val="center"/>
          </w:tcPr>
          <w:p w14:paraId="10ECC360" w14:textId="53D9E939" w:rsidR="00543D5D" w:rsidRPr="00D05CD2" w:rsidDel="00B25031" w:rsidRDefault="006E20DC">
            <w:pPr>
              <w:autoSpaceDE w:val="0"/>
              <w:autoSpaceDN w:val="0"/>
              <w:rPr>
                <w:del w:id="28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8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0CE4B8C0" w14:textId="08667F36" w:rsidR="00543D5D" w:rsidRPr="00D05CD2" w:rsidDel="00B25031" w:rsidRDefault="006E20DC">
            <w:pPr>
              <w:autoSpaceDE w:val="0"/>
              <w:autoSpaceDN w:val="0"/>
              <w:rPr>
                <w:del w:id="28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8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35292F77" w14:textId="0AE63873" w:rsidR="00543D5D" w:rsidRPr="00D05CD2" w:rsidDel="00B25031" w:rsidRDefault="006E20DC">
            <w:pPr>
              <w:autoSpaceDE w:val="0"/>
              <w:autoSpaceDN w:val="0"/>
              <w:rPr>
                <w:del w:id="28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8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F0EA738" w14:textId="50F764A0" w:rsidR="00543D5D" w:rsidRPr="00D05CD2" w:rsidDel="00B25031" w:rsidRDefault="006E20DC">
            <w:pPr>
              <w:autoSpaceDE w:val="0"/>
              <w:autoSpaceDN w:val="0"/>
              <w:rPr>
                <w:del w:id="2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8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57D6395E" w14:textId="77F53876">
        <w:trPr>
          <w:trHeight w:val="149"/>
          <w:del w:id="290" w:author="yaozu long" w:date="2026-01-06T20:03:00Z"/>
        </w:trPr>
        <w:tc>
          <w:tcPr>
            <w:tcW w:w="467" w:type="dxa"/>
            <w:vMerge/>
          </w:tcPr>
          <w:p w14:paraId="58DC1967" w14:textId="428B79AD" w:rsidR="00543D5D" w:rsidRPr="00D05CD2" w:rsidDel="00B25031" w:rsidRDefault="00543D5D">
            <w:pPr>
              <w:autoSpaceDE w:val="0"/>
              <w:autoSpaceDN w:val="0"/>
              <w:rPr>
                <w:del w:id="29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529F14" w14:textId="3AC845F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9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9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58DA0988" w14:textId="652DEFCE" w:rsidR="00543D5D" w:rsidRPr="00D05CD2" w:rsidDel="00B25031" w:rsidRDefault="006E20DC">
            <w:pPr>
              <w:rPr>
                <w:del w:id="294" w:author="yaozu long" w:date="2026-01-06T20:03:00Z" w16du:dateUtc="2026-01-06T12:03:00Z"/>
                <w:sz w:val="22"/>
                <w:szCs w:val="22"/>
              </w:rPr>
            </w:pPr>
            <w:del w:id="29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482D4BD" w14:textId="2703CDA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9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9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</w:tcPr>
          <w:p w14:paraId="2E209D42" w14:textId="12DB0901" w:rsidR="00543D5D" w:rsidRPr="00D05CD2" w:rsidDel="00B25031" w:rsidRDefault="006E20DC">
            <w:pPr>
              <w:jc w:val="left"/>
              <w:rPr>
                <w:del w:id="29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9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2442BEAF" w14:textId="1BB6CE12">
        <w:trPr>
          <w:trHeight w:val="309"/>
          <w:del w:id="300" w:author="yaozu long" w:date="2026-01-06T20:03:00Z"/>
        </w:trPr>
        <w:tc>
          <w:tcPr>
            <w:tcW w:w="467" w:type="dxa"/>
            <w:vMerge/>
          </w:tcPr>
          <w:p w14:paraId="0E81C74C" w14:textId="1584038D" w:rsidR="00543D5D" w:rsidRPr="00D05CD2" w:rsidDel="00B25031" w:rsidRDefault="00543D5D">
            <w:pPr>
              <w:autoSpaceDE w:val="0"/>
              <w:autoSpaceDN w:val="0"/>
              <w:rPr>
                <w:del w:id="30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EE30E4E" w14:textId="1536F32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0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0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67203BDB" w14:textId="33AEC80D" w:rsidR="00543D5D" w:rsidRPr="00D05CD2" w:rsidDel="00B25031" w:rsidRDefault="006E20DC">
            <w:pPr>
              <w:rPr>
                <w:del w:id="304" w:author="yaozu long" w:date="2026-01-06T20:03:00Z" w16du:dateUtc="2026-01-06T12:03:00Z"/>
                <w:sz w:val="22"/>
                <w:szCs w:val="22"/>
              </w:rPr>
            </w:pPr>
            <w:del w:id="30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19176433" w14:textId="770111B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0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0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</w:tcPr>
          <w:p w14:paraId="67A49998" w14:textId="063E3653" w:rsidR="00543D5D" w:rsidRPr="00D05CD2" w:rsidDel="00B25031" w:rsidRDefault="006E20DC">
            <w:pPr>
              <w:rPr>
                <w:del w:id="30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09" w:author="yaozu long" w:date="2026-01-06T20:03:00Z" w16du:dateUtc="2026-01-06T12:03:00Z"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55E12E7C" w14:textId="76AE82CB">
        <w:trPr>
          <w:trHeight w:val="285"/>
          <w:del w:id="310" w:author="yaozu long" w:date="2026-01-06T20:03:00Z"/>
        </w:trPr>
        <w:tc>
          <w:tcPr>
            <w:tcW w:w="467" w:type="dxa"/>
            <w:vMerge/>
          </w:tcPr>
          <w:p w14:paraId="036124B0" w14:textId="4F0C39B1" w:rsidR="00543D5D" w:rsidRPr="00D05CD2" w:rsidDel="00B25031" w:rsidRDefault="00543D5D">
            <w:pPr>
              <w:autoSpaceDE w:val="0"/>
              <w:autoSpaceDN w:val="0"/>
              <w:rPr>
                <w:del w:id="31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F174882" w14:textId="6F33CD6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1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1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59E33BC6" w14:textId="2A7CD59A" w:rsidR="00543D5D" w:rsidRPr="00D05CD2" w:rsidDel="00B25031" w:rsidRDefault="006E20DC">
            <w:pPr>
              <w:rPr>
                <w:del w:id="314" w:author="yaozu long" w:date="2026-01-06T20:03:00Z" w16du:dateUtc="2026-01-06T12:03:00Z"/>
                <w:sz w:val="22"/>
                <w:szCs w:val="22"/>
              </w:rPr>
            </w:pPr>
            <w:del w:id="31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42F49063" w14:textId="399F49B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1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1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</w:tcPr>
          <w:p w14:paraId="6575B26A" w14:textId="6424E693" w:rsidR="00543D5D" w:rsidRPr="00D05CD2" w:rsidDel="00B25031" w:rsidRDefault="006E20DC">
            <w:pPr>
              <w:jc w:val="left"/>
              <w:rPr>
                <w:del w:id="31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1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1143E26" w14:textId="0276E9FB">
        <w:trPr>
          <w:trHeight w:val="275"/>
          <w:del w:id="320" w:author="yaozu long" w:date="2026-01-06T20:03:00Z"/>
        </w:trPr>
        <w:tc>
          <w:tcPr>
            <w:tcW w:w="467" w:type="dxa"/>
            <w:vMerge/>
          </w:tcPr>
          <w:p w14:paraId="4CA2465A" w14:textId="1FDCAD72" w:rsidR="00543D5D" w:rsidRPr="00D05CD2" w:rsidDel="00B25031" w:rsidRDefault="00543D5D">
            <w:pPr>
              <w:autoSpaceDE w:val="0"/>
              <w:autoSpaceDN w:val="0"/>
              <w:rPr>
                <w:del w:id="3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78294B4" w14:textId="63687C9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2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2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2FCB33E7" w14:textId="0442BFEF" w:rsidR="00543D5D" w:rsidRPr="00D05CD2" w:rsidDel="00B25031" w:rsidRDefault="006E20DC">
            <w:pPr>
              <w:rPr>
                <w:del w:id="324" w:author="yaozu long" w:date="2026-01-06T20:03:00Z" w16du:dateUtc="2026-01-06T12:03:00Z"/>
                <w:sz w:val="22"/>
                <w:szCs w:val="22"/>
              </w:rPr>
            </w:pPr>
            <w:del w:id="32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A2C96C8" w14:textId="4D8D9FB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2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2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</w:tcPr>
          <w:p w14:paraId="1751F4C9" w14:textId="227520C5" w:rsidR="00543D5D" w:rsidRPr="00D05CD2" w:rsidDel="00B25031" w:rsidRDefault="006E20DC">
            <w:pPr>
              <w:rPr>
                <w:del w:id="32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2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ED58828" w14:textId="02ACA328">
        <w:trPr>
          <w:trHeight w:val="265"/>
          <w:del w:id="330" w:author="yaozu long" w:date="2026-01-06T20:03:00Z"/>
        </w:trPr>
        <w:tc>
          <w:tcPr>
            <w:tcW w:w="467" w:type="dxa"/>
            <w:vMerge/>
          </w:tcPr>
          <w:p w14:paraId="2BED7B53" w14:textId="26FAEF71" w:rsidR="00543D5D" w:rsidRPr="00D05CD2" w:rsidDel="00B25031" w:rsidRDefault="00543D5D">
            <w:pPr>
              <w:autoSpaceDE w:val="0"/>
              <w:autoSpaceDN w:val="0"/>
              <w:rPr>
                <w:del w:id="33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350BFA8" w14:textId="0D7FF5A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3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2F982E94" w14:textId="65F9057A" w:rsidR="00543D5D" w:rsidRPr="00D05CD2" w:rsidDel="00B25031" w:rsidRDefault="006E20DC">
            <w:pPr>
              <w:rPr>
                <w:del w:id="334" w:author="yaozu long" w:date="2026-01-06T20:03:00Z" w16du:dateUtc="2026-01-06T12:03:00Z"/>
                <w:sz w:val="22"/>
                <w:szCs w:val="22"/>
              </w:rPr>
            </w:pPr>
            <w:del w:id="33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62DC1037" w14:textId="39E35AA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3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3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</w:tcPr>
          <w:p w14:paraId="202662DC" w14:textId="2BC0132E" w:rsidR="00543D5D" w:rsidRPr="00D05CD2" w:rsidDel="00B25031" w:rsidRDefault="006E20DC">
            <w:pPr>
              <w:jc w:val="left"/>
              <w:rPr>
                <w:del w:id="33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3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3E36F83" w14:textId="0AB147DE">
        <w:trPr>
          <w:trHeight w:val="255"/>
          <w:del w:id="340" w:author="yaozu long" w:date="2026-01-06T20:03:00Z"/>
        </w:trPr>
        <w:tc>
          <w:tcPr>
            <w:tcW w:w="467" w:type="dxa"/>
            <w:vMerge/>
          </w:tcPr>
          <w:p w14:paraId="6B2B7655" w14:textId="33FBE809" w:rsidR="00543D5D" w:rsidRPr="00D05CD2" w:rsidDel="00B25031" w:rsidRDefault="00543D5D">
            <w:pPr>
              <w:autoSpaceDE w:val="0"/>
              <w:autoSpaceDN w:val="0"/>
              <w:rPr>
                <w:del w:id="34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95F1172" w14:textId="6A8FAFD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4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4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0B0626A9" w14:textId="254363F8" w:rsidR="00543D5D" w:rsidRPr="00D05CD2" w:rsidDel="00B25031" w:rsidRDefault="006E20DC">
            <w:pPr>
              <w:rPr>
                <w:del w:id="344" w:author="yaozu long" w:date="2026-01-06T20:03:00Z" w16du:dateUtc="2026-01-06T12:03:00Z"/>
                <w:sz w:val="22"/>
                <w:szCs w:val="22"/>
              </w:rPr>
            </w:pPr>
            <w:del w:id="34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6D30DBC0" w14:textId="459CEDB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4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4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</w:tcPr>
          <w:p w14:paraId="11E8B0DD" w14:textId="48EEC2BA" w:rsidR="00543D5D" w:rsidRPr="00D05CD2" w:rsidDel="00B25031" w:rsidRDefault="006E20DC">
            <w:pPr>
              <w:rPr>
                <w:del w:id="34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4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EC3ECA7" w14:textId="5637F694">
        <w:trPr>
          <w:trHeight w:val="244"/>
          <w:del w:id="350" w:author="yaozu long" w:date="2026-01-06T20:03:00Z"/>
        </w:trPr>
        <w:tc>
          <w:tcPr>
            <w:tcW w:w="467" w:type="dxa"/>
            <w:vMerge/>
          </w:tcPr>
          <w:p w14:paraId="69CC9325" w14:textId="4E1ED183" w:rsidR="00543D5D" w:rsidRPr="00D05CD2" w:rsidDel="00B25031" w:rsidRDefault="00543D5D">
            <w:pPr>
              <w:autoSpaceDE w:val="0"/>
              <w:autoSpaceDN w:val="0"/>
              <w:rPr>
                <w:del w:id="3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289C301" w14:textId="4BB9CC0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5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16F8B877" w14:textId="349502AC" w:rsidR="00543D5D" w:rsidRPr="00D05CD2" w:rsidDel="00B25031" w:rsidRDefault="006E20DC">
            <w:pPr>
              <w:rPr>
                <w:del w:id="354" w:author="yaozu long" w:date="2026-01-06T20:03:00Z" w16du:dateUtc="2026-01-06T12:03:00Z"/>
                <w:sz w:val="22"/>
                <w:szCs w:val="22"/>
              </w:rPr>
            </w:pPr>
            <w:del w:id="35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8AAC21C" w14:textId="7A8E340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5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5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12B1C298" w14:textId="7FD2D4BB" w:rsidR="00543D5D" w:rsidRPr="00D05CD2" w:rsidDel="00B25031" w:rsidRDefault="006E20DC">
            <w:pPr>
              <w:jc w:val="left"/>
              <w:rPr>
                <w:del w:id="35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5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8DD180E" w14:textId="4C055DE9">
        <w:trPr>
          <w:trHeight w:val="235"/>
          <w:del w:id="360" w:author="yaozu long" w:date="2026-01-06T20:03:00Z"/>
        </w:trPr>
        <w:tc>
          <w:tcPr>
            <w:tcW w:w="467" w:type="dxa"/>
            <w:vMerge/>
          </w:tcPr>
          <w:p w14:paraId="43450E5D" w14:textId="3BFB744B" w:rsidR="00543D5D" w:rsidRPr="00D05CD2" w:rsidDel="00B25031" w:rsidRDefault="00543D5D">
            <w:pPr>
              <w:autoSpaceDE w:val="0"/>
              <w:autoSpaceDN w:val="0"/>
              <w:rPr>
                <w:del w:id="36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547D943" w14:textId="4BC8D52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6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3AA1DD3F" w14:textId="5A788390" w:rsidR="00543D5D" w:rsidRPr="00D05CD2" w:rsidDel="00B25031" w:rsidRDefault="006E20DC">
            <w:pPr>
              <w:rPr>
                <w:del w:id="364" w:author="yaozu long" w:date="2026-01-06T20:03:00Z" w16du:dateUtc="2026-01-06T12:03:00Z"/>
                <w:sz w:val="22"/>
                <w:szCs w:val="22"/>
              </w:rPr>
            </w:pPr>
            <w:del w:id="36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C6417D6" w14:textId="535AE28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6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6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</w:tcPr>
          <w:p w14:paraId="1ECC1E61" w14:textId="072FB37C" w:rsidR="00543D5D" w:rsidRPr="00D05CD2" w:rsidDel="00B25031" w:rsidRDefault="006E20DC">
            <w:pPr>
              <w:rPr>
                <w:del w:id="36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6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40E168A" w14:textId="7D5FDBF9">
        <w:trPr>
          <w:trHeight w:val="225"/>
          <w:del w:id="370" w:author="yaozu long" w:date="2026-01-06T20:03:00Z"/>
        </w:trPr>
        <w:tc>
          <w:tcPr>
            <w:tcW w:w="467" w:type="dxa"/>
            <w:vMerge/>
          </w:tcPr>
          <w:p w14:paraId="690471BC" w14:textId="04F08086" w:rsidR="00543D5D" w:rsidRPr="00D05CD2" w:rsidDel="00B25031" w:rsidRDefault="00543D5D">
            <w:pPr>
              <w:autoSpaceDE w:val="0"/>
              <w:autoSpaceDN w:val="0"/>
              <w:rPr>
                <w:del w:id="3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461C63" w14:textId="4516A02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7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7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3BC4CFC0" w14:textId="04732A1A" w:rsidR="00543D5D" w:rsidRPr="00D05CD2" w:rsidDel="00B25031" w:rsidRDefault="006E20DC">
            <w:pPr>
              <w:rPr>
                <w:del w:id="374" w:author="yaozu long" w:date="2026-01-06T20:03:00Z" w16du:dateUtc="2026-01-06T12:03:00Z"/>
                <w:sz w:val="22"/>
                <w:szCs w:val="22"/>
              </w:rPr>
            </w:pPr>
            <w:del w:id="37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761E8F8F" w14:textId="3EABBEA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7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7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</w:tcPr>
          <w:p w14:paraId="3E076D3D" w14:textId="3E091462" w:rsidR="00543D5D" w:rsidRPr="00D05CD2" w:rsidDel="00B25031" w:rsidRDefault="006E20DC">
            <w:pPr>
              <w:rPr>
                <w:del w:id="37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7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5889B8AA" w14:textId="333E9494">
        <w:trPr>
          <w:trHeight w:val="215"/>
          <w:del w:id="380" w:author="yaozu long" w:date="2026-01-06T20:03:00Z"/>
        </w:trPr>
        <w:tc>
          <w:tcPr>
            <w:tcW w:w="467" w:type="dxa"/>
            <w:vMerge/>
          </w:tcPr>
          <w:p w14:paraId="6BC0382D" w14:textId="6186E0A2" w:rsidR="00543D5D" w:rsidRPr="00D05CD2" w:rsidDel="00B25031" w:rsidRDefault="00543D5D">
            <w:pPr>
              <w:autoSpaceDE w:val="0"/>
              <w:autoSpaceDN w:val="0"/>
              <w:rPr>
                <w:del w:id="38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B619589" w14:textId="41844E2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8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8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04E27C8F" w14:textId="7B38D677" w:rsidR="00543D5D" w:rsidRPr="00D05CD2" w:rsidDel="00B25031" w:rsidRDefault="006E20DC">
            <w:pPr>
              <w:rPr>
                <w:del w:id="384" w:author="yaozu long" w:date="2026-01-06T20:03:00Z" w16du:dateUtc="2026-01-06T12:03:00Z"/>
                <w:sz w:val="22"/>
                <w:szCs w:val="22"/>
              </w:rPr>
            </w:pPr>
            <w:del w:id="38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2E693BA5" w14:textId="6692F1D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8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8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39EB4C25" w14:textId="74531AF8" w:rsidR="00543D5D" w:rsidRPr="00D05CD2" w:rsidDel="00B25031" w:rsidRDefault="006E20DC">
            <w:pPr>
              <w:jc w:val="left"/>
              <w:rPr>
                <w:del w:id="38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8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4ED5CEA" w14:textId="7A81188D">
        <w:trPr>
          <w:trHeight w:val="294"/>
          <w:del w:id="390" w:author="yaozu long" w:date="2026-01-06T20:03:00Z"/>
        </w:trPr>
        <w:tc>
          <w:tcPr>
            <w:tcW w:w="467" w:type="dxa"/>
            <w:vMerge/>
          </w:tcPr>
          <w:p w14:paraId="2EF13A54" w14:textId="02D6CE9B" w:rsidR="00543D5D" w:rsidRPr="00D05CD2" w:rsidDel="00B25031" w:rsidRDefault="00543D5D">
            <w:pPr>
              <w:autoSpaceDE w:val="0"/>
              <w:autoSpaceDN w:val="0"/>
              <w:rPr>
                <w:del w:id="39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16AF53B" w14:textId="4F71643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9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9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</w:tcPr>
          <w:p w14:paraId="314AF633" w14:textId="330FA849" w:rsidR="00543D5D" w:rsidRPr="00D05CD2" w:rsidDel="00B25031" w:rsidRDefault="006E20DC">
            <w:pPr>
              <w:rPr>
                <w:del w:id="394" w:author="yaozu long" w:date="2026-01-06T20:03:00Z" w16du:dateUtc="2026-01-06T12:03:00Z"/>
                <w:sz w:val="22"/>
                <w:szCs w:val="22"/>
              </w:rPr>
            </w:pPr>
            <w:del w:id="39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LSB</w:delText>
              </w:r>
            </w:del>
          </w:p>
        </w:tc>
        <w:tc>
          <w:tcPr>
            <w:tcW w:w="720" w:type="dxa"/>
            <w:vAlign w:val="center"/>
          </w:tcPr>
          <w:p w14:paraId="21CBEB1C" w14:textId="79C01D1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9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9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</w:tcPr>
          <w:p w14:paraId="64701ADC" w14:textId="566BA40B" w:rsidR="00543D5D" w:rsidRPr="00D05CD2" w:rsidDel="00B25031" w:rsidRDefault="006E20DC">
            <w:pPr>
              <w:rPr>
                <w:del w:id="39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9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57D983FE" w14:textId="20785CCC">
        <w:trPr>
          <w:trHeight w:val="47"/>
          <w:del w:id="400" w:author="yaozu long" w:date="2026-01-06T20:03:00Z"/>
        </w:trPr>
        <w:tc>
          <w:tcPr>
            <w:tcW w:w="467" w:type="dxa"/>
            <w:vMerge/>
          </w:tcPr>
          <w:p w14:paraId="3F598937" w14:textId="4597E244" w:rsidR="00543D5D" w:rsidRPr="00D05CD2" w:rsidDel="00B25031" w:rsidRDefault="00543D5D">
            <w:pPr>
              <w:autoSpaceDE w:val="0"/>
              <w:autoSpaceDN w:val="0"/>
              <w:rPr>
                <w:del w:id="40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07E23C7" w14:textId="435E6B6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0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0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</w:tcPr>
          <w:p w14:paraId="39898C07" w14:textId="3757416E" w:rsidR="00543D5D" w:rsidRPr="00D05CD2" w:rsidDel="00B25031" w:rsidRDefault="006E20DC">
            <w:pPr>
              <w:rPr>
                <w:del w:id="404" w:author="yaozu long" w:date="2026-01-06T20:03:00Z" w16du:dateUtc="2026-01-06T12:03:00Z"/>
                <w:sz w:val="22"/>
                <w:szCs w:val="22"/>
              </w:rPr>
            </w:pPr>
            <w:del w:id="40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3B95BA26" w14:textId="2DE7A90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0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0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</w:tcPr>
          <w:p w14:paraId="6A5ED1EB" w14:textId="21C5130B" w:rsidR="00543D5D" w:rsidRPr="00D05CD2" w:rsidDel="00B25031" w:rsidRDefault="006E20DC">
            <w:pPr>
              <w:rPr>
                <w:del w:id="40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0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E68BF63" w14:textId="7BD203C9">
        <w:trPr>
          <w:trHeight w:val="60"/>
          <w:del w:id="410" w:author="yaozu long" w:date="2026-01-06T20:03:00Z"/>
        </w:trPr>
        <w:tc>
          <w:tcPr>
            <w:tcW w:w="467" w:type="dxa"/>
            <w:vMerge/>
          </w:tcPr>
          <w:p w14:paraId="6F37B11E" w14:textId="448CC2BE" w:rsidR="00543D5D" w:rsidRPr="00D05CD2" w:rsidDel="00B25031" w:rsidRDefault="00543D5D">
            <w:pPr>
              <w:autoSpaceDE w:val="0"/>
              <w:autoSpaceDN w:val="0"/>
              <w:rPr>
                <w:del w:id="41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2261ED7" w14:textId="194E729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1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1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</w:tcPr>
          <w:p w14:paraId="59CA7AA6" w14:textId="2E454BA9" w:rsidR="00543D5D" w:rsidRPr="00D05CD2" w:rsidDel="00B25031" w:rsidRDefault="006E20DC">
            <w:pPr>
              <w:tabs>
                <w:tab w:val="left" w:pos="910"/>
              </w:tabs>
              <w:rPr>
                <w:del w:id="414" w:author="yaozu long" w:date="2026-01-06T20:03:00Z" w16du:dateUtc="2026-01-06T12:03:00Z"/>
                <w:sz w:val="22"/>
                <w:szCs w:val="22"/>
              </w:rPr>
            </w:pPr>
            <w:del w:id="41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6DCC95C9" w14:textId="1258234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1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1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</w:tcPr>
          <w:p w14:paraId="3E4DCE90" w14:textId="729C9376" w:rsidR="00543D5D" w:rsidRPr="00D05CD2" w:rsidDel="00B25031" w:rsidRDefault="006E20DC">
            <w:pPr>
              <w:rPr>
                <w:del w:id="41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1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F0C4EE8" w14:textId="15C827C9">
        <w:trPr>
          <w:trHeight w:val="302"/>
          <w:del w:id="420" w:author="yaozu long" w:date="2026-01-06T20:03:00Z"/>
        </w:trPr>
        <w:tc>
          <w:tcPr>
            <w:tcW w:w="467" w:type="dxa"/>
            <w:vMerge/>
          </w:tcPr>
          <w:p w14:paraId="00E13A96" w14:textId="42E821D7" w:rsidR="00543D5D" w:rsidRPr="00D05CD2" w:rsidDel="00B25031" w:rsidRDefault="00543D5D">
            <w:pPr>
              <w:autoSpaceDE w:val="0"/>
              <w:autoSpaceDN w:val="0"/>
              <w:rPr>
                <w:del w:id="4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26C70E" w14:textId="34E8923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2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2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</w:tcPr>
          <w:p w14:paraId="5F97D23A" w14:textId="61C0FE11" w:rsidR="00543D5D" w:rsidRPr="00D05CD2" w:rsidDel="00B25031" w:rsidRDefault="006E20DC">
            <w:pPr>
              <w:jc w:val="left"/>
              <w:rPr>
                <w:del w:id="4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2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31C93F1A" w14:textId="7A85BCB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2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2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18029F53" w14:textId="68BC2AF0" w:rsidR="00543D5D" w:rsidRPr="00D05CD2" w:rsidDel="00B25031" w:rsidRDefault="006E20DC">
            <w:pPr>
              <w:jc w:val="left"/>
              <w:rPr>
                <w:del w:id="42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2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LSB</w:delText>
              </w:r>
            </w:del>
          </w:p>
        </w:tc>
      </w:tr>
      <w:tr w:rsidR="00543D5D" w:rsidRPr="00D05CD2" w:rsidDel="00B25031" w14:paraId="394D13FF" w14:textId="72BF137E">
        <w:trPr>
          <w:trHeight w:val="293"/>
          <w:del w:id="430" w:author="yaozu long" w:date="2026-01-06T20:03:00Z"/>
        </w:trPr>
        <w:tc>
          <w:tcPr>
            <w:tcW w:w="467" w:type="dxa"/>
            <w:vMerge/>
          </w:tcPr>
          <w:p w14:paraId="55B029EE" w14:textId="3AAB0164" w:rsidR="00543D5D" w:rsidRPr="00D05CD2" w:rsidDel="00B25031" w:rsidRDefault="00543D5D">
            <w:pPr>
              <w:autoSpaceDE w:val="0"/>
              <w:autoSpaceDN w:val="0"/>
              <w:rPr>
                <w:del w:id="43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25123C6" w14:textId="264ADAE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3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</w:tcPr>
          <w:p w14:paraId="542BE449" w14:textId="01F71B93" w:rsidR="00543D5D" w:rsidRPr="00D05CD2" w:rsidDel="00B25031" w:rsidRDefault="006E20DC">
            <w:pPr>
              <w:jc w:val="left"/>
              <w:rPr>
                <w:del w:id="43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3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052DC891" w14:textId="3BAF01A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3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3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F6A8EF8" w14:textId="2BEB08D8" w:rsidR="00543D5D" w:rsidRPr="00D05CD2" w:rsidDel="00B25031" w:rsidRDefault="006E20DC">
            <w:pPr>
              <w:jc w:val="left"/>
              <w:rPr>
                <w:del w:id="43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3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4A830435" w14:textId="69AAF9FC">
        <w:trPr>
          <w:trHeight w:val="269"/>
          <w:del w:id="440" w:author="yaozu long" w:date="2026-01-06T20:03:00Z"/>
        </w:trPr>
        <w:tc>
          <w:tcPr>
            <w:tcW w:w="467" w:type="dxa"/>
            <w:vMerge/>
          </w:tcPr>
          <w:p w14:paraId="73767DD5" w14:textId="275BBE7D" w:rsidR="00543D5D" w:rsidRPr="00D05CD2" w:rsidDel="00B25031" w:rsidRDefault="00543D5D">
            <w:pPr>
              <w:autoSpaceDE w:val="0"/>
              <w:autoSpaceDN w:val="0"/>
              <w:rPr>
                <w:del w:id="44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E29FDEF" w14:textId="064CE25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4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4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</w:tcPr>
          <w:p w14:paraId="62A9C2FD" w14:textId="1FB68158" w:rsidR="00543D5D" w:rsidRPr="00D05CD2" w:rsidDel="00B25031" w:rsidRDefault="006E20DC">
            <w:pPr>
              <w:jc w:val="left"/>
              <w:rPr>
                <w:del w:id="44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4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17938F8E" w14:textId="3203F5F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4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4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4F9CF9E" w14:textId="3D831AE1" w:rsidR="00543D5D" w:rsidRPr="00D05CD2" w:rsidDel="00B25031" w:rsidRDefault="006E20DC">
            <w:pPr>
              <w:jc w:val="left"/>
              <w:rPr>
                <w:del w:id="44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4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543D5D" w:rsidRPr="00D05CD2" w:rsidDel="00B25031" w14:paraId="60DBA33E" w14:textId="75E78E4D">
        <w:trPr>
          <w:trHeight w:val="1292"/>
          <w:del w:id="450" w:author="yaozu long" w:date="2026-01-06T20:03:00Z"/>
        </w:trPr>
        <w:tc>
          <w:tcPr>
            <w:tcW w:w="467" w:type="dxa"/>
            <w:vAlign w:val="center"/>
          </w:tcPr>
          <w:p w14:paraId="160016C7" w14:textId="7AF5AE12" w:rsidR="00543D5D" w:rsidRPr="00D05CD2" w:rsidDel="00B25031" w:rsidRDefault="006E20DC">
            <w:pPr>
              <w:autoSpaceDE w:val="0"/>
              <w:autoSpaceDN w:val="0"/>
              <w:rPr>
                <w:del w:id="4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5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578F4F81" w14:textId="787A7A29" w:rsidR="00543D5D" w:rsidRPr="00D05CD2" w:rsidDel="00B25031" w:rsidRDefault="006E20DC">
            <w:pPr>
              <w:rPr>
                <w:del w:id="453" w:author="yaozu long" w:date="2026-01-06T20:03:00Z" w16du:dateUtc="2026-01-06T12:03:00Z"/>
                <w:sz w:val="22"/>
                <w:szCs w:val="22"/>
              </w:rPr>
            </w:pPr>
            <w:del w:id="454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455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456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1F2D16F8" w14:textId="5968FC93" w:rsidR="00543D5D" w:rsidRPr="00D05CD2" w:rsidDel="00B25031" w:rsidRDefault="006E20DC">
            <w:pPr>
              <w:rPr>
                <w:del w:id="457" w:author="yaozu long" w:date="2026-01-06T20:03:00Z" w16du:dateUtc="2026-01-06T12:03:00Z"/>
                <w:sz w:val="22"/>
                <w:szCs w:val="22"/>
              </w:rPr>
            </w:pPr>
            <w:del w:id="458" w:author="yaozu long" w:date="2026-01-06T20:03:00Z" w16du:dateUtc="2026-01-06T12:03:00Z">
              <w:r w:rsidRPr="00D05CD2" w:rsidDel="00B25031">
                <w:rPr>
                  <w:rFonts w:hint="eastAsia"/>
                </w:rPr>
                <w:delText>主备状态</w:delText>
              </w:r>
              <w:r w:rsidRPr="00D05CD2" w:rsidDel="00B25031">
                <w:rPr>
                  <w:rFonts w:hint="eastAsia"/>
                </w:rPr>
                <w:delText xml:space="preserve"> 00 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1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 xml:space="preserve"> 01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2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10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3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4</w:delText>
              </w:r>
              <w:r w:rsidRPr="00D05CD2" w:rsidDel="00B25031">
                <w:rPr>
                  <w:rFonts w:hint="eastAsia"/>
                </w:rPr>
                <w:delText>为主</w:delText>
              </w:r>
            </w:del>
          </w:p>
          <w:p w14:paraId="381606A0" w14:textId="2F128E3D" w:rsidR="00543D5D" w:rsidRPr="00D05CD2" w:rsidDel="00B25031" w:rsidRDefault="006E20DC">
            <w:pPr>
              <w:autoSpaceDE w:val="0"/>
              <w:autoSpaceDN w:val="0"/>
              <w:rPr>
                <w:del w:id="459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460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38D0EAFF" w14:textId="4F4B1F80" w:rsidR="00543D5D" w:rsidRPr="00D05CD2" w:rsidDel="00B25031" w:rsidRDefault="00543D5D">
      <w:pPr>
        <w:spacing w:line="500" w:lineRule="exact"/>
        <w:ind w:left="420"/>
        <w:rPr>
          <w:del w:id="461" w:author="yaozu long" w:date="2026-01-06T20:03:00Z" w16du:dateUtc="2026-01-06T12:03:00Z"/>
          <w:rFonts w:hAnsi="宋体" w:hint="eastAsia"/>
          <w:sz w:val="22"/>
          <w:szCs w:val="22"/>
        </w:rPr>
      </w:pPr>
    </w:p>
    <w:p w14:paraId="7B9CC27D" w14:textId="2824201A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462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463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ARINC429数据字2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02367B96" w14:textId="037D5F21">
        <w:trPr>
          <w:cantSplit/>
          <w:trHeight w:val="302"/>
          <w:tblHeader/>
          <w:del w:id="464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145C1574" w14:textId="77965DF6" w:rsidR="00543D5D" w:rsidRPr="00D05CD2" w:rsidDel="00B25031" w:rsidRDefault="006E20DC">
            <w:pPr>
              <w:autoSpaceDE w:val="0"/>
              <w:autoSpaceDN w:val="0"/>
              <w:rPr>
                <w:del w:id="46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6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177CB8F7" w14:textId="2E9D972A" w:rsidR="00543D5D" w:rsidRPr="00D05CD2" w:rsidDel="00B25031" w:rsidRDefault="006E20DC">
            <w:pPr>
              <w:autoSpaceDE w:val="0"/>
              <w:autoSpaceDN w:val="0"/>
              <w:rPr>
                <w:del w:id="46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6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28487515" w14:textId="5FABDF70" w:rsidR="00543D5D" w:rsidRPr="00D05CD2" w:rsidDel="00B25031" w:rsidRDefault="006E20DC">
            <w:pPr>
              <w:autoSpaceDE w:val="0"/>
              <w:autoSpaceDN w:val="0"/>
              <w:rPr>
                <w:del w:id="46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7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加速度信号</w:delText>
              </w:r>
            </w:del>
          </w:p>
        </w:tc>
        <w:tc>
          <w:tcPr>
            <w:tcW w:w="850" w:type="dxa"/>
          </w:tcPr>
          <w:p w14:paraId="1AA401CC" w14:textId="41F28AC3" w:rsidR="00543D5D" w:rsidRPr="00D05CD2" w:rsidDel="00B25031" w:rsidRDefault="006E20DC">
            <w:pPr>
              <w:autoSpaceDE w:val="0"/>
              <w:autoSpaceDN w:val="0"/>
              <w:rPr>
                <w:del w:id="4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7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1562ED10" w14:textId="10C227CB" w:rsidR="00543D5D" w:rsidRPr="00D05CD2" w:rsidDel="00B25031" w:rsidRDefault="00543D5D">
            <w:pPr>
              <w:autoSpaceDE w:val="0"/>
              <w:autoSpaceDN w:val="0"/>
              <w:rPr>
                <w:del w:id="47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1BA5973E" w14:textId="58B450A0">
        <w:trPr>
          <w:cantSplit/>
          <w:trHeight w:val="292"/>
          <w:tblHeader/>
          <w:del w:id="474" w:author="yaozu long" w:date="2026-01-06T20:03:00Z"/>
        </w:trPr>
        <w:tc>
          <w:tcPr>
            <w:tcW w:w="1901" w:type="dxa"/>
            <w:gridSpan w:val="3"/>
            <w:vMerge/>
          </w:tcPr>
          <w:p w14:paraId="027003CD" w14:textId="7BB73A4B" w:rsidR="00543D5D" w:rsidRPr="00D05CD2" w:rsidDel="00B25031" w:rsidRDefault="00543D5D">
            <w:pPr>
              <w:autoSpaceDE w:val="0"/>
              <w:autoSpaceDN w:val="0"/>
              <w:rPr>
                <w:del w:id="47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4E7F708E" w14:textId="57658E2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7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7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48548027" w14:textId="6E9802E7" w:rsidR="00543D5D" w:rsidRPr="00D05CD2" w:rsidDel="00B25031" w:rsidRDefault="006E20DC">
            <w:pPr>
              <w:autoSpaceDE w:val="0"/>
              <w:autoSpaceDN w:val="0"/>
              <w:rPr>
                <w:del w:id="47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7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 xml:space="preserve"> 262/263/264/265</w:delText>
              </w:r>
            </w:del>
          </w:p>
        </w:tc>
      </w:tr>
      <w:tr w:rsidR="00543D5D" w:rsidRPr="00D05CD2" w:rsidDel="00B25031" w14:paraId="2AF03CF8" w14:textId="382A97FB">
        <w:trPr>
          <w:trHeight w:val="282"/>
          <w:del w:id="480" w:author="yaozu long" w:date="2026-01-06T20:03:00Z"/>
        </w:trPr>
        <w:tc>
          <w:tcPr>
            <w:tcW w:w="467" w:type="dxa"/>
            <w:vMerge w:val="restart"/>
            <w:vAlign w:val="center"/>
          </w:tcPr>
          <w:p w14:paraId="24BA43C8" w14:textId="671F2304" w:rsidR="00543D5D" w:rsidRPr="00D05CD2" w:rsidDel="00B25031" w:rsidRDefault="006E20DC">
            <w:pPr>
              <w:autoSpaceDE w:val="0"/>
              <w:autoSpaceDN w:val="0"/>
              <w:rPr>
                <w:del w:id="48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8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5F414E54" w14:textId="02DCE850" w:rsidR="00543D5D" w:rsidRPr="00D05CD2" w:rsidDel="00B25031" w:rsidRDefault="006E20DC">
            <w:pPr>
              <w:autoSpaceDE w:val="0"/>
              <w:autoSpaceDN w:val="0"/>
              <w:rPr>
                <w:del w:id="48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8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118890EC" w14:textId="0D6F06BD" w:rsidR="00543D5D" w:rsidRPr="00D05CD2" w:rsidDel="00B25031" w:rsidRDefault="006E20DC">
            <w:pPr>
              <w:autoSpaceDE w:val="0"/>
              <w:autoSpaceDN w:val="0"/>
              <w:rPr>
                <w:del w:id="48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8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588B2C1F" w14:textId="0FD2993B" w:rsidR="00543D5D" w:rsidRPr="00D05CD2" w:rsidDel="00B25031" w:rsidRDefault="006E20DC">
            <w:pPr>
              <w:autoSpaceDE w:val="0"/>
              <w:autoSpaceDN w:val="0"/>
              <w:rPr>
                <w:del w:id="48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8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3E3A99F5" w14:textId="354662DE" w:rsidR="00543D5D" w:rsidRPr="00D05CD2" w:rsidDel="00B25031" w:rsidRDefault="006E20DC">
            <w:pPr>
              <w:autoSpaceDE w:val="0"/>
              <w:autoSpaceDN w:val="0"/>
              <w:rPr>
                <w:del w:id="48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9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25D24A40" w14:textId="32711B21" w:rsidR="00543D5D" w:rsidRPr="00D05CD2" w:rsidDel="00B25031" w:rsidRDefault="006E20DC">
            <w:pPr>
              <w:autoSpaceDE w:val="0"/>
              <w:autoSpaceDN w:val="0"/>
              <w:rPr>
                <w:del w:id="49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9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4DA30360" w14:textId="59078568">
        <w:trPr>
          <w:trHeight w:val="272"/>
          <w:del w:id="493" w:author="yaozu long" w:date="2026-01-06T20:03:00Z"/>
        </w:trPr>
        <w:tc>
          <w:tcPr>
            <w:tcW w:w="467" w:type="dxa"/>
            <w:vMerge/>
          </w:tcPr>
          <w:p w14:paraId="6DBC6B62" w14:textId="55154D9A" w:rsidR="00543D5D" w:rsidRPr="00D05CD2" w:rsidDel="00B25031" w:rsidRDefault="00543D5D">
            <w:pPr>
              <w:autoSpaceDE w:val="0"/>
              <w:autoSpaceDN w:val="0"/>
              <w:rPr>
                <w:del w:id="4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6539EE3" w14:textId="475FFA0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9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9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6CE5E085" w14:textId="7A98F54D" w:rsidR="00543D5D" w:rsidRPr="00D05CD2" w:rsidDel="00B25031" w:rsidRDefault="006E20DC">
            <w:pPr>
              <w:autoSpaceDE w:val="0"/>
              <w:autoSpaceDN w:val="0"/>
              <w:rPr>
                <w:del w:id="49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9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FCC1、FCC2、FCC3、FCC4</w:delText>
              </w:r>
            </w:del>
          </w:p>
        </w:tc>
      </w:tr>
      <w:tr w:rsidR="00543D5D" w:rsidRPr="00D05CD2" w:rsidDel="00B25031" w14:paraId="5380B132" w14:textId="24CE7B60">
        <w:trPr>
          <w:trHeight w:val="262"/>
          <w:del w:id="499" w:author="yaozu long" w:date="2026-01-06T20:03:00Z"/>
        </w:trPr>
        <w:tc>
          <w:tcPr>
            <w:tcW w:w="467" w:type="dxa"/>
            <w:vMerge/>
          </w:tcPr>
          <w:p w14:paraId="43A3A039" w14:textId="1095D00F" w:rsidR="00543D5D" w:rsidRPr="00D05CD2" w:rsidDel="00B25031" w:rsidRDefault="00543D5D">
            <w:pPr>
              <w:autoSpaceDE w:val="0"/>
              <w:autoSpaceDN w:val="0"/>
              <w:rPr>
                <w:del w:id="50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A99917" w14:textId="0BE3D7A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0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0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185CF1A8" w14:textId="3ED5A2AC" w:rsidR="00543D5D" w:rsidRPr="00D05CD2" w:rsidDel="00B25031" w:rsidRDefault="00543D5D">
            <w:pPr>
              <w:autoSpaceDE w:val="0"/>
              <w:autoSpaceDN w:val="0"/>
              <w:rPr>
                <w:del w:id="50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252B1ED1" w14:textId="340B4BF2">
        <w:trPr>
          <w:trHeight w:val="231"/>
          <w:del w:id="504" w:author="yaozu long" w:date="2026-01-06T20:03:00Z"/>
        </w:trPr>
        <w:tc>
          <w:tcPr>
            <w:tcW w:w="467" w:type="dxa"/>
            <w:vMerge/>
          </w:tcPr>
          <w:p w14:paraId="69390C51" w14:textId="205FD204" w:rsidR="00543D5D" w:rsidRPr="00D05CD2" w:rsidDel="00B25031" w:rsidRDefault="00543D5D">
            <w:pPr>
              <w:autoSpaceDE w:val="0"/>
              <w:autoSpaceDN w:val="0"/>
              <w:rPr>
                <w:del w:id="50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E397485" w14:textId="3F59D08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0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0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7D367192" w14:textId="25FB4824" w:rsidR="00543D5D" w:rsidRPr="00D05CD2" w:rsidDel="00B25031" w:rsidRDefault="006E20DC">
            <w:pPr>
              <w:rPr>
                <w:del w:id="508" w:author="yaozu long" w:date="2026-01-06T20:03:00Z" w16du:dateUtc="2026-01-06T12:03:00Z"/>
                <w:sz w:val="22"/>
                <w:szCs w:val="22"/>
              </w:rPr>
            </w:pPr>
            <w:del w:id="509" w:author="yaozu long" w:date="2026-01-06T20:03:00Z" w16du:dateUtc="2026-01-06T12:03:00Z">
              <w:r w:rsidRPr="00D05CD2" w:rsidDel="00B25031">
                <w:rPr>
                  <w:rFonts w:hint="eastAsia"/>
                </w:rPr>
                <w:delText>m/s/s</w:delText>
              </w:r>
            </w:del>
          </w:p>
        </w:tc>
      </w:tr>
      <w:tr w:rsidR="00543D5D" w:rsidRPr="00D05CD2" w:rsidDel="00B25031" w14:paraId="25F14CE6" w14:textId="4568EF34">
        <w:trPr>
          <w:trHeight w:val="207"/>
          <w:del w:id="510" w:author="yaozu long" w:date="2026-01-06T20:03:00Z"/>
        </w:trPr>
        <w:tc>
          <w:tcPr>
            <w:tcW w:w="467" w:type="dxa"/>
            <w:vMerge/>
          </w:tcPr>
          <w:p w14:paraId="044011EE" w14:textId="306D459A" w:rsidR="00543D5D" w:rsidRPr="00D05CD2" w:rsidDel="00B25031" w:rsidRDefault="00543D5D">
            <w:pPr>
              <w:autoSpaceDE w:val="0"/>
              <w:autoSpaceDN w:val="0"/>
              <w:rPr>
                <w:del w:id="51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3CF85B7" w14:textId="772E0D3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1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1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2EC8D93A" w14:textId="1C5D6142" w:rsidR="00543D5D" w:rsidRPr="00D05CD2" w:rsidDel="00B25031" w:rsidRDefault="006E20DC">
            <w:pPr>
              <w:rPr>
                <w:del w:id="514" w:author="yaozu long" w:date="2026-01-06T20:03:00Z" w16du:dateUtc="2026-01-06T12:03:00Z"/>
                <w:sz w:val="22"/>
                <w:szCs w:val="22"/>
              </w:rPr>
            </w:pPr>
            <w:del w:id="515" w:author="yaozu long" w:date="2026-01-06T20:03:00Z" w16du:dateUtc="2026-01-06T12:03:00Z">
              <w:r w:rsidRPr="00D05CD2" w:rsidDel="00B25031">
                <w:rPr>
                  <w:rFonts w:hint="eastAsia"/>
                </w:rPr>
                <w:delText>-327.68m/s/s</w:delText>
              </w:r>
              <w:r w:rsidRPr="00D05CD2" w:rsidDel="00B25031">
                <w:delText>~</w:delText>
              </w:r>
              <w:r w:rsidRPr="00D05CD2" w:rsidDel="00B25031">
                <w:rPr>
                  <w:rFonts w:hint="eastAsia"/>
                </w:rPr>
                <w:delText>327.67m/s/s</w:delText>
              </w:r>
            </w:del>
          </w:p>
        </w:tc>
      </w:tr>
      <w:tr w:rsidR="00543D5D" w:rsidRPr="00D05CD2" w:rsidDel="00B25031" w14:paraId="4EA4ACBA" w14:textId="18604A04">
        <w:trPr>
          <w:trHeight w:val="311"/>
          <w:del w:id="516" w:author="yaozu long" w:date="2026-01-06T20:03:00Z"/>
        </w:trPr>
        <w:tc>
          <w:tcPr>
            <w:tcW w:w="467" w:type="dxa"/>
            <w:vMerge/>
          </w:tcPr>
          <w:p w14:paraId="5012323B" w14:textId="65AD69A4" w:rsidR="00543D5D" w:rsidRPr="00D05CD2" w:rsidDel="00B25031" w:rsidRDefault="00543D5D">
            <w:pPr>
              <w:autoSpaceDE w:val="0"/>
              <w:autoSpaceDN w:val="0"/>
              <w:rPr>
                <w:del w:id="51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91FCDA0" w14:textId="5FF58C9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1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1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1EBBE3DF" w14:textId="7A7FEAD1" w:rsidR="00543D5D" w:rsidRPr="00D05CD2" w:rsidDel="00B25031" w:rsidRDefault="006E20DC">
            <w:pPr>
              <w:rPr>
                <w:del w:id="520" w:author="yaozu long" w:date="2026-01-06T20:03:00Z" w16du:dateUtc="2026-01-06T12:03:00Z"/>
                <w:sz w:val="22"/>
                <w:szCs w:val="22"/>
              </w:rPr>
            </w:pPr>
            <w:del w:id="52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0.01</w:delText>
              </w:r>
            </w:del>
          </w:p>
        </w:tc>
      </w:tr>
      <w:tr w:rsidR="00543D5D" w:rsidRPr="00D05CD2" w:rsidDel="00B25031" w14:paraId="2DD1D3D3" w14:textId="5D5DC083">
        <w:trPr>
          <w:trHeight w:val="201"/>
          <w:del w:id="522" w:author="yaozu long" w:date="2026-01-06T20:03:00Z"/>
        </w:trPr>
        <w:tc>
          <w:tcPr>
            <w:tcW w:w="467" w:type="dxa"/>
            <w:vMerge/>
          </w:tcPr>
          <w:p w14:paraId="3B2A7D56" w14:textId="4104391F" w:rsidR="00543D5D" w:rsidRPr="00D05CD2" w:rsidDel="00B25031" w:rsidRDefault="00543D5D">
            <w:pPr>
              <w:autoSpaceDE w:val="0"/>
              <w:autoSpaceDN w:val="0"/>
              <w:rPr>
                <w:del w:id="52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9B8768C" w14:textId="0DD2CB3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2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392B90FE" w14:textId="580BF25D" w:rsidR="00543D5D" w:rsidRPr="00D05CD2" w:rsidDel="00B25031" w:rsidRDefault="006E20DC">
            <w:pPr>
              <w:rPr>
                <w:del w:id="526" w:author="yaozu long" w:date="2026-01-06T20:03:00Z" w16du:dateUtc="2026-01-06T12:03:00Z"/>
                <w:sz w:val="22"/>
                <w:szCs w:val="22"/>
              </w:rPr>
            </w:pPr>
            <w:del w:id="527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0.01m/s/s</w:delText>
              </w:r>
            </w:del>
          </w:p>
        </w:tc>
      </w:tr>
      <w:tr w:rsidR="00543D5D" w:rsidRPr="00D05CD2" w:rsidDel="00B25031" w14:paraId="624E5A94" w14:textId="2EF86442">
        <w:trPr>
          <w:trHeight w:val="201"/>
          <w:del w:id="528" w:author="yaozu long" w:date="2026-01-06T20:03:00Z"/>
        </w:trPr>
        <w:tc>
          <w:tcPr>
            <w:tcW w:w="467" w:type="dxa"/>
            <w:vMerge/>
          </w:tcPr>
          <w:p w14:paraId="0D4C80F7" w14:textId="70AF3C8D" w:rsidR="00543D5D" w:rsidRPr="00D05CD2" w:rsidDel="00B25031" w:rsidRDefault="00543D5D">
            <w:pPr>
              <w:autoSpaceDE w:val="0"/>
              <w:autoSpaceDN w:val="0"/>
              <w:rPr>
                <w:del w:id="52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9CC68A" w14:textId="66C01DE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3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3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3D5BC445" w14:textId="52374FAC" w:rsidR="00543D5D" w:rsidRPr="00D05CD2" w:rsidDel="00B25031" w:rsidRDefault="006E20DC">
            <w:pPr>
              <w:autoSpaceDE w:val="0"/>
              <w:autoSpaceDN w:val="0"/>
              <w:rPr>
                <w:del w:id="5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3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43A576E6" w14:textId="1C373E43">
        <w:trPr>
          <w:trHeight w:val="167"/>
          <w:del w:id="534" w:author="yaozu long" w:date="2026-01-06T20:03:00Z"/>
        </w:trPr>
        <w:tc>
          <w:tcPr>
            <w:tcW w:w="467" w:type="dxa"/>
            <w:vMerge/>
          </w:tcPr>
          <w:p w14:paraId="3046214F" w14:textId="0A2B0B9A" w:rsidR="00543D5D" w:rsidRPr="00D05CD2" w:rsidDel="00B25031" w:rsidRDefault="00543D5D">
            <w:pPr>
              <w:autoSpaceDE w:val="0"/>
              <w:autoSpaceDN w:val="0"/>
              <w:rPr>
                <w:del w:id="53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6DF15BD" w14:textId="3CE7820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3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3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375B870E" w14:textId="56231DB3" w:rsidR="00543D5D" w:rsidRPr="00D05CD2" w:rsidDel="00B25031" w:rsidRDefault="006E20DC">
            <w:pPr>
              <w:autoSpaceDE w:val="0"/>
              <w:autoSpaceDN w:val="0"/>
              <w:rPr>
                <w:del w:id="53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3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5EF8DFF6" w14:textId="33DB1371">
        <w:trPr>
          <w:trHeight w:val="482"/>
          <w:del w:id="540" w:author="yaozu long" w:date="2026-01-06T20:03:00Z"/>
        </w:trPr>
        <w:tc>
          <w:tcPr>
            <w:tcW w:w="467" w:type="dxa"/>
            <w:vMerge w:val="restart"/>
            <w:vAlign w:val="center"/>
          </w:tcPr>
          <w:p w14:paraId="67A942F7" w14:textId="056311F0" w:rsidR="00543D5D" w:rsidRPr="00D05CD2" w:rsidDel="00B25031" w:rsidRDefault="006E20DC">
            <w:pPr>
              <w:autoSpaceDE w:val="0"/>
              <w:autoSpaceDN w:val="0"/>
              <w:rPr>
                <w:del w:id="54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4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数据</w:delText>
              </w:r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lastRenderedPageBreak/>
                <w:delText>格式</w:delText>
              </w:r>
            </w:del>
          </w:p>
        </w:tc>
        <w:tc>
          <w:tcPr>
            <w:tcW w:w="718" w:type="dxa"/>
            <w:vAlign w:val="center"/>
          </w:tcPr>
          <w:p w14:paraId="29ECC2C4" w14:textId="4131D445" w:rsidR="00543D5D" w:rsidRPr="00D05CD2" w:rsidDel="00B25031" w:rsidRDefault="006E20DC">
            <w:pPr>
              <w:autoSpaceDE w:val="0"/>
              <w:autoSpaceDN w:val="0"/>
              <w:rPr>
                <w:del w:id="54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4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lastRenderedPageBreak/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2A2B24C7" w14:textId="07097E67" w:rsidR="00543D5D" w:rsidRPr="00D05CD2" w:rsidDel="00B25031" w:rsidRDefault="006E20DC">
            <w:pPr>
              <w:autoSpaceDE w:val="0"/>
              <w:autoSpaceDN w:val="0"/>
              <w:rPr>
                <w:del w:id="54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4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6E2CA6F0" w14:textId="2BB10D95" w:rsidR="00543D5D" w:rsidRPr="00D05CD2" w:rsidDel="00B25031" w:rsidRDefault="006E20DC">
            <w:pPr>
              <w:autoSpaceDE w:val="0"/>
              <w:autoSpaceDN w:val="0"/>
              <w:rPr>
                <w:del w:id="54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4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F3D8D1A" w14:textId="68983FF9" w:rsidR="00543D5D" w:rsidRPr="00D05CD2" w:rsidDel="00B25031" w:rsidRDefault="006E20DC">
            <w:pPr>
              <w:autoSpaceDE w:val="0"/>
              <w:autoSpaceDN w:val="0"/>
              <w:rPr>
                <w:del w:id="54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5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41350687" w14:textId="1CD1D298">
        <w:trPr>
          <w:trHeight w:val="149"/>
          <w:del w:id="551" w:author="yaozu long" w:date="2026-01-06T20:03:00Z"/>
        </w:trPr>
        <w:tc>
          <w:tcPr>
            <w:tcW w:w="467" w:type="dxa"/>
            <w:vMerge/>
          </w:tcPr>
          <w:p w14:paraId="529F5908" w14:textId="7685A3AC" w:rsidR="00543D5D" w:rsidRPr="00D05CD2" w:rsidDel="00B25031" w:rsidRDefault="00543D5D">
            <w:pPr>
              <w:autoSpaceDE w:val="0"/>
              <w:autoSpaceDN w:val="0"/>
              <w:rPr>
                <w:del w:id="5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E7E85CE" w14:textId="0FED8EC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5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5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5F115C82" w14:textId="319DCC74" w:rsidR="00543D5D" w:rsidRPr="00D05CD2" w:rsidDel="00B25031" w:rsidRDefault="006E20DC">
            <w:pPr>
              <w:rPr>
                <w:del w:id="555" w:author="yaozu long" w:date="2026-01-06T20:03:00Z" w16du:dateUtc="2026-01-06T12:03:00Z"/>
                <w:sz w:val="22"/>
                <w:szCs w:val="22"/>
              </w:rPr>
            </w:pPr>
            <w:del w:id="55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ADF5B1F" w14:textId="1AF543E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5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5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</w:tcPr>
          <w:p w14:paraId="0ECBFA7D" w14:textId="471F74D4" w:rsidR="00543D5D" w:rsidRPr="00D05CD2" w:rsidDel="00B25031" w:rsidRDefault="006E20DC">
            <w:pPr>
              <w:jc w:val="left"/>
              <w:rPr>
                <w:del w:id="55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6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09438F4A" w14:textId="27F29B43">
        <w:trPr>
          <w:trHeight w:val="309"/>
          <w:del w:id="561" w:author="yaozu long" w:date="2026-01-06T20:03:00Z"/>
        </w:trPr>
        <w:tc>
          <w:tcPr>
            <w:tcW w:w="467" w:type="dxa"/>
            <w:vMerge/>
          </w:tcPr>
          <w:p w14:paraId="762C0C94" w14:textId="3888C213" w:rsidR="00543D5D" w:rsidRPr="00D05CD2" w:rsidDel="00B25031" w:rsidRDefault="00543D5D">
            <w:pPr>
              <w:autoSpaceDE w:val="0"/>
              <w:autoSpaceDN w:val="0"/>
              <w:rPr>
                <w:del w:id="5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C298F7A" w14:textId="599BEC7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6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3C97E94C" w14:textId="0668CFD9" w:rsidR="00543D5D" w:rsidRPr="00D05CD2" w:rsidDel="00B25031" w:rsidRDefault="006E20DC">
            <w:pPr>
              <w:rPr>
                <w:del w:id="565" w:author="yaozu long" w:date="2026-01-06T20:03:00Z" w16du:dateUtc="2026-01-06T12:03:00Z"/>
                <w:sz w:val="22"/>
                <w:szCs w:val="22"/>
              </w:rPr>
            </w:pPr>
            <w:del w:id="56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679C16CE" w14:textId="0C3B38A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6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6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</w:tcPr>
          <w:p w14:paraId="69E623A7" w14:textId="0DFFC343" w:rsidR="00543D5D" w:rsidRPr="00D05CD2" w:rsidDel="00B25031" w:rsidRDefault="006E20DC">
            <w:pPr>
              <w:rPr>
                <w:del w:id="56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7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00585D48" w14:textId="66E61E66">
        <w:trPr>
          <w:trHeight w:val="285"/>
          <w:del w:id="571" w:author="yaozu long" w:date="2026-01-06T20:03:00Z"/>
        </w:trPr>
        <w:tc>
          <w:tcPr>
            <w:tcW w:w="467" w:type="dxa"/>
            <w:vMerge/>
          </w:tcPr>
          <w:p w14:paraId="202A0276" w14:textId="213B1C7A" w:rsidR="00543D5D" w:rsidRPr="00D05CD2" w:rsidDel="00B25031" w:rsidRDefault="00543D5D">
            <w:pPr>
              <w:autoSpaceDE w:val="0"/>
              <w:autoSpaceDN w:val="0"/>
              <w:rPr>
                <w:del w:id="57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738194" w14:textId="32135D1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7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7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51180656" w14:textId="07A77031" w:rsidR="00543D5D" w:rsidRPr="00D05CD2" w:rsidDel="00B25031" w:rsidRDefault="006E20DC">
            <w:pPr>
              <w:rPr>
                <w:del w:id="575" w:author="yaozu long" w:date="2026-01-06T20:03:00Z" w16du:dateUtc="2026-01-06T12:03:00Z"/>
                <w:sz w:val="22"/>
                <w:szCs w:val="22"/>
              </w:rPr>
            </w:pPr>
            <w:del w:id="57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469E093B" w14:textId="1C1F995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7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7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</w:tcPr>
          <w:p w14:paraId="2EC5C318" w14:textId="5F4B4D6C" w:rsidR="00543D5D" w:rsidRPr="00D05CD2" w:rsidDel="00B25031" w:rsidRDefault="006E20DC">
            <w:pPr>
              <w:jc w:val="left"/>
              <w:rPr>
                <w:del w:id="57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8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1C4D7CC5" w14:textId="1E42A746">
        <w:trPr>
          <w:trHeight w:val="275"/>
          <w:del w:id="581" w:author="yaozu long" w:date="2026-01-06T20:03:00Z"/>
        </w:trPr>
        <w:tc>
          <w:tcPr>
            <w:tcW w:w="467" w:type="dxa"/>
            <w:vMerge/>
          </w:tcPr>
          <w:p w14:paraId="775B5288" w14:textId="25290AB2" w:rsidR="00543D5D" w:rsidRPr="00D05CD2" w:rsidDel="00B25031" w:rsidRDefault="00543D5D">
            <w:pPr>
              <w:autoSpaceDE w:val="0"/>
              <w:autoSpaceDN w:val="0"/>
              <w:rPr>
                <w:del w:id="58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0A5371D" w14:textId="4112870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8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8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69AA1AE4" w14:textId="1F9CE583" w:rsidR="00543D5D" w:rsidRPr="00D05CD2" w:rsidDel="00B25031" w:rsidRDefault="006E20DC">
            <w:pPr>
              <w:rPr>
                <w:del w:id="585" w:author="yaozu long" w:date="2026-01-06T20:03:00Z" w16du:dateUtc="2026-01-06T12:03:00Z"/>
                <w:sz w:val="22"/>
                <w:szCs w:val="22"/>
              </w:rPr>
            </w:pPr>
            <w:del w:id="58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B2366DC" w14:textId="48FCDA3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8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8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</w:tcPr>
          <w:p w14:paraId="7F1D2F75" w14:textId="0AF96FCC" w:rsidR="00543D5D" w:rsidRPr="00D05CD2" w:rsidDel="00B25031" w:rsidRDefault="006E20DC">
            <w:pPr>
              <w:rPr>
                <w:del w:id="58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9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42DBC683" w14:textId="1C9B24D9">
        <w:trPr>
          <w:trHeight w:val="265"/>
          <w:del w:id="591" w:author="yaozu long" w:date="2026-01-06T20:03:00Z"/>
        </w:trPr>
        <w:tc>
          <w:tcPr>
            <w:tcW w:w="467" w:type="dxa"/>
            <w:vMerge/>
          </w:tcPr>
          <w:p w14:paraId="1889A416" w14:textId="7E17EAD0" w:rsidR="00543D5D" w:rsidRPr="00D05CD2" w:rsidDel="00B25031" w:rsidRDefault="00543D5D">
            <w:pPr>
              <w:autoSpaceDE w:val="0"/>
              <w:autoSpaceDN w:val="0"/>
              <w:rPr>
                <w:del w:id="59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36E0A0" w14:textId="46BECE5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9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048E55A5" w14:textId="7199E34B" w:rsidR="00543D5D" w:rsidRPr="00D05CD2" w:rsidDel="00B25031" w:rsidRDefault="006E20DC">
            <w:pPr>
              <w:rPr>
                <w:del w:id="595" w:author="yaozu long" w:date="2026-01-06T20:03:00Z" w16du:dateUtc="2026-01-06T12:03:00Z"/>
                <w:sz w:val="22"/>
                <w:szCs w:val="22"/>
              </w:rPr>
            </w:pPr>
            <w:del w:id="59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B6D9D89" w14:textId="356A884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9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9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</w:tcPr>
          <w:p w14:paraId="50410160" w14:textId="0A37E00E" w:rsidR="00543D5D" w:rsidRPr="00D05CD2" w:rsidDel="00B25031" w:rsidRDefault="006E20DC">
            <w:pPr>
              <w:jc w:val="left"/>
              <w:rPr>
                <w:del w:id="59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0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23EEEB4A" w14:textId="71B2DC28">
        <w:trPr>
          <w:trHeight w:val="255"/>
          <w:del w:id="601" w:author="yaozu long" w:date="2026-01-06T20:03:00Z"/>
        </w:trPr>
        <w:tc>
          <w:tcPr>
            <w:tcW w:w="467" w:type="dxa"/>
            <w:vMerge/>
          </w:tcPr>
          <w:p w14:paraId="244223E3" w14:textId="06E14F4F" w:rsidR="00543D5D" w:rsidRPr="00D05CD2" w:rsidDel="00B25031" w:rsidRDefault="00543D5D">
            <w:pPr>
              <w:autoSpaceDE w:val="0"/>
              <w:autoSpaceDN w:val="0"/>
              <w:rPr>
                <w:del w:id="60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A2A5CBD" w14:textId="4701558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0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0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248A194C" w14:textId="06790AF5" w:rsidR="00543D5D" w:rsidRPr="00D05CD2" w:rsidDel="00B25031" w:rsidRDefault="006E20DC">
            <w:pPr>
              <w:rPr>
                <w:del w:id="605" w:author="yaozu long" w:date="2026-01-06T20:03:00Z" w16du:dateUtc="2026-01-06T12:03:00Z"/>
                <w:sz w:val="22"/>
                <w:szCs w:val="22"/>
              </w:rPr>
            </w:pPr>
            <w:del w:id="60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4536ED4E" w14:textId="3A1CB22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0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0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</w:tcPr>
          <w:p w14:paraId="0E317F8D" w14:textId="411C31E4" w:rsidR="00543D5D" w:rsidRPr="00D05CD2" w:rsidDel="00B25031" w:rsidRDefault="006E20DC">
            <w:pPr>
              <w:rPr>
                <w:del w:id="60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1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0D18A663" w14:textId="6C53E7EC">
        <w:trPr>
          <w:trHeight w:val="244"/>
          <w:del w:id="611" w:author="yaozu long" w:date="2026-01-06T20:03:00Z"/>
        </w:trPr>
        <w:tc>
          <w:tcPr>
            <w:tcW w:w="467" w:type="dxa"/>
            <w:vMerge/>
          </w:tcPr>
          <w:p w14:paraId="21C6B4A9" w14:textId="75B4CCAF" w:rsidR="00543D5D" w:rsidRPr="00D05CD2" w:rsidDel="00B25031" w:rsidRDefault="00543D5D">
            <w:pPr>
              <w:autoSpaceDE w:val="0"/>
              <w:autoSpaceDN w:val="0"/>
              <w:rPr>
                <w:del w:id="61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DA90AA3" w14:textId="642B882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1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1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240FACD7" w14:textId="6BE74582" w:rsidR="00543D5D" w:rsidRPr="00D05CD2" w:rsidDel="00B25031" w:rsidRDefault="006E20DC">
            <w:pPr>
              <w:rPr>
                <w:del w:id="615" w:author="yaozu long" w:date="2026-01-06T20:03:00Z" w16du:dateUtc="2026-01-06T12:03:00Z"/>
                <w:sz w:val="22"/>
                <w:szCs w:val="22"/>
              </w:rPr>
            </w:pPr>
            <w:del w:id="61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286DFB9" w14:textId="38D1F3C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1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1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6FBABA64" w14:textId="537FE3D3" w:rsidR="00543D5D" w:rsidRPr="00D05CD2" w:rsidDel="00B25031" w:rsidRDefault="006E20DC">
            <w:pPr>
              <w:jc w:val="left"/>
              <w:rPr>
                <w:del w:id="61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2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25CDD045" w14:textId="5D4FE7B1">
        <w:trPr>
          <w:trHeight w:val="235"/>
          <w:del w:id="621" w:author="yaozu long" w:date="2026-01-06T20:03:00Z"/>
        </w:trPr>
        <w:tc>
          <w:tcPr>
            <w:tcW w:w="467" w:type="dxa"/>
            <w:vMerge/>
          </w:tcPr>
          <w:p w14:paraId="67F80A6B" w14:textId="69F53381" w:rsidR="00543D5D" w:rsidRPr="00D05CD2" w:rsidDel="00B25031" w:rsidRDefault="00543D5D">
            <w:pPr>
              <w:autoSpaceDE w:val="0"/>
              <w:autoSpaceDN w:val="0"/>
              <w:rPr>
                <w:del w:id="62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09E0FCA" w14:textId="06AC947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2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2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1E5C21D9" w14:textId="03891F4F" w:rsidR="00543D5D" w:rsidRPr="00D05CD2" w:rsidDel="00B25031" w:rsidRDefault="006E20DC">
            <w:pPr>
              <w:rPr>
                <w:del w:id="625" w:author="yaozu long" w:date="2026-01-06T20:03:00Z" w16du:dateUtc="2026-01-06T12:03:00Z"/>
                <w:sz w:val="22"/>
                <w:szCs w:val="22"/>
              </w:rPr>
            </w:pPr>
            <w:del w:id="62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128BC7B7" w14:textId="3BF1BE6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2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2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</w:tcPr>
          <w:p w14:paraId="538AB64B" w14:textId="058F161C" w:rsidR="00543D5D" w:rsidRPr="00D05CD2" w:rsidDel="00B25031" w:rsidRDefault="006E20DC">
            <w:pPr>
              <w:rPr>
                <w:del w:id="62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3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B236D2" w:rsidRPr="00D05CD2" w:rsidDel="00B25031" w14:paraId="4B573F9A" w14:textId="070F6283" w:rsidTr="00896417">
        <w:trPr>
          <w:trHeight w:val="225"/>
          <w:del w:id="631" w:author="yaozu long" w:date="2026-01-06T20:03:00Z"/>
        </w:trPr>
        <w:tc>
          <w:tcPr>
            <w:tcW w:w="467" w:type="dxa"/>
            <w:vMerge/>
          </w:tcPr>
          <w:p w14:paraId="7510248E" w14:textId="5D7861FE" w:rsidR="00B236D2" w:rsidRPr="00D05CD2" w:rsidDel="00B25031" w:rsidRDefault="00B236D2" w:rsidP="00B236D2">
            <w:pPr>
              <w:autoSpaceDE w:val="0"/>
              <w:autoSpaceDN w:val="0"/>
              <w:rPr>
                <w:del w:id="6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7CA3E3F" w14:textId="2E8148CB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63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3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5D7FBB54" w14:textId="11EB7A60" w:rsidR="00B236D2" w:rsidRPr="00D05CD2" w:rsidDel="00B25031" w:rsidRDefault="00B236D2" w:rsidP="00B236D2">
            <w:pPr>
              <w:rPr>
                <w:del w:id="635" w:author="yaozu long" w:date="2026-01-06T20:03:00Z" w16du:dateUtc="2026-01-06T12:03:00Z"/>
                <w:sz w:val="22"/>
                <w:szCs w:val="22"/>
              </w:rPr>
            </w:pPr>
            <w:del w:id="63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1BE696EA" w14:textId="6DA52E46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63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3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15EE5CC5" w14:textId="4916B44A" w:rsidR="00B236D2" w:rsidRPr="00D05CD2" w:rsidDel="00B25031" w:rsidRDefault="00B236D2" w:rsidP="00B236D2">
            <w:pPr>
              <w:rPr>
                <w:del w:id="63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4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MSB</w:delText>
              </w:r>
            </w:del>
          </w:p>
        </w:tc>
      </w:tr>
      <w:tr w:rsidR="00B236D2" w:rsidRPr="00D05CD2" w:rsidDel="00B25031" w14:paraId="1CF99EB9" w14:textId="54284BD8" w:rsidTr="00896417">
        <w:trPr>
          <w:trHeight w:val="215"/>
          <w:del w:id="641" w:author="yaozu long" w:date="2026-01-06T20:03:00Z"/>
        </w:trPr>
        <w:tc>
          <w:tcPr>
            <w:tcW w:w="467" w:type="dxa"/>
            <w:vMerge/>
          </w:tcPr>
          <w:p w14:paraId="7EBF80D9" w14:textId="7442F714" w:rsidR="00B236D2" w:rsidRPr="00D05CD2" w:rsidDel="00B25031" w:rsidRDefault="00B236D2" w:rsidP="00B236D2">
            <w:pPr>
              <w:autoSpaceDE w:val="0"/>
              <w:autoSpaceDN w:val="0"/>
              <w:rPr>
                <w:del w:id="64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058F98A" w14:textId="52FF1099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64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4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5C0F6C86" w14:textId="2F49C0F4" w:rsidR="00B236D2" w:rsidRPr="00D05CD2" w:rsidDel="00B25031" w:rsidRDefault="00B236D2" w:rsidP="00B236D2">
            <w:pPr>
              <w:rPr>
                <w:del w:id="645" w:author="yaozu long" w:date="2026-01-06T20:03:00Z" w16du:dateUtc="2026-01-06T12:03:00Z"/>
                <w:sz w:val="22"/>
                <w:szCs w:val="22"/>
              </w:rPr>
            </w:pPr>
            <w:del w:id="64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0D21BA6D" w14:textId="20BC58CE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64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4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</w:tcPr>
          <w:p w14:paraId="04C59AB6" w14:textId="5BAB42A3" w:rsidR="00B236D2" w:rsidRPr="00D05CD2" w:rsidDel="00B25031" w:rsidRDefault="00B236D2" w:rsidP="00B236D2">
            <w:pPr>
              <w:jc w:val="left"/>
              <w:rPr>
                <w:del w:id="64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5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B236D2" w:rsidRPr="00D05CD2" w:rsidDel="00B25031" w14:paraId="15677E29" w14:textId="46185477">
        <w:trPr>
          <w:trHeight w:val="294"/>
          <w:del w:id="651" w:author="yaozu long" w:date="2026-01-06T20:03:00Z"/>
        </w:trPr>
        <w:tc>
          <w:tcPr>
            <w:tcW w:w="467" w:type="dxa"/>
            <w:vMerge/>
          </w:tcPr>
          <w:p w14:paraId="576498AD" w14:textId="28F27523" w:rsidR="00B236D2" w:rsidRPr="00D05CD2" w:rsidDel="00B25031" w:rsidRDefault="00B236D2" w:rsidP="00B236D2">
            <w:pPr>
              <w:autoSpaceDE w:val="0"/>
              <w:autoSpaceDN w:val="0"/>
              <w:rPr>
                <w:del w:id="6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90824FB" w14:textId="0F408E13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65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5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</w:tcPr>
          <w:p w14:paraId="43433DE8" w14:textId="5570197E" w:rsidR="00B236D2" w:rsidRPr="00D05CD2" w:rsidDel="00B25031" w:rsidRDefault="00B236D2" w:rsidP="00B236D2">
            <w:pPr>
              <w:rPr>
                <w:del w:id="655" w:author="yaozu long" w:date="2026-01-06T20:03:00Z" w16du:dateUtc="2026-01-06T12:03:00Z"/>
                <w:sz w:val="22"/>
                <w:szCs w:val="22"/>
              </w:rPr>
            </w:pPr>
            <w:del w:id="65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LSB</w:delText>
              </w:r>
            </w:del>
          </w:p>
        </w:tc>
        <w:tc>
          <w:tcPr>
            <w:tcW w:w="720" w:type="dxa"/>
            <w:vAlign w:val="center"/>
          </w:tcPr>
          <w:p w14:paraId="122C8439" w14:textId="2B221A7C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65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5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</w:tcPr>
          <w:p w14:paraId="68D2A386" w14:textId="0C236CF9" w:rsidR="00B236D2" w:rsidRPr="00D05CD2" w:rsidDel="00B25031" w:rsidRDefault="00B236D2" w:rsidP="00B236D2">
            <w:pPr>
              <w:rPr>
                <w:del w:id="65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6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B236D2" w:rsidRPr="00D05CD2" w:rsidDel="00B25031" w14:paraId="1334D1F9" w14:textId="6522A48B">
        <w:trPr>
          <w:trHeight w:val="47"/>
          <w:del w:id="661" w:author="yaozu long" w:date="2026-01-06T20:03:00Z"/>
        </w:trPr>
        <w:tc>
          <w:tcPr>
            <w:tcW w:w="467" w:type="dxa"/>
            <w:vMerge/>
          </w:tcPr>
          <w:p w14:paraId="3469CED4" w14:textId="2E6D2210" w:rsidR="00B236D2" w:rsidRPr="00D05CD2" w:rsidDel="00B25031" w:rsidRDefault="00B236D2" w:rsidP="00B236D2">
            <w:pPr>
              <w:autoSpaceDE w:val="0"/>
              <w:autoSpaceDN w:val="0"/>
              <w:rPr>
                <w:del w:id="6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DDA9267" w14:textId="14440AD4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6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6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</w:tcPr>
          <w:p w14:paraId="257C62D1" w14:textId="31A845A2" w:rsidR="00B236D2" w:rsidRPr="00D05CD2" w:rsidDel="00B25031" w:rsidRDefault="00B236D2" w:rsidP="00B236D2">
            <w:pPr>
              <w:rPr>
                <w:del w:id="665" w:author="yaozu long" w:date="2026-01-06T20:03:00Z" w16du:dateUtc="2026-01-06T12:03:00Z"/>
                <w:sz w:val="22"/>
                <w:szCs w:val="22"/>
              </w:rPr>
            </w:pPr>
            <w:del w:id="66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737F0644" w14:textId="2AEF41F1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66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6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</w:tcPr>
          <w:p w14:paraId="6E6B53DF" w14:textId="18B14EA4" w:rsidR="00B236D2" w:rsidRPr="00D05CD2" w:rsidDel="00B25031" w:rsidRDefault="00B236D2" w:rsidP="00B236D2">
            <w:pPr>
              <w:rPr>
                <w:del w:id="66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7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B236D2" w:rsidRPr="00D05CD2" w:rsidDel="00B25031" w14:paraId="4AC4ED6E" w14:textId="161C3FEB">
        <w:trPr>
          <w:trHeight w:val="60"/>
          <w:del w:id="671" w:author="yaozu long" w:date="2026-01-06T20:03:00Z"/>
        </w:trPr>
        <w:tc>
          <w:tcPr>
            <w:tcW w:w="467" w:type="dxa"/>
            <w:vMerge/>
          </w:tcPr>
          <w:p w14:paraId="3979086E" w14:textId="7D0F66D2" w:rsidR="00B236D2" w:rsidRPr="00D05CD2" w:rsidDel="00B25031" w:rsidRDefault="00B236D2" w:rsidP="00B236D2">
            <w:pPr>
              <w:autoSpaceDE w:val="0"/>
              <w:autoSpaceDN w:val="0"/>
              <w:rPr>
                <w:del w:id="67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4083D57" w14:textId="3EE6913A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67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7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</w:tcPr>
          <w:p w14:paraId="434EA1A0" w14:textId="6D7A2F7F" w:rsidR="00B236D2" w:rsidRPr="00D05CD2" w:rsidDel="00B25031" w:rsidRDefault="00B236D2" w:rsidP="00B236D2">
            <w:pPr>
              <w:tabs>
                <w:tab w:val="left" w:pos="910"/>
              </w:tabs>
              <w:rPr>
                <w:del w:id="675" w:author="yaozu long" w:date="2026-01-06T20:03:00Z" w16du:dateUtc="2026-01-06T12:03:00Z"/>
                <w:sz w:val="22"/>
                <w:szCs w:val="22"/>
              </w:rPr>
            </w:pPr>
            <w:del w:id="67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4F9A51CA" w14:textId="71FEC561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67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7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</w:tcPr>
          <w:p w14:paraId="037665F6" w14:textId="4BF1CB97" w:rsidR="00B236D2" w:rsidRPr="00D05CD2" w:rsidDel="00B25031" w:rsidRDefault="00B236D2" w:rsidP="00B236D2">
            <w:pPr>
              <w:rPr>
                <w:del w:id="67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80" w:author="yaozu long" w:date="2026-01-06T20:03:00Z" w16du:dateUtc="2026-01-06T12:03:00Z">
              <w:r w:rsidRPr="00D05CD2" w:rsidDel="00B25031">
                <w:rPr>
                  <w:rFonts w:hint="eastAsia"/>
                </w:rPr>
                <w:delText>符号位：</w:delText>
              </w:r>
              <w:r w:rsidRPr="00D05CD2" w:rsidDel="00B25031">
                <w:rPr>
                  <w:rFonts w:hint="eastAsia"/>
                </w:rPr>
                <w:delText>0</w:delText>
              </w:r>
              <w:r w:rsidRPr="00D05CD2" w:rsidDel="00B25031">
                <w:rPr>
                  <w:rFonts w:hint="eastAsia"/>
                </w:rPr>
                <w:delText>为正，</w:delText>
              </w:r>
              <w:r w:rsidRPr="00D05CD2" w:rsidDel="00B25031">
                <w:rPr>
                  <w:rFonts w:hint="eastAsia"/>
                </w:rPr>
                <w:delText>1</w:delText>
              </w:r>
              <w:r w:rsidRPr="00D05CD2" w:rsidDel="00B25031">
                <w:rPr>
                  <w:rFonts w:hint="eastAsia"/>
                </w:rPr>
                <w:delText>为负</w:delText>
              </w:r>
            </w:del>
          </w:p>
        </w:tc>
      </w:tr>
      <w:tr w:rsidR="00B236D2" w:rsidRPr="00D05CD2" w:rsidDel="00B25031" w14:paraId="3D4669CB" w14:textId="7E29C7E3">
        <w:trPr>
          <w:trHeight w:val="302"/>
          <w:del w:id="681" w:author="yaozu long" w:date="2026-01-06T20:03:00Z"/>
        </w:trPr>
        <w:tc>
          <w:tcPr>
            <w:tcW w:w="467" w:type="dxa"/>
            <w:vMerge/>
          </w:tcPr>
          <w:p w14:paraId="433198E7" w14:textId="54CCC89A" w:rsidR="00B236D2" w:rsidRPr="00D05CD2" w:rsidDel="00B25031" w:rsidRDefault="00B236D2" w:rsidP="00B236D2">
            <w:pPr>
              <w:autoSpaceDE w:val="0"/>
              <w:autoSpaceDN w:val="0"/>
              <w:rPr>
                <w:del w:id="68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E51BA67" w14:textId="49416CE8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68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8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</w:tcPr>
          <w:p w14:paraId="52A83EA8" w14:textId="71FFC807" w:rsidR="00B236D2" w:rsidRPr="00D05CD2" w:rsidDel="00B25031" w:rsidRDefault="00B236D2" w:rsidP="00B236D2">
            <w:pPr>
              <w:jc w:val="left"/>
              <w:rPr>
                <w:del w:id="68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8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31FC38A9" w14:textId="1126C793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68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8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88B9C93" w14:textId="668457D1" w:rsidR="00B236D2" w:rsidRPr="00D05CD2" w:rsidDel="00B25031" w:rsidRDefault="00B236D2" w:rsidP="00B236D2">
            <w:pPr>
              <w:jc w:val="left"/>
              <w:rPr>
                <w:del w:id="68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9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LSB</w:delText>
              </w:r>
            </w:del>
          </w:p>
        </w:tc>
      </w:tr>
      <w:tr w:rsidR="00B236D2" w:rsidRPr="00D05CD2" w:rsidDel="00B25031" w14:paraId="685E8AF0" w14:textId="20990149">
        <w:trPr>
          <w:trHeight w:val="293"/>
          <w:del w:id="691" w:author="yaozu long" w:date="2026-01-06T20:03:00Z"/>
        </w:trPr>
        <w:tc>
          <w:tcPr>
            <w:tcW w:w="467" w:type="dxa"/>
            <w:vMerge/>
          </w:tcPr>
          <w:p w14:paraId="508134B0" w14:textId="23E63CF0" w:rsidR="00B236D2" w:rsidRPr="00D05CD2" w:rsidDel="00B25031" w:rsidRDefault="00B236D2" w:rsidP="00B236D2">
            <w:pPr>
              <w:autoSpaceDE w:val="0"/>
              <w:autoSpaceDN w:val="0"/>
              <w:rPr>
                <w:del w:id="69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89EB25B" w14:textId="254ED058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6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9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</w:tcPr>
          <w:p w14:paraId="75383D94" w14:textId="76832441" w:rsidR="00B236D2" w:rsidRPr="00D05CD2" w:rsidDel="00B25031" w:rsidRDefault="00B236D2" w:rsidP="00B236D2">
            <w:pPr>
              <w:jc w:val="left"/>
              <w:rPr>
                <w:del w:id="69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9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2C392B62" w14:textId="0C055C51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69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9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76B324B" w14:textId="4B7D4A52" w:rsidR="00B236D2" w:rsidRPr="00D05CD2" w:rsidDel="00B25031" w:rsidRDefault="00B236D2" w:rsidP="00B236D2">
            <w:pPr>
              <w:jc w:val="left"/>
              <w:rPr>
                <w:del w:id="69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0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B236D2" w:rsidRPr="00D05CD2" w:rsidDel="00B25031" w14:paraId="71942809" w14:textId="511A857F">
        <w:trPr>
          <w:trHeight w:val="269"/>
          <w:del w:id="701" w:author="yaozu long" w:date="2026-01-06T20:03:00Z"/>
        </w:trPr>
        <w:tc>
          <w:tcPr>
            <w:tcW w:w="467" w:type="dxa"/>
            <w:vMerge/>
          </w:tcPr>
          <w:p w14:paraId="384B3A7D" w14:textId="28D30AAA" w:rsidR="00B236D2" w:rsidRPr="00D05CD2" w:rsidDel="00B25031" w:rsidRDefault="00B236D2" w:rsidP="00B236D2">
            <w:pPr>
              <w:autoSpaceDE w:val="0"/>
              <w:autoSpaceDN w:val="0"/>
              <w:rPr>
                <w:del w:id="70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582B977" w14:textId="75F8F3FB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0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0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</w:tcPr>
          <w:p w14:paraId="5E9894F3" w14:textId="386B3E8F" w:rsidR="00B236D2" w:rsidRPr="00D05CD2" w:rsidDel="00B25031" w:rsidRDefault="00B236D2" w:rsidP="00B236D2">
            <w:pPr>
              <w:jc w:val="left"/>
              <w:rPr>
                <w:del w:id="70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0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3E063F6E" w14:textId="45738EF7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0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0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63F28AFD" w14:textId="2AAD3016" w:rsidR="00B236D2" w:rsidRPr="00D05CD2" w:rsidDel="00B25031" w:rsidRDefault="00B236D2" w:rsidP="00B236D2">
            <w:pPr>
              <w:jc w:val="left"/>
              <w:rPr>
                <w:del w:id="70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1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B236D2" w:rsidRPr="00D05CD2" w:rsidDel="00B25031" w14:paraId="5C08F806" w14:textId="730147BE">
        <w:trPr>
          <w:trHeight w:val="1292"/>
          <w:del w:id="711" w:author="yaozu long" w:date="2026-01-06T20:03:00Z"/>
        </w:trPr>
        <w:tc>
          <w:tcPr>
            <w:tcW w:w="467" w:type="dxa"/>
            <w:vAlign w:val="center"/>
          </w:tcPr>
          <w:p w14:paraId="74017F7A" w14:textId="2F4745F3" w:rsidR="00B236D2" w:rsidRPr="00D05CD2" w:rsidDel="00B25031" w:rsidRDefault="00B236D2" w:rsidP="00B236D2">
            <w:pPr>
              <w:autoSpaceDE w:val="0"/>
              <w:autoSpaceDN w:val="0"/>
              <w:rPr>
                <w:del w:id="71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1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08FA0438" w14:textId="0DAD674A" w:rsidR="00B236D2" w:rsidRPr="00D05CD2" w:rsidDel="00B25031" w:rsidRDefault="00B236D2" w:rsidP="00B236D2">
            <w:pPr>
              <w:rPr>
                <w:del w:id="714" w:author="yaozu long" w:date="2026-01-06T20:03:00Z" w16du:dateUtc="2026-01-06T12:03:00Z"/>
                <w:sz w:val="22"/>
                <w:szCs w:val="22"/>
              </w:rPr>
            </w:pPr>
            <w:del w:id="715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716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717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1EF4E29B" w14:textId="74D98D30" w:rsidR="00B236D2" w:rsidRPr="00D05CD2" w:rsidDel="00B25031" w:rsidRDefault="00B236D2" w:rsidP="00B236D2">
            <w:pPr>
              <w:rPr>
                <w:del w:id="718" w:author="yaozu long" w:date="2026-01-06T20:03:00Z" w16du:dateUtc="2026-01-06T12:03:00Z"/>
                <w:sz w:val="22"/>
                <w:szCs w:val="22"/>
              </w:rPr>
            </w:pPr>
            <w:del w:id="719" w:author="yaozu long" w:date="2026-01-06T20:03:00Z" w16du:dateUtc="2026-01-06T12:03:00Z">
              <w:r w:rsidRPr="00D05CD2" w:rsidDel="00B25031">
                <w:rPr>
                  <w:rFonts w:hint="eastAsia"/>
                </w:rPr>
                <w:delText>主备状态</w:delText>
              </w:r>
              <w:r w:rsidRPr="00D05CD2" w:rsidDel="00B25031">
                <w:rPr>
                  <w:rFonts w:hint="eastAsia"/>
                </w:rPr>
                <w:delText xml:space="preserve"> 00 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1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 xml:space="preserve"> 01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2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10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3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4</w:delText>
              </w:r>
              <w:r w:rsidRPr="00D05CD2" w:rsidDel="00B25031">
                <w:rPr>
                  <w:rFonts w:hint="eastAsia"/>
                </w:rPr>
                <w:delText>为主</w:delText>
              </w:r>
            </w:del>
          </w:p>
          <w:p w14:paraId="0E3F9B70" w14:textId="391EF09B" w:rsidR="00B236D2" w:rsidRPr="00D05CD2" w:rsidDel="00B25031" w:rsidRDefault="00B236D2" w:rsidP="00B236D2">
            <w:pPr>
              <w:autoSpaceDE w:val="0"/>
              <w:autoSpaceDN w:val="0"/>
              <w:rPr>
                <w:del w:id="720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721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56FFB166" w14:textId="132A3146" w:rsidR="00543D5D" w:rsidRPr="00D05CD2" w:rsidDel="00B25031" w:rsidRDefault="00543D5D">
      <w:pPr>
        <w:spacing w:line="500" w:lineRule="exact"/>
        <w:ind w:left="420"/>
        <w:rPr>
          <w:del w:id="722" w:author="yaozu long" w:date="2026-01-06T20:03:00Z" w16du:dateUtc="2026-01-06T12:03:00Z"/>
          <w:rFonts w:hAnsi="宋体" w:hint="eastAsia"/>
          <w:sz w:val="22"/>
          <w:szCs w:val="22"/>
        </w:rPr>
      </w:pPr>
    </w:p>
    <w:p w14:paraId="605D65CC" w14:textId="262146EE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723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724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ARINC429数据字3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4D3DEA4E" w14:textId="4AF0A05D">
        <w:trPr>
          <w:cantSplit/>
          <w:trHeight w:val="302"/>
          <w:tblHeader/>
          <w:del w:id="725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655A5AE8" w14:textId="66C5AC2E" w:rsidR="00543D5D" w:rsidRPr="00D05CD2" w:rsidDel="00B25031" w:rsidRDefault="006E20DC">
            <w:pPr>
              <w:autoSpaceDE w:val="0"/>
              <w:autoSpaceDN w:val="0"/>
              <w:rPr>
                <w:del w:id="72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2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222FB29E" w14:textId="5A71C2AE" w:rsidR="00543D5D" w:rsidRPr="00D05CD2" w:rsidDel="00B25031" w:rsidRDefault="006E20DC">
            <w:pPr>
              <w:autoSpaceDE w:val="0"/>
              <w:autoSpaceDN w:val="0"/>
              <w:rPr>
                <w:del w:id="72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2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24E9006E" w14:textId="7CDAF02B" w:rsidR="00543D5D" w:rsidRPr="00D05CD2" w:rsidDel="00B25031" w:rsidRDefault="006E20DC">
            <w:pPr>
              <w:autoSpaceDE w:val="0"/>
              <w:autoSpaceDN w:val="0"/>
              <w:rPr>
                <w:del w:id="73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3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自动飞行状态信号</w:delText>
              </w:r>
            </w:del>
          </w:p>
        </w:tc>
        <w:tc>
          <w:tcPr>
            <w:tcW w:w="850" w:type="dxa"/>
          </w:tcPr>
          <w:p w14:paraId="1BAC5664" w14:textId="0CFC85B7" w:rsidR="00543D5D" w:rsidRPr="00D05CD2" w:rsidDel="00B25031" w:rsidRDefault="006E20DC">
            <w:pPr>
              <w:autoSpaceDE w:val="0"/>
              <w:autoSpaceDN w:val="0"/>
              <w:rPr>
                <w:del w:id="7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3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20098688" w14:textId="4EA27F0B" w:rsidR="00543D5D" w:rsidRPr="00D05CD2" w:rsidDel="00B25031" w:rsidRDefault="00543D5D">
            <w:pPr>
              <w:autoSpaceDE w:val="0"/>
              <w:autoSpaceDN w:val="0"/>
              <w:rPr>
                <w:del w:id="7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5BF5CE77" w14:textId="45E84880">
        <w:trPr>
          <w:cantSplit/>
          <w:trHeight w:val="292"/>
          <w:tblHeader/>
          <w:del w:id="735" w:author="yaozu long" w:date="2026-01-06T20:03:00Z"/>
        </w:trPr>
        <w:tc>
          <w:tcPr>
            <w:tcW w:w="1901" w:type="dxa"/>
            <w:gridSpan w:val="3"/>
            <w:vMerge/>
          </w:tcPr>
          <w:p w14:paraId="50DC6D1C" w14:textId="0C44E1AF" w:rsidR="00543D5D" w:rsidRPr="00D05CD2" w:rsidDel="00B25031" w:rsidRDefault="00543D5D">
            <w:pPr>
              <w:autoSpaceDE w:val="0"/>
              <w:autoSpaceDN w:val="0"/>
              <w:rPr>
                <w:del w:id="73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1B60FE75" w14:textId="1B51963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73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3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2CFA4971" w14:textId="45220A0C" w:rsidR="00543D5D" w:rsidRPr="00D05CD2" w:rsidDel="00B25031" w:rsidRDefault="006E20DC">
            <w:pPr>
              <w:autoSpaceDE w:val="0"/>
              <w:autoSpaceDN w:val="0"/>
              <w:rPr>
                <w:del w:id="73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4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 xml:space="preserve"> 101/102/103/104</w:delText>
              </w:r>
            </w:del>
          </w:p>
        </w:tc>
      </w:tr>
      <w:tr w:rsidR="00543D5D" w:rsidRPr="00D05CD2" w:rsidDel="00B25031" w14:paraId="39D017B5" w14:textId="44012B3E">
        <w:trPr>
          <w:trHeight w:val="282"/>
          <w:del w:id="741" w:author="yaozu long" w:date="2026-01-06T20:03:00Z"/>
        </w:trPr>
        <w:tc>
          <w:tcPr>
            <w:tcW w:w="467" w:type="dxa"/>
            <w:vMerge w:val="restart"/>
            <w:vAlign w:val="center"/>
          </w:tcPr>
          <w:p w14:paraId="5E3A44FB" w14:textId="4CA98B7B" w:rsidR="00543D5D" w:rsidRPr="00D05CD2" w:rsidDel="00B25031" w:rsidRDefault="006E20DC">
            <w:pPr>
              <w:autoSpaceDE w:val="0"/>
              <w:autoSpaceDN w:val="0"/>
              <w:rPr>
                <w:del w:id="74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4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729AA0CF" w14:textId="2A6A02AF" w:rsidR="00543D5D" w:rsidRPr="00D05CD2" w:rsidDel="00B25031" w:rsidRDefault="006E20DC">
            <w:pPr>
              <w:autoSpaceDE w:val="0"/>
              <w:autoSpaceDN w:val="0"/>
              <w:rPr>
                <w:del w:id="74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4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0E6506ED" w14:textId="5049D60C" w:rsidR="00543D5D" w:rsidRPr="00D05CD2" w:rsidDel="00B25031" w:rsidRDefault="006E20DC">
            <w:pPr>
              <w:autoSpaceDE w:val="0"/>
              <w:autoSpaceDN w:val="0"/>
              <w:rPr>
                <w:del w:id="74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4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53B1DF83" w14:textId="52A00E98" w:rsidR="00543D5D" w:rsidRPr="00D05CD2" w:rsidDel="00B25031" w:rsidRDefault="006E20DC">
            <w:pPr>
              <w:autoSpaceDE w:val="0"/>
              <w:autoSpaceDN w:val="0"/>
              <w:rPr>
                <w:del w:id="74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4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7514D310" w14:textId="409661B4" w:rsidR="00543D5D" w:rsidRPr="00D05CD2" w:rsidDel="00B25031" w:rsidRDefault="006E20DC">
            <w:pPr>
              <w:autoSpaceDE w:val="0"/>
              <w:autoSpaceDN w:val="0"/>
              <w:rPr>
                <w:del w:id="75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5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0F0DB9A7" w14:textId="14D82B48" w:rsidR="00543D5D" w:rsidRPr="00D05CD2" w:rsidDel="00B25031" w:rsidRDefault="006E20DC">
            <w:pPr>
              <w:autoSpaceDE w:val="0"/>
              <w:autoSpaceDN w:val="0"/>
              <w:rPr>
                <w:del w:id="7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5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3A735E7F" w14:textId="74DE29CA">
        <w:trPr>
          <w:trHeight w:val="272"/>
          <w:del w:id="754" w:author="yaozu long" w:date="2026-01-06T20:03:00Z"/>
        </w:trPr>
        <w:tc>
          <w:tcPr>
            <w:tcW w:w="467" w:type="dxa"/>
            <w:vMerge/>
          </w:tcPr>
          <w:p w14:paraId="3F078D31" w14:textId="7BE4CB4D" w:rsidR="00543D5D" w:rsidRPr="00D05CD2" w:rsidDel="00B25031" w:rsidRDefault="00543D5D">
            <w:pPr>
              <w:autoSpaceDE w:val="0"/>
              <w:autoSpaceDN w:val="0"/>
              <w:rPr>
                <w:del w:id="75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E38B1C2" w14:textId="3D38724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75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5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16FC68A0" w14:textId="0BAFDDD7" w:rsidR="00543D5D" w:rsidRPr="00D05CD2" w:rsidDel="00B25031" w:rsidRDefault="006E20DC">
            <w:pPr>
              <w:autoSpaceDE w:val="0"/>
              <w:autoSpaceDN w:val="0"/>
              <w:rPr>
                <w:del w:id="75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5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FCC1、FCC2、FCC3、FCC4</w:delText>
              </w:r>
            </w:del>
          </w:p>
        </w:tc>
      </w:tr>
      <w:tr w:rsidR="00543D5D" w:rsidRPr="00D05CD2" w:rsidDel="00B25031" w14:paraId="1C702C27" w14:textId="01DFB985">
        <w:trPr>
          <w:trHeight w:val="262"/>
          <w:del w:id="760" w:author="yaozu long" w:date="2026-01-06T20:03:00Z"/>
        </w:trPr>
        <w:tc>
          <w:tcPr>
            <w:tcW w:w="467" w:type="dxa"/>
            <w:vMerge/>
          </w:tcPr>
          <w:p w14:paraId="4F55DE72" w14:textId="09F61C6D" w:rsidR="00543D5D" w:rsidRPr="00D05CD2" w:rsidDel="00B25031" w:rsidRDefault="00543D5D">
            <w:pPr>
              <w:autoSpaceDE w:val="0"/>
              <w:autoSpaceDN w:val="0"/>
              <w:rPr>
                <w:del w:id="76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BE3F056" w14:textId="1D090CD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7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6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724EC0EC" w14:textId="7F3DD34A" w:rsidR="00543D5D" w:rsidRPr="00D05CD2" w:rsidDel="00B25031" w:rsidRDefault="00543D5D">
            <w:pPr>
              <w:autoSpaceDE w:val="0"/>
              <w:autoSpaceDN w:val="0"/>
              <w:rPr>
                <w:del w:id="76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32DDDBA4" w14:textId="1C76BE75">
        <w:trPr>
          <w:trHeight w:val="231"/>
          <w:del w:id="765" w:author="yaozu long" w:date="2026-01-06T20:03:00Z"/>
        </w:trPr>
        <w:tc>
          <w:tcPr>
            <w:tcW w:w="467" w:type="dxa"/>
            <w:vMerge/>
          </w:tcPr>
          <w:p w14:paraId="137A8B0F" w14:textId="7EDCCBB3" w:rsidR="00543D5D" w:rsidRPr="00D05CD2" w:rsidDel="00B25031" w:rsidRDefault="00543D5D">
            <w:pPr>
              <w:autoSpaceDE w:val="0"/>
              <w:autoSpaceDN w:val="0"/>
              <w:rPr>
                <w:del w:id="76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3345687" w14:textId="2BA91B1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76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6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5F8A119E" w14:textId="1180FD01" w:rsidR="00543D5D" w:rsidRPr="00D05CD2" w:rsidDel="00B25031" w:rsidRDefault="00543D5D">
            <w:pPr>
              <w:rPr>
                <w:del w:id="769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20B3E448" w14:textId="68268015">
        <w:trPr>
          <w:trHeight w:val="207"/>
          <w:del w:id="770" w:author="yaozu long" w:date="2026-01-06T20:03:00Z"/>
        </w:trPr>
        <w:tc>
          <w:tcPr>
            <w:tcW w:w="467" w:type="dxa"/>
            <w:vMerge/>
          </w:tcPr>
          <w:p w14:paraId="0B0DC86C" w14:textId="12755B59" w:rsidR="00543D5D" w:rsidRPr="00D05CD2" w:rsidDel="00B25031" w:rsidRDefault="00543D5D">
            <w:pPr>
              <w:autoSpaceDE w:val="0"/>
              <w:autoSpaceDN w:val="0"/>
              <w:rPr>
                <w:del w:id="7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803B5A8" w14:textId="56FBADF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77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7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01FF790F" w14:textId="104CAA1B" w:rsidR="00543D5D" w:rsidRPr="00D05CD2" w:rsidDel="00B25031" w:rsidRDefault="00543D5D">
            <w:pPr>
              <w:rPr>
                <w:del w:id="774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2C34367F" w14:textId="5C1B6F9A">
        <w:trPr>
          <w:trHeight w:val="311"/>
          <w:del w:id="775" w:author="yaozu long" w:date="2026-01-06T20:03:00Z"/>
        </w:trPr>
        <w:tc>
          <w:tcPr>
            <w:tcW w:w="467" w:type="dxa"/>
            <w:vMerge/>
          </w:tcPr>
          <w:p w14:paraId="4F6EDD2C" w14:textId="280CA143" w:rsidR="00543D5D" w:rsidRPr="00D05CD2" w:rsidDel="00B25031" w:rsidRDefault="00543D5D">
            <w:pPr>
              <w:autoSpaceDE w:val="0"/>
              <w:autoSpaceDN w:val="0"/>
              <w:rPr>
                <w:del w:id="77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5717511" w14:textId="6B8380B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77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7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6585E181" w14:textId="2EED2E71" w:rsidR="00543D5D" w:rsidRPr="00D05CD2" w:rsidDel="00B25031" w:rsidRDefault="00543D5D">
            <w:pPr>
              <w:rPr>
                <w:del w:id="779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77AD5BBE" w14:textId="09DC25CD">
        <w:trPr>
          <w:trHeight w:val="201"/>
          <w:del w:id="780" w:author="yaozu long" w:date="2026-01-06T20:03:00Z"/>
        </w:trPr>
        <w:tc>
          <w:tcPr>
            <w:tcW w:w="467" w:type="dxa"/>
            <w:vMerge/>
          </w:tcPr>
          <w:p w14:paraId="6156ED4F" w14:textId="23955CE2" w:rsidR="00543D5D" w:rsidRPr="00D05CD2" w:rsidDel="00B25031" w:rsidRDefault="00543D5D">
            <w:pPr>
              <w:autoSpaceDE w:val="0"/>
              <w:autoSpaceDN w:val="0"/>
              <w:rPr>
                <w:del w:id="78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8C85D5B" w14:textId="457A8D2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78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8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416D9947" w14:textId="09868D01" w:rsidR="00543D5D" w:rsidRPr="00D05CD2" w:rsidDel="00B25031" w:rsidRDefault="00543D5D">
            <w:pPr>
              <w:rPr>
                <w:del w:id="784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7C27CAC2" w14:textId="7AE6207D">
        <w:trPr>
          <w:trHeight w:val="201"/>
          <w:del w:id="785" w:author="yaozu long" w:date="2026-01-06T20:03:00Z"/>
        </w:trPr>
        <w:tc>
          <w:tcPr>
            <w:tcW w:w="467" w:type="dxa"/>
            <w:vMerge/>
          </w:tcPr>
          <w:p w14:paraId="7E5C097D" w14:textId="5DA2D30E" w:rsidR="00543D5D" w:rsidRPr="00D05CD2" w:rsidDel="00B25031" w:rsidRDefault="00543D5D">
            <w:pPr>
              <w:autoSpaceDE w:val="0"/>
              <w:autoSpaceDN w:val="0"/>
              <w:rPr>
                <w:del w:id="78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60381BC" w14:textId="0E21696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78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8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0824AB54" w14:textId="1BCBF797" w:rsidR="00543D5D" w:rsidRPr="00D05CD2" w:rsidDel="00B25031" w:rsidRDefault="006E20DC">
            <w:pPr>
              <w:autoSpaceDE w:val="0"/>
              <w:autoSpaceDN w:val="0"/>
              <w:rPr>
                <w:del w:id="78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9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213C1F2C" w14:textId="48A62638">
        <w:trPr>
          <w:trHeight w:val="167"/>
          <w:del w:id="791" w:author="yaozu long" w:date="2026-01-06T20:03:00Z"/>
        </w:trPr>
        <w:tc>
          <w:tcPr>
            <w:tcW w:w="467" w:type="dxa"/>
            <w:vMerge/>
          </w:tcPr>
          <w:p w14:paraId="6BD66FA5" w14:textId="697943EF" w:rsidR="00543D5D" w:rsidRPr="00D05CD2" w:rsidDel="00B25031" w:rsidRDefault="00543D5D">
            <w:pPr>
              <w:autoSpaceDE w:val="0"/>
              <w:autoSpaceDN w:val="0"/>
              <w:rPr>
                <w:del w:id="79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45C7DBA" w14:textId="0AFB8E9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7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9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3BF31C50" w14:textId="5F2C7C37" w:rsidR="00543D5D" w:rsidRPr="00D05CD2" w:rsidDel="00B25031" w:rsidRDefault="006E20DC">
            <w:pPr>
              <w:autoSpaceDE w:val="0"/>
              <w:autoSpaceDN w:val="0"/>
              <w:rPr>
                <w:del w:id="79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9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4A3114C1" w14:textId="03151EDC">
        <w:trPr>
          <w:trHeight w:val="482"/>
          <w:del w:id="797" w:author="yaozu long" w:date="2026-01-06T20:03:00Z"/>
        </w:trPr>
        <w:tc>
          <w:tcPr>
            <w:tcW w:w="467" w:type="dxa"/>
            <w:vMerge w:val="restart"/>
            <w:vAlign w:val="center"/>
          </w:tcPr>
          <w:p w14:paraId="2A3A565C" w14:textId="2533F343" w:rsidR="00543D5D" w:rsidRPr="00D05CD2" w:rsidDel="00B25031" w:rsidRDefault="006E20DC">
            <w:pPr>
              <w:autoSpaceDE w:val="0"/>
              <w:autoSpaceDN w:val="0"/>
              <w:rPr>
                <w:del w:id="79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9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数据格式</w:delText>
              </w:r>
            </w:del>
          </w:p>
        </w:tc>
        <w:tc>
          <w:tcPr>
            <w:tcW w:w="718" w:type="dxa"/>
            <w:vAlign w:val="center"/>
          </w:tcPr>
          <w:p w14:paraId="406123F9" w14:textId="2FBBF6F4" w:rsidR="00543D5D" w:rsidRPr="00D05CD2" w:rsidDel="00B25031" w:rsidRDefault="006E20DC">
            <w:pPr>
              <w:autoSpaceDE w:val="0"/>
              <w:autoSpaceDN w:val="0"/>
              <w:rPr>
                <w:del w:id="80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0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001CAAE2" w14:textId="3A5F3507" w:rsidR="00543D5D" w:rsidRPr="00D05CD2" w:rsidDel="00B25031" w:rsidRDefault="006E20DC">
            <w:pPr>
              <w:autoSpaceDE w:val="0"/>
              <w:autoSpaceDN w:val="0"/>
              <w:rPr>
                <w:del w:id="80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0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5D2B6DDF" w14:textId="25E37DA2" w:rsidR="00543D5D" w:rsidRPr="00D05CD2" w:rsidDel="00B25031" w:rsidRDefault="006E20DC">
            <w:pPr>
              <w:autoSpaceDE w:val="0"/>
              <w:autoSpaceDN w:val="0"/>
              <w:rPr>
                <w:del w:id="80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0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12099AF2" w14:textId="4E112715" w:rsidR="00543D5D" w:rsidRPr="00D05CD2" w:rsidDel="00B25031" w:rsidRDefault="006E20DC">
            <w:pPr>
              <w:autoSpaceDE w:val="0"/>
              <w:autoSpaceDN w:val="0"/>
              <w:rPr>
                <w:del w:id="80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0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786C71C2" w14:textId="73EE1194">
        <w:trPr>
          <w:trHeight w:val="149"/>
          <w:del w:id="808" w:author="yaozu long" w:date="2026-01-06T20:03:00Z"/>
        </w:trPr>
        <w:tc>
          <w:tcPr>
            <w:tcW w:w="467" w:type="dxa"/>
            <w:vMerge/>
          </w:tcPr>
          <w:p w14:paraId="5F5AADD9" w14:textId="5C4D834F" w:rsidR="00543D5D" w:rsidRPr="00D05CD2" w:rsidDel="00B25031" w:rsidRDefault="00543D5D">
            <w:pPr>
              <w:autoSpaceDE w:val="0"/>
              <w:autoSpaceDN w:val="0"/>
              <w:rPr>
                <w:del w:id="80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1458FF6" w14:textId="1078578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1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1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033B24FF" w14:textId="013AE00A" w:rsidR="00543D5D" w:rsidRPr="00D05CD2" w:rsidDel="00B25031" w:rsidRDefault="006E20DC">
            <w:pPr>
              <w:rPr>
                <w:del w:id="812" w:author="yaozu long" w:date="2026-01-06T20:03:00Z" w16du:dateUtc="2026-01-06T12:03:00Z"/>
                <w:sz w:val="22"/>
                <w:szCs w:val="22"/>
              </w:rPr>
            </w:pPr>
            <w:del w:id="81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B087359" w14:textId="1732043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1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1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5D64C38" w14:textId="11F15F9F" w:rsidR="00543D5D" w:rsidRPr="00D05CD2" w:rsidDel="00B25031" w:rsidRDefault="006E20DC">
            <w:pPr>
              <w:jc w:val="left"/>
              <w:rPr>
                <w:del w:id="81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1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AUTOFLIGHT_AutoBrake_HI</w:delText>
              </w:r>
            </w:del>
          </w:p>
        </w:tc>
      </w:tr>
      <w:tr w:rsidR="00543D5D" w:rsidRPr="00D05CD2" w:rsidDel="00B25031" w14:paraId="5AA79AF0" w14:textId="6A6D2B2F">
        <w:trPr>
          <w:trHeight w:val="309"/>
          <w:del w:id="818" w:author="yaozu long" w:date="2026-01-06T20:03:00Z"/>
        </w:trPr>
        <w:tc>
          <w:tcPr>
            <w:tcW w:w="467" w:type="dxa"/>
            <w:vMerge/>
          </w:tcPr>
          <w:p w14:paraId="1653FF59" w14:textId="0F254B29" w:rsidR="00543D5D" w:rsidRPr="00D05CD2" w:rsidDel="00B25031" w:rsidRDefault="00543D5D">
            <w:pPr>
              <w:autoSpaceDE w:val="0"/>
              <w:autoSpaceDN w:val="0"/>
              <w:rPr>
                <w:del w:id="81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BC576EA" w14:textId="2150CAA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2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2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0ED795C8" w14:textId="29DBD84F" w:rsidR="00543D5D" w:rsidRPr="00D05CD2" w:rsidDel="00B25031" w:rsidRDefault="006E20DC">
            <w:pPr>
              <w:rPr>
                <w:del w:id="822" w:author="yaozu long" w:date="2026-01-06T20:03:00Z" w16du:dateUtc="2026-01-06T12:03:00Z"/>
                <w:sz w:val="22"/>
                <w:szCs w:val="22"/>
              </w:rPr>
            </w:pPr>
            <w:del w:id="82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C992828" w14:textId="712009D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2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2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66AFA560" w14:textId="0CF692DF" w:rsidR="00543D5D" w:rsidRPr="00D05CD2" w:rsidDel="00B25031" w:rsidRDefault="006E20DC">
            <w:pPr>
              <w:rPr>
                <w:del w:id="82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2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AUTOFLIGHT_AutoBrake_RTO</w:delText>
              </w:r>
            </w:del>
          </w:p>
        </w:tc>
      </w:tr>
      <w:tr w:rsidR="00543D5D" w:rsidRPr="00D05CD2" w:rsidDel="00B25031" w14:paraId="02A2B594" w14:textId="5AF05EA8">
        <w:trPr>
          <w:trHeight w:val="285"/>
          <w:del w:id="828" w:author="yaozu long" w:date="2026-01-06T20:03:00Z"/>
        </w:trPr>
        <w:tc>
          <w:tcPr>
            <w:tcW w:w="467" w:type="dxa"/>
            <w:vMerge/>
          </w:tcPr>
          <w:p w14:paraId="1EB8B9F3" w14:textId="791E906C" w:rsidR="00543D5D" w:rsidRPr="00D05CD2" w:rsidDel="00B25031" w:rsidRDefault="00543D5D">
            <w:pPr>
              <w:autoSpaceDE w:val="0"/>
              <w:autoSpaceDN w:val="0"/>
              <w:rPr>
                <w:del w:id="82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4031BE" w14:textId="63B2F56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3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3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2235F62B" w14:textId="6CC40F3F" w:rsidR="00543D5D" w:rsidRPr="00D05CD2" w:rsidDel="00B25031" w:rsidRDefault="006E20DC">
            <w:pPr>
              <w:rPr>
                <w:del w:id="832" w:author="yaozu long" w:date="2026-01-06T20:03:00Z" w16du:dateUtc="2026-01-06T12:03:00Z"/>
                <w:sz w:val="22"/>
                <w:szCs w:val="22"/>
              </w:rPr>
            </w:pPr>
            <w:del w:id="83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70615E97" w14:textId="1CB83B6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3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3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385B94A0" w14:textId="481EA6C3" w:rsidR="00543D5D" w:rsidRPr="00D05CD2" w:rsidDel="00B25031" w:rsidRDefault="006E20DC">
            <w:pPr>
              <w:jc w:val="left"/>
              <w:rPr>
                <w:del w:id="83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3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左油门指令</w:delText>
              </w:r>
            </w:del>
          </w:p>
        </w:tc>
      </w:tr>
      <w:tr w:rsidR="00543D5D" w:rsidRPr="00D05CD2" w:rsidDel="00B25031" w14:paraId="48CDC97E" w14:textId="7BE5B909">
        <w:trPr>
          <w:trHeight w:val="275"/>
          <w:del w:id="838" w:author="yaozu long" w:date="2026-01-06T20:03:00Z"/>
        </w:trPr>
        <w:tc>
          <w:tcPr>
            <w:tcW w:w="467" w:type="dxa"/>
            <w:vMerge/>
          </w:tcPr>
          <w:p w14:paraId="1BB9040B" w14:textId="526C2860" w:rsidR="00543D5D" w:rsidRPr="00D05CD2" w:rsidDel="00B25031" w:rsidRDefault="00543D5D">
            <w:pPr>
              <w:autoSpaceDE w:val="0"/>
              <w:autoSpaceDN w:val="0"/>
              <w:rPr>
                <w:del w:id="83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07A66F5" w14:textId="66C4998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4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4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55558073" w14:textId="56602F9E" w:rsidR="00543D5D" w:rsidRPr="00D05CD2" w:rsidDel="00B25031" w:rsidRDefault="006E20DC">
            <w:pPr>
              <w:rPr>
                <w:del w:id="842" w:author="yaozu long" w:date="2026-01-06T20:03:00Z" w16du:dateUtc="2026-01-06T12:03:00Z"/>
                <w:sz w:val="22"/>
                <w:szCs w:val="22"/>
              </w:rPr>
            </w:pPr>
            <w:del w:id="84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6A8CD935" w14:textId="47D690C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4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4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</w:tcPr>
          <w:p w14:paraId="3C6DA55C" w14:textId="6EB048CC" w:rsidR="00543D5D" w:rsidRPr="00D05CD2" w:rsidDel="00B25031" w:rsidRDefault="006E20DC">
            <w:pPr>
              <w:rPr>
                <w:del w:id="84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4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右油门指令</w:delText>
              </w:r>
            </w:del>
          </w:p>
        </w:tc>
      </w:tr>
      <w:tr w:rsidR="00543D5D" w:rsidRPr="00D05CD2" w:rsidDel="00B25031" w14:paraId="296CC014" w14:textId="4C580BCE">
        <w:trPr>
          <w:trHeight w:val="265"/>
          <w:del w:id="848" w:author="yaozu long" w:date="2026-01-06T20:03:00Z"/>
        </w:trPr>
        <w:tc>
          <w:tcPr>
            <w:tcW w:w="467" w:type="dxa"/>
            <w:vMerge/>
          </w:tcPr>
          <w:p w14:paraId="1C31189A" w14:textId="36F88315" w:rsidR="00543D5D" w:rsidRPr="00D05CD2" w:rsidDel="00B25031" w:rsidRDefault="00543D5D">
            <w:pPr>
              <w:autoSpaceDE w:val="0"/>
              <w:autoSpaceDN w:val="0"/>
              <w:rPr>
                <w:del w:id="84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E09B84D" w14:textId="2FA6BF5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5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5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4B97F029" w14:textId="7A057E56" w:rsidR="00543D5D" w:rsidRPr="00D05CD2" w:rsidDel="00B25031" w:rsidRDefault="006E20DC">
            <w:pPr>
              <w:rPr>
                <w:del w:id="852" w:author="yaozu long" w:date="2026-01-06T20:03:00Z" w16du:dateUtc="2026-01-06T12:03:00Z"/>
                <w:sz w:val="22"/>
                <w:szCs w:val="22"/>
              </w:rPr>
            </w:pPr>
            <w:del w:id="85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1B0AACE" w14:textId="29650DF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5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5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</w:tcPr>
          <w:p w14:paraId="54EA01A8" w14:textId="3A9DA1E1" w:rsidR="00543D5D" w:rsidRPr="00D05CD2" w:rsidDel="00B25031" w:rsidRDefault="006E20DC">
            <w:pPr>
              <w:jc w:val="left"/>
              <w:rPr>
                <w:del w:id="85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5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63787776" w14:textId="0C11A40F">
        <w:trPr>
          <w:trHeight w:val="255"/>
          <w:del w:id="858" w:author="yaozu long" w:date="2026-01-06T20:03:00Z"/>
        </w:trPr>
        <w:tc>
          <w:tcPr>
            <w:tcW w:w="467" w:type="dxa"/>
            <w:vMerge/>
          </w:tcPr>
          <w:p w14:paraId="58A9C4A9" w14:textId="68C9BA38" w:rsidR="00543D5D" w:rsidRPr="00D05CD2" w:rsidDel="00B25031" w:rsidRDefault="00543D5D">
            <w:pPr>
              <w:autoSpaceDE w:val="0"/>
              <w:autoSpaceDN w:val="0"/>
              <w:rPr>
                <w:del w:id="85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BBE3339" w14:textId="193D8CF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6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6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760B319F" w14:textId="3B66787C" w:rsidR="00543D5D" w:rsidRPr="00D05CD2" w:rsidDel="00B25031" w:rsidRDefault="006E20DC">
            <w:pPr>
              <w:rPr>
                <w:del w:id="862" w:author="yaozu long" w:date="2026-01-06T20:03:00Z" w16du:dateUtc="2026-01-06T12:03:00Z"/>
                <w:sz w:val="22"/>
                <w:szCs w:val="22"/>
              </w:rPr>
            </w:pPr>
            <w:del w:id="86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5269980" w14:textId="6E650D6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6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6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</w:tcPr>
          <w:p w14:paraId="09CE3FB4" w14:textId="125CC581" w:rsidR="00543D5D" w:rsidRPr="00D05CD2" w:rsidDel="00B25031" w:rsidRDefault="006E20DC">
            <w:pPr>
              <w:rPr>
                <w:del w:id="86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6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5A03F2B4" w14:textId="7961B8AC">
        <w:trPr>
          <w:trHeight w:val="244"/>
          <w:del w:id="868" w:author="yaozu long" w:date="2026-01-06T20:03:00Z"/>
        </w:trPr>
        <w:tc>
          <w:tcPr>
            <w:tcW w:w="467" w:type="dxa"/>
            <w:vMerge/>
          </w:tcPr>
          <w:p w14:paraId="490A584B" w14:textId="1BCF7DC9" w:rsidR="00543D5D" w:rsidRPr="00D05CD2" w:rsidDel="00B25031" w:rsidRDefault="00543D5D">
            <w:pPr>
              <w:autoSpaceDE w:val="0"/>
              <w:autoSpaceDN w:val="0"/>
              <w:rPr>
                <w:del w:id="86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36FC99" w14:textId="20A6FF4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7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7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6F259C55" w14:textId="3784452C" w:rsidR="00543D5D" w:rsidRPr="00D05CD2" w:rsidDel="00B25031" w:rsidRDefault="006E20DC">
            <w:pPr>
              <w:rPr>
                <w:del w:id="872" w:author="yaozu long" w:date="2026-01-06T20:03:00Z" w16du:dateUtc="2026-01-06T12:03:00Z"/>
                <w:sz w:val="22"/>
                <w:szCs w:val="22"/>
              </w:rPr>
            </w:pPr>
            <w:del w:id="87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72A06448" w14:textId="0C662EF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7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7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78D3D90" w14:textId="77685A6B" w:rsidR="00543D5D" w:rsidRPr="00D05CD2" w:rsidDel="00B25031" w:rsidRDefault="006E20DC">
            <w:pPr>
              <w:jc w:val="left"/>
              <w:rPr>
                <w:del w:id="87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7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53390E35" w14:textId="61D77137">
        <w:trPr>
          <w:trHeight w:val="235"/>
          <w:del w:id="878" w:author="yaozu long" w:date="2026-01-06T20:03:00Z"/>
        </w:trPr>
        <w:tc>
          <w:tcPr>
            <w:tcW w:w="467" w:type="dxa"/>
            <w:vMerge/>
          </w:tcPr>
          <w:p w14:paraId="01086456" w14:textId="34F69DCA" w:rsidR="00543D5D" w:rsidRPr="00D05CD2" w:rsidDel="00B25031" w:rsidRDefault="00543D5D">
            <w:pPr>
              <w:autoSpaceDE w:val="0"/>
              <w:autoSpaceDN w:val="0"/>
              <w:rPr>
                <w:del w:id="87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E07B067" w14:textId="28A4FE3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8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8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22361067" w14:textId="794CA3E6" w:rsidR="00543D5D" w:rsidRPr="00D05CD2" w:rsidDel="00B25031" w:rsidRDefault="006E20DC">
            <w:pPr>
              <w:rPr>
                <w:del w:id="882" w:author="yaozu long" w:date="2026-01-06T20:03:00Z" w16du:dateUtc="2026-01-06T12:03:00Z"/>
                <w:sz w:val="22"/>
                <w:szCs w:val="22"/>
              </w:rPr>
            </w:pPr>
            <w:del w:id="88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70C10C40" w14:textId="744D68F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8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8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</w:tcPr>
          <w:p w14:paraId="72D0C429" w14:textId="7400E829" w:rsidR="00543D5D" w:rsidRPr="00D05CD2" w:rsidDel="00B25031" w:rsidRDefault="006E20DC">
            <w:pPr>
              <w:rPr>
                <w:del w:id="88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8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5E7AD09" w14:textId="54257D61">
        <w:trPr>
          <w:trHeight w:val="225"/>
          <w:del w:id="888" w:author="yaozu long" w:date="2026-01-06T20:03:00Z"/>
        </w:trPr>
        <w:tc>
          <w:tcPr>
            <w:tcW w:w="467" w:type="dxa"/>
            <w:vMerge/>
          </w:tcPr>
          <w:p w14:paraId="13C34083" w14:textId="211F42CB" w:rsidR="00543D5D" w:rsidRPr="00D05CD2" w:rsidDel="00B25031" w:rsidRDefault="00543D5D">
            <w:pPr>
              <w:autoSpaceDE w:val="0"/>
              <w:autoSpaceDN w:val="0"/>
              <w:rPr>
                <w:del w:id="88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45DCE7" w14:textId="362AF40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9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9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22E0C5C3" w14:textId="41225FBE" w:rsidR="00543D5D" w:rsidRPr="00D05CD2" w:rsidDel="00B25031" w:rsidRDefault="006E20DC">
            <w:pPr>
              <w:rPr>
                <w:del w:id="892" w:author="yaozu long" w:date="2026-01-06T20:03:00Z" w16du:dateUtc="2026-01-06T12:03:00Z"/>
                <w:sz w:val="22"/>
                <w:szCs w:val="22"/>
              </w:rPr>
            </w:pPr>
            <w:del w:id="89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09256D17" w14:textId="7F4E7E8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9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9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</w:tcPr>
          <w:p w14:paraId="4C3B1B10" w14:textId="55DB2BA0" w:rsidR="00543D5D" w:rsidRPr="00D05CD2" w:rsidDel="00B25031" w:rsidRDefault="006E20DC">
            <w:pPr>
              <w:rPr>
                <w:del w:id="89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9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5E1BC356" w14:textId="60D4F241">
        <w:trPr>
          <w:trHeight w:val="215"/>
          <w:del w:id="898" w:author="yaozu long" w:date="2026-01-06T20:03:00Z"/>
        </w:trPr>
        <w:tc>
          <w:tcPr>
            <w:tcW w:w="467" w:type="dxa"/>
            <w:vMerge/>
          </w:tcPr>
          <w:p w14:paraId="7FFB98D5" w14:textId="3D47D8E4" w:rsidR="00543D5D" w:rsidRPr="00D05CD2" w:rsidDel="00B25031" w:rsidRDefault="00543D5D">
            <w:pPr>
              <w:autoSpaceDE w:val="0"/>
              <w:autoSpaceDN w:val="0"/>
              <w:rPr>
                <w:del w:id="89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B46B7C1" w14:textId="44D347E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0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0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65B0803F" w14:textId="64FDD31F" w:rsidR="00543D5D" w:rsidRPr="00D05CD2" w:rsidDel="00B25031" w:rsidRDefault="006E20DC">
            <w:pPr>
              <w:rPr>
                <w:del w:id="902" w:author="yaozu long" w:date="2026-01-06T20:03:00Z" w16du:dateUtc="2026-01-06T12:03:00Z"/>
                <w:sz w:val="22"/>
                <w:szCs w:val="22"/>
              </w:rPr>
            </w:pPr>
            <w:del w:id="90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7870406E" w14:textId="2AEC505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0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0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15720CBD" w14:textId="3802DC94" w:rsidR="00543D5D" w:rsidRPr="00D05CD2" w:rsidDel="00B25031" w:rsidRDefault="006E20DC">
            <w:pPr>
              <w:jc w:val="left"/>
              <w:rPr>
                <w:del w:id="90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0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0A5AE8F" w14:textId="66A3144C">
        <w:trPr>
          <w:trHeight w:val="294"/>
          <w:del w:id="908" w:author="yaozu long" w:date="2026-01-06T20:03:00Z"/>
        </w:trPr>
        <w:tc>
          <w:tcPr>
            <w:tcW w:w="467" w:type="dxa"/>
            <w:vMerge/>
          </w:tcPr>
          <w:p w14:paraId="7AB94A03" w14:textId="645E954E" w:rsidR="00543D5D" w:rsidRPr="00D05CD2" w:rsidDel="00B25031" w:rsidRDefault="00543D5D">
            <w:pPr>
              <w:autoSpaceDE w:val="0"/>
              <w:autoSpaceDN w:val="0"/>
              <w:rPr>
                <w:del w:id="90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AC22AB4" w14:textId="6A0A71F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1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1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</w:tcPr>
          <w:p w14:paraId="2F769F30" w14:textId="3C909B2F" w:rsidR="00543D5D" w:rsidRPr="00D05CD2" w:rsidDel="00B25031" w:rsidRDefault="006E20DC">
            <w:pPr>
              <w:rPr>
                <w:del w:id="912" w:author="yaozu long" w:date="2026-01-06T20:03:00Z" w16du:dateUtc="2026-01-06T12:03:00Z"/>
                <w:sz w:val="22"/>
                <w:szCs w:val="22"/>
              </w:rPr>
            </w:pPr>
            <w:del w:id="91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AUTOFLIGHT_MODE_ON</w:delText>
              </w:r>
            </w:del>
          </w:p>
        </w:tc>
        <w:tc>
          <w:tcPr>
            <w:tcW w:w="720" w:type="dxa"/>
            <w:vAlign w:val="center"/>
          </w:tcPr>
          <w:p w14:paraId="737B3A99" w14:textId="5BFAD58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1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1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</w:tcPr>
          <w:p w14:paraId="48104852" w14:textId="1031EECE" w:rsidR="00543D5D" w:rsidRPr="00D05CD2" w:rsidDel="00B25031" w:rsidRDefault="006E20DC">
            <w:pPr>
              <w:rPr>
                <w:del w:id="91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1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254DCE7B" w14:textId="56002480">
        <w:trPr>
          <w:trHeight w:val="47"/>
          <w:del w:id="918" w:author="yaozu long" w:date="2026-01-06T20:03:00Z"/>
        </w:trPr>
        <w:tc>
          <w:tcPr>
            <w:tcW w:w="467" w:type="dxa"/>
            <w:vMerge/>
          </w:tcPr>
          <w:p w14:paraId="0720B6AF" w14:textId="194EA20B" w:rsidR="00543D5D" w:rsidRPr="00D05CD2" w:rsidDel="00B25031" w:rsidRDefault="00543D5D">
            <w:pPr>
              <w:autoSpaceDE w:val="0"/>
              <w:autoSpaceDN w:val="0"/>
              <w:rPr>
                <w:del w:id="91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2CBE800" w14:textId="5F7D059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2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2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</w:tcPr>
          <w:p w14:paraId="7EFCA8F4" w14:textId="52AF3819" w:rsidR="00543D5D" w:rsidRPr="00D05CD2" w:rsidDel="00B25031" w:rsidRDefault="006E20DC">
            <w:pPr>
              <w:rPr>
                <w:del w:id="922" w:author="yaozu long" w:date="2026-01-06T20:03:00Z" w16du:dateUtc="2026-01-06T12:03:00Z"/>
                <w:sz w:val="22"/>
                <w:szCs w:val="22"/>
              </w:rPr>
            </w:pPr>
            <w:del w:id="92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AUTOFILGHT_Park_Brake_ON</w:delText>
              </w:r>
            </w:del>
          </w:p>
        </w:tc>
        <w:tc>
          <w:tcPr>
            <w:tcW w:w="720" w:type="dxa"/>
            <w:vAlign w:val="center"/>
          </w:tcPr>
          <w:p w14:paraId="2EDD69A4" w14:textId="76AC9FA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2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2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</w:tcPr>
          <w:p w14:paraId="375FCFB9" w14:textId="6978AFE0" w:rsidR="00543D5D" w:rsidRPr="00D05CD2" w:rsidDel="00B25031" w:rsidRDefault="006E20DC">
            <w:pPr>
              <w:rPr>
                <w:del w:id="92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2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C8EFEE6" w14:textId="0AD8E948">
        <w:trPr>
          <w:trHeight w:val="60"/>
          <w:del w:id="928" w:author="yaozu long" w:date="2026-01-06T20:03:00Z"/>
        </w:trPr>
        <w:tc>
          <w:tcPr>
            <w:tcW w:w="467" w:type="dxa"/>
            <w:vMerge/>
          </w:tcPr>
          <w:p w14:paraId="75F473AA" w14:textId="5E853391" w:rsidR="00543D5D" w:rsidRPr="00D05CD2" w:rsidDel="00B25031" w:rsidRDefault="00543D5D">
            <w:pPr>
              <w:autoSpaceDE w:val="0"/>
              <w:autoSpaceDN w:val="0"/>
              <w:rPr>
                <w:del w:id="92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8F30F4" w14:textId="3371424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3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3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0A66D20D" w14:textId="262D2CA0" w:rsidR="00543D5D" w:rsidRPr="00D05CD2" w:rsidDel="00B25031" w:rsidRDefault="006E20DC">
            <w:pPr>
              <w:rPr>
                <w:del w:id="932" w:author="yaozu long" w:date="2026-01-06T20:03:00Z" w16du:dateUtc="2026-01-06T12:03:00Z"/>
                <w:sz w:val="22"/>
                <w:szCs w:val="22"/>
              </w:rPr>
            </w:pPr>
            <w:del w:id="933" w:author="yaozu long" w:date="2026-01-06T20:03:00Z" w16du:dateUtc="2026-01-06T12:03:00Z">
              <w:r w:rsidRPr="00C71D3F" w:rsidDel="00B25031">
                <w:rPr>
                  <w:sz w:val="22"/>
                  <w:szCs w:val="22"/>
                  <w:highlight w:val="yellow"/>
                  <w:rPrChange w:id="934" w:author="yaozu long" w:date="2025-12-25T08:52:00Z" w16du:dateUtc="2025-12-25T00:52:00Z">
                    <w:rPr>
                      <w:sz w:val="22"/>
                      <w:szCs w:val="22"/>
                    </w:rPr>
                  </w:rPrChange>
                </w:rPr>
                <w:delText>AUTOFLIGHT_Antiskid_</w:delText>
              </w:r>
              <w:r w:rsidR="00336EF8" w:rsidRPr="00C71D3F" w:rsidDel="00B25031">
                <w:rPr>
                  <w:sz w:val="22"/>
                  <w:szCs w:val="22"/>
                  <w:highlight w:val="yellow"/>
                  <w:rPrChange w:id="935" w:author="yaozu long" w:date="2025-12-25T08:52:00Z" w16du:dateUtc="2025-12-25T00:52:00Z">
                    <w:rPr>
                      <w:sz w:val="22"/>
                      <w:szCs w:val="22"/>
                    </w:rPr>
                  </w:rPrChange>
                </w:rPr>
                <w:delText xml:space="preserve"> OFF/EMG_</w:delText>
              </w:r>
              <w:r w:rsidRPr="00C71D3F" w:rsidDel="00B25031">
                <w:rPr>
                  <w:sz w:val="22"/>
                  <w:szCs w:val="22"/>
                  <w:highlight w:val="yellow"/>
                  <w:rPrChange w:id="936" w:author="yaozu long" w:date="2025-12-25T08:52:00Z" w16du:dateUtc="2025-12-25T00:52:00Z">
                    <w:rPr>
                      <w:sz w:val="22"/>
                      <w:szCs w:val="22"/>
                    </w:rPr>
                  </w:rPrChange>
                </w:rPr>
                <w:delText>ON</w:delText>
              </w:r>
            </w:del>
          </w:p>
        </w:tc>
        <w:tc>
          <w:tcPr>
            <w:tcW w:w="720" w:type="dxa"/>
            <w:vAlign w:val="center"/>
          </w:tcPr>
          <w:p w14:paraId="7B2913E3" w14:textId="1368447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3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3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</w:tcPr>
          <w:p w14:paraId="3758BCFF" w14:textId="77F8476C" w:rsidR="00543D5D" w:rsidRPr="00D05CD2" w:rsidDel="00B25031" w:rsidRDefault="006E20DC">
            <w:pPr>
              <w:rPr>
                <w:del w:id="93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4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26AC0B1A" w14:textId="64E9B6D1">
        <w:trPr>
          <w:trHeight w:val="302"/>
          <w:del w:id="941" w:author="yaozu long" w:date="2026-01-06T20:03:00Z"/>
        </w:trPr>
        <w:tc>
          <w:tcPr>
            <w:tcW w:w="467" w:type="dxa"/>
            <w:vMerge/>
          </w:tcPr>
          <w:p w14:paraId="2431FC88" w14:textId="3E7A2A20" w:rsidR="00543D5D" w:rsidRPr="00D05CD2" w:rsidDel="00B25031" w:rsidRDefault="00543D5D">
            <w:pPr>
              <w:autoSpaceDE w:val="0"/>
              <w:autoSpaceDN w:val="0"/>
              <w:rPr>
                <w:del w:id="94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43F7957" w14:textId="23AAB52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4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4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7BCD67BC" w14:textId="3210C3BA" w:rsidR="00543D5D" w:rsidRPr="00D05CD2" w:rsidDel="00B25031" w:rsidRDefault="006E20DC">
            <w:pPr>
              <w:rPr>
                <w:del w:id="945" w:author="yaozu long" w:date="2026-01-06T20:03:00Z" w16du:dateUtc="2026-01-06T12:03:00Z"/>
                <w:sz w:val="22"/>
                <w:szCs w:val="22"/>
              </w:rPr>
            </w:pPr>
            <w:del w:id="94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AUTOFLIGHT_AutoBrake_OFF</w:delText>
              </w:r>
            </w:del>
          </w:p>
        </w:tc>
        <w:tc>
          <w:tcPr>
            <w:tcW w:w="720" w:type="dxa"/>
            <w:vAlign w:val="center"/>
          </w:tcPr>
          <w:p w14:paraId="1415A967" w14:textId="2F7569B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4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4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22E2FA0" w14:textId="39B80D79" w:rsidR="00543D5D" w:rsidRPr="00D05CD2" w:rsidDel="00B25031" w:rsidRDefault="006E20DC">
            <w:pPr>
              <w:jc w:val="left"/>
              <w:rPr>
                <w:del w:id="94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5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LSB</w:delText>
              </w:r>
            </w:del>
          </w:p>
        </w:tc>
      </w:tr>
      <w:tr w:rsidR="00543D5D" w:rsidRPr="00D05CD2" w:rsidDel="00B25031" w14:paraId="1EFC35A2" w14:textId="1B96AC67">
        <w:trPr>
          <w:trHeight w:val="293"/>
          <w:del w:id="951" w:author="yaozu long" w:date="2026-01-06T20:03:00Z"/>
        </w:trPr>
        <w:tc>
          <w:tcPr>
            <w:tcW w:w="467" w:type="dxa"/>
            <w:vMerge/>
          </w:tcPr>
          <w:p w14:paraId="2CE5A99C" w14:textId="75176449" w:rsidR="00543D5D" w:rsidRPr="00D05CD2" w:rsidDel="00B25031" w:rsidRDefault="00543D5D">
            <w:pPr>
              <w:autoSpaceDE w:val="0"/>
              <w:autoSpaceDN w:val="0"/>
              <w:rPr>
                <w:del w:id="9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094CA35" w14:textId="512D990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5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5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</w:tcPr>
          <w:p w14:paraId="024D1092" w14:textId="3BEF3457" w:rsidR="00543D5D" w:rsidRPr="00D05CD2" w:rsidDel="00B25031" w:rsidRDefault="006E20DC">
            <w:pPr>
              <w:rPr>
                <w:del w:id="955" w:author="yaozu long" w:date="2026-01-06T20:03:00Z" w16du:dateUtc="2026-01-06T12:03:00Z"/>
                <w:sz w:val="22"/>
                <w:szCs w:val="22"/>
              </w:rPr>
            </w:pPr>
            <w:del w:id="95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AUTOFLIGHT_AutoBrake_LO</w:delText>
              </w:r>
            </w:del>
          </w:p>
        </w:tc>
        <w:tc>
          <w:tcPr>
            <w:tcW w:w="720" w:type="dxa"/>
            <w:vAlign w:val="center"/>
          </w:tcPr>
          <w:p w14:paraId="1AAD5226" w14:textId="3C8E331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5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5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6E3A54FE" w14:textId="66A679AC" w:rsidR="00543D5D" w:rsidRPr="00D05CD2" w:rsidDel="00B25031" w:rsidRDefault="006E20DC">
            <w:pPr>
              <w:jc w:val="left"/>
              <w:rPr>
                <w:del w:id="95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6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7880FB94" w14:textId="104315B3">
        <w:trPr>
          <w:trHeight w:val="269"/>
          <w:del w:id="961" w:author="yaozu long" w:date="2026-01-06T20:03:00Z"/>
        </w:trPr>
        <w:tc>
          <w:tcPr>
            <w:tcW w:w="467" w:type="dxa"/>
            <w:vMerge/>
          </w:tcPr>
          <w:p w14:paraId="53B32AB7" w14:textId="7E60BAFD" w:rsidR="00543D5D" w:rsidRPr="00D05CD2" w:rsidDel="00B25031" w:rsidRDefault="00543D5D">
            <w:pPr>
              <w:autoSpaceDE w:val="0"/>
              <w:autoSpaceDN w:val="0"/>
              <w:rPr>
                <w:del w:id="9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5704DBC" w14:textId="74007CB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6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253A362B" w14:textId="18260FEC" w:rsidR="00543D5D" w:rsidRPr="00D05CD2" w:rsidDel="00B25031" w:rsidRDefault="006E20DC">
            <w:pPr>
              <w:rPr>
                <w:del w:id="965" w:author="yaozu long" w:date="2026-01-06T20:03:00Z" w16du:dateUtc="2026-01-06T12:03:00Z"/>
                <w:sz w:val="22"/>
                <w:szCs w:val="22"/>
              </w:rPr>
            </w:pPr>
            <w:del w:id="96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AUTOFLIGHT_AutoBrake_MED</w:delText>
              </w:r>
            </w:del>
          </w:p>
        </w:tc>
        <w:tc>
          <w:tcPr>
            <w:tcW w:w="720" w:type="dxa"/>
            <w:vAlign w:val="center"/>
          </w:tcPr>
          <w:p w14:paraId="75E08023" w14:textId="5F5BEDE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6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6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4568C0F" w14:textId="12A648CA" w:rsidR="00543D5D" w:rsidRPr="00D05CD2" w:rsidDel="00B25031" w:rsidRDefault="006E20DC">
            <w:pPr>
              <w:jc w:val="left"/>
              <w:rPr>
                <w:del w:id="96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7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543D5D" w:rsidRPr="00D05CD2" w:rsidDel="00B25031" w14:paraId="4BE7CA42" w14:textId="151A31CB">
        <w:trPr>
          <w:trHeight w:val="1292"/>
          <w:del w:id="971" w:author="yaozu long" w:date="2026-01-06T20:03:00Z"/>
        </w:trPr>
        <w:tc>
          <w:tcPr>
            <w:tcW w:w="467" w:type="dxa"/>
            <w:vAlign w:val="center"/>
          </w:tcPr>
          <w:p w14:paraId="4753B3C9" w14:textId="4AF423E6" w:rsidR="00543D5D" w:rsidRPr="00D05CD2" w:rsidDel="00B25031" w:rsidRDefault="006E20DC">
            <w:pPr>
              <w:autoSpaceDE w:val="0"/>
              <w:autoSpaceDN w:val="0"/>
              <w:rPr>
                <w:del w:id="97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7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049BDD95" w14:textId="5060470A" w:rsidR="00543D5D" w:rsidRPr="00D05CD2" w:rsidDel="00B25031" w:rsidRDefault="006E20DC">
            <w:pPr>
              <w:rPr>
                <w:del w:id="974" w:author="yaozu long" w:date="2026-01-06T20:03:00Z" w16du:dateUtc="2026-01-06T12:03:00Z"/>
                <w:sz w:val="22"/>
                <w:szCs w:val="22"/>
              </w:rPr>
            </w:pPr>
            <w:del w:id="975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976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977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6B3D0711" w14:textId="504343AC" w:rsidR="00543D5D" w:rsidRPr="00D05CD2" w:rsidDel="00B25031" w:rsidRDefault="006E20DC">
            <w:pPr>
              <w:rPr>
                <w:del w:id="978" w:author="yaozu long" w:date="2026-01-06T20:03:00Z" w16du:dateUtc="2026-01-06T12:03:00Z"/>
                <w:sz w:val="22"/>
                <w:szCs w:val="22"/>
              </w:rPr>
            </w:pPr>
            <w:del w:id="979" w:author="yaozu long" w:date="2026-01-06T20:03:00Z" w16du:dateUtc="2026-01-06T12:03:00Z">
              <w:r w:rsidRPr="00D05CD2" w:rsidDel="00B25031">
                <w:rPr>
                  <w:rFonts w:hint="eastAsia"/>
                </w:rPr>
                <w:delText>主备状态</w:delText>
              </w:r>
              <w:r w:rsidRPr="00D05CD2" w:rsidDel="00B25031">
                <w:rPr>
                  <w:rFonts w:hint="eastAsia"/>
                </w:rPr>
                <w:delText xml:space="preserve"> 00 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1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 xml:space="preserve"> 01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2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10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3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4</w:delText>
              </w:r>
              <w:r w:rsidRPr="00D05CD2" w:rsidDel="00B25031">
                <w:rPr>
                  <w:rFonts w:hint="eastAsia"/>
                </w:rPr>
                <w:delText>为主</w:delText>
              </w:r>
            </w:del>
          </w:p>
          <w:p w14:paraId="4F47E78B" w14:textId="282E5907" w:rsidR="00543D5D" w:rsidRPr="00D05CD2" w:rsidDel="00B25031" w:rsidRDefault="006E20DC">
            <w:pPr>
              <w:autoSpaceDE w:val="0"/>
              <w:autoSpaceDN w:val="0"/>
              <w:rPr>
                <w:del w:id="980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981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6B213FE9" w14:textId="28F500D4" w:rsidR="00543D5D" w:rsidRPr="00D05CD2" w:rsidDel="00B25031" w:rsidRDefault="00543D5D">
      <w:pPr>
        <w:spacing w:line="500" w:lineRule="exact"/>
        <w:ind w:left="420"/>
        <w:rPr>
          <w:del w:id="982" w:author="yaozu long" w:date="2026-01-06T20:03:00Z" w16du:dateUtc="2026-01-06T12:03:00Z"/>
          <w:rFonts w:hAnsi="宋体" w:hint="eastAsia"/>
          <w:sz w:val="22"/>
          <w:szCs w:val="22"/>
        </w:rPr>
      </w:pPr>
    </w:p>
    <w:p w14:paraId="3639C26D" w14:textId="2A43E6F0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983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984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ARINC429数据字4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3B4F2CBE" w14:textId="4E01D3A5">
        <w:trPr>
          <w:cantSplit/>
          <w:trHeight w:val="302"/>
          <w:tblHeader/>
          <w:del w:id="985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4BB63B15" w14:textId="21472B3F" w:rsidR="00543D5D" w:rsidRPr="00D05CD2" w:rsidDel="00B25031" w:rsidRDefault="006E20DC">
            <w:pPr>
              <w:autoSpaceDE w:val="0"/>
              <w:autoSpaceDN w:val="0"/>
              <w:rPr>
                <w:del w:id="98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8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10032566" w14:textId="014ABCD8" w:rsidR="00543D5D" w:rsidRPr="00D05CD2" w:rsidDel="00B25031" w:rsidRDefault="006E20DC">
            <w:pPr>
              <w:autoSpaceDE w:val="0"/>
              <w:autoSpaceDN w:val="0"/>
              <w:rPr>
                <w:del w:id="9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8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2B8D1F0F" w14:textId="1C7F21E5" w:rsidR="00543D5D" w:rsidRPr="00D05CD2" w:rsidDel="00B25031" w:rsidRDefault="006E20DC">
            <w:pPr>
              <w:autoSpaceDE w:val="0"/>
              <w:autoSpaceDN w:val="0"/>
              <w:rPr>
                <w:del w:id="99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9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自动飞行左刹车行程量</w:delText>
              </w:r>
            </w:del>
          </w:p>
        </w:tc>
        <w:tc>
          <w:tcPr>
            <w:tcW w:w="850" w:type="dxa"/>
          </w:tcPr>
          <w:p w14:paraId="6ED16CA6" w14:textId="5388D61E" w:rsidR="00543D5D" w:rsidRPr="00D05CD2" w:rsidDel="00B25031" w:rsidRDefault="006E20DC">
            <w:pPr>
              <w:autoSpaceDE w:val="0"/>
              <w:autoSpaceDN w:val="0"/>
              <w:rPr>
                <w:del w:id="99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9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0E6787CC" w14:textId="438B31C9" w:rsidR="00543D5D" w:rsidRPr="00D05CD2" w:rsidDel="00B25031" w:rsidRDefault="00543D5D">
            <w:pPr>
              <w:autoSpaceDE w:val="0"/>
              <w:autoSpaceDN w:val="0"/>
              <w:rPr>
                <w:del w:id="9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4962B639" w14:textId="6E69B6F8">
        <w:trPr>
          <w:cantSplit/>
          <w:trHeight w:val="292"/>
          <w:tblHeader/>
          <w:del w:id="995" w:author="yaozu long" w:date="2026-01-06T20:03:00Z"/>
        </w:trPr>
        <w:tc>
          <w:tcPr>
            <w:tcW w:w="1901" w:type="dxa"/>
            <w:gridSpan w:val="3"/>
            <w:vMerge/>
          </w:tcPr>
          <w:p w14:paraId="47A554E9" w14:textId="372142CC" w:rsidR="00543D5D" w:rsidRPr="00D05CD2" w:rsidDel="00B25031" w:rsidRDefault="00543D5D">
            <w:pPr>
              <w:autoSpaceDE w:val="0"/>
              <w:autoSpaceDN w:val="0"/>
              <w:rPr>
                <w:del w:id="99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1C78FDD1" w14:textId="137D273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9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9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0B65D0A7" w14:textId="2ACBFB05" w:rsidR="00543D5D" w:rsidRPr="00D05CD2" w:rsidDel="00B25031" w:rsidRDefault="006E20DC">
            <w:pPr>
              <w:autoSpaceDE w:val="0"/>
              <w:autoSpaceDN w:val="0"/>
              <w:rPr>
                <w:del w:id="99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0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 xml:space="preserve">  105/106/107/</w:delText>
              </w:r>
              <w:r w:rsidR="00A56997" w:rsidRPr="00D05CD2" w:rsidDel="00B25031">
                <w:rPr>
                  <w:rFonts w:ascii="宋体" w:hAnsi="宋体" w:hint="eastAsia"/>
                  <w:sz w:val="22"/>
                  <w:szCs w:val="22"/>
                </w:rPr>
                <w:delText>1</w:delText>
              </w:r>
              <w:r w:rsidR="00A56997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</w:tr>
      <w:tr w:rsidR="00543D5D" w:rsidRPr="00D05CD2" w:rsidDel="00B25031" w14:paraId="0ECFFAF5" w14:textId="1BB6A558">
        <w:trPr>
          <w:trHeight w:val="282"/>
          <w:del w:id="1001" w:author="yaozu long" w:date="2026-01-06T20:03:00Z"/>
        </w:trPr>
        <w:tc>
          <w:tcPr>
            <w:tcW w:w="467" w:type="dxa"/>
            <w:vMerge w:val="restart"/>
            <w:vAlign w:val="center"/>
          </w:tcPr>
          <w:p w14:paraId="1776A7E1" w14:textId="747582BB" w:rsidR="00543D5D" w:rsidRPr="00D05CD2" w:rsidDel="00B25031" w:rsidRDefault="006E20DC">
            <w:pPr>
              <w:autoSpaceDE w:val="0"/>
              <w:autoSpaceDN w:val="0"/>
              <w:rPr>
                <w:del w:id="100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0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41592632" w14:textId="3DB300B4" w:rsidR="00543D5D" w:rsidRPr="00D05CD2" w:rsidDel="00B25031" w:rsidRDefault="006E20DC">
            <w:pPr>
              <w:autoSpaceDE w:val="0"/>
              <w:autoSpaceDN w:val="0"/>
              <w:rPr>
                <w:del w:id="100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0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6D1B637B" w14:textId="79257EB7" w:rsidR="00543D5D" w:rsidRPr="00D05CD2" w:rsidDel="00B25031" w:rsidRDefault="006E20DC">
            <w:pPr>
              <w:autoSpaceDE w:val="0"/>
              <w:autoSpaceDN w:val="0"/>
              <w:rPr>
                <w:del w:id="100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0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16A21FE3" w14:textId="480F0CD7" w:rsidR="00543D5D" w:rsidRPr="00D05CD2" w:rsidDel="00B25031" w:rsidRDefault="006E20DC">
            <w:pPr>
              <w:autoSpaceDE w:val="0"/>
              <w:autoSpaceDN w:val="0"/>
              <w:rPr>
                <w:del w:id="100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0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4E956878" w14:textId="4ECB4E33" w:rsidR="00543D5D" w:rsidRPr="00D05CD2" w:rsidDel="00B25031" w:rsidRDefault="006E20DC">
            <w:pPr>
              <w:autoSpaceDE w:val="0"/>
              <w:autoSpaceDN w:val="0"/>
              <w:rPr>
                <w:del w:id="101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1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3FB5CEDF" w14:textId="1C2A3EC4" w:rsidR="00543D5D" w:rsidRPr="00D05CD2" w:rsidDel="00B25031" w:rsidRDefault="006E20DC">
            <w:pPr>
              <w:autoSpaceDE w:val="0"/>
              <w:autoSpaceDN w:val="0"/>
              <w:rPr>
                <w:del w:id="101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1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6C8B12B6" w14:textId="00ED541C">
        <w:trPr>
          <w:trHeight w:val="272"/>
          <w:del w:id="1014" w:author="yaozu long" w:date="2026-01-06T20:03:00Z"/>
        </w:trPr>
        <w:tc>
          <w:tcPr>
            <w:tcW w:w="467" w:type="dxa"/>
            <w:vMerge/>
          </w:tcPr>
          <w:p w14:paraId="6ACC766B" w14:textId="48F1E707" w:rsidR="00543D5D" w:rsidRPr="00D05CD2" w:rsidDel="00B25031" w:rsidRDefault="00543D5D">
            <w:pPr>
              <w:autoSpaceDE w:val="0"/>
              <w:autoSpaceDN w:val="0"/>
              <w:rPr>
                <w:del w:id="101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E16E6C4" w14:textId="34D1194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1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1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5C0AE973" w14:textId="7812B66C" w:rsidR="00543D5D" w:rsidRPr="00D05CD2" w:rsidDel="00B25031" w:rsidRDefault="006E20DC">
            <w:pPr>
              <w:autoSpaceDE w:val="0"/>
              <w:autoSpaceDN w:val="0"/>
              <w:rPr>
                <w:del w:id="101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1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FCC1、FCC2、FCC3、FCC4</w:delText>
              </w:r>
            </w:del>
          </w:p>
        </w:tc>
      </w:tr>
      <w:tr w:rsidR="00543D5D" w:rsidRPr="00D05CD2" w:rsidDel="00B25031" w14:paraId="35689861" w14:textId="19548DD7">
        <w:trPr>
          <w:trHeight w:val="262"/>
          <w:del w:id="1020" w:author="yaozu long" w:date="2026-01-06T20:03:00Z"/>
        </w:trPr>
        <w:tc>
          <w:tcPr>
            <w:tcW w:w="467" w:type="dxa"/>
            <w:vMerge/>
          </w:tcPr>
          <w:p w14:paraId="47129FD0" w14:textId="2BC067DA" w:rsidR="00543D5D" w:rsidRPr="00D05CD2" w:rsidDel="00B25031" w:rsidRDefault="00543D5D">
            <w:pPr>
              <w:autoSpaceDE w:val="0"/>
              <w:autoSpaceDN w:val="0"/>
              <w:rPr>
                <w:del w:id="10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0ED3417" w14:textId="5AD0A69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2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2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57A05008" w14:textId="1194ECFE" w:rsidR="00543D5D" w:rsidRPr="00D05CD2" w:rsidDel="00B25031" w:rsidRDefault="00543D5D">
            <w:pPr>
              <w:autoSpaceDE w:val="0"/>
              <w:autoSpaceDN w:val="0"/>
              <w:rPr>
                <w:del w:id="10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41C9EC2A" w14:textId="35F1DE2B">
        <w:trPr>
          <w:trHeight w:val="231"/>
          <w:del w:id="1025" w:author="yaozu long" w:date="2026-01-06T20:03:00Z"/>
        </w:trPr>
        <w:tc>
          <w:tcPr>
            <w:tcW w:w="467" w:type="dxa"/>
            <w:vMerge/>
          </w:tcPr>
          <w:p w14:paraId="788CE2BE" w14:textId="5BD2221B" w:rsidR="00543D5D" w:rsidRPr="00D05CD2" w:rsidDel="00B25031" w:rsidRDefault="00543D5D">
            <w:pPr>
              <w:autoSpaceDE w:val="0"/>
              <w:autoSpaceDN w:val="0"/>
              <w:rPr>
                <w:del w:id="102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FA05BF7" w14:textId="1E005C2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2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2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231DAEE8" w14:textId="40CDE5B3" w:rsidR="00543D5D" w:rsidRPr="00D05CD2" w:rsidDel="00B25031" w:rsidRDefault="006E20DC">
            <w:pPr>
              <w:rPr>
                <w:del w:id="1029" w:author="yaozu long" w:date="2026-01-06T20:03:00Z" w16du:dateUtc="2026-01-06T12:03:00Z"/>
                <w:sz w:val="22"/>
                <w:szCs w:val="22"/>
              </w:rPr>
            </w:pPr>
            <w:del w:id="103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%</w:delText>
              </w:r>
            </w:del>
          </w:p>
        </w:tc>
      </w:tr>
      <w:tr w:rsidR="00543D5D" w:rsidRPr="00D05CD2" w:rsidDel="00B25031" w14:paraId="3EA62AD0" w14:textId="137D9650">
        <w:trPr>
          <w:trHeight w:val="207"/>
          <w:del w:id="1031" w:author="yaozu long" w:date="2026-01-06T20:03:00Z"/>
        </w:trPr>
        <w:tc>
          <w:tcPr>
            <w:tcW w:w="467" w:type="dxa"/>
            <w:vMerge/>
          </w:tcPr>
          <w:p w14:paraId="17D5AAA6" w14:textId="1AE4DECE" w:rsidR="00543D5D" w:rsidRPr="00D05CD2" w:rsidDel="00B25031" w:rsidRDefault="00543D5D">
            <w:pPr>
              <w:autoSpaceDE w:val="0"/>
              <w:autoSpaceDN w:val="0"/>
              <w:rPr>
                <w:del w:id="10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4AF162A" w14:textId="2C6741C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3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3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2489C894" w14:textId="0D5F138C" w:rsidR="00543D5D" w:rsidRPr="00D05CD2" w:rsidDel="00B25031" w:rsidRDefault="006E20DC">
            <w:pPr>
              <w:rPr>
                <w:del w:id="1035" w:author="yaozu long" w:date="2026-01-06T20:03:00Z" w16du:dateUtc="2026-01-06T12:03:00Z"/>
                <w:sz w:val="22"/>
                <w:szCs w:val="22"/>
              </w:rPr>
            </w:pPr>
            <w:del w:id="1036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0-256</w:delText>
              </w:r>
              <w:r w:rsidRPr="00D05CD2" w:rsidDel="00B25031">
                <w:rPr>
                  <w:rFonts w:hint="eastAsia"/>
                  <w:sz w:val="22"/>
                  <w:szCs w:val="22"/>
                </w:rPr>
                <w:delText>%</w:delText>
              </w:r>
            </w:del>
          </w:p>
        </w:tc>
      </w:tr>
      <w:tr w:rsidR="00543D5D" w:rsidRPr="00D05CD2" w:rsidDel="00B25031" w14:paraId="44B499F3" w14:textId="20DAFBF4">
        <w:trPr>
          <w:trHeight w:val="311"/>
          <w:del w:id="1037" w:author="yaozu long" w:date="2026-01-06T20:03:00Z"/>
        </w:trPr>
        <w:tc>
          <w:tcPr>
            <w:tcW w:w="467" w:type="dxa"/>
            <w:vMerge/>
          </w:tcPr>
          <w:p w14:paraId="16A73589" w14:textId="53FC343B" w:rsidR="00543D5D" w:rsidRPr="00D05CD2" w:rsidDel="00B25031" w:rsidRDefault="00543D5D">
            <w:pPr>
              <w:autoSpaceDE w:val="0"/>
              <w:autoSpaceDN w:val="0"/>
              <w:rPr>
                <w:del w:id="103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FAC9534" w14:textId="751EBF7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3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4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155507EB" w14:textId="267991CC" w:rsidR="00543D5D" w:rsidRPr="00D05CD2" w:rsidDel="00B25031" w:rsidRDefault="006E20DC">
            <w:pPr>
              <w:rPr>
                <w:del w:id="1041" w:author="yaozu long" w:date="2026-01-06T20:03:00Z" w16du:dateUtc="2026-01-06T12:03:00Z"/>
                <w:sz w:val="22"/>
                <w:szCs w:val="22"/>
              </w:rPr>
            </w:pPr>
            <w:del w:id="1042" w:author="yaozu long" w:date="2025-12-25T08:52:00Z" w16du:dateUtc="2025-12-25T00:52:00Z">
              <w:r w:rsidRPr="00D05CD2" w:rsidDel="00C71D3F">
                <w:rPr>
                  <w:rFonts w:hint="eastAsia"/>
                  <w:sz w:val="22"/>
                  <w:szCs w:val="22"/>
                </w:rPr>
                <w:delText>1</w:delText>
              </w:r>
            </w:del>
          </w:p>
        </w:tc>
      </w:tr>
      <w:tr w:rsidR="00543D5D" w:rsidRPr="00D05CD2" w:rsidDel="00B25031" w14:paraId="03DB0263" w14:textId="01A6BF4B">
        <w:trPr>
          <w:trHeight w:val="201"/>
          <w:del w:id="1043" w:author="yaozu long" w:date="2026-01-06T20:03:00Z"/>
        </w:trPr>
        <w:tc>
          <w:tcPr>
            <w:tcW w:w="467" w:type="dxa"/>
            <w:vMerge/>
          </w:tcPr>
          <w:p w14:paraId="4477D1D4" w14:textId="0C008600" w:rsidR="00543D5D" w:rsidRPr="00D05CD2" w:rsidDel="00B25031" w:rsidRDefault="00543D5D">
            <w:pPr>
              <w:autoSpaceDE w:val="0"/>
              <w:autoSpaceDN w:val="0"/>
              <w:rPr>
                <w:del w:id="104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591E808" w14:textId="64175D2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4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4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614BFBA6" w14:textId="28348388" w:rsidR="00543D5D" w:rsidRPr="00D05CD2" w:rsidDel="00B25031" w:rsidRDefault="006E20DC">
            <w:pPr>
              <w:rPr>
                <w:del w:id="1047" w:author="yaozu long" w:date="2026-01-06T20:03:00Z" w16du:dateUtc="2026-01-06T12:03:00Z"/>
                <w:sz w:val="22"/>
                <w:szCs w:val="22"/>
              </w:rPr>
            </w:pPr>
            <w:del w:id="1048" w:author="yaozu long" w:date="2025-12-25T08:52:00Z" w16du:dateUtc="2025-12-25T00:52:00Z">
              <w:r w:rsidRPr="00D05CD2" w:rsidDel="00C71D3F">
                <w:rPr>
                  <w:rFonts w:hint="eastAsia"/>
                  <w:sz w:val="22"/>
                  <w:szCs w:val="22"/>
                </w:rPr>
                <w:delText>1</w:delText>
              </w:r>
            </w:del>
            <w:del w:id="1049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%</w:delText>
              </w:r>
            </w:del>
          </w:p>
        </w:tc>
      </w:tr>
      <w:tr w:rsidR="00543D5D" w:rsidRPr="00D05CD2" w:rsidDel="00B25031" w14:paraId="58CB0136" w14:textId="6BF64AC9">
        <w:trPr>
          <w:trHeight w:val="201"/>
          <w:del w:id="1050" w:author="yaozu long" w:date="2026-01-06T20:03:00Z"/>
        </w:trPr>
        <w:tc>
          <w:tcPr>
            <w:tcW w:w="467" w:type="dxa"/>
            <w:vMerge/>
          </w:tcPr>
          <w:p w14:paraId="588B1E4E" w14:textId="75054D46" w:rsidR="00543D5D" w:rsidRPr="00D05CD2" w:rsidDel="00B25031" w:rsidRDefault="00543D5D">
            <w:pPr>
              <w:autoSpaceDE w:val="0"/>
              <w:autoSpaceDN w:val="0"/>
              <w:rPr>
                <w:del w:id="10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40E2FCE" w14:textId="1650712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5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20ABF543" w14:textId="7C4486DA" w:rsidR="00543D5D" w:rsidRPr="00D05CD2" w:rsidDel="00B25031" w:rsidRDefault="006E20DC">
            <w:pPr>
              <w:autoSpaceDE w:val="0"/>
              <w:autoSpaceDN w:val="0"/>
              <w:rPr>
                <w:del w:id="105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55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48B8387E" w14:textId="5F551C74">
        <w:trPr>
          <w:trHeight w:val="167"/>
          <w:del w:id="1056" w:author="yaozu long" w:date="2026-01-06T20:03:00Z"/>
        </w:trPr>
        <w:tc>
          <w:tcPr>
            <w:tcW w:w="467" w:type="dxa"/>
            <w:vMerge/>
          </w:tcPr>
          <w:p w14:paraId="1F961269" w14:textId="629FE8F1" w:rsidR="00543D5D" w:rsidRPr="00D05CD2" w:rsidDel="00B25031" w:rsidRDefault="00543D5D">
            <w:pPr>
              <w:autoSpaceDE w:val="0"/>
              <w:autoSpaceDN w:val="0"/>
              <w:rPr>
                <w:del w:id="105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BB70983" w14:textId="5BC872E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5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5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70EE70E0" w14:textId="40CEF9E2" w:rsidR="00543D5D" w:rsidRPr="00D05CD2" w:rsidDel="00B25031" w:rsidRDefault="006E20DC">
            <w:pPr>
              <w:autoSpaceDE w:val="0"/>
              <w:autoSpaceDN w:val="0"/>
              <w:rPr>
                <w:del w:id="106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61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736297B6" w14:textId="2862FC85">
        <w:trPr>
          <w:trHeight w:val="482"/>
          <w:del w:id="1062" w:author="yaozu long" w:date="2026-01-06T20:03:00Z"/>
        </w:trPr>
        <w:tc>
          <w:tcPr>
            <w:tcW w:w="467" w:type="dxa"/>
            <w:vMerge w:val="restart"/>
            <w:vAlign w:val="center"/>
          </w:tcPr>
          <w:p w14:paraId="43933608" w14:textId="0A2EC327" w:rsidR="00543D5D" w:rsidRPr="00D05CD2" w:rsidDel="00B25031" w:rsidRDefault="006E20DC">
            <w:pPr>
              <w:autoSpaceDE w:val="0"/>
              <w:autoSpaceDN w:val="0"/>
              <w:rPr>
                <w:del w:id="10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6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数据格式</w:delText>
              </w:r>
            </w:del>
          </w:p>
        </w:tc>
        <w:tc>
          <w:tcPr>
            <w:tcW w:w="718" w:type="dxa"/>
            <w:vAlign w:val="center"/>
          </w:tcPr>
          <w:p w14:paraId="2EA586D4" w14:textId="3659E146" w:rsidR="00543D5D" w:rsidRPr="00D05CD2" w:rsidDel="00B25031" w:rsidRDefault="006E20DC">
            <w:pPr>
              <w:autoSpaceDE w:val="0"/>
              <w:autoSpaceDN w:val="0"/>
              <w:rPr>
                <w:del w:id="106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6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623C57A9" w14:textId="1F7AE478" w:rsidR="00543D5D" w:rsidRPr="00D05CD2" w:rsidDel="00B25031" w:rsidRDefault="006E20DC">
            <w:pPr>
              <w:autoSpaceDE w:val="0"/>
              <w:autoSpaceDN w:val="0"/>
              <w:rPr>
                <w:del w:id="106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6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22E77228" w14:textId="1632FF56" w:rsidR="00543D5D" w:rsidRPr="00D05CD2" w:rsidDel="00B25031" w:rsidRDefault="006E20DC">
            <w:pPr>
              <w:autoSpaceDE w:val="0"/>
              <w:autoSpaceDN w:val="0"/>
              <w:rPr>
                <w:del w:id="106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7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CDD6388" w14:textId="62C48659" w:rsidR="00543D5D" w:rsidRPr="00D05CD2" w:rsidDel="00B25031" w:rsidRDefault="006E20DC">
            <w:pPr>
              <w:autoSpaceDE w:val="0"/>
              <w:autoSpaceDN w:val="0"/>
              <w:rPr>
                <w:del w:id="10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7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17F0C25E" w14:textId="3E8F584B">
        <w:trPr>
          <w:trHeight w:val="149"/>
          <w:del w:id="1073" w:author="yaozu long" w:date="2026-01-06T20:03:00Z"/>
        </w:trPr>
        <w:tc>
          <w:tcPr>
            <w:tcW w:w="467" w:type="dxa"/>
            <w:vMerge/>
          </w:tcPr>
          <w:p w14:paraId="4B59114F" w14:textId="787E3B47" w:rsidR="00543D5D" w:rsidRPr="00D05CD2" w:rsidDel="00B25031" w:rsidRDefault="00543D5D">
            <w:pPr>
              <w:autoSpaceDE w:val="0"/>
              <w:autoSpaceDN w:val="0"/>
              <w:rPr>
                <w:del w:id="107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616A105" w14:textId="43ACD4B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7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7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13B07FC3" w14:textId="7048A0A0" w:rsidR="00543D5D" w:rsidRPr="00D05CD2" w:rsidDel="00B25031" w:rsidRDefault="006E20DC">
            <w:pPr>
              <w:rPr>
                <w:del w:id="1077" w:author="yaozu long" w:date="2026-01-06T20:03:00Z" w16du:dateUtc="2026-01-06T12:03:00Z"/>
                <w:sz w:val="22"/>
                <w:szCs w:val="22"/>
              </w:rPr>
            </w:pPr>
            <w:del w:id="1078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7ADACC3D" w14:textId="1BAA3B9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7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08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</w:tcPr>
          <w:p w14:paraId="60C5405B" w14:textId="4416ED03" w:rsidR="00543D5D" w:rsidRPr="00D05CD2" w:rsidDel="00B25031" w:rsidRDefault="006E20DC">
            <w:pPr>
              <w:jc w:val="left"/>
              <w:rPr>
                <w:del w:id="108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08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48C08C11" w14:textId="6C069C34">
        <w:trPr>
          <w:trHeight w:val="309"/>
          <w:del w:id="1083" w:author="yaozu long" w:date="2026-01-06T20:03:00Z"/>
        </w:trPr>
        <w:tc>
          <w:tcPr>
            <w:tcW w:w="467" w:type="dxa"/>
            <w:vMerge/>
          </w:tcPr>
          <w:p w14:paraId="1B271E71" w14:textId="1C3B04AC" w:rsidR="00543D5D" w:rsidRPr="00D05CD2" w:rsidDel="00B25031" w:rsidRDefault="00543D5D">
            <w:pPr>
              <w:autoSpaceDE w:val="0"/>
              <w:autoSpaceDN w:val="0"/>
              <w:rPr>
                <w:del w:id="108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A8227B1" w14:textId="6985245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8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8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152B94DC" w14:textId="5408895E" w:rsidR="00543D5D" w:rsidRPr="00D05CD2" w:rsidDel="00B25031" w:rsidRDefault="006E20DC">
            <w:pPr>
              <w:rPr>
                <w:del w:id="1087" w:author="yaozu long" w:date="2026-01-06T20:03:00Z" w16du:dateUtc="2026-01-06T12:03:00Z"/>
                <w:sz w:val="22"/>
                <w:szCs w:val="22"/>
              </w:rPr>
            </w:pPr>
            <w:del w:id="1088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6D37401C" w14:textId="74030BE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8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09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</w:tcPr>
          <w:p w14:paraId="35B8A55B" w14:textId="321F0B70" w:rsidR="00543D5D" w:rsidRPr="00D05CD2" w:rsidDel="00B25031" w:rsidRDefault="006E20DC">
            <w:pPr>
              <w:rPr>
                <w:del w:id="109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092" w:author="yaozu long" w:date="2026-01-06T20:03:00Z" w16du:dateUtc="2026-01-06T12:03:00Z"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643A4BAB" w14:textId="7582BA59">
        <w:trPr>
          <w:trHeight w:val="285"/>
          <w:del w:id="1093" w:author="yaozu long" w:date="2026-01-06T20:03:00Z"/>
        </w:trPr>
        <w:tc>
          <w:tcPr>
            <w:tcW w:w="467" w:type="dxa"/>
            <w:vMerge/>
          </w:tcPr>
          <w:p w14:paraId="6FED26AF" w14:textId="54A372E5" w:rsidR="00543D5D" w:rsidRPr="00D05CD2" w:rsidDel="00B25031" w:rsidRDefault="00543D5D">
            <w:pPr>
              <w:autoSpaceDE w:val="0"/>
              <w:autoSpaceDN w:val="0"/>
              <w:rPr>
                <w:del w:id="10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988BC74" w14:textId="2C9D7CB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9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9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4B3B17E9" w14:textId="3DD064D5" w:rsidR="00543D5D" w:rsidRPr="00D05CD2" w:rsidDel="00B25031" w:rsidRDefault="006E20DC">
            <w:pPr>
              <w:rPr>
                <w:del w:id="1097" w:author="yaozu long" w:date="2026-01-06T20:03:00Z" w16du:dateUtc="2026-01-06T12:03:00Z"/>
                <w:sz w:val="22"/>
                <w:szCs w:val="22"/>
              </w:rPr>
            </w:pPr>
            <w:del w:id="1098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73137F2" w14:textId="1BE163D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9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0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</w:tcPr>
          <w:p w14:paraId="68EE01FB" w14:textId="5B701281" w:rsidR="00543D5D" w:rsidRPr="00D05CD2" w:rsidDel="00B25031" w:rsidRDefault="006E20DC">
            <w:pPr>
              <w:jc w:val="left"/>
              <w:rPr>
                <w:del w:id="110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0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4A5CB98" w14:textId="59E06EAB">
        <w:trPr>
          <w:trHeight w:val="275"/>
          <w:del w:id="1103" w:author="yaozu long" w:date="2026-01-06T20:03:00Z"/>
        </w:trPr>
        <w:tc>
          <w:tcPr>
            <w:tcW w:w="467" w:type="dxa"/>
            <w:vMerge/>
          </w:tcPr>
          <w:p w14:paraId="54510680" w14:textId="3333E038" w:rsidR="00543D5D" w:rsidRPr="00D05CD2" w:rsidDel="00B25031" w:rsidRDefault="00543D5D">
            <w:pPr>
              <w:autoSpaceDE w:val="0"/>
              <w:autoSpaceDN w:val="0"/>
              <w:rPr>
                <w:del w:id="110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E54F852" w14:textId="36F25B9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0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0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08338882" w14:textId="1E26E397" w:rsidR="00543D5D" w:rsidRPr="00D05CD2" w:rsidDel="00B25031" w:rsidRDefault="006E20DC">
            <w:pPr>
              <w:rPr>
                <w:del w:id="1107" w:author="yaozu long" w:date="2026-01-06T20:03:00Z" w16du:dateUtc="2026-01-06T12:03:00Z"/>
                <w:sz w:val="22"/>
                <w:szCs w:val="22"/>
              </w:rPr>
            </w:pPr>
            <w:del w:id="1108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ADA2972" w14:textId="7601BC7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0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1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</w:tcPr>
          <w:p w14:paraId="2692C109" w14:textId="4C3CF71A" w:rsidR="00543D5D" w:rsidRPr="00D05CD2" w:rsidDel="00B25031" w:rsidRDefault="006E20DC">
            <w:pPr>
              <w:rPr>
                <w:del w:id="111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1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5A89C56" w14:textId="5C09D9E6">
        <w:trPr>
          <w:trHeight w:val="265"/>
          <w:del w:id="1113" w:author="yaozu long" w:date="2026-01-06T20:03:00Z"/>
        </w:trPr>
        <w:tc>
          <w:tcPr>
            <w:tcW w:w="467" w:type="dxa"/>
            <w:vMerge/>
          </w:tcPr>
          <w:p w14:paraId="1530505A" w14:textId="1202883D" w:rsidR="00543D5D" w:rsidRPr="00D05CD2" w:rsidDel="00B25031" w:rsidRDefault="00543D5D">
            <w:pPr>
              <w:autoSpaceDE w:val="0"/>
              <w:autoSpaceDN w:val="0"/>
              <w:rPr>
                <w:del w:id="111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9F0C1A5" w14:textId="2E0F179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1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1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7FF31998" w14:textId="3CAE4417" w:rsidR="00543D5D" w:rsidRPr="00D05CD2" w:rsidDel="00B25031" w:rsidRDefault="006E20DC">
            <w:pPr>
              <w:rPr>
                <w:del w:id="1117" w:author="yaozu long" w:date="2026-01-06T20:03:00Z" w16du:dateUtc="2026-01-06T12:03:00Z"/>
                <w:sz w:val="22"/>
                <w:szCs w:val="22"/>
              </w:rPr>
            </w:pPr>
            <w:del w:id="1118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6517662D" w14:textId="6219095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1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2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</w:tcPr>
          <w:p w14:paraId="4D5A026B" w14:textId="5C2394A1" w:rsidR="00543D5D" w:rsidRPr="00D05CD2" w:rsidDel="00B25031" w:rsidRDefault="006E20DC">
            <w:pPr>
              <w:jc w:val="left"/>
              <w:rPr>
                <w:del w:id="112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2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B57CBA2" w14:textId="51C3F18A">
        <w:trPr>
          <w:trHeight w:val="255"/>
          <w:del w:id="1123" w:author="yaozu long" w:date="2026-01-06T20:03:00Z"/>
        </w:trPr>
        <w:tc>
          <w:tcPr>
            <w:tcW w:w="467" w:type="dxa"/>
            <w:vMerge/>
          </w:tcPr>
          <w:p w14:paraId="4565890F" w14:textId="00F93E9A" w:rsidR="00543D5D" w:rsidRPr="00D05CD2" w:rsidDel="00B25031" w:rsidRDefault="00543D5D">
            <w:pPr>
              <w:autoSpaceDE w:val="0"/>
              <w:autoSpaceDN w:val="0"/>
              <w:rPr>
                <w:del w:id="11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D1D5B14" w14:textId="4BFEDDD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2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2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630FF91F" w14:textId="7FF9B26C" w:rsidR="00543D5D" w:rsidRPr="00D05CD2" w:rsidDel="00B25031" w:rsidRDefault="006E20DC">
            <w:pPr>
              <w:rPr>
                <w:del w:id="1127" w:author="yaozu long" w:date="2026-01-06T20:03:00Z" w16du:dateUtc="2026-01-06T12:03:00Z"/>
                <w:sz w:val="22"/>
                <w:szCs w:val="22"/>
              </w:rPr>
            </w:pPr>
            <w:del w:id="1128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B3694F3" w14:textId="68E9894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2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3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</w:tcPr>
          <w:p w14:paraId="04BC6845" w14:textId="103EBC21" w:rsidR="00543D5D" w:rsidRPr="00D05CD2" w:rsidDel="00B25031" w:rsidRDefault="006E20DC">
            <w:pPr>
              <w:rPr>
                <w:del w:id="113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3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B473584" w14:textId="7B10A2A6">
        <w:trPr>
          <w:trHeight w:val="244"/>
          <w:del w:id="1133" w:author="yaozu long" w:date="2026-01-06T20:03:00Z"/>
        </w:trPr>
        <w:tc>
          <w:tcPr>
            <w:tcW w:w="467" w:type="dxa"/>
            <w:vMerge/>
          </w:tcPr>
          <w:p w14:paraId="7173D03A" w14:textId="651613C5" w:rsidR="00543D5D" w:rsidRPr="00D05CD2" w:rsidDel="00B25031" w:rsidRDefault="00543D5D">
            <w:pPr>
              <w:autoSpaceDE w:val="0"/>
              <w:autoSpaceDN w:val="0"/>
              <w:rPr>
                <w:del w:id="11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2C27A6A" w14:textId="20073B2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3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3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403355B9" w14:textId="135E2715" w:rsidR="00543D5D" w:rsidRPr="00D05CD2" w:rsidDel="00B25031" w:rsidRDefault="006E20DC">
            <w:pPr>
              <w:rPr>
                <w:del w:id="1137" w:author="yaozu long" w:date="2026-01-06T20:03:00Z" w16du:dateUtc="2026-01-06T12:03:00Z"/>
                <w:sz w:val="22"/>
                <w:szCs w:val="22"/>
              </w:rPr>
            </w:pPr>
            <w:del w:id="1138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457AE310" w14:textId="1C16621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3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4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B5F37D2" w14:textId="0E62B043" w:rsidR="00543D5D" w:rsidRPr="00D05CD2" w:rsidDel="00B25031" w:rsidRDefault="006E20DC">
            <w:pPr>
              <w:jc w:val="left"/>
              <w:rPr>
                <w:del w:id="114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4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A9DC283" w14:textId="0E0A1098">
        <w:trPr>
          <w:trHeight w:val="235"/>
          <w:del w:id="1143" w:author="yaozu long" w:date="2026-01-06T20:03:00Z"/>
        </w:trPr>
        <w:tc>
          <w:tcPr>
            <w:tcW w:w="467" w:type="dxa"/>
            <w:vMerge/>
          </w:tcPr>
          <w:p w14:paraId="4B98B468" w14:textId="483CAFDE" w:rsidR="00543D5D" w:rsidRPr="00D05CD2" w:rsidDel="00B25031" w:rsidRDefault="00543D5D">
            <w:pPr>
              <w:autoSpaceDE w:val="0"/>
              <w:autoSpaceDN w:val="0"/>
              <w:rPr>
                <w:del w:id="114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0EE3440" w14:textId="69271A5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4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4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1E64F949" w14:textId="2047BAA3" w:rsidR="00543D5D" w:rsidRPr="00D05CD2" w:rsidDel="00B25031" w:rsidRDefault="006E20DC">
            <w:pPr>
              <w:rPr>
                <w:del w:id="1147" w:author="yaozu long" w:date="2026-01-06T20:03:00Z" w16du:dateUtc="2026-01-06T12:03:00Z"/>
                <w:sz w:val="22"/>
                <w:szCs w:val="22"/>
              </w:rPr>
            </w:pPr>
            <w:del w:id="1148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D460908" w14:textId="11B88BE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4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5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</w:tcPr>
          <w:p w14:paraId="6F6A5B7B" w14:textId="7653F5D0" w:rsidR="00543D5D" w:rsidRPr="00D05CD2" w:rsidDel="00B25031" w:rsidRDefault="006E20DC">
            <w:pPr>
              <w:rPr>
                <w:del w:id="115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5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AD7121D" w14:textId="081EC566">
        <w:trPr>
          <w:trHeight w:val="225"/>
          <w:del w:id="1153" w:author="yaozu long" w:date="2026-01-06T20:03:00Z"/>
        </w:trPr>
        <w:tc>
          <w:tcPr>
            <w:tcW w:w="467" w:type="dxa"/>
            <w:vMerge/>
          </w:tcPr>
          <w:p w14:paraId="7A5019EA" w14:textId="332B5D94" w:rsidR="00543D5D" w:rsidRPr="00D05CD2" w:rsidDel="00B25031" w:rsidRDefault="00543D5D">
            <w:pPr>
              <w:autoSpaceDE w:val="0"/>
              <w:autoSpaceDN w:val="0"/>
              <w:rPr>
                <w:del w:id="115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2D1933" w14:textId="3B15D91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5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5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1A95820C" w14:textId="374DE902" w:rsidR="00543D5D" w:rsidRPr="00D05CD2" w:rsidDel="00B25031" w:rsidRDefault="006E20DC">
            <w:pPr>
              <w:rPr>
                <w:del w:id="1157" w:author="yaozu long" w:date="2026-01-06T20:03:00Z" w16du:dateUtc="2026-01-06T12:03:00Z"/>
                <w:sz w:val="22"/>
                <w:szCs w:val="22"/>
              </w:rPr>
            </w:pPr>
            <w:del w:id="1158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4839D87E" w14:textId="26A51A8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5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6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</w:tcPr>
          <w:p w14:paraId="58A10C52" w14:textId="249F236D" w:rsidR="00543D5D" w:rsidRPr="00D05CD2" w:rsidDel="00B25031" w:rsidRDefault="006E20DC">
            <w:pPr>
              <w:rPr>
                <w:del w:id="116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6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4B93E3E" w14:textId="6117CB10">
        <w:trPr>
          <w:trHeight w:val="215"/>
          <w:del w:id="1163" w:author="yaozu long" w:date="2026-01-06T20:03:00Z"/>
        </w:trPr>
        <w:tc>
          <w:tcPr>
            <w:tcW w:w="467" w:type="dxa"/>
            <w:vMerge/>
          </w:tcPr>
          <w:p w14:paraId="37D0930A" w14:textId="1F878165" w:rsidR="00543D5D" w:rsidRPr="00D05CD2" w:rsidDel="00B25031" w:rsidRDefault="00543D5D">
            <w:pPr>
              <w:autoSpaceDE w:val="0"/>
              <w:autoSpaceDN w:val="0"/>
              <w:rPr>
                <w:del w:id="116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8A2B5C2" w14:textId="22A9125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6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6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0E78ABE5" w14:textId="6B2848F3" w:rsidR="00543D5D" w:rsidRPr="00D05CD2" w:rsidDel="00B25031" w:rsidRDefault="006E20DC">
            <w:pPr>
              <w:rPr>
                <w:del w:id="1167" w:author="yaozu long" w:date="2026-01-06T20:03:00Z" w16du:dateUtc="2026-01-06T12:03:00Z"/>
                <w:sz w:val="22"/>
                <w:szCs w:val="22"/>
              </w:rPr>
            </w:pPr>
            <w:del w:id="1168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3F5789CC" w14:textId="6794C18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6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7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5E76DC2" w14:textId="63341BB5" w:rsidR="00543D5D" w:rsidRPr="00D05CD2" w:rsidDel="00B25031" w:rsidRDefault="006E20DC">
            <w:pPr>
              <w:jc w:val="left"/>
              <w:rPr>
                <w:del w:id="117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7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7A66990" w14:textId="1112227C">
        <w:trPr>
          <w:trHeight w:val="294"/>
          <w:del w:id="1173" w:author="yaozu long" w:date="2026-01-06T20:03:00Z"/>
        </w:trPr>
        <w:tc>
          <w:tcPr>
            <w:tcW w:w="467" w:type="dxa"/>
            <w:vMerge/>
          </w:tcPr>
          <w:p w14:paraId="2C96244E" w14:textId="68D61C9F" w:rsidR="00543D5D" w:rsidRPr="00D05CD2" w:rsidDel="00B25031" w:rsidRDefault="00543D5D">
            <w:pPr>
              <w:autoSpaceDE w:val="0"/>
              <w:autoSpaceDN w:val="0"/>
              <w:rPr>
                <w:del w:id="117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3FCEA07" w14:textId="32793D4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7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7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</w:tcPr>
          <w:p w14:paraId="02F19A35" w14:textId="7C31C981" w:rsidR="00543D5D" w:rsidRPr="00D05CD2" w:rsidDel="00B25031" w:rsidRDefault="006E20DC">
            <w:pPr>
              <w:rPr>
                <w:del w:id="1177" w:author="yaozu long" w:date="2026-01-06T20:03:00Z" w16du:dateUtc="2026-01-06T12:03:00Z"/>
                <w:sz w:val="22"/>
                <w:szCs w:val="22"/>
              </w:rPr>
            </w:pPr>
            <w:del w:id="117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LSB</w:delText>
              </w:r>
            </w:del>
          </w:p>
        </w:tc>
        <w:tc>
          <w:tcPr>
            <w:tcW w:w="720" w:type="dxa"/>
            <w:vAlign w:val="center"/>
          </w:tcPr>
          <w:p w14:paraId="34A157DB" w14:textId="7C1C249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7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8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</w:tcPr>
          <w:p w14:paraId="5855DCD7" w14:textId="745F8F87" w:rsidR="00543D5D" w:rsidRPr="00D05CD2" w:rsidDel="00B25031" w:rsidRDefault="006E20DC">
            <w:pPr>
              <w:rPr>
                <w:del w:id="118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8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26801EAB" w14:textId="5F05D68C">
        <w:trPr>
          <w:trHeight w:val="47"/>
          <w:del w:id="1183" w:author="yaozu long" w:date="2026-01-06T20:03:00Z"/>
        </w:trPr>
        <w:tc>
          <w:tcPr>
            <w:tcW w:w="467" w:type="dxa"/>
            <w:vMerge/>
          </w:tcPr>
          <w:p w14:paraId="23FFD535" w14:textId="7FC1AD02" w:rsidR="00543D5D" w:rsidRPr="00D05CD2" w:rsidDel="00B25031" w:rsidRDefault="00543D5D">
            <w:pPr>
              <w:autoSpaceDE w:val="0"/>
              <w:autoSpaceDN w:val="0"/>
              <w:rPr>
                <w:del w:id="118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ED6E622" w14:textId="4855FEE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8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8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</w:tcPr>
          <w:p w14:paraId="569C971B" w14:textId="76108389" w:rsidR="00543D5D" w:rsidRPr="00D05CD2" w:rsidDel="00B25031" w:rsidRDefault="006E20DC">
            <w:pPr>
              <w:rPr>
                <w:del w:id="1187" w:author="yaozu long" w:date="2026-01-06T20:03:00Z" w16du:dateUtc="2026-01-06T12:03:00Z"/>
                <w:sz w:val="22"/>
                <w:szCs w:val="22"/>
              </w:rPr>
            </w:pPr>
            <w:del w:id="118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79F088CE" w14:textId="0E018BB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8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9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</w:tcPr>
          <w:p w14:paraId="666D9D76" w14:textId="2B831693" w:rsidR="00543D5D" w:rsidRPr="00D05CD2" w:rsidDel="00B25031" w:rsidRDefault="006E20DC">
            <w:pPr>
              <w:rPr>
                <w:del w:id="119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9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6E67DA7" w14:textId="4F8F0D7B">
        <w:trPr>
          <w:trHeight w:val="60"/>
          <w:del w:id="1193" w:author="yaozu long" w:date="2026-01-06T20:03:00Z"/>
        </w:trPr>
        <w:tc>
          <w:tcPr>
            <w:tcW w:w="467" w:type="dxa"/>
            <w:vMerge/>
          </w:tcPr>
          <w:p w14:paraId="169ADA56" w14:textId="7E04AE32" w:rsidR="00543D5D" w:rsidRPr="00D05CD2" w:rsidDel="00B25031" w:rsidRDefault="00543D5D">
            <w:pPr>
              <w:autoSpaceDE w:val="0"/>
              <w:autoSpaceDN w:val="0"/>
              <w:rPr>
                <w:del w:id="11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589CED8" w14:textId="3138B05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9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9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</w:tcPr>
          <w:p w14:paraId="5A887F8B" w14:textId="3FD14226" w:rsidR="00543D5D" w:rsidRPr="00D05CD2" w:rsidDel="00B25031" w:rsidRDefault="006E20DC">
            <w:pPr>
              <w:rPr>
                <w:del w:id="1197" w:author="yaozu long" w:date="2026-01-06T20:03:00Z" w16du:dateUtc="2026-01-06T12:03:00Z"/>
                <w:sz w:val="22"/>
                <w:szCs w:val="22"/>
              </w:rPr>
            </w:pPr>
            <w:del w:id="119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3DA89797" w14:textId="05D61BC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9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0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</w:tcPr>
          <w:p w14:paraId="0874185C" w14:textId="202F3EF5" w:rsidR="00543D5D" w:rsidRPr="00D05CD2" w:rsidDel="00B25031" w:rsidRDefault="006E20DC">
            <w:pPr>
              <w:rPr>
                <w:del w:id="120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0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6004653" w14:textId="3DE07B18">
        <w:trPr>
          <w:trHeight w:val="302"/>
          <w:del w:id="1203" w:author="yaozu long" w:date="2026-01-06T20:03:00Z"/>
        </w:trPr>
        <w:tc>
          <w:tcPr>
            <w:tcW w:w="467" w:type="dxa"/>
            <w:vMerge/>
          </w:tcPr>
          <w:p w14:paraId="36885729" w14:textId="3E04F54F" w:rsidR="00543D5D" w:rsidRPr="00D05CD2" w:rsidDel="00B25031" w:rsidRDefault="00543D5D">
            <w:pPr>
              <w:autoSpaceDE w:val="0"/>
              <w:autoSpaceDN w:val="0"/>
              <w:rPr>
                <w:del w:id="120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4C934B8" w14:textId="440740E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0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0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</w:tcPr>
          <w:p w14:paraId="619A3284" w14:textId="115E55F4" w:rsidR="00543D5D" w:rsidRPr="00D05CD2" w:rsidDel="00B25031" w:rsidRDefault="006E20DC">
            <w:pPr>
              <w:rPr>
                <w:del w:id="1207" w:author="yaozu long" w:date="2026-01-06T20:03:00Z" w16du:dateUtc="2026-01-06T12:03:00Z"/>
                <w:sz w:val="22"/>
                <w:szCs w:val="22"/>
              </w:rPr>
            </w:pPr>
            <w:del w:id="120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0302C3E4" w14:textId="7FF4B52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0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1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283DD5BD" w14:textId="02562545" w:rsidR="00543D5D" w:rsidRPr="00D05CD2" w:rsidDel="00B25031" w:rsidRDefault="006E20DC">
            <w:pPr>
              <w:jc w:val="left"/>
              <w:rPr>
                <w:del w:id="121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1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LSB</w:delText>
              </w:r>
            </w:del>
          </w:p>
        </w:tc>
      </w:tr>
      <w:tr w:rsidR="00543D5D" w:rsidRPr="00D05CD2" w:rsidDel="00B25031" w14:paraId="5DA812FF" w14:textId="7979CA68">
        <w:trPr>
          <w:trHeight w:val="293"/>
          <w:del w:id="1213" w:author="yaozu long" w:date="2026-01-06T20:03:00Z"/>
        </w:trPr>
        <w:tc>
          <w:tcPr>
            <w:tcW w:w="467" w:type="dxa"/>
            <w:vMerge/>
          </w:tcPr>
          <w:p w14:paraId="47A7703F" w14:textId="67DF15F2" w:rsidR="00543D5D" w:rsidRPr="00D05CD2" w:rsidDel="00B25031" w:rsidRDefault="00543D5D">
            <w:pPr>
              <w:autoSpaceDE w:val="0"/>
              <w:autoSpaceDN w:val="0"/>
              <w:rPr>
                <w:del w:id="121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A28C5F3" w14:textId="334DD46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1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1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</w:tcPr>
          <w:p w14:paraId="696F5EAE" w14:textId="0683E560" w:rsidR="00543D5D" w:rsidRPr="00D05CD2" w:rsidDel="00B25031" w:rsidRDefault="006E20DC">
            <w:pPr>
              <w:rPr>
                <w:del w:id="1217" w:author="yaozu long" w:date="2026-01-06T20:03:00Z" w16du:dateUtc="2026-01-06T12:03:00Z"/>
                <w:sz w:val="22"/>
                <w:szCs w:val="22"/>
              </w:rPr>
            </w:pPr>
            <w:del w:id="121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4A38BD8D" w14:textId="4F8AB3C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1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2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26EA871" w14:textId="51CB25E6" w:rsidR="00543D5D" w:rsidRPr="00D05CD2" w:rsidDel="00B25031" w:rsidRDefault="006E20DC">
            <w:pPr>
              <w:jc w:val="left"/>
              <w:rPr>
                <w:del w:id="122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2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2D43D896" w14:textId="6A298D53">
        <w:trPr>
          <w:trHeight w:val="269"/>
          <w:del w:id="1223" w:author="yaozu long" w:date="2026-01-06T20:03:00Z"/>
        </w:trPr>
        <w:tc>
          <w:tcPr>
            <w:tcW w:w="467" w:type="dxa"/>
            <w:vMerge/>
          </w:tcPr>
          <w:p w14:paraId="6B5704C3" w14:textId="50570086" w:rsidR="00543D5D" w:rsidRPr="00D05CD2" w:rsidDel="00B25031" w:rsidRDefault="00543D5D">
            <w:pPr>
              <w:autoSpaceDE w:val="0"/>
              <w:autoSpaceDN w:val="0"/>
              <w:rPr>
                <w:del w:id="12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B04E72D" w14:textId="2B94552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2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2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</w:tcPr>
          <w:p w14:paraId="42C962AA" w14:textId="49875FB3" w:rsidR="00543D5D" w:rsidRPr="00D05CD2" w:rsidDel="00B25031" w:rsidRDefault="006E20DC">
            <w:pPr>
              <w:rPr>
                <w:del w:id="1227" w:author="yaozu long" w:date="2026-01-06T20:03:00Z" w16du:dateUtc="2026-01-06T12:03:00Z"/>
                <w:sz w:val="22"/>
                <w:szCs w:val="22"/>
              </w:rPr>
            </w:pPr>
            <w:del w:id="122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69EF1890" w14:textId="6B63941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2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3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3CD1810E" w14:textId="3B9BFC44" w:rsidR="00543D5D" w:rsidRPr="00D05CD2" w:rsidDel="00B25031" w:rsidRDefault="006E20DC">
            <w:pPr>
              <w:jc w:val="left"/>
              <w:rPr>
                <w:del w:id="123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3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543D5D" w:rsidRPr="00D05CD2" w:rsidDel="00B25031" w14:paraId="1BA18D64" w14:textId="383A848E">
        <w:trPr>
          <w:trHeight w:val="1292"/>
          <w:del w:id="1233" w:author="yaozu long" w:date="2026-01-06T20:03:00Z"/>
        </w:trPr>
        <w:tc>
          <w:tcPr>
            <w:tcW w:w="467" w:type="dxa"/>
            <w:vAlign w:val="center"/>
          </w:tcPr>
          <w:p w14:paraId="00BFCB0E" w14:textId="71807E75" w:rsidR="00543D5D" w:rsidRPr="00D05CD2" w:rsidDel="00B25031" w:rsidRDefault="006E20DC">
            <w:pPr>
              <w:autoSpaceDE w:val="0"/>
              <w:autoSpaceDN w:val="0"/>
              <w:rPr>
                <w:del w:id="12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3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lastRenderedPageBreak/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39BBDF58" w14:textId="18923D93" w:rsidR="00543D5D" w:rsidRPr="00D05CD2" w:rsidDel="00B25031" w:rsidRDefault="006E20DC">
            <w:pPr>
              <w:rPr>
                <w:del w:id="1236" w:author="yaozu long" w:date="2026-01-06T20:03:00Z" w16du:dateUtc="2026-01-06T12:03:00Z"/>
                <w:sz w:val="22"/>
                <w:szCs w:val="22"/>
              </w:rPr>
            </w:pPr>
            <w:del w:id="1237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238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1239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3C85A8F9" w14:textId="0E50D8B3" w:rsidR="00543D5D" w:rsidRPr="00D05CD2" w:rsidDel="00B25031" w:rsidRDefault="006E20DC">
            <w:pPr>
              <w:rPr>
                <w:del w:id="1240" w:author="yaozu long" w:date="2026-01-06T20:03:00Z" w16du:dateUtc="2026-01-06T12:03:00Z"/>
                <w:sz w:val="22"/>
                <w:szCs w:val="22"/>
              </w:rPr>
            </w:pPr>
            <w:del w:id="1241" w:author="yaozu long" w:date="2026-01-06T20:03:00Z" w16du:dateUtc="2026-01-06T12:03:00Z">
              <w:r w:rsidRPr="00D05CD2" w:rsidDel="00B25031">
                <w:rPr>
                  <w:rFonts w:hint="eastAsia"/>
                </w:rPr>
                <w:delText>主备状态</w:delText>
              </w:r>
              <w:r w:rsidRPr="00D05CD2" w:rsidDel="00B25031">
                <w:rPr>
                  <w:rFonts w:hint="eastAsia"/>
                </w:rPr>
                <w:delText xml:space="preserve"> 00 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1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 xml:space="preserve"> 01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2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10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3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4</w:delText>
              </w:r>
              <w:r w:rsidRPr="00D05CD2" w:rsidDel="00B25031">
                <w:rPr>
                  <w:rFonts w:hint="eastAsia"/>
                </w:rPr>
                <w:delText>为主</w:delText>
              </w:r>
            </w:del>
          </w:p>
          <w:p w14:paraId="2560C9DF" w14:textId="4877D531" w:rsidR="00543D5D" w:rsidRPr="00D05CD2" w:rsidDel="00B25031" w:rsidRDefault="006E20DC">
            <w:pPr>
              <w:autoSpaceDE w:val="0"/>
              <w:autoSpaceDN w:val="0"/>
              <w:rPr>
                <w:del w:id="1242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1243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6EA8807C" w14:textId="007BD352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1244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1245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ARINC429数据字4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5491B6AD" w14:textId="0329A9E1">
        <w:trPr>
          <w:cantSplit/>
          <w:trHeight w:val="302"/>
          <w:tblHeader/>
          <w:del w:id="1246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3524CCEA" w14:textId="606B2560" w:rsidR="00543D5D" w:rsidRPr="00D05CD2" w:rsidDel="00B25031" w:rsidRDefault="006E20DC">
            <w:pPr>
              <w:autoSpaceDE w:val="0"/>
              <w:autoSpaceDN w:val="0"/>
              <w:rPr>
                <w:del w:id="124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4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21047773" w14:textId="6CB47597" w:rsidR="00543D5D" w:rsidRPr="00D05CD2" w:rsidDel="00B25031" w:rsidRDefault="006E20DC">
            <w:pPr>
              <w:autoSpaceDE w:val="0"/>
              <w:autoSpaceDN w:val="0"/>
              <w:rPr>
                <w:del w:id="124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5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64522A46" w14:textId="1F4AF2F5" w:rsidR="00543D5D" w:rsidRPr="00D05CD2" w:rsidDel="00B25031" w:rsidRDefault="006E20DC">
            <w:pPr>
              <w:autoSpaceDE w:val="0"/>
              <w:autoSpaceDN w:val="0"/>
              <w:rPr>
                <w:del w:id="12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5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自动飞行右刹车行程量</w:delText>
              </w:r>
            </w:del>
          </w:p>
        </w:tc>
        <w:tc>
          <w:tcPr>
            <w:tcW w:w="850" w:type="dxa"/>
          </w:tcPr>
          <w:p w14:paraId="212090BD" w14:textId="49DA3B9E" w:rsidR="00543D5D" w:rsidRPr="00D05CD2" w:rsidDel="00B25031" w:rsidRDefault="006E20DC">
            <w:pPr>
              <w:autoSpaceDE w:val="0"/>
              <w:autoSpaceDN w:val="0"/>
              <w:rPr>
                <w:del w:id="125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5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726EEAD4" w14:textId="542DFC02" w:rsidR="00543D5D" w:rsidRPr="00D05CD2" w:rsidDel="00B25031" w:rsidRDefault="00543D5D">
            <w:pPr>
              <w:autoSpaceDE w:val="0"/>
              <w:autoSpaceDN w:val="0"/>
              <w:rPr>
                <w:del w:id="125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6A0A32F8" w14:textId="23CD9F34">
        <w:trPr>
          <w:cantSplit/>
          <w:trHeight w:val="292"/>
          <w:tblHeader/>
          <w:del w:id="1256" w:author="yaozu long" w:date="2026-01-06T20:03:00Z"/>
        </w:trPr>
        <w:tc>
          <w:tcPr>
            <w:tcW w:w="1901" w:type="dxa"/>
            <w:gridSpan w:val="3"/>
            <w:vMerge/>
          </w:tcPr>
          <w:p w14:paraId="25E89228" w14:textId="7066C559" w:rsidR="00543D5D" w:rsidRPr="00D05CD2" w:rsidDel="00B25031" w:rsidRDefault="00543D5D">
            <w:pPr>
              <w:autoSpaceDE w:val="0"/>
              <w:autoSpaceDN w:val="0"/>
              <w:rPr>
                <w:del w:id="125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4AF232E9" w14:textId="31684F9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5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5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650B86F5" w14:textId="4DD948E0" w:rsidR="00543D5D" w:rsidRPr="00D05CD2" w:rsidDel="00B25031" w:rsidRDefault="006E20DC">
            <w:pPr>
              <w:autoSpaceDE w:val="0"/>
              <w:autoSpaceDN w:val="0"/>
              <w:rPr>
                <w:del w:id="126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6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 xml:space="preserve">  </w:delText>
              </w:r>
              <w:r w:rsidR="00A56997" w:rsidRPr="00D05CD2" w:rsidDel="00B25031">
                <w:rPr>
                  <w:rFonts w:ascii="宋体" w:hAnsi="宋体" w:hint="eastAsia"/>
                  <w:sz w:val="22"/>
                  <w:szCs w:val="22"/>
                </w:rPr>
                <w:delText>1</w:delText>
              </w:r>
              <w:r w:rsidR="00A56997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/</w:delText>
              </w:r>
              <w:r w:rsidR="00A56997"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  <w:r w:rsidR="00A56997" w:rsidDel="00B25031">
                <w:rPr>
                  <w:rFonts w:ascii="宋体" w:hAnsi="宋体" w:hint="eastAsia"/>
                  <w:sz w:val="22"/>
                  <w:szCs w:val="22"/>
                </w:rPr>
                <w:delText>2</w:delText>
              </w:r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/</w:delText>
              </w:r>
              <w:r w:rsidR="00A56997"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  <w:r w:rsidR="00A56997" w:rsidDel="00B25031">
                <w:rPr>
                  <w:rFonts w:ascii="宋体" w:hAnsi="宋体" w:hint="eastAsia"/>
                  <w:sz w:val="22"/>
                  <w:szCs w:val="22"/>
                </w:rPr>
                <w:delText>3</w:delText>
              </w:r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/</w:delText>
              </w:r>
              <w:r w:rsidR="00A56997"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  <w:r w:rsidR="00A56997" w:rsidDel="00B25031">
                <w:rPr>
                  <w:rFonts w:ascii="宋体" w:hAnsi="宋体" w:hint="eastAsia"/>
                  <w:sz w:val="22"/>
                  <w:szCs w:val="22"/>
                </w:rPr>
                <w:delText>4</w:delText>
              </w:r>
            </w:del>
          </w:p>
        </w:tc>
      </w:tr>
      <w:tr w:rsidR="00543D5D" w:rsidRPr="00D05CD2" w:rsidDel="00B25031" w14:paraId="0660C4A8" w14:textId="3E0B7299">
        <w:trPr>
          <w:trHeight w:val="282"/>
          <w:del w:id="1262" w:author="yaozu long" w:date="2026-01-06T20:03:00Z"/>
        </w:trPr>
        <w:tc>
          <w:tcPr>
            <w:tcW w:w="467" w:type="dxa"/>
            <w:vMerge w:val="restart"/>
            <w:vAlign w:val="center"/>
          </w:tcPr>
          <w:p w14:paraId="322C1CF6" w14:textId="0CF7EC91" w:rsidR="00543D5D" w:rsidRPr="00D05CD2" w:rsidDel="00B25031" w:rsidRDefault="006E20DC">
            <w:pPr>
              <w:autoSpaceDE w:val="0"/>
              <w:autoSpaceDN w:val="0"/>
              <w:rPr>
                <w:del w:id="12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6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5AE6E288" w14:textId="604B3AA3" w:rsidR="00543D5D" w:rsidRPr="00D05CD2" w:rsidDel="00B25031" w:rsidRDefault="006E20DC">
            <w:pPr>
              <w:autoSpaceDE w:val="0"/>
              <w:autoSpaceDN w:val="0"/>
              <w:rPr>
                <w:del w:id="126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6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69661103" w14:textId="6F0E3154" w:rsidR="00543D5D" w:rsidRPr="00D05CD2" w:rsidDel="00B25031" w:rsidRDefault="006E20DC">
            <w:pPr>
              <w:autoSpaceDE w:val="0"/>
              <w:autoSpaceDN w:val="0"/>
              <w:rPr>
                <w:del w:id="126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6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4B2F2D8C" w14:textId="77B961AA" w:rsidR="00543D5D" w:rsidRPr="00D05CD2" w:rsidDel="00B25031" w:rsidRDefault="006E20DC">
            <w:pPr>
              <w:autoSpaceDE w:val="0"/>
              <w:autoSpaceDN w:val="0"/>
              <w:rPr>
                <w:del w:id="126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7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3C486824" w14:textId="68718287" w:rsidR="00543D5D" w:rsidRPr="00D05CD2" w:rsidDel="00B25031" w:rsidRDefault="006E20DC">
            <w:pPr>
              <w:autoSpaceDE w:val="0"/>
              <w:autoSpaceDN w:val="0"/>
              <w:rPr>
                <w:del w:id="12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7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21D4BF93" w14:textId="35028DEC" w:rsidR="00543D5D" w:rsidRPr="00D05CD2" w:rsidDel="00B25031" w:rsidRDefault="006E20DC">
            <w:pPr>
              <w:autoSpaceDE w:val="0"/>
              <w:autoSpaceDN w:val="0"/>
              <w:rPr>
                <w:del w:id="127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7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65F8EF9F" w14:textId="2EC5E10D">
        <w:trPr>
          <w:trHeight w:val="272"/>
          <w:del w:id="1275" w:author="yaozu long" w:date="2026-01-06T20:03:00Z"/>
        </w:trPr>
        <w:tc>
          <w:tcPr>
            <w:tcW w:w="467" w:type="dxa"/>
            <w:vMerge/>
          </w:tcPr>
          <w:p w14:paraId="47038202" w14:textId="58382595" w:rsidR="00543D5D" w:rsidRPr="00D05CD2" w:rsidDel="00B25031" w:rsidRDefault="00543D5D">
            <w:pPr>
              <w:autoSpaceDE w:val="0"/>
              <w:autoSpaceDN w:val="0"/>
              <w:rPr>
                <w:del w:id="127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3B91AB1" w14:textId="028EBBF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7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7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76E266E4" w14:textId="5ABA0E5D" w:rsidR="00543D5D" w:rsidRPr="00D05CD2" w:rsidDel="00B25031" w:rsidRDefault="006E20DC">
            <w:pPr>
              <w:autoSpaceDE w:val="0"/>
              <w:autoSpaceDN w:val="0"/>
              <w:rPr>
                <w:del w:id="127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8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FCC1、FCC2、FCC3、FCC4</w:delText>
              </w:r>
            </w:del>
          </w:p>
        </w:tc>
      </w:tr>
      <w:tr w:rsidR="00543D5D" w:rsidRPr="00D05CD2" w:rsidDel="00B25031" w14:paraId="2607CDA1" w14:textId="4257BB12">
        <w:trPr>
          <w:trHeight w:val="262"/>
          <w:del w:id="1281" w:author="yaozu long" w:date="2026-01-06T20:03:00Z"/>
        </w:trPr>
        <w:tc>
          <w:tcPr>
            <w:tcW w:w="467" w:type="dxa"/>
            <w:vMerge/>
          </w:tcPr>
          <w:p w14:paraId="29B4D6E9" w14:textId="78576C56" w:rsidR="00543D5D" w:rsidRPr="00D05CD2" w:rsidDel="00B25031" w:rsidRDefault="00543D5D">
            <w:pPr>
              <w:autoSpaceDE w:val="0"/>
              <w:autoSpaceDN w:val="0"/>
              <w:rPr>
                <w:del w:id="128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A59AF68" w14:textId="791C735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8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8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7FB89900" w14:textId="538221CE" w:rsidR="00543D5D" w:rsidRPr="00D05CD2" w:rsidDel="00B25031" w:rsidRDefault="00543D5D">
            <w:pPr>
              <w:autoSpaceDE w:val="0"/>
              <w:autoSpaceDN w:val="0"/>
              <w:rPr>
                <w:del w:id="128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677F8355" w14:textId="2215AF9D">
        <w:trPr>
          <w:trHeight w:val="231"/>
          <w:del w:id="1286" w:author="yaozu long" w:date="2026-01-06T20:03:00Z"/>
        </w:trPr>
        <w:tc>
          <w:tcPr>
            <w:tcW w:w="467" w:type="dxa"/>
            <w:vMerge/>
          </w:tcPr>
          <w:p w14:paraId="7BF54647" w14:textId="3AB07635" w:rsidR="00543D5D" w:rsidRPr="00D05CD2" w:rsidDel="00B25031" w:rsidRDefault="00543D5D">
            <w:pPr>
              <w:autoSpaceDE w:val="0"/>
              <w:autoSpaceDN w:val="0"/>
              <w:rPr>
                <w:del w:id="128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07153D2" w14:textId="7753038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8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620C3F1A" w14:textId="72618419" w:rsidR="00543D5D" w:rsidRPr="00D05CD2" w:rsidDel="00B25031" w:rsidRDefault="006E20DC">
            <w:pPr>
              <w:rPr>
                <w:del w:id="1290" w:author="yaozu long" w:date="2026-01-06T20:03:00Z" w16du:dateUtc="2026-01-06T12:03:00Z"/>
                <w:sz w:val="22"/>
                <w:szCs w:val="22"/>
              </w:rPr>
            </w:pPr>
            <w:del w:id="129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%</w:delText>
              </w:r>
            </w:del>
          </w:p>
        </w:tc>
      </w:tr>
      <w:tr w:rsidR="00543D5D" w:rsidRPr="00D05CD2" w:rsidDel="00B25031" w14:paraId="3C2078FF" w14:textId="44B43AE7">
        <w:trPr>
          <w:trHeight w:val="207"/>
          <w:del w:id="1292" w:author="yaozu long" w:date="2026-01-06T20:03:00Z"/>
        </w:trPr>
        <w:tc>
          <w:tcPr>
            <w:tcW w:w="467" w:type="dxa"/>
            <w:vMerge/>
          </w:tcPr>
          <w:p w14:paraId="32A38139" w14:textId="34FEEFAE" w:rsidR="00543D5D" w:rsidRPr="00D05CD2" w:rsidDel="00B25031" w:rsidRDefault="00543D5D">
            <w:pPr>
              <w:autoSpaceDE w:val="0"/>
              <w:autoSpaceDN w:val="0"/>
              <w:rPr>
                <w:del w:id="12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2CD3147" w14:textId="60C73DD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9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5D09AB8F" w14:textId="45B4D09F" w:rsidR="00543D5D" w:rsidRPr="00D05CD2" w:rsidDel="00B25031" w:rsidRDefault="006E20DC">
            <w:pPr>
              <w:rPr>
                <w:del w:id="1296" w:author="yaozu long" w:date="2026-01-06T20:03:00Z" w16du:dateUtc="2026-01-06T12:03:00Z"/>
                <w:sz w:val="22"/>
                <w:szCs w:val="22"/>
              </w:rPr>
            </w:pPr>
            <w:del w:id="129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0-</w:delText>
              </w:r>
            </w:del>
            <w:del w:id="1298" w:author="yaozu long" w:date="2025-12-25T08:52:00Z" w16du:dateUtc="2025-12-25T00:52:00Z">
              <w:r w:rsidRPr="00D05CD2" w:rsidDel="00C71D3F">
                <w:rPr>
                  <w:sz w:val="22"/>
                  <w:szCs w:val="22"/>
                </w:rPr>
                <w:delText>256</w:delText>
              </w:r>
            </w:del>
            <w:del w:id="1299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%</w:delText>
              </w:r>
            </w:del>
          </w:p>
        </w:tc>
      </w:tr>
      <w:tr w:rsidR="00543D5D" w:rsidRPr="00D05CD2" w:rsidDel="00B25031" w14:paraId="72C88EEC" w14:textId="474138C8">
        <w:trPr>
          <w:trHeight w:val="311"/>
          <w:del w:id="1300" w:author="yaozu long" w:date="2026-01-06T20:03:00Z"/>
        </w:trPr>
        <w:tc>
          <w:tcPr>
            <w:tcW w:w="467" w:type="dxa"/>
            <w:vMerge/>
          </w:tcPr>
          <w:p w14:paraId="153C4F03" w14:textId="51449346" w:rsidR="00543D5D" w:rsidRPr="00D05CD2" w:rsidDel="00B25031" w:rsidRDefault="00543D5D">
            <w:pPr>
              <w:autoSpaceDE w:val="0"/>
              <w:autoSpaceDN w:val="0"/>
              <w:rPr>
                <w:del w:id="130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D8E64F2" w14:textId="04876FD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0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0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55D2472C" w14:textId="56E917C1" w:rsidR="00543D5D" w:rsidRPr="00D05CD2" w:rsidDel="00B25031" w:rsidRDefault="006E20DC">
            <w:pPr>
              <w:rPr>
                <w:del w:id="1304" w:author="yaozu long" w:date="2026-01-06T20:03:00Z" w16du:dateUtc="2026-01-06T12:03:00Z"/>
                <w:sz w:val="22"/>
                <w:szCs w:val="22"/>
              </w:rPr>
            </w:pPr>
            <w:del w:id="1305" w:author="yaozu long" w:date="2025-12-25T08:53:00Z" w16du:dateUtc="2025-12-25T00:53:00Z">
              <w:r w:rsidRPr="00D05CD2" w:rsidDel="00C71D3F">
                <w:rPr>
                  <w:rFonts w:hint="eastAsia"/>
                  <w:sz w:val="22"/>
                  <w:szCs w:val="22"/>
                </w:rPr>
                <w:delText>1</w:delText>
              </w:r>
            </w:del>
          </w:p>
        </w:tc>
      </w:tr>
      <w:tr w:rsidR="00543D5D" w:rsidRPr="00D05CD2" w:rsidDel="00B25031" w14:paraId="4E035D28" w14:textId="134994C3">
        <w:trPr>
          <w:trHeight w:val="201"/>
          <w:del w:id="1306" w:author="yaozu long" w:date="2026-01-06T20:03:00Z"/>
        </w:trPr>
        <w:tc>
          <w:tcPr>
            <w:tcW w:w="467" w:type="dxa"/>
            <w:vMerge/>
          </w:tcPr>
          <w:p w14:paraId="2407C81E" w14:textId="2C2C1930" w:rsidR="00543D5D" w:rsidRPr="00D05CD2" w:rsidDel="00B25031" w:rsidRDefault="00543D5D">
            <w:pPr>
              <w:autoSpaceDE w:val="0"/>
              <w:autoSpaceDN w:val="0"/>
              <w:rPr>
                <w:del w:id="130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9CEE12C" w14:textId="71B9C32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0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0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3F66F1D6" w14:textId="760AB188" w:rsidR="00543D5D" w:rsidRPr="00D05CD2" w:rsidDel="00B25031" w:rsidRDefault="006E20DC">
            <w:pPr>
              <w:rPr>
                <w:del w:id="1310" w:author="yaozu long" w:date="2026-01-06T20:03:00Z" w16du:dateUtc="2026-01-06T12:03:00Z"/>
                <w:sz w:val="22"/>
                <w:szCs w:val="22"/>
              </w:rPr>
            </w:pPr>
            <w:del w:id="1311" w:author="yaozu long" w:date="2025-12-25T08:53:00Z" w16du:dateUtc="2025-12-25T00:53:00Z">
              <w:r w:rsidRPr="00D05CD2" w:rsidDel="00C71D3F">
                <w:rPr>
                  <w:rFonts w:hint="eastAsia"/>
                  <w:sz w:val="22"/>
                  <w:szCs w:val="22"/>
                </w:rPr>
                <w:delText>1</w:delText>
              </w:r>
            </w:del>
            <w:del w:id="131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%</w:delText>
              </w:r>
            </w:del>
          </w:p>
        </w:tc>
      </w:tr>
      <w:tr w:rsidR="00543D5D" w:rsidRPr="00D05CD2" w:rsidDel="00B25031" w14:paraId="15732B47" w14:textId="13DEDE22">
        <w:trPr>
          <w:trHeight w:val="201"/>
          <w:del w:id="1313" w:author="yaozu long" w:date="2026-01-06T20:03:00Z"/>
        </w:trPr>
        <w:tc>
          <w:tcPr>
            <w:tcW w:w="467" w:type="dxa"/>
            <w:vMerge/>
          </w:tcPr>
          <w:p w14:paraId="4EBCAFF1" w14:textId="08DCB51D" w:rsidR="00543D5D" w:rsidRPr="00D05CD2" w:rsidDel="00B25031" w:rsidRDefault="00543D5D">
            <w:pPr>
              <w:autoSpaceDE w:val="0"/>
              <w:autoSpaceDN w:val="0"/>
              <w:rPr>
                <w:del w:id="131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A1F60E5" w14:textId="1A46AF7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1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1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4983A3DF" w14:textId="43E71A0B" w:rsidR="00543D5D" w:rsidRPr="00D05CD2" w:rsidDel="00B25031" w:rsidRDefault="006E20DC">
            <w:pPr>
              <w:autoSpaceDE w:val="0"/>
              <w:autoSpaceDN w:val="0"/>
              <w:rPr>
                <w:del w:id="131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1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48E4FEF9" w14:textId="7AF31D98">
        <w:trPr>
          <w:trHeight w:val="167"/>
          <w:del w:id="1319" w:author="yaozu long" w:date="2026-01-06T20:03:00Z"/>
        </w:trPr>
        <w:tc>
          <w:tcPr>
            <w:tcW w:w="467" w:type="dxa"/>
            <w:vMerge/>
          </w:tcPr>
          <w:p w14:paraId="43ED95AA" w14:textId="67FC726D" w:rsidR="00543D5D" w:rsidRPr="00D05CD2" w:rsidDel="00B25031" w:rsidRDefault="00543D5D">
            <w:pPr>
              <w:autoSpaceDE w:val="0"/>
              <w:autoSpaceDN w:val="0"/>
              <w:rPr>
                <w:del w:id="132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1ED9EE1" w14:textId="5E72BF7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2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3023E300" w14:textId="50C043BA" w:rsidR="00543D5D" w:rsidRPr="00D05CD2" w:rsidDel="00B25031" w:rsidRDefault="006E20DC">
            <w:pPr>
              <w:autoSpaceDE w:val="0"/>
              <w:autoSpaceDN w:val="0"/>
              <w:rPr>
                <w:del w:id="132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24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3ADE5863" w14:textId="7EF92166">
        <w:trPr>
          <w:trHeight w:val="482"/>
          <w:del w:id="1325" w:author="yaozu long" w:date="2026-01-06T20:03:00Z"/>
        </w:trPr>
        <w:tc>
          <w:tcPr>
            <w:tcW w:w="467" w:type="dxa"/>
            <w:vMerge w:val="restart"/>
            <w:vAlign w:val="center"/>
          </w:tcPr>
          <w:p w14:paraId="5CA599CB" w14:textId="6D89C138" w:rsidR="00543D5D" w:rsidRPr="00D05CD2" w:rsidDel="00B25031" w:rsidRDefault="006E20DC">
            <w:pPr>
              <w:autoSpaceDE w:val="0"/>
              <w:autoSpaceDN w:val="0"/>
              <w:rPr>
                <w:del w:id="132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2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数据格式</w:delText>
              </w:r>
            </w:del>
          </w:p>
        </w:tc>
        <w:tc>
          <w:tcPr>
            <w:tcW w:w="718" w:type="dxa"/>
            <w:vAlign w:val="center"/>
          </w:tcPr>
          <w:p w14:paraId="4F71C7C5" w14:textId="511FD84B" w:rsidR="00543D5D" w:rsidRPr="00D05CD2" w:rsidDel="00B25031" w:rsidRDefault="006E20DC">
            <w:pPr>
              <w:autoSpaceDE w:val="0"/>
              <w:autoSpaceDN w:val="0"/>
              <w:rPr>
                <w:del w:id="132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2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2E7311AC" w14:textId="058AD9EE" w:rsidR="00543D5D" w:rsidRPr="00D05CD2" w:rsidDel="00B25031" w:rsidRDefault="006E20DC">
            <w:pPr>
              <w:autoSpaceDE w:val="0"/>
              <w:autoSpaceDN w:val="0"/>
              <w:rPr>
                <w:del w:id="133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3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2109333A" w14:textId="6A712DE3" w:rsidR="00543D5D" w:rsidRPr="00D05CD2" w:rsidDel="00B25031" w:rsidRDefault="006E20DC">
            <w:pPr>
              <w:autoSpaceDE w:val="0"/>
              <w:autoSpaceDN w:val="0"/>
              <w:rPr>
                <w:del w:id="13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3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407482E" w14:textId="53A1BDBF" w:rsidR="00543D5D" w:rsidRPr="00D05CD2" w:rsidDel="00B25031" w:rsidRDefault="006E20DC">
            <w:pPr>
              <w:autoSpaceDE w:val="0"/>
              <w:autoSpaceDN w:val="0"/>
              <w:rPr>
                <w:del w:id="13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3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24BC8B9D" w14:textId="17239C4A">
        <w:trPr>
          <w:trHeight w:val="149"/>
          <w:del w:id="1336" w:author="yaozu long" w:date="2026-01-06T20:03:00Z"/>
        </w:trPr>
        <w:tc>
          <w:tcPr>
            <w:tcW w:w="467" w:type="dxa"/>
            <w:vMerge/>
          </w:tcPr>
          <w:p w14:paraId="672169E4" w14:textId="36833E2A" w:rsidR="00543D5D" w:rsidRPr="00D05CD2" w:rsidDel="00B25031" w:rsidRDefault="00543D5D">
            <w:pPr>
              <w:autoSpaceDE w:val="0"/>
              <w:autoSpaceDN w:val="0"/>
              <w:rPr>
                <w:del w:id="133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7C6D077" w14:textId="3D51A46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3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3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06EDC2CD" w14:textId="4376ACEF" w:rsidR="00543D5D" w:rsidRPr="00D05CD2" w:rsidDel="00B25031" w:rsidRDefault="006E20DC">
            <w:pPr>
              <w:rPr>
                <w:del w:id="1340" w:author="yaozu long" w:date="2026-01-06T20:03:00Z" w16du:dateUtc="2026-01-06T12:03:00Z"/>
                <w:sz w:val="22"/>
                <w:szCs w:val="22"/>
              </w:rPr>
            </w:pPr>
            <w:del w:id="134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4BFD3FF" w14:textId="1BA9C54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4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34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</w:tcPr>
          <w:p w14:paraId="2756BE9F" w14:textId="1D81C9B3" w:rsidR="00543D5D" w:rsidRPr="00D05CD2" w:rsidDel="00B25031" w:rsidRDefault="006E20DC">
            <w:pPr>
              <w:jc w:val="left"/>
              <w:rPr>
                <w:del w:id="134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34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2E65AAE5" w14:textId="388F1A1B">
        <w:trPr>
          <w:trHeight w:val="309"/>
          <w:del w:id="1346" w:author="yaozu long" w:date="2026-01-06T20:03:00Z"/>
        </w:trPr>
        <w:tc>
          <w:tcPr>
            <w:tcW w:w="467" w:type="dxa"/>
            <w:vMerge/>
          </w:tcPr>
          <w:p w14:paraId="6A855BBC" w14:textId="4C2F8891" w:rsidR="00543D5D" w:rsidRPr="00D05CD2" w:rsidDel="00B25031" w:rsidRDefault="00543D5D">
            <w:pPr>
              <w:autoSpaceDE w:val="0"/>
              <w:autoSpaceDN w:val="0"/>
              <w:rPr>
                <w:del w:id="134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D2A5607" w14:textId="78F4EA8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4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4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25CBF854" w14:textId="4FDF628C" w:rsidR="00543D5D" w:rsidRPr="00D05CD2" w:rsidDel="00B25031" w:rsidRDefault="006E20DC">
            <w:pPr>
              <w:rPr>
                <w:del w:id="1350" w:author="yaozu long" w:date="2026-01-06T20:03:00Z" w16du:dateUtc="2026-01-06T12:03:00Z"/>
                <w:sz w:val="22"/>
                <w:szCs w:val="22"/>
              </w:rPr>
            </w:pPr>
            <w:del w:id="135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791B637" w14:textId="3D6526A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5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35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</w:tcPr>
          <w:p w14:paraId="33392DF3" w14:textId="548CCC86" w:rsidR="00543D5D" w:rsidRPr="00D05CD2" w:rsidDel="00B25031" w:rsidRDefault="006E20DC">
            <w:pPr>
              <w:rPr>
                <w:del w:id="135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355" w:author="yaozu long" w:date="2026-01-06T20:03:00Z" w16du:dateUtc="2026-01-06T12:03:00Z"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62A8F1CD" w14:textId="01FB2BAB">
        <w:trPr>
          <w:trHeight w:val="285"/>
          <w:del w:id="1356" w:author="yaozu long" w:date="2026-01-06T20:03:00Z"/>
        </w:trPr>
        <w:tc>
          <w:tcPr>
            <w:tcW w:w="467" w:type="dxa"/>
            <w:vMerge/>
          </w:tcPr>
          <w:p w14:paraId="3A5A81F3" w14:textId="64E94716" w:rsidR="00543D5D" w:rsidRPr="00D05CD2" w:rsidDel="00B25031" w:rsidRDefault="00543D5D">
            <w:pPr>
              <w:autoSpaceDE w:val="0"/>
              <w:autoSpaceDN w:val="0"/>
              <w:rPr>
                <w:del w:id="135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3CEA5D7" w14:textId="46D0826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5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5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4FB190FF" w14:textId="03FEBAAD" w:rsidR="00543D5D" w:rsidRPr="00D05CD2" w:rsidDel="00B25031" w:rsidRDefault="006E20DC">
            <w:pPr>
              <w:rPr>
                <w:del w:id="1360" w:author="yaozu long" w:date="2026-01-06T20:03:00Z" w16du:dateUtc="2026-01-06T12:03:00Z"/>
                <w:sz w:val="22"/>
                <w:szCs w:val="22"/>
              </w:rPr>
            </w:pPr>
            <w:del w:id="136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70662A5" w14:textId="2E27955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6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36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</w:tcPr>
          <w:p w14:paraId="667BDFAE" w14:textId="51429280" w:rsidR="00543D5D" w:rsidRPr="00D05CD2" w:rsidDel="00B25031" w:rsidRDefault="006E20DC">
            <w:pPr>
              <w:jc w:val="left"/>
              <w:rPr>
                <w:del w:id="136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36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41EC1D3" w14:textId="5FDEE978">
        <w:trPr>
          <w:trHeight w:val="275"/>
          <w:del w:id="1366" w:author="yaozu long" w:date="2026-01-06T20:03:00Z"/>
        </w:trPr>
        <w:tc>
          <w:tcPr>
            <w:tcW w:w="467" w:type="dxa"/>
            <w:vMerge/>
          </w:tcPr>
          <w:p w14:paraId="2135CEDC" w14:textId="1BC6F991" w:rsidR="00543D5D" w:rsidRPr="00D05CD2" w:rsidDel="00B25031" w:rsidRDefault="00543D5D">
            <w:pPr>
              <w:autoSpaceDE w:val="0"/>
              <w:autoSpaceDN w:val="0"/>
              <w:rPr>
                <w:del w:id="136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D05049D" w14:textId="12DF8AD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6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6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0F1B6BEF" w14:textId="77DB265B" w:rsidR="00543D5D" w:rsidRPr="00D05CD2" w:rsidDel="00B25031" w:rsidRDefault="006E20DC">
            <w:pPr>
              <w:rPr>
                <w:del w:id="1370" w:author="yaozu long" w:date="2026-01-06T20:03:00Z" w16du:dateUtc="2026-01-06T12:03:00Z"/>
                <w:sz w:val="22"/>
                <w:szCs w:val="22"/>
              </w:rPr>
            </w:pPr>
            <w:del w:id="137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4C23DCF" w14:textId="26461DF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7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37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</w:tcPr>
          <w:p w14:paraId="60A7D244" w14:textId="713A2D0B" w:rsidR="00543D5D" w:rsidRPr="00D05CD2" w:rsidDel="00B25031" w:rsidRDefault="006E20DC">
            <w:pPr>
              <w:rPr>
                <w:del w:id="137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37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4187F7C9" w14:textId="12505887">
        <w:trPr>
          <w:trHeight w:val="265"/>
          <w:del w:id="1376" w:author="yaozu long" w:date="2026-01-06T20:03:00Z"/>
        </w:trPr>
        <w:tc>
          <w:tcPr>
            <w:tcW w:w="467" w:type="dxa"/>
            <w:vMerge/>
          </w:tcPr>
          <w:p w14:paraId="3A899CBB" w14:textId="05AF7EC8" w:rsidR="00543D5D" w:rsidRPr="00D05CD2" w:rsidDel="00B25031" w:rsidRDefault="00543D5D">
            <w:pPr>
              <w:autoSpaceDE w:val="0"/>
              <w:autoSpaceDN w:val="0"/>
              <w:rPr>
                <w:del w:id="137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2A9457A" w14:textId="59C49EA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7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7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30AFDBE7" w14:textId="4CAAB7B8" w:rsidR="00543D5D" w:rsidRPr="00D05CD2" w:rsidDel="00B25031" w:rsidRDefault="006E20DC">
            <w:pPr>
              <w:rPr>
                <w:del w:id="1380" w:author="yaozu long" w:date="2026-01-06T20:03:00Z" w16du:dateUtc="2026-01-06T12:03:00Z"/>
                <w:sz w:val="22"/>
                <w:szCs w:val="22"/>
              </w:rPr>
            </w:pPr>
            <w:del w:id="138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CCE9176" w14:textId="3FCEB60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8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38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</w:tcPr>
          <w:p w14:paraId="5580247A" w14:textId="17577C82" w:rsidR="00543D5D" w:rsidRPr="00D05CD2" w:rsidDel="00B25031" w:rsidRDefault="006E20DC">
            <w:pPr>
              <w:jc w:val="left"/>
              <w:rPr>
                <w:del w:id="138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38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BB9A097" w14:textId="5C884EC2">
        <w:trPr>
          <w:trHeight w:val="255"/>
          <w:del w:id="1386" w:author="yaozu long" w:date="2026-01-06T20:03:00Z"/>
        </w:trPr>
        <w:tc>
          <w:tcPr>
            <w:tcW w:w="467" w:type="dxa"/>
            <w:vMerge/>
          </w:tcPr>
          <w:p w14:paraId="4BA690E8" w14:textId="2F60E998" w:rsidR="00543D5D" w:rsidRPr="00D05CD2" w:rsidDel="00B25031" w:rsidRDefault="00543D5D">
            <w:pPr>
              <w:autoSpaceDE w:val="0"/>
              <w:autoSpaceDN w:val="0"/>
              <w:rPr>
                <w:del w:id="138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8954A56" w14:textId="529BB1D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8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490611CA" w14:textId="66128268" w:rsidR="00543D5D" w:rsidRPr="00D05CD2" w:rsidDel="00B25031" w:rsidRDefault="006E20DC">
            <w:pPr>
              <w:rPr>
                <w:del w:id="1390" w:author="yaozu long" w:date="2026-01-06T20:03:00Z" w16du:dateUtc="2026-01-06T12:03:00Z"/>
                <w:sz w:val="22"/>
                <w:szCs w:val="22"/>
              </w:rPr>
            </w:pPr>
            <w:del w:id="139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A8AFC8D" w14:textId="7D01619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9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39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</w:tcPr>
          <w:p w14:paraId="6EDFFC5A" w14:textId="229F8399" w:rsidR="00543D5D" w:rsidRPr="00D05CD2" w:rsidDel="00B25031" w:rsidRDefault="006E20DC">
            <w:pPr>
              <w:rPr>
                <w:del w:id="139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39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10F7AF0" w14:textId="0566DEDB">
        <w:trPr>
          <w:trHeight w:val="244"/>
          <w:del w:id="1396" w:author="yaozu long" w:date="2026-01-06T20:03:00Z"/>
        </w:trPr>
        <w:tc>
          <w:tcPr>
            <w:tcW w:w="467" w:type="dxa"/>
            <w:vMerge/>
          </w:tcPr>
          <w:p w14:paraId="6C5A3827" w14:textId="744261EF" w:rsidR="00543D5D" w:rsidRPr="00D05CD2" w:rsidDel="00B25031" w:rsidRDefault="00543D5D">
            <w:pPr>
              <w:autoSpaceDE w:val="0"/>
              <w:autoSpaceDN w:val="0"/>
              <w:rPr>
                <w:del w:id="139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4EA8608" w14:textId="6051F95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9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9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4159092B" w14:textId="2ADE0F8B" w:rsidR="00543D5D" w:rsidRPr="00D05CD2" w:rsidDel="00B25031" w:rsidRDefault="006E20DC">
            <w:pPr>
              <w:rPr>
                <w:del w:id="1400" w:author="yaozu long" w:date="2026-01-06T20:03:00Z" w16du:dateUtc="2026-01-06T12:03:00Z"/>
                <w:sz w:val="22"/>
                <w:szCs w:val="22"/>
              </w:rPr>
            </w:pPr>
            <w:del w:id="140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2ED366C9" w14:textId="4077135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0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0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FB741FD" w14:textId="79F6A00C" w:rsidR="00543D5D" w:rsidRPr="00D05CD2" w:rsidDel="00B25031" w:rsidRDefault="006E20DC">
            <w:pPr>
              <w:jc w:val="left"/>
              <w:rPr>
                <w:del w:id="140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0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698BFA9" w14:textId="1478CBAB">
        <w:trPr>
          <w:trHeight w:val="235"/>
          <w:del w:id="1406" w:author="yaozu long" w:date="2026-01-06T20:03:00Z"/>
        </w:trPr>
        <w:tc>
          <w:tcPr>
            <w:tcW w:w="467" w:type="dxa"/>
            <w:vMerge/>
          </w:tcPr>
          <w:p w14:paraId="7F4EA683" w14:textId="568019A6" w:rsidR="00543D5D" w:rsidRPr="00D05CD2" w:rsidDel="00B25031" w:rsidRDefault="00543D5D">
            <w:pPr>
              <w:autoSpaceDE w:val="0"/>
              <w:autoSpaceDN w:val="0"/>
              <w:rPr>
                <w:del w:id="140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D09B1AB" w14:textId="3923054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0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0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09F99594" w14:textId="0C24E271" w:rsidR="00543D5D" w:rsidRPr="00D05CD2" w:rsidDel="00B25031" w:rsidRDefault="006E20DC">
            <w:pPr>
              <w:rPr>
                <w:del w:id="1410" w:author="yaozu long" w:date="2026-01-06T20:03:00Z" w16du:dateUtc="2026-01-06T12:03:00Z"/>
                <w:sz w:val="22"/>
                <w:szCs w:val="22"/>
              </w:rPr>
            </w:pPr>
            <w:del w:id="141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154C77EC" w14:textId="3E2D684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1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1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</w:tcPr>
          <w:p w14:paraId="58E7CCD3" w14:textId="71E90BDB" w:rsidR="00543D5D" w:rsidRPr="00D05CD2" w:rsidDel="00B25031" w:rsidRDefault="006E20DC">
            <w:pPr>
              <w:rPr>
                <w:del w:id="141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1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B359ADB" w14:textId="201A5D18">
        <w:trPr>
          <w:trHeight w:val="225"/>
          <w:del w:id="1416" w:author="yaozu long" w:date="2026-01-06T20:03:00Z"/>
        </w:trPr>
        <w:tc>
          <w:tcPr>
            <w:tcW w:w="467" w:type="dxa"/>
            <w:vMerge/>
          </w:tcPr>
          <w:p w14:paraId="35426433" w14:textId="792A2361" w:rsidR="00543D5D" w:rsidRPr="00D05CD2" w:rsidDel="00B25031" w:rsidRDefault="00543D5D">
            <w:pPr>
              <w:autoSpaceDE w:val="0"/>
              <w:autoSpaceDN w:val="0"/>
              <w:rPr>
                <w:del w:id="141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4CC32DF" w14:textId="625BC3A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1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1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49ADE83A" w14:textId="1A12530C" w:rsidR="00543D5D" w:rsidRPr="00D05CD2" w:rsidDel="00B25031" w:rsidRDefault="006E20DC">
            <w:pPr>
              <w:rPr>
                <w:del w:id="1420" w:author="yaozu long" w:date="2026-01-06T20:03:00Z" w16du:dateUtc="2026-01-06T12:03:00Z"/>
                <w:sz w:val="22"/>
                <w:szCs w:val="22"/>
              </w:rPr>
            </w:pPr>
            <w:del w:id="142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4C13E930" w14:textId="04F4DA6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2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2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</w:tcPr>
          <w:p w14:paraId="3111313D" w14:textId="6A2171DF" w:rsidR="00543D5D" w:rsidRPr="00D05CD2" w:rsidDel="00B25031" w:rsidRDefault="006E20DC">
            <w:pPr>
              <w:rPr>
                <w:del w:id="142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2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E8BCCE4" w14:textId="6AA9D21D">
        <w:trPr>
          <w:trHeight w:val="215"/>
          <w:del w:id="1426" w:author="yaozu long" w:date="2026-01-06T20:03:00Z"/>
        </w:trPr>
        <w:tc>
          <w:tcPr>
            <w:tcW w:w="467" w:type="dxa"/>
            <w:vMerge/>
          </w:tcPr>
          <w:p w14:paraId="24F23D46" w14:textId="2E721678" w:rsidR="00543D5D" w:rsidRPr="00D05CD2" w:rsidDel="00B25031" w:rsidRDefault="00543D5D">
            <w:pPr>
              <w:autoSpaceDE w:val="0"/>
              <w:autoSpaceDN w:val="0"/>
              <w:rPr>
                <w:del w:id="142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33BD257" w14:textId="2408234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2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2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229A48D3" w14:textId="51ED07CA" w:rsidR="00543D5D" w:rsidRPr="00D05CD2" w:rsidDel="00B25031" w:rsidRDefault="006E20DC">
            <w:pPr>
              <w:rPr>
                <w:del w:id="1430" w:author="yaozu long" w:date="2026-01-06T20:03:00Z" w16du:dateUtc="2026-01-06T12:03:00Z"/>
                <w:sz w:val="22"/>
                <w:szCs w:val="22"/>
              </w:rPr>
            </w:pPr>
            <w:del w:id="143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3CE45C0E" w14:textId="6D8A7CC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3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3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C297CC6" w14:textId="70398B81" w:rsidR="00543D5D" w:rsidRPr="00D05CD2" w:rsidDel="00B25031" w:rsidRDefault="006E20DC">
            <w:pPr>
              <w:jc w:val="left"/>
              <w:rPr>
                <w:del w:id="143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3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4BD30D57" w14:textId="0224A9A8">
        <w:trPr>
          <w:trHeight w:val="294"/>
          <w:del w:id="1436" w:author="yaozu long" w:date="2026-01-06T20:03:00Z"/>
        </w:trPr>
        <w:tc>
          <w:tcPr>
            <w:tcW w:w="467" w:type="dxa"/>
            <w:vMerge/>
          </w:tcPr>
          <w:p w14:paraId="72E78604" w14:textId="0FEEA54A" w:rsidR="00543D5D" w:rsidRPr="00D05CD2" w:rsidDel="00B25031" w:rsidRDefault="00543D5D">
            <w:pPr>
              <w:autoSpaceDE w:val="0"/>
              <w:autoSpaceDN w:val="0"/>
              <w:rPr>
                <w:del w:id="143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67448E8" w14:textId="47B4EC8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3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3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</w:tcPr>
          <w:p w14:paraId="2F63DBB2" w14:textId="751DD08B" w:rsidR="00543D5D" w:rsidRPr="00D05CD2" w:rsidDel="00B25031" w:rsidRDefault="006E20DC">
            <w:pPr>
              <w:rPr>
                <w:del w:id="1440" w:author="yaozu long" w:date="2026-01-06T20:03:00Z" w16du:dateUtc="2026-01-06T12:03:00Z"/>
                <w:sz w:val="22"/>
                <w:szCs w:val="22"/>
              </w:rPr>
            </w:pPr>
            <w:del w:id="144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LSB</w:delText>
              </w:r>
            </w:del>
          </w:p>
        </w:tc>
        <w:tc>
          <w:tcPr>
            <w:tcW w:w="720" w:type="dxa"/>
            <w:vAlign w:val="center"/>
          </w:tcPr>
          <w:p w14:paraId="13EF5C82" w14:textId="1F4D190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4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4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</w:tcPr>
          <w:p w14:paraId="64504717" w14:textId="2C3180BD" w:rsidR="00543D5D" w:rsidRPr="00D05CD2" w:rsidDel="00B25031" w:rsidRDefault="006E20DC">
            <w:pPr>
              <w:rPr>
                <w:del w:id="144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4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0694458" w14:textId="26AD74A7">
        <w:trPr>
          <w:trHeight w:val="47"/>
          <w:del w:id="1446" w:author="yaozu long" w:date="2026-01-06T20:03:00Z"/>
        </w:trPr>
        <w:tc>
          <w:tcPr>
            <w:tcW w:w="467" w:type="dxa"/>
            <w:vMerge/>
          </w:tcPr>
          <w:p w14:paraId="222A9007" w14:textId="538D4116" w:rsidR="00543D5D" w:rsidRPr="00D05CD2" w:rsidDel="00B25031" w:rsidRDefault="00543D5D">
            <w:pPr>
              <w:autoSpaceDE w:val="0"/>
              <w:autoSpaceDN w:val="0"/>
              <w:rPr>
                <w:del w:id="144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7291C99" w14:textId="37D4C96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4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4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</w:tcPr>
          <w:p w14:paraId="3C6946E8" w14:textId="0643955E" w:rsidR="00543D5D" w:rsidRPr="00D05CD2" w:rsidDel="00B25031" w:rsidRDefault="006E20DC">
            <w:pPr>
              <w:rPr>
                <w:del w:id="1450" w:author="yaozu long" w:date="2026-01-06T20:03:00Z" w16du:dateUtc="2026-01-06T12:03:00Z"/>
                <w:sz w:val="22"/>
                <w:szCs w:val="22"/>
              </w:rPr>
            </w:pPr>
            <w:del w:id="145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7D78DD5A" w14:textId="6A08BF4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5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5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</w:tcPr>
          <w:p w14:paraId="61A13BA8" w14:textId="599AE76F" w:rsidR="00543D5D" w:rsidRPr="00D05CD2" w:rsidDel="00B25031" w:rsidRDefault="006E20DC">
            <w:pPr>
              <w:rPr>
                <w:del w:id="145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5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26DC642E" w14:textId="29BA0E2C">
        <w:trPr>
          <w:trHeight w:val="60"/>
          <w:del w:id="1456" w:author="yaozu long" w:date="2026-01-06T20:03:00Z"/>
        </w:trPr>
        <w:tc>
          <w:tcPr>
            <w:tcW w:w="467" w:type="dxa"/>
            <w:vMerge/>
          </w:tcPr>
          <w:p w14:paraId="137F5903" w14:textId="6760F0A6" w:rsidR="00543D5D" w:rsidRPr="00D05CD2" w:rsidDel="00B25031" w:rsidRDefault="00543D5D">
            <w:pPr>
              <w:autoSpaceDE w:val="0"/>
              <w:autoSpaceDN w:val="0"/>
              <w:rPr>
                <w:del w:id="145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608878E" w14:textId="616F73E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5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5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</w:tcPr>
          <w:p w14:paraId="54177524" w14:textId="341A5A0C" w:rsidR="00543D5D" w:rsidRPr="00D05CD2" w:rsidDel="00B25031" w:rsidRDefault="006E20DC">
            <w:pPr>
              <w:rPr>
                <w:del w:id="1460" w:author="yaozu long" w:date="2026-01-06T20:03:00Z" w16du:dateUtc="2026-01-06T12:03:00Z"/>
                <w:sz w:val="22"/>
                <w:szCs w:val="22"/>
              </w:rPr>
            </w:pPr>
            <w:del w:id="146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2EA71994" w14:textId="1F05300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6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6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</w:tcPr>
          <w:p w14:paraId="0B0A1314" w14:textId="64E469C1" w:rsidR="00543D5D" w:rsidRPr="00D05CD2" w:rsidDel="00B25031" w:rsidRDefault="006E20DC">
            <w:pPr>
              <w:rPr>
                <w:del w:id="146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6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1FB6957" w14:textId="4D00C7E6">
        <w:trPr>
          <w:trHeight w:val="302"/>
          <w:del w:id="1466" w:author="yaozu long" w:date="2026-01-06T20:03:00Z"/>
        </w:trPr>
        <w:tc>
          <w:tcPr>
            <w:tcW w:w="467" w:type="dxa"/>
            <w:vMerge/>
          </w:tcPr>
          <w:p w14:paraId="2C44150C" w14:textId="61BE6787" w:rsidR="00543D5D" w:rsidRPr="00D05CD2" w:rsidDel="00B25031" w:rsidRDefault="00543D5D">
            <w:pPr>
              <w:autoSpaceDE w:val="0"/>
              <w:autoSpaceDN w:val="0"/>
              <w:rPr>
                <w:del w:id="146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6AE6610" w14:textId="0B94B1A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6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6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</w:tcPr>
          <w:p w14:paraId="60677A62" w14:textId="189C7EED" w:rsidR="00543D5D" w:rsidRPr="00D05CD2" w:rsidDel="00B25031" w:rsidRDefault="006E20DC">
            <w:pPr>
              <w:rPr>
                <w:del w:id="1470" w:author="yaozu long" w:date="2026-01-06T20:03:00Z" w16du:dateUtc="2026-01-06T12:03:00Z"/>
                <w:sz w:val="22"/>
                <w:szCs w:val="22"/>
              </w:rPr>
            </w:pPr>
            <w:del w:id="147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00756D81" w14:textId="0279394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7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7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E6FA199" w14:textId="590FC4E1" w:rsidR="00543D5D" w:rsidRPr="00D05CD2" w:rsidDel="00B25031" w:rsidRDefault="006E20DC">
            <w:pPr>
              <w:jc w:val="left"/>
              <w:rPr>
                <w:del w:id="147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7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LSB</w:delText>
              </w:r>
            </w:del>
          </w:p>
        </w:tc>
      </w:tr>
      <w:tr w:rsidR="00543D5D" w:rsidRPr="00D05CD2" w:rsidDel="00B25031" w14:paraId="396FC0CB" w14:textId="715171C2">
        <w:trPr>
          <w:trHeight w:val="293"/>
          <w:del w:id="1476" w:author="yaozu long" w:date="2026-01-06T20:03:00Z"/>
        </w:trPr>
        <w:tc>
          <w:tcPr>
            <w:tcW w:w="467" w:type="dxa"/>
            <w:vMerge/>
          </w:tcPr>
          <w:p w14:paraId="051DD463" w14:textId="3201AC6E" w:rsidR="00543D5D" w:rsidRPr="00D05CD2" w:rsidDel="00B25031" w:rsidRDefault="00543D5D">
            <w:pPr>
              <w:autoSpaceDE w:val="0"/>
              <w:autoSpaceDN w:val="0"/>
              <w:rPr>
                <w:del w:id="147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7B7F928" w14:textId="20C66DC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7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7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</w:tcPr>
          <w:p w14:paraId="733F9F91" w14:textId="5B25A91E" w:rsidR="00543D5D" w:rsidRPr="00D05CD2" w:rsidDel="00B25031" w:rsidRDefault="006E20DC">
            <w:pPr>
              <w:rPr>
                <w:del w:id="1480" w:author="yaozu long" w:date="2026-01-06T20:03:00Z" w16du:dateUtc="2026-01-06T12:03:00Z"/>
                <w:sz w:val="22"/>
                <w:szCs w:val="22"/>
              </w:rPr>
            </w:pPr>
            <w:del w:id="148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0717CD61" w14:textId="7CE1DF0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8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8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75DD2D7" w14:textId="0F3B4EF9" w:rsidR="00543D5D" w:rsidRPr="00D05CD2" w:rsidDel="00B25031" w:rsidRDefault="006E20DC">
            <w:pPr>
              <w:jc w:val="left"/>
              <w:rPr>
                <w:del w:id="148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8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04A9D7E2" w14:textId="000F9AD2">
        <w:trPr>
          <w:trHeight w:val="269"/>
          <w:del w:id="1486" w:author="yaozu long" w:date="2026-01-06T20:03:00Z"/>
        </w:trPr>
        <w:tc>
          <w:tcPr>
            <w:tcW w:w="467" w:type="dxa"/>
            <w:vMerge/>
          </w:tcPr>
          <w:p w14:paraId="4D8ACC6C" w14:textId="5C860E5E" w:rsidR="00543D5D" w:rsidRPr="00D05CD2" w:rsidDel="00B25031" w:rsidRDefault="00543D5D">
            <w:pPr>
              <w:autoSpaceDE w:val="0"/>
              <w:autoSpaceDN w:val="0"/>
              <w:rPr>
                <w:del w:id="148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37BD1D" w14:textId="07CF55C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8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</w:tcPr>
          <w:p w14:paraId="6B728817" w14:textId="4230D784" w:rsidR="00543D5D" w:rsidRPr="00D05CD2" w:rsidDel="00B25031" w:rsidRDefault="006E20DC">
            <w:pPr>
              <w:rPr>
                <w:del w:id="1490" w:author="yaozu long" w:date="2026-01-06T20:03:00Z" w16du:dateUtc="2026-01-06T12:03:00Z"/>
                <w:sz w:val="22"/>
                <w:szCs w:val="22"/>
              </w:rPr>
            </w:pPr>
            <w:del w:id="149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24E8B025" w14:textId="3C561C8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9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93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76E7644" w14:textId="62CA258E" w:rsidR="00543D5D" w:rsidRPr="00D05CD2" w:rsidDel="00B25031" w:rsidRDefault="006E20DC">
            <w:pPr>
              <w:jc w:val="left"/>
              <w:rPr>
                <w:del w:id="149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9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543D5D" w:rsidRPr="00D05CD2" w:rsidDel="00B25031" w14:paraId="4254D5E4" w14:textId="5820E2DB">
        <w:trPr>
          <w:trHeight w:val="1292"/>
          <w:del w:id="1496" w:author="yaozu long" w:date="2026-01-06T20:03:00Z"/>
        </w:trPr>
        <w:tc>
          <w:tcPr>
            <w:tcW w:w="467" w:type="dxa"/>
            <w:vAlign w:val="center"/>
          </w:tcPr>
          <w:p w14:paraId="28CEC932" w14:textId="004A5137" w:rsidR="00543D5D" w:rsidRPr="00D05CD2" w:rsidDel="00B25031" w:rsidRDefault="006E20DC">
            <w:pPr>
              <w:autoSpaceDE w:val="0"/>
              <w:autoSpaceDN w:val="0"/>
              <w:rPr>
                <w:del w:id="149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9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55E0CA97" w14:textId="3D50FC4E" w:rsidR="00543D5D" w:rsidRPr="00D05CD2" w:rsidDel="00B25031" w:rsidRDefault="006E20DC">
            <w:pPr>
              <w:rPr>
                <w:del w:id="1499" w:author="yaozu long" w:date="2026-01-06T20:03:00Z" w16du:dateUtc="2026-01-06T12:03:00Z"/>
                <w:sz w:val="22"/>
                <w:szCs w:val="22"/>
              </w:rPr>
            </w:pPr>
            <w:del w:id="1500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501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1502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7C7DA490" w14:textId="46EA4C97" w:rsidR="00543D5D" w:rsidRPr="00D05CD2" w:rsidDel="00B25031" w:rsidRDefault="006E20DC">
            <w:pPr>
              <w:rPr>
                <w:del w:id="1503" w:author="yaozu long" w:date="2026-01-06T20:03:00Z" w16du:dateUtc="2026-01-06T12:03:00Z"/>
                <w:sz w:val="22"/>
                <w:szCs w:val="22"/>
              </w:rPr>
            </w:pPr>
            <w:del w:id="1504" w:author="yaozu long" w:date="2026-01-06T20:03:00Z" w16du:dateUtc="2026-01-06T12:03:00Z">
              <w:r w:rsidRPr="00D05CD2" w:rsidDel="00B25031">
                <w:rPr>
                  <w:rFonts w:hint="eastAsia"/>
                </w:rPr>
                <w:delText>主备状态</w:delText>
              </w:r>
              <w:r w:rsidRPr="00D05CD2" w:rsidDel="00B25031">
                <w:rPr>
                  <w:rFonts w:hint="eastAsia"/>
                </w:rPr>
                <w:delText xml:space="preserve"> 00 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1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 xml:space="preserve"> 01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2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10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3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4</w:delText>
              </w:r>
              <w:r w:rsidRPr="00D05CD2" w:rsidDel="00B25031">
                <w:rPr>
                  <w:rFonts w:hint="eastAsia"/>
                </w:rPr>
                <w:delText>为主</w:delText>
              </w:r>
            </w:del>
          </w:p>
          <w:p w14:paraId="140136FA" w14:textId="254EB921" w:rsidR="00543D5D" w:rsidRPr="00D05CD2" w:rsidDel="00B25031" w:rsidRDefault="006E20DC">
            <w:pPr>
              <w:autoSpaceDE w:val="0"/>
              <w:autoSpaceDN w:val="0"/>
              <w:rPr>
                <w:del w:id="1505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1506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3C95A7EC" w14:textId="00ABCA6C" w:rsidR="00543D5D" w:rsidRPr="00D05CD2" w:rsidDel="00B25031" w:rsidRDefault="00543D5D">
      <w:pPr>
        <w:spacing w:line="500" w:lineRule="exact"/>
        <w:ind w:left="420"/>
        <w:rPr>
          <w:del w:id="1507" w:author="yaozu long" w:date="2026-01-06T20:03:00Z" w16du:dateUtc="2026-01-06T12:03:00Z"/>
          <w:rFonts w:hAnsi="宋体" w:hint="eastAsia"/>
          <w:sz w:val="22"/>
          <w:szCs w:val="22"/>
        </w:rPr>
      </w:pPr>
    </w:p>
    <w:p w14:paraId="62BD9A2D" w14:textId="0E3291D2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1508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1509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ARINC429数据字5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573E0314" w14:textId="25E38B6F">
        <w:trPr>
          <w:cantSplit/>
          <w:trHeight w:val="302"/>
          <w:tblHeader/>
          <w:del w:id="1510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6C0877B7" w14:textId="359A435F" w:rsidR="00543D5D" w:rsidRPr="00D05CD2" w:rsidDel="00B25031" w:rsidRDefault="006E20DC">
            <w:pPr>
              <w:autoSpaceDE w:val="0"/>
              <w:autoSpaceDN w:val="0"/>
              <w:rPr>
                <w:del w:id="151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1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lastRenderedPageBreak/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6AB86F8B" w14:textId="6ED9723A" w:rsidR="00543D5D" w:rsidRPr="00D05CD2" w:rsidDel="00B25031" w:rsidRDefault="006E20DC">
            <w:pPr>
              <w:autoSpaceDE w:val="0"/>
              <w:autoSpaceDN w:val="0"/>
              <w:rPr>
                <w:del w:id="151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1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37A9645D" w14:textId="4A3A1D24" w:rsidR="00543D5D" w:rsidRPr="00D05CD2" w:rsidDel="00B25031" w:rsidRDefault="006E20DC">
            <w:pPr>
              <w:autoSpaceDE w:val="0"/>
              <w:autoSpaceDN w:val="0"/>
              <w:rPr>
                <w:del w:id="151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1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自动飞行刹车开关</w:delText>
              </w:r>
            </w:del>
          </w:p>
        </w:tc>
        <w:tc>
          <w:tcPr>
            <w:tcW w:w="850" w:type="dxa"/>
          </w:tcPr>
          <w:p w14:paraId="20E474C2" w14:textId="79D75F7A" w:rsidR="00543D5D" w:rsidRPr="00D05CD2" w:rsidDel="00B25031" w:rsidRDefault="006E20DC">
            <w:pPr>
              <w:autoSpaceDE w:val="0"/>
              <w:autoSpaceDN w:val="0"/>
              <w:rPr>
                <w:del w:id="151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1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3BE7C9F7" w14:textId="5676C800" w:rsidR="00543D5D" w:rsidRPr="00D05CD2" w:rsidDel="00B25031" w:rsidRDefault="00543D5D">
            <w:pPr>
              <w:autoSpaceDE w:val="0"/>
              <w:autoSpaceDN w:val="0"/>
              <w:rPr>
                <w:del w:id="151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0BB0F06C" w14:textId="0D01A334">
        <w:trPr>
          <w:cantSplit/>
          <w:trHeight w:val="292"/>
          <w:tblHeader/>
          <w:del w:id="1520" w:author="yaozu long" w:date="2026-01-06T20:03:00Z"/>
        </w:trPr>
        <w:tc>
          <w:tcPr>
            <w:tcW w:w="1901" w:type="dxa"/>
            <w:gridSpan w:val="3"/>
            <w:vMerge/>
          </w:tcPr>
          <w:p w14:paraId="147966A4" w14:textId="2568D63A" w:rsidR="00543D5D" w:rsidRPr="00D05CD2" w:rsidDel="00B25031" w:rsidRDefault="00543D5D">
            <w:pPr>
              <w:autoSpaceDE w:val="0"/>
              <w:autoSpaceDN w:val="0"/>
              <w:rPr>
                <w:del w:id="15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6F6FD3C0" w14:textId="371A7F7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2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2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0E2D4290" w14:textId="0B9C7A04" w:rsidR="00543D5D" w:rsidRPr="00D05CD2" w:rsidDel="00B25031" w:rsidRDefault="006E20DC">
            <w:pPr>
              <w:autoSpaceDE w:val="0"/>
              <w:autoSpaceDN w:val="0"/>
              <w:rPr>
                <w:del w:id="15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2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 xml:space="preserve">  115</w:delText>
              </w:r>
            </w:del>
          </w:p>
        </w:tc>
      </w:tr>
      <w:tr w:rsidR="00543D5D" w:rsidRPr="00D05CD2" w:rsidDel="00B25031" w14:paraId="3DF72B4F" w14:textId="038EA49E">
        <w:trPr>
          <w:trHeight w:val="282"/>
          <w:del w:id="1526" w:author="yaozu long" w:date="2026-01-06T20:03:00Z"/>
        </w:trPr>
        <w:tc>
          <w:tcPr>
            <w:tcW w:w="467" w:type="dxa"/>
            <w:vMerge w:val="restart"/>
            <w:vAlign w:val="center"/>
          </w:tcPr>
          <w:p w14:paraId="1869D959" w14:textId="05AF9F83" w:rsidR="00543D5D" w:rsidRPr="00D05CD2" w:rsidDel="00B25031" w:rsidRDefault="006E20DC">
            <w:pPr>
              <w:autoSpaceDE w:val="0"/>
              <w:autoSpaceDN w:val="0"/>
              <w:rPr>
                <w:del w:id="152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2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0E1E8DA1" w14:textId="0428C50A" w:rsidR="00543D5D" w:rsidRPr="00D05CD2" w:rsidDel="00B25031" w:rsidRDefault="006E20DC">
            <w:pPr>
              <w:autoSpaceDE w:val="0"/>
              <w:autoSpaceDN w:val="0"/>
              <w:rPr>
                <w:del w:id="152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3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08013245" w14:textId="6361B64A" w:rsidR="00543D5D" w:rsidRPr="00D05CD2" w:rsidDel="00B25031" w:rsidRDefault="006E20DC">
            <w:pPr>
              <w:autoSpaceDE w:val="0"/>
              <w:autoSpaceDN w:val="0"/>
              <w:rPr>
                <w:del w:id="153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3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6E5091A1" w14:textId="7995B294" w:rsidR="00543D5D" w:rsidRPr="00D05CD2" w:rsidDel="00B25031" w:rsidRDefault="006E20DC">
            <w:pPr>
              <w:autoSpaceDE w:val="0"/>
              <w:autoSpaceDN w:val="0"/>
              <w:rPr>
                <w:del w:id="153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3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38B62E74" w14:textId="75E835E0" w:rsidR="00543D5D" w:rsidRPr="00D05CD2" w:rsidDel="00B25031" w:rsidRDefault="006E20DC">
            <w:pPr>
              <w:autoSpaceDE w:val="0"/>
              <w:autoSpaceDN w:val="0"/>
              <w:rPr>
                <w:del w:id="153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3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36181BEA" w14:textId="1BD2DDAB" w:rsidR="00543D5D" w:rsidRPr="00D05CD2" w:rsidDel="00B25031" w:rsidRDefault="006E20DC">
            <w:pPr>
              <w:autoSpaceDE w:val="0"/>
              <w:autoSpaceDN w:val="0"/>
              <w:rPr>
                <w:del w:id="153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3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3E231D2D" w14:textId="1D2BB375">
        <w:trPr>
          <w:trHeight w:val="272"/>
          <w:del w:id="1539" w:author="yaozu long" w:date="2026-01-06T20:03:00Z"/>
        </w:trPr>
        <w:tc>
          <w:tcPr>
            <w:tcW w:w="467" w:type="dxa"/>
            <w:vMerge/>
          </w:tcPr>
          <w:p w14:paraId="364A25B5" w14:textId="124DFD6B" w:rsidR="00543D5D" w:rsidRPr="00D05CD2" w:rsidDel="00B25031" w:rsidRDefault="00543D5D">
            <w:pPr>
              <w:autoSpaceDE w:val="0"/>
              <w:autoSpaceDN w:val="0"/>
              <w:rPr>
                <w:del w:id="154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F2F6FDA" w14:textId="714E584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4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4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6EE0E84A" w14:textId="6F1F41C9" w:rsidR="00543D5D" w:rsidRPr="00D05CD2" w:rsidDel="00B25031" w:rsidRDefault="006E20DC">
            <w:pPr>
              <w:autoSpaceDE w:val="0"/>
              <w:autoSpaceDN w:val="0"/>
              <w:rPr>
                <w:del w:id="154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4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航电（简图页）</w:delText>
              </w:r>
            </w:del>
          </w:p>
        </w:tc>
      </w:tr>
      <w:tr w:rsidR="00543D5D" w:rsidRPr="00D05CD2" w:rsidDel="00B25031" w14:paraId="38D02DC9" w14:textId="231BAD64">
        <w:trPr>
          <w:trHeight w:val="262"/>
          <w:del w:id="1545" w:author="yaozu long" w:date="2026-01-06T20:03:00Z"/>
        </w:trPr>
        <w:tc>
          <w:tcPr>
            <w:tcW w:w="467" w:type="dxa"/>
            <w:vMerge/>
          </w:tcPr>
          <w:p w14:paraId="4F567529" w14:textId="309057A9" w:rsidR="00543D5D" w:rsidRPr="00D05CD2" w:rsidDel="00B25031" w:rsidRDefault="00543D5D">
            <w:pPr>
              <w:autoSpaceDE w:val="0"/>
              <w:autoSpaceDN w:val="0"/>
              <w:rPr>
                <w:del w:id="154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3A6FE41" w14:textId="5B562C7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4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4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752FCF23" w14:textId="13F46D8E" w:rsidR="00543D5D" w:rsidRPr="00D05CD2" w:rsidDel="00B25031" w:rsidRDefault="00543D5D">
            <w:pPr>
              <w:autoSpaceDE w:val="0"/>
              <w:autoSpaceDN w:val="0"/>
              <w:rPr>
                <w:del w:id="154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25E98810" w14:textId="77376A18">
        <w:trPr>
          <w:trHeight w:val="231"/>
          <w:del w:id="1550" w:author="yaozu long" w:date="2026-01-06T20:03:00Z"/>
        </w:trPr>
        <w:tc>
          <w:tcPr>
            <w:tcW w:w="467" w:type="dxa"/>
            <w:vMerge/>
          </w:tcPr>
          <w:p w14:paraId="3438EC20" w14:textId="77D78FC5" w:rsidR="00543D5D" w:rsidRPr="00D05CD2" w:rsidDel="00B25031" w:rsidRDefault="00543D5D">
            <w:pPr>
              <w:autoSpaceDE w:val="0"/>
              <w:autoSpaceDN w:val="0"/>
              <w:rPr>
                <w:del w:id="15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4110898" w14:textId="56CA881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5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4F34B0F6" w14:textId="32D38238" w:rsidR="00543D5D" w:rsidRPr="00D05CD2" w:rsidDel="00B25031" w:rsidRDefault="00543D5D">
            <w:pPr>
              <w:rPr>
                <w:del w:id="1554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54CB1301" w14:textId="726FFA40">
        <w:trPr>
          <w:trHeight w:val="207"/>
          <w:del w:id="1555" w:author="yaozu long" w:date="2026-01-06T20:03:00Z"/>
        </w:trPr>
        <w:tc>
          <w:tcPr>
            <w:tcW w:w="467" w:type="dxa"/>
            <w:vMerge/>
          </w:tcPr>
          <w:p w14:paraId="38C1BE05" w14:textId="23EE0D10" w:rsidR="00543D5D" w:rsidRPr="00D05CD2" w:rsidDel="00B25031" w:rsidRDefault="00543D5D">
            <w:pPr>
              <w:autoSpaceDE w:val="0"/>
              <w:autoSpaceDN w:val="0"/>
              <w:rPr>
                <w:del w:id="155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AF23B45" w14:textId="56DF262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5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5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6DD01569" w14:textId="49C700A1" w:rsidR="00543D5D" w:rsidRPr="00D05CD2" w:rsidDel="00B25031" w:rsidRDefault="00543D5D">
            <w:pPr>
              <w:rPr>
                <w:del w:id="1559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547AAA16" w14:textId="673D5023">
        <w:trPr>
          <w:trHeight w:val="311"/>
          <w:del w:id="1560" w:author="yaozu long" w:date="2026-01-06T20:03:00Z"/>
        </w:trPr>
        <w:tc>
          <w:tcPr>
            <w:tcW w:w="467" w:type="dxa"/>
            <w:vMerge/>
          </w:tcPr>
          <w:p w14:paraId="48C4442A" w14:textId="4CE05A51" w:rsidR="00543D5D" w:rsidRPr="00D05CD2" w:rsidDel="00B25031" w:rsidRDefault="00543D5D">
            <w:pPr>
              <w:autoSpaceDE w:val="0"/>
              <w:autoSpaceDN w:val="0"/>
              <w:rPr>
                <w:del w:id="156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0574460" w14:textId="66B6384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6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09291B48" w14:textId="7799ED9B" w:rsidR="00543D5D" w:rsidRPr="00D05CD2" w:rsidDel="00B25031" w:rsidRDefault="00543D5D">
            <w:pPr>
              <w:rPr>
                <w:del w:id="1564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6AF1CEB9" w14:textId="3FA86ECB">
        <w:trPr>
          <w:trHeight w:val="201"/>
          <w:del w:id="1565" w:author="yaozu long" w:date="2026-01-06T20:03:00Z"/>
        </w:trPr>
        <w:tc>
          <w:tcPr>
            <w:tcW w:w="467" w:type="dxa"/>
            <w:vMerge/>
          </w:tcPr>
          <w:p w14:paraId="407109E9" w14:textId="3638403B" w:rsidR="00543D5D" w:rsidRPr="00D05CD2" w:rsidDel="00B25031" w:rsidRDefault="00543D5D">
            <w:pPr>
              <w:autoSpaceDE w:val="0"/>
              <w:autoSpaceDN w:val="0"/>
              <w:rPr>
                <w:del w:id="156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D496C6F" w14:textId="53C8653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6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6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6909A19F" w14:textId="49E05EFA" w:rsidR="00543D5D" w:rsidRPr="00D05CD2" w:rsidDel="00B25031" w:rsidRDefault="00543D5D">
            <w:pPr>
              <w:rPr>
                <w:del w:id="1569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48FBC595" w14:textId="54C2BBF0">
        <w:trPr>
          <w:trHeight w:val="201"/>
          <w:del w:id="1570" w:author="yaozu long" w:date="2026-01-06T20:03:00Z"/>
        </w:trPr>
        <w:tc>
          <w:tcPr>
            <w:tcW w:w="467" w:type="dxa"/>
            <w:vMerge/>
          </w:tcPr>
          <w:p w14:paraId="542BB6E2" w14:textId="3BAF30A5" w:rsidR="00543D5D" w:rsidRPr="00D05CD2" w:rsidDel="00B25031" w:rsidRDefault="00543D5D">
            <w:pPr>
              <w:autoSpaceDE w:val="0"/>
              <w:autoSpaceDN w:val="0"/>
              <w:rPr>
                <w:del w:id="15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27DB7D8" w14:textId="61627A4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7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7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69D943EE" w14:textId="2B722358" w:rsidR="00543D5D" w:rsidRPr="00D05CD2" w:rsidDel="00B25031" w:rsidRDefault="006E20DC">
            <w:pPr>
              <w:autoSpaceDE w:val="0"/>
              <w:autoSpaceDN w:val="0"/>
              <w:rPr>
                <w:del w:id="157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7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709AF251" w14:textId="0ECC022A">
        <w:trPr>
          <w:trHeight w:val="167"/>
          <w:del w:id="1576" w:author="yaozu long" w:date="2026-01-06T20:03:00Z"/>
        </w:trPr>
        <w:tc>
          <w:tcPr>
            <w:tcW w:w="467" w:type="dxa"/>
            <w:vMerge/>
          </w:tcPr>
          <w:p w14:paraId="3E827418" w14:textId="4DB0BF47" w:rsidR="00543D5D" w:rsidRPr="00D05CD2" w:rsidDel="00B25031" w:rsidRDefault="00543D5D">
            <w:pPr>
              <w:autoSpaceDE w:val="0"/>
              <w:autoSpaceDN w:val="0"/>
              <w:rPr>
                <w:del w:id="157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BA9F8B0" w14:textId="6CD95A7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7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7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531C7316" w14:textId="14FB7BE0" w:rsidR="00543D5D" w:rsidRPr="00D05CD2" w:rsidDel="00B25031" w:rsidRDefault="006E20DC">
            <w:pPr>
              <w:autoSpaceDE w:val="0"/>
              <w:autoSpaceDN w:val="0"/>
              <w:rPr>
                <w:del w:id="158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8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4C11A2A0" w14:textId="7BCE6EDA">
        <w:trPr>
          <w:trHeight w:val="482"/>
          <w:del w:id="1582" w:author="yaozu long" w:date="2026-01-06T20:03:00Z"/>
        </w:trPr>
        <w:tc>
          <w:tcPr>
            <w:tcW w:w="467" w:type="dxa"/>
            <w:vMerge w:val="restart"/>
            <w:vAlign w:val="center"/>
          </w:tcPr>
          <w:p w14:paraId="7345BDA8" w14:textId="7F2DF627" w:rsidR="00543D5D" w:rsidRPr="00D05CD2" w:rsidDel="00B25031" w:rsidRDefault="006E20DC">
            <w:pPr>
              <w:autoSpaceDE w:val="0"/>
              <w:autoSpaceDN w:val="0"/>
              <w:rPr>
                <w:del w:id="158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8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数据格式</w:delText>
              </w:r>
            </w:del>
          </w:p>
        </w:tc>
        <w:tc>
          <w:tcPr>
            <w:tcW w:w="718" w:type="dxa"/>
            <w:vAlign w:val="center"/>
          </w:tcPr>
          <w:p w14:paraId="249BD775" w14:textId="0E33C93B" w:rsidR="00543D5D" w:rsidRPr="00D05CD2" w:rsidDel="00B25031" w:rsidRDefault="006E20DC">
            <w:pPr>
              <w:autoSpaceDE w:val="0"/>
              <w:autoSpaceDN w:val="0"/>
              <w:rPr>
                <w:del w:id="158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8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08A6739F" w14:textId="32CC3B3A" w:rsidR="00543D5D" w:rsidRPr="00D05CD2" w:rsidDel="00B25031" w:rsidRDefault="006E20DC">
            <w:pPr>
              <w:autoSpaceDE w:val="0"/>
              <w:autoSpaceDN w:val="0"/>
              <w:rPr>
                <w:del w:id="158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8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36BB8C54" w14:textId="52291FAC" w:rsidR="00543D5D" w:rsidRPr="00D05CD2" w:rsidDel="00B25031" w:rsidRDefault="006E20DC">
            <w:pPr>
              <w:autoSpaceDE w:val="0"/>
              <w:autoSpaceDN w:val="0"/>
              <w:rPr>
                <w:del w:id="158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9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61D5C69" w14:textId="7E396B18" w:rsidR="00543D5D" w:rsidRPr="00D05CD2" w:rsidDel="00B25031" w:rsidRDefault="006E20DC">
            <w:pPr>
              <w:autoSpaceDE w:val="0"/>
              <w:autoSpaceDN w:val="0"/>
              <w:rPr>
                <w:del w:id="159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9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445C1CFB" w14:textId="57406BF2">
        <w:trPr>
          <w:trHeight w:val="149"/>
          <w:del w:id="1593" w:author="yaozu long" w:date="2026-01-06T20:03:00Z"/>
        </w:trPr>
        <w:tc>
          <w:tcPr>
            <w:tcW w:w="467" w:type="dxa"/>
            <w:vMerge/>
          </w:tcPr>
          <w:p w14:paraId="62153FDB" w14:textId="397F9A35" w:rsidR="00543D5D" w:rsidRPr="00D05CD2" w:rsidDel="00B25031" w:rsidRDefault="00543D5D">
            <w:pPr>
              <w:autoSpaceDE w:val="0"/>
              <w:autoSpaceDN w:val="0"/>
              <w:rPr>
                <w:del w:id="15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4C1ECD5" w14:textId="43E7BE5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9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9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2F381566" w14:textId="6238697D" w:rsidR="00543D5D" w:rsidRPr="00D05CD2" w:rsidDel="00B25031" w:rsidRDefault="006E20DC">
            <w:pPr>
              <w:rPr>
                <w:del w:id="1597" w:author="yaozu long" w:date="2026-01-06T20:03:00Z" w16du:dateUtc="2026-01-06T12:03:00Z"/>
                <w:sz w:val="22"/>
                <w:szCs w:val="22"/>
              </w:rPr>
            </w:pPr>
            <w:del w:id="159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C79AFC2" w14:textId="45A17FB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9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0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</w:tcPr>
          <w:p w14:paraId="565910F2" w14:textId="76F95BB7" w:rsidR="00543D5D" w:rsidRPr="00D05CD2" w:rsidDel="00B25031" w:rsidRDefault="006E20DC">
            <w:pPr>
              <w:jc w:val="left"/>
              <w:rPr>
                <w:del w:id="160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0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6C4AACA" w14:textId="6021EBCC">
        <w:trPr>
          <w:trHeight w:val="309"/>
          <w:del w:id="1603" w:author="yaozu long" w:date="2026-01-06T20:03:00Z"/>
        </w:trPr>
        <w:tc>
          <w:tcPr>
            <w:tcW w:w="467" w:type="dxa"/>
            <w:vMerge/>
          </w:tcPr>
          <w:p w14:paraId="6F68B52D" w14:textId="5D7A157A" w:rsidR="00543D5D" w:rsidRPr="00D05CD2" w:rsidDel="00B25031" w:rsidRDefault="00543D5D">
            <w:pPr>
              <w:autoSpaceDE w:val="0"/>
              <w:autoSpaceDN w:val="0"/>
              <w:rPr>
                <w:del w:id="160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3F0B13B" w14:textId="49F9FD5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0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0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3075340A" w14:textId="2192EF09" w:rsidR="00543D5D" w:rsidRPr="00D05CD2" w:rsidDel="00B25031" w:rsidRDefault="006E20DC">
            <w:pPr>
              <w:rPr>
                <w:del w:id="1607" w:author="yaozu long" w:date="2026-01-06T20:03:00Z" w16du:dateUtc="2026-01-06T12:03:00Z"/>
                <w:sz w:val="22"/>
                <w:szCs w:val="22"/>
              </w:rPr>
            </w:pPr>
            <w:del w:id="160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0FD1C63" w14:textId="2F1E3A1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0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1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5C1702C" w14:textId="4ADECB16" w:rsidR="00543D5D" w:rsidRPr="00D05CD2" w:rsidDel="00B25031" w:rsidRDefault="006E20DC">
            <w:pPr>
              <w:rPr>
                <w:del w:id="161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1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1DBF612" w14:textId="4428F488">
        <w:trPr>
          <w:trHeight w:val="285"/>
          <w:del w:id="1613" w:author="yaozu long" w:date="2026-01-06T20:03:00Z"/>
        </w:trPr>
        <w:tc>
          <w:tcPr>
            <w:tcW w:w="467" w:type="dxa"/>
            <w:vMerge/>
          </w:tcPr>
          <w:p w14:paraId="799E3668" w14:textId="105FE507" w:rsidR="00543D5D" w:rsidRPr="00D05CD2" w:rsidDel="00B25031" w:rsidRDefault="00543D5D">
            <w:pPr>
              <w:autoSpaceDE w:val="0"/>
              <w:autoSpaceDN w:val="0"/>
              <w:rPr>
                <w:del w:id="161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680D52" w14:textId="7BE53E9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1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1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097FC5CD" w14:textId="2BB5887F" w:rsidR="00543D5D" w:rsidRPr="00D05CD2" w:rsidDel="00B25031" w:rsidRDefault="006E20DC">
            <w:pPr>
              <w:rPr>
                <w:del w:id="1617" w:author="yaozu long" w:date="2026-01-06T20:03:00Z" w16du:dateUtc="2026-01-06T12:03:00Z"/>
                <w:sz w:val="22"/>
                <w:szCs w:val="22"/>
              </w:rPr>
            </w:pPr>
            <w:del w:id="161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63FE052" w14:textId="7E877FB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1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2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</w:tcPr>
          <w:p w14:paraId="43E1E08F" w14:textId="274CB0D7" w:rsidR="00543D5D" w:rsidRPr="00D05CD2" w:rsidDel="00B25031" w:rsidRDefault="006E20DC">
            <w:pPr>
              <w:jc w:val="left"/>
              <w:rPr>
                <w:del w:id="162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2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851BA85" w14:textId="7F7C54BA">
        <w:trPr>
          <w:trHeight w:val="275"/>
          <w:del w:id="1623" w:author="yaozu long" w:date="2026-01-06T20:03:00Z"/>
        </w:trPr>
        <w:tc>
          <w:tcPr>
            <w:tcW w:w="467" w:type="dxa"/>
            <w:vMerge/>
          </w:tcPr>
          <w:p w14:paraId="1FAFB66C" w14:textId="7239E9BC" w:rsidR="00543D5D" w:rsidRPr="00D05CD2" w:rsidDel="00B25031" w:rsidRDefault="00543D5D">
            <w:pPr>
              <w:autoSpaceDE w:val="0"/>
              <w:autoSpaceDN w:val="0"/>
              <w:rPr>
                <w:del w:id="16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A41CBD7" w14:textId="5899412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2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2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3BBAF1E6" w14:textId="16488593" w:rsidR="00543D5D" w:rsidRPr="00D05CD2" w:rsidDel="00B25031" w:rsidRDefault="006E20DC">
            <w:pPr>
              <w:rPr>
                <w:del w:id="1627" w:author="yaozu long" w:date="2026-01-06T20:03:00Z" w16du:dateUtc="2026-01-06T12:03:00Z"/>
                <w:sz w:val="22"/>
                <w:szCs w:val="22"/>
              </w:rPr>
            </w:pPr>
            <w:del w:id="162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8FB6300" w14:textId="6532C9C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2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3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</w:tcPr>
          <w:p w14:paraId="56F5FA9B" w14:textId="1FAE5EEC" w:rsidR="00543D5D" w:rsidRPr="00D05CD2" w:rsidDel="00B25031" w:rsidRDefault="006E20DC">
            <w:pPr>
              <w:rPr>
                <w:del w:id="163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3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C5DA446" w14:textId="151C48AF">
        <w:trPr>
          <w:trHeight w:val="265"/>
          <w:del w:id="1633" w:author="yaozu long" w:date="2026-01-06T20:03:00Z"/>
        </w:trPr>
        <w:tc>
          <w:tcPr>
            <w:tcW w:w="467" w:type="dxa"/>
            <w:vMerge/>
          </w:tcPr>
          <w:p w14:paraId="0CBB7021" w14:textId="5FCB7155" w:rsidR="00543D5D" w:rsidRPr="00D05CD2" w:rsidDel="00B25031" w:rsidRDefault="00543D5D">
            <w:pPr>
              <w:autoSpaceDE w:val="0"/>
              <w:autoSpaceDN w:val="0"/>
              <w:rPr>
                <w:del w:id="16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C6B3418" w14:textId="7BB1EF8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3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3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044E67B4" w14:textId="45FDB336" w:rsidR="00543D5D" w:rsidRPr="00D05CD2" w:rsidDel="00B25031" w:rsidRDefault="006E20DC">
            <w:pPr>
              <w:rPr>
                <w:del w:id="1637" w:author="yaozu long" w:date="2026-01-06T20:03:00Z" w16du:dateUtc="2026-01-06T12:03:00Z"/>
                <w:sz w:val="22"/>
                <w:szCs w:val="22"/>
              </w:rPr>
            </w:pPr>
            <w:del w:id="163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7E7B9E2" w14:textId="5993CC4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3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4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601A95A4" w14:textId="369534ED" w:rsidR="00543D5D" w:rsidRPr="00D05CD2" w:rsidDel="00B25031" w:rsidRDefault="006E20DC">
            <w:pPr>
              <w:jc w:val="left"/>
              <w:rPr>
                <w:del w:id="164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4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52D5CB7" w14:textId="1C82DDE8">
        <w:trPr>
          <w:trHeight w:val="255"/>
          <w:del w:id="1643" w:author="yaozu long" w:date="2026-01-06T20:03:00Z"/>
        </w:trPr>
        <w:tc>
          <w:tcPr>
            <w:tcW w:w="467" w:type="dxa"/>
            <w:vMerge/>
          </w:tcPr>
          <w:p w14:paraId="1695FD77" w14:textId="791D1A38" w:rsidR="00543D5D" w:rsidRPr="00D05CD2" w:rsidDel="00B25031" w:rsidRDefault="00543D5D">
            <w:pPr>
              <w:autoSpaceDE w:val="0"/>
              <w:autoSpaceDN w:val="0"/>
              <w:rPr>
                <w:del w:id="164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1053E71" w14:textId="14E2379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4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4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3683DD83" w14:textId="4C4E0F88" w:rsidR="00543D5D" w:rsidRPr="00D05CD2" w:rsidDel="00B25031" w:rsidRDefault="006E20DC">
            <w:pPr>
              <w:rPr>
                <w:del w:id="1647" w:author="yaozu long" w:date="2026-01-06T20:03:00Z" w16du:dateUtc="2026-01-06T12:03:00Z"/>
                <w:sz w:val="22"/>
                <w:szCs w:val="22"/>
              </w:rPr>
            </w:pPr>
            <w:del w:id="164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476B93B5" w14:textId="230A98B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4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5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</w:tcPr>
          <w:p w14:paraId="397294BC" w14:textId="5C21ECB6" w:rsidR="00543D5D" w:rsidRPr="00D05CD2" w:rsidDel="00B25031" w:rsidRDefault="006E20DC">
            <w:pPr>
              <w:rPr>
                <w:del w:id="165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5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F985ECC" w14:textId="763DEC11">
        <w:trPr>
          <w:trHeight w:val="244"/>
          <w:del w:id="1653" w:author="yaozu long" w:date="2026-01-06T20:03:00Z"/>
        </w:trPr>
        <w:tc>
          <w:tcPr>
            <w:tcW w:w="467" w:type="dxa"/>
            <w:vMerge/>
          </w:tcPr>
          <w:p w14:paraId="14761888" w14:textId="6387D450" w:rsidR="00543D5D" w:rsidRPr="00D05CD2" w:rsidDel="00B25031" w:rsidRDefault="00543D5D">
            <w:pPr>
              <w:autoSpaceDE w:val="0"/>
              <w:autoSpaceDN w:val="0"/>
              <w:rPr>
                <w:del w:id="165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EAB5ACF" w14:textId="3D4214A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5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5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72CD1260" w14:textId="6BF80E21" w:rsidR="00543D5D" w:rsidRPr="00D05CD2" w:rsidDel="00B25031" w:rsidRDefault="006E20DC">
            <w:pPr>
              <w:rPr>
                <w:del w:id="1657" w:author="yaozu long" w:date="2026-01-06T20:03:00Z" w16du:dateUtc="2026-01-06T12:03:00Z"/>
                <w:sz w:val="22"/>
                <w:szCs w:val="22"/>
              </w:rPr>
            </w:pPr>
            <w:del w:id="165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71E6A93C" w14:textId="703D03F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5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6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23F919D" w14:textId="6849E75E" w:rsidR="00543D5D" w:rsidRPr="00D05CD2" w:rsidDel="00B25031" w:rsidRDefault="006E20DC">
            <w:pPr>
              <w:jc w:val="left"/>
              <w:rPr>
                <w:del w:id="166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6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D1CA454" w14:textId="0E8D549B">
        <w:trPr>
          <w:trHeight w:val="33"/>
          <w:del w:id="1663" w:author="yaozu long" w:date="2026-01-06T20:03:00Z"/>
        </w:trPr>
        <w:tc>
          <w:tcPr>
            <w:tcW w:w="467" w:type="dxa"/>
            <w:vMerge/>
          </w:tcPr>
          <w:p w14:paraId="07F0FA24" w14:textId="40965019" w:rsidR="00543D5D" w:rsidRPr="00D05CD2" w:rsidDel="00B25031" w:rsidRDefault="00543D5D">
            <w:pPr>
              <w:autoSpaceDE w:val="0"/>
              <w:autoSpaceDN w:val="0"/>
              <w:rPr>
                <w:del w:id="166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455DADA" w14:textId="42FC588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6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6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7CD9A4FD" w14:textId="5813B44D" w:rsidR="00543D5D" w:rsidRPr="00D05CD2" w:rsidDel="00B25031" w:rsidRDefault="006E20DC">
            <w:pPr>
              <w:rPr>
                <w:del w:id="1667" w:author="yaozu long" w:date="2026-01-06T20:03:00Z" w16du:dateUtc="2026-01-06T12:03:00Z"/>
                <w:sz w:val="22"/>
                <w:szCs w:val="22"/>
              </w:rPr>
            </w:pPr>
            <w:del w:id="166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0F0E272" w14:textId="11D9BF7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6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7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</w:tcPr>
          <w:p w14:paraId="39729914" w14:textId="25D8F074" w:rsidR="00543D5D" w:rsidRPr="00D05CD2" w:rsidDel="00B25031" w:rsidRDefault="006E20DC">
            <w:pPr>
              <w:rPr>
                <w:del w:id="167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7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4E2E613" w14:textId="55975BDE">
        <w:trPr>
          <w:trHeight w:val="225"/>
          <w:del w:id="1673" w:author="yaozu long" w:date="2026-01-06T20:03:00Z"/>
        </w:trPr>
        <w:tc>
          <w:tcPr>
            <w:tcW w:w="467" w:type="dxa"/>
            <w:vMerge/>
          </w:tcPr>
          <w:p w14:paraId="03172ECA" w14:textId="5EF37634" w:rsidR="00543D5D" w:rsidRPr="00D05CD2" w:rsidDel="00B25031" w:rsidRDefault="00543D5D">
            <w:pPr>
              <w:autoSpaceDE w:val="0"/>
              <w:autoSpaceDN w:val="0"/>
              <w:rPr>
                <w:del w:id="167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D5F999C" w14:textId="5A2BB03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7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7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7E6F3F58" w14:textId="148DB592" w:rsidR="00543D5D" w:rsidRPr="00D05CD2" w:rsidDel="00B25031" w:rsidRDefault="006E20DC">
            <w:pPr>
              <w:rPr>
                <w:del w:id="1677" w:author="yaozu long" w:date="2026-01-06T20:03:00Z" w16du:dateUtc="2026-01-06T12:03:00Z"/>
                <w:sz w:val="22"/>
                <w:szCs w:val="22"/>
              </w:rPr>
            </w:pPr>
            <w:del w:id="167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7E58FC3A" w14:textId="6541BDF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7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8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</w:tcPr>
          <w:p w14:paraId="79F82F68" w14:textId="1070E1E9" w:rsidR="00543D5D" w:rsidRPr="00D05CD2" w:rsidDel="00B25031" w:rsidRDefault="006E20DC">
            <w:pPr>
              <w:rPr>
                <w:del w:id="168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8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1DB6B71" w14:textId="370B9443">
        <w:trPr>
          <w:trHeight w:val="215"/>
          <w:del w:id="1683" w:author="yaozu long" w:date="2026-01-06T20:03:00Z"/>
        </w:trPr>
        <w:tc>
          <w:tcPr>
            <w:tcW w:w="467" w:type="dxa"/>
            <w:vMerge/>
          </w:tcPr>
          <w:p w14:paraId="55A7107A" w14:textId="2AAC44A4" w:rsidR="00543D5D" w:rsidRPr="00D05CD2" w:rsidDel="00B25031" w:rsidRDefault="00543D5D">
            <w:pPr>
              <w:autoSpaceDE w:val="0"/>
              <w:autoSpaceDN w:val="0"/>
              <w:rPr>
                <w:del w:id="168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E94AB95" w14:textId="70DA5D3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8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8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24C5D702" w14:textId="6376B1D7" w:rsidR="00543D5D" w:rsidRPr="00D05CD2" w:rsidDel="00B25031" w:rsidRDefault="006E20DC">
            <w:pPr>
              <w:rPr>
                <w:del w:id="1687" w:author="yaozu long" w:date="2026-01-06T20:03:00Z" w16du:dateUtc="2026-01-06T12:03:00Z"/>
                <w:sz w:val="22"/>
                <w:szCs w:val="22"/>
              </w:rPr>
            </w:pPr>
            <w:del w:id="168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DDE693B" w14:textId="77DC631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8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9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AC65BA9" w14:textId="6CEC0F15" w:rsidR="00543D5D" w:rsidRPr="00D05CD2" w:rsidDel="00B25031" w:rsidRDefault="006E20DC">
            <w:pPr>
              <w:jc w:val="left"/>
              <w:rPr>
                <w:del w:id="169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9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3A89A44" w14:textId="646A8CC6">
        <w:trPr>
          <w:trHeight w:val="294"/>
          <w:del w:id="1693" w:author="yaozu long" w:date="2026-01-06T20:03:00Z"/>
        </w:trPr>
        <w:tc>
          <w:tcPr>
            <w:tcW w:w="467" w:type="dxa"/>
            <w:vMerge/>
          </w:tcPr>
          <w:p w14:paraId="12843766" w14:textId="52439D17" w:rsidR="00543D5D" w:rsidRPr="00D05CD2" w:rsidDel="00B25031" w:rsidRDefault="00543D5D">
            <w:pPr>
              <w:autoSpaceDE w:val="0"/>
              <w:autoSpaceDN w:val="0"/>
              <w:rPr>
                <w:del w:id="16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CF001BF" w14:textId="7FBA572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9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9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</w:tcPr>
          <w:p w14:paraId="3D45C302" w14:textId="19FE9BA5" w:rsidR="00543D5D" w:rsidRPr="00D05CD2" w:rsidDel="00B25031" w:rsidRDefault="006E20DC">
            <w:pPr>
              <w:rPr>
                <w:del w:id="1697" w:author="yaozu long" w:date="2026-01-06T20:03:00Z" w16du:dateUtc="2026-01-06T12:03:00Z"/>
                <w:sz w:val="22"/>
                <w:szCs w:val="22"/>
              </w:rPr>
            </w:pPr>
            <w:del w:id="169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AUTO_BRAKE_SW_OFF</w:delText>
              </w:r>
            </w:del>
          </w:p>
        </w:tc>
        <w:tc>
          <w:tcPr>
            <w:tcW w:w="720" w:type="dxa"/>
            <w:vAlign w:val="center"/>
          </w:tcPr>
          <w:p w14:paraId="1EDC6873" w14:textId="0CFABDE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9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0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</w:tcPr>
          <w:p w14:paraId="23A31F48" w14:textId="34C77F47" w:rsidR="00543D5D" w:rsidRPr="00D05CD2" w:rsidDel="00B25031" w:rsidRDefault="006E20DC">
            <w:pPr>
              <w:rPr>
                <w:del w:id="170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0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E27F264" w14:textId="11B13BAA">
        <w:trPr>
          <w:trHeight w:val="47"/>
          <w:del w:id="1703" w:author="yaozu long" w:date="2026-01-06T20:03:00Z"/>
        </w:trPr>
        <w:tc>
          <w:tcPr>
            <w:tcW w:w="467" w:type="dxa"/>
            <w:vMerge/>
          </w:tcPr>
          <w:p w14:paraId="1744AC34" w14:textId="66A77ACB" w:rsidR="00543D5D" w:rsidRPr="00D05CD2" w:rsidDel="00B25031" w:rsidRDefault="00543D5D">
            <w:pPr>
              <w:autoSpaceDE w:val="0"/>
              <w:autoSpaceDN w:val="0"/>
              <w:rPr>
                <w:del w:id="170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BD2D92" w14:textId="2D47E90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0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0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</w:tcPr>
          <w:p w14:paraId="02613239" w14:textId="004A60C7" w:rsidR="00543D5D" w:rsidRPr="00D05CD2" w:rsidDel="00B25031" w:rsidRDefault="006E20DC">
            <w:pPr>
              <w:rPr>
                <w:del w:id="1707" w:author="yaozu long" w:date="2026-01-06T20:03:00Z" w16du:dateUtc="2026-01-06T12:03:00Z"/>
                <w:sz w:val="22"/>
                <w:szCs w:val="22"/>
              </w:rPr>
            </w:pPr>
            <w:del w:id="170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AUTO_BRAKE_SW_LO</w:delText>
              </w:r>
            </w:del>
          </w:p>
        </w:tc>
        <w:tc>
          <w:tcPr>
            <w:tcW w:w="720" w:type="dxa"/>
            <w:vAlign w:val="center"/>
          </w:tcPr>
          <w:p w14:paraId="7C8C337E" w14:textId="0E07581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0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1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</w:tcPr>
          <w:p w14:paraId="1D6B4303" w14:textId="5BA630F6" w:rsidR="00543D5D" w:rsidRPr="00D05CD2" w:rsidDel="00B25031" w:rsidRDefault="006E20DC">
            <w:pPr>
              <w:rPr>
                <w:del w:id="171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1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123F206" w14:textId="3EBD9940">
        <w:trPr>
          <w:trHeight w:val="60"/>
          <w:del w:id="1713" w:author="yaozu long" w:date="2026-01-06T20:03:00Z"/>
        </w:trPr>
        <w:tc>
          <w:tcPr>
            <w:tcW w:w="467" w:type="dxa"/>
            <w:vMerge/>
          </w:tcPr>
          <w:p w14:paraId="4053AEF1" w14:textId="574AAA9E" w:rsidR="00543D5D" w:rsidRPr="00D05CD2" w:rsidDel="00B25031" w:rsidRDefault="00543D5D">
            <w:pPr>
              <w:autoSpaceDE w:val="0"/>
              <w:autoSpaceDN w:val="0"/>
              <w:rPr>
                <w:del w:id="171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413064" w14:textId="6654EEF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1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1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69B69930" w14:textId="273B8688" w:rsidR="00543D5D" w:rsidRPr="00D05CD2" w:rsidDel="00B25031" w:rsidRDefault="006E20DC">
            <w:pPr>
              <w:rPr>
                <w:del w:id="1717" w:author="yaozu long" w:date="2026-01-06T20:03:00Z" w16du:dateUtc="2026-01-06T12:03:00Z"/>
                <w:sz w:val="22"/>
                <w:szCs w:val="22"/>
              </w:rPr>
            </w:pPr>
            <w:del w:id="171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AUTO_BRAKE_SW_MED</w:delText>
              </w:r>
            </w:del>
          </w:p>
        </w:tc>
        <w:tc>
          <w:tcPr>
            <w:tcW w:w="720" w:type="dxa"/>
            <w:vAlign w:val="center"/>
          </w:tcPr>
          <w:p w14:paraId="0DC99D9E" w14:textId="1BC927C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1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2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</w:tcPr>
          <w:p w14:paraId="58E78312" w14:textId="2251FF58" w:rsidR="00543D5D" w:rsidRPr="00D05CD2" w:rsidDel="00B25031" w:rsidRDefault="006E20DC">
            <w:pPr>
              <w:rPr>
                <w:del w:id="172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2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49251F1" w14:textId="3DF41276">
        <w:trPr>
          <w:trHeight w:val="302"/>
          <w:del w:id="1723" w:author="yaozu long" w:date="2026-01-06T20:03:00Z"/>
        </w:trPr>
        <w:tc>
          <w:tcPr>
            <w:tcW w:w="467" w:type="dxa"/>
            <w:vMerge/>
          </w:tcPr>
          <w:p w14:paraId="62DF3A2E" w14:textId="0AAD14A1" w:rsidR="00543D5D" w:rsidRPr="00D05CD2" w:rsidDel="00B25031" w:rsidRDefault="00543D5D">
            <w:pPr>
              <w:autoSpaceDE w:val="0"/>
              <w:autoSpaceDN w:val="0"/>
              <w:rPr>
                <w:del w:id="17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555767E" w14:textId="04B28EB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2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2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30864E61" w14:textId="714CBE0F" w:rsidR="00543D5D" w:rsidRPr="00D05CD2" w:rsidDel="00B25031" w:rsidRDefault="006E20DC">
            <w:pPr>
              <w:rPr>
                <w:del w:id="1727" w:author="yaozu long" w:date="2026-01-06T20:03:00Z" w16du:dateUtc="2026-01-06T12:03:00Z"/>
                <w:sz w:val="22"/>
                <w:szCs w:val="22"/>
              </w:rPr>
            </w:pPr>
            <w:del w:id="172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AUTO_BRAKE_SW_HI</w:delText>
              </w:r>
            </w:del>
          </w:p>
        </w:tc>
        <w:tc>
          <w:tcPr>
            <w:tcW w:w="720" w:type="dxa"/>
            <w:vAlign w:val="center"/>
          </w:tcPr>
          <w:p w14:paraId="0C2DBC56" w14:textId="0F57EE7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2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3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A45FC73" w14:textId="4005EA23" w:rsidR="00543D5D" w:rsidRPr="00D05CD2" w:rsidDel="00B25031" w:rsidRDefault="006E20DC">
            <w:pPr>
              <w:jc w:val="left"/>
              <w:rPr>
                <w:del w:id="173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3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状态位：LSB</w:delText>
              </w:r>
            </w:del>
          </w:p>
        </w:tc>
      </w:tr>
      <w:tr w:rsidR="00543D5D" w:rsidRPr="00D05CD2" w:rsidDel="00B25031" w14:paraId="5A1E217C" w14:textId="2D551113">
        <w:trPr>
          <w:trHeight w:val="293"/>
          <w:del w:id="1733" w:author="yaozu long" w:date="2026-01-06T20:03:00Z"/>
        </w:trPr>
        <w:tc>
          <w:tcPr>
            <w:tcW w:w="467" w:type="dxa"/>
            <w:vMerge/>
          </w:tcPr>
          <w:p w14:paraId="29050676" w14:textId="57751939" w:rsidR="00543D5D" w:rsidRPr="00D05CD2" w:rsidDel="00B25031" w:rsidRDefault="00543D5D">
            <w:pPr>
              <w:autoSpaceDE w:val="0"/>
              <w:autoSpaceDN w:val="0"/>
              <w:rPr>
                <w:del w:id="17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159F31F" w14:textId="6788DA7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3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3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</w:tcPr>
          <w:p w14:paraId="233B6AE8" w14:textId="0B389893" w:rsidR="00543D5D" w:rsidRPr="00D05CD2" w:rsidDel="00B25031" w:rsidRDefault="006E20DC">
            <w:pPr>
              <w:rPr>
                <w:del w:id="1737" w:author="yaozu long" w:date="2026-01-06T20:03:00Z" w16du:dateUtc="2026-01-06T12:03:00Z"/>
                <w:sz w:val="22"/>
                <w:szCs w:val="22"/>
              </w:rPr>
            </w:pPr>
            <w:del w:id="1738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AUTO_BRAKE_SW_RTO</w:delText>
              </w:r>
            </w:del>
          </w:p>
        </w:tc>
        <w:tc>
          <w:tcPr>
            <w:tcW w:w="720" w:type="dxa"/>
            <w:vAlign w:val="center"/>
          </w:tcPr>
          <w:p w14:paraId="5BDEB862" w14:textId="1D8B395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3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4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0EC7990" w14:textId="379D6C6B" w:rsidR="00543D5D" w:rsidRPr="00D05CD2" w:rsidDel="00B25031" w:rsidRDefault="006E20DC">
            <w:pPr>
              <w:jc w:val="left"/>
              <w:rPr>
                <w:del w:id="174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4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状态位：MSB</w:delText>
              </w:r>
            </w:del>
          </w:p>
        </w:tc>
      </w:tr>
      <w:tr w:rsidR="00543D5D" w:rsidRPr="00D05CD2" w:rsidDel="00B25031" w14:paraId="41C3431C" w14:textId="3B946E50">
        <w:trPr>
          <w:trHeight w:val="269"/>
          <w:del w:id="1743" w:author="yaozu long" w:date="2026-01-06T20:03:00Z"/>
        </w:trPr>
        <w:tc>
          <w:tcPr>
            <w:tcW w:w="467" w:type="dxa"/>
            <w:vMerge/>
          </w:tcPr>
          <w:p w14:paraId="0ABD2806" w14:textId="337CD554" w:rsidR="00543D5D" w:rsidRPr="00D05CD2" w:rsidDel="00B25031" w:rsidRDefault="00543D5D">
            <w:pPr>
              <w:autoSpaceDE w:val="0"/>
              <w:autoSpaceDN w:val="0"/>
              <w:rPr>
                <w:del w:id="174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42C9AE" w14:textId="3896004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4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4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3DBEA849" w14:textId="74B77A86" w:rsidR="00543D5D" w:rsidRPr="00D05CD2" w:rsidDel="00B25031" w:rsidRDefault="006E20DC">
            <w:pPr>
              <w:rPr>
                <w:del w:id="1747" w:author="yaozu long" w:date="2026-01-06T20:03:00Z" w16du:dateUtc="2026-01-06T12:03:00Z"/>
                <w:sz w:val="22"/>
                <w:szCs w:val="22"/>
              </w:rPr>
            </w:pPr>
            <w:del w:id="174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  <w:tc>
          <w:tcPr>
            <w:tcW w:w="720" w:type="dxa"/>
            <w:vAlign w:val="center"/>
          </w:tcPr>
          <w:p w14:paraId="6FAE50AD" w14:textId="7A40EC6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4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5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C21830B" w14:textId="2B3F6F0F" w:rsidR="00543D5D" w:rsidRPr="00D05CD2" w:rsidDel="00B25031" w:rsidRDefault="006E20DC">
            <w:pPr>
              <w:jc w:val="left"/>
              <w:rPr>
                <w:del w:id="175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5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543D5D" w:rsidRPr="00D05CD2" w:rsidDel="00B25031" w14:paraId="3D138B51" w14:textId="77538A29">
        <w:trPr>
          <w:trHeight w:val="1292"/>
          <w:del w:id="1753" w:author="yaozu long" w:date="2026-01-06T20:03:00Z"/>
        </w:trPr>
        <w:tc>
          <w:tcPr>
            <w:tcW w:w="467" w:type="dxa"/>
            <w:vAlign w:val="center"/>
          </w:tcPr>
          <w:p w14:paraId="1BF201AA" w14:textId="0FF36007" w:rsidR="00543D5D" w:rsidRPr="00D05CD2" w:rsidDel="00B25031" w:rsidRDefault="006E20DC">
            <w:pPr>
              <w:autoSpaceDE w:val="0"/>
              <w:autoSpaceDN w:val="0"/>
              <w:rPr>
                <w:del w:id="175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5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468F03F5" w14:textId="66EC163F" w:rsidR="00543D5D" w:rsidRPr="00D05CD2" w:rsidDel="00B25031" w:rsidRDefault="006E20DC">
            <w:pPr>
              <w:rPr>
                <w:del w:id="1756" w:author="yaozu long" w:date="2026-01-06T20:03:00Z" w16du:dateUtc="2026-01-06T12:03:00Z"/>
                <w:sz w:val="22"/>
                <w:szCs w:val="22"/>
              </w:rPr>
            </w:pPr>
            <w:del w:id="1757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758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1759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3172FC54" w14:textId="06BFB5CC" w:rsidR="00543D5D" w:rsidRPr="00D05CD2" w:rsidDel="00B25031" w:rsidRDefault="00543D5D">
            <w:pPr>
              <w:rPr>
                <w:del w:id="1760" w:author="yaozu long" w:date="2026-01-06T20:03:00Z" w16du:dateUtc="2026-01-06T12:03:00Z"/>
                <w:sz w:val="22"/>
                <w:szCs w:val="22"/>
              </w:rPr>
            </w:pPr>
          </w:p>
          <w:p w14:paraId="33725C7C" w14:textId="75A5DE71" w:rsidR="00543D5D" w:rsidRPr="00D05CD2" w:rsidDel="00B25031" w:rsidRDefault="006E20DC">
            <w:pPr>
              <w:autoSpaceDE w:val="0"/>
              <w:autoSpaceDN w:val="0"/>
              <w:rPr>
                <w:del w:id="1761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1762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0EE5DC02" w14:textId="1B72620A" w:rsidR="00543D5D" w:rsidRPr="00D05CD2" w:rsidDel="00B25031" w:rsidRDefault="006E20DC">
      <w:pPr>
        <w:tabs>
          <w:tab w:val="left" w:pos="1365"/>
        </w:tabs>
        <w:spacing w:line="500" w:lineRule="exact"/>
        <w:ind w:left="420"/>
        <w:rPr>
          <w:del w:id="1763" w:author="yaozu long" w:date="2026-01-06T20:03:00Z" w16du:dateUtc="2026-01-06T12:03:00Z"/>
          <w:rFonts w:hAnsi="宋体" w:hint="eastAsia"/>
          <w:sz w:val="22"/>
          <w:szCs w:val="22"/>
        </w:rPr>
      </w:pPr>
      <w:del w:id="1764" w:author="yaozu long" w:date="2026-01-06T20:03:00Z" w16du:dateUtc="2026-01-06T12:03:00Z">
        <w:r w:rsidRPr="00D05CD2" w:rsidDel="00B25031">
          <w:rPr>
            <w:rFonts w:hAnsi="宋体" w:hint="eastAsia"/>
            <w:sz w:val="22"/>
            <w:szCs w:val="22"/>
          </w:rPr>
          <w:tab/>
        </w:r>
      </w:del>
    </w:p>
    <w:p w14:paraId="05BBB382" w14:textId="4CB972DC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1765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1766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ARINC429数据字6（来源于起落架）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5478F5AD" w14:textId="212918F6">
        <w:trPr>
          <w:cantSplit/>
          <w:trHeight w:val="302"/>
          <w:tblHeader/>
          <w:del w:id="1767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2CDB3410" w14:textId="7EEC7EBD" w:rsidR="00543D5D" w:rsidRPr="00D05CD2" w:rsidDel="00B25031" w:rsidRDefault="006E20DC">
            <w:pPr>
              <w:autoSpaceDE w:val="0"/>
              <w:autoSpaceDN w:val="0"/>
              <w:rPr>
                <w:del w:id="176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6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5A5FB80D" w14:textId="5CA4A3EB" w:rsidR="00543D5D" w:rsidRPr="00D05CD2" w:rsidDel="00B25031" w:rsidRDefault="006E20DC">
            <w:pPr>
              <w:autoSpaceDE w:val="0"/>
              <w:autoSpaceDN w:val="0"/>
              <w:rPr>
                <w:del w:id="177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7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788EECA2" w14:textId="08244955" w:rsidR="00543D5D" w:rsidRPr="00D05CD2" w:rsidDel="00B25031" w:rsidRDefault="006E20DC">
            <w:pPr>
              <w:autoSpaceDE w:val="0"/>
              <w:autoSpaceDN w:val="0"/>
              <w:rPr>
                <w:del w:id="177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73" w:author="yaozu long" w:date="2026-01-06T20:03:00Z" w16du:dateUtc="2026-01-06T12:03:00Z">
              <w:r w:rsidRPr="00D05CD2" w:rsidDel="00B25031">
                <w:rPr>
                  <w:lang w:bidi="ar"/>
                </w:rPr>
                <w:delText>Consolidated LG Position Data</w:delText>
              </w:r>
            </w:del>
          </w:p>
        </w:tc>
        <w:tc>
          <w:tcPr>
            <w:tcW w:w="850" w:type="dxa"/>
          </w:tcPr>
          <w:p w14:paraId="4F831F7E" w14:textId="5E2CA34F" w:rsidR="00543D5D" w:rsidRPr="00D05CD2" w:rsidDel="00B25031" w:rsidRDefault="006E20DC">
            <w:pPr>
              <w:autoSpaceDE w:val="0"/>
              <w:autoSpaceDN w:val="0"/>
              <w:rPr>
                <w:del w:id="177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7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19E69D1D" w14:textId="7181F1E0" w:rsidR="00543D5D" w:rsidRPr="00D05CD2" w:rsidDel="00B25031" w:rsidRDefault="00543D5D">
            <w:pPr>
              <w:autoSpaceDE w:val="0"/>
              <w:autoSpaceDN w:val="0"/>
              <w:rPr>
                <w:del w:id="177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733CE2FB" w14:textId="765C3E13">
        <w:trPr>
          <w:cantSplit/>
          <w:trHeight w:val="292"/>
          <w:tblHeader/>
          <w:del w:id="1777" w:author="yaozu long" w:date="2026-01-06T20:03:00Z"/>
        </w:trPr>
        <w:tc>
          <w:tcPr>
            <w:tcW w:w="1901" w:type="dxa"/>
            <w:gridSpan w:val="3"/>
            <w:vMerge/>
          </w:tcPr>
          <w:p w14:paraId="190DA4B8" w14:textId="40AF4F23" w:rsidR="00543D5D" w:rsidRPr="00D05CD2" w:rsidDel="00B25031" w:rsidRDefault="00543D5D">
            <w:pPr>
              <w:autoSpaceDE w:val="0"/>
              <w:autoSpaceDN w:val="0"/>
              <w:rPr>
                <w:del w:id="177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6A5C77B1" w14:textId="4994B8D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7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8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3AD8BCEE" w14:textId="7B513B48" w:rsidR="00543D5D" w:rsidRPr="00D05CD2" w:rsidDel="00B25031" w:rsidRDefault="006E20DC">
            <w:pPr>
              <w:autoSpaceDE w:val="0"/>
              <w:autoSpaceDN w:val="0"/>
              <w:rPr>
                <w:del w:id="178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8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 xml:space="preserve">  373</w:delText>
              </w:r>
              <w:r w:rsidR="0066069A" w:rsidDel="00B25031">
                <w:rPr>
                  <w:rFonts w:ascii="宋体" w:hAnsi="宋体" w:hint="eastAsia"/>
                  <w:sz w:val="22"/>
                  <w:szCs w:val="22"/>
                </w:rPr>
                <w:delText>——DIU5（两组）</w:delText>
              </w:r>
            </w:del>
          </w:p>
        </w:tc>
      </w:tr>
      <w:tr w:rsidR="00543D5D" w:rsidRPr="00D05CD2" w:rsidDel="00B25031" w14:paraId="485DBFBD" w14:textId="1269A657">
        <w:trPr>
          <w:trHeight w:val="282"/>
          <w:del w:id="1783" w:author="yaozu long" w:date="2026-01-06T20:03:00Z"/>
        </w:trPr>
        <w:tc>
          <w:tcPr>
            <w:tcW w:w="467" w:type="dxa"/>
            <w:vMerge w:val="restart"/>
            <w:vAlign w:val="center"/>
          </w:tcPr>
          <w:p w14:paraId="00145642" w14:textId="1594510A" w:rsidR="00543D5D" w:rsidRPr="00D05CD2" w:rsidDel="00B25031" w:rsidRDefault="006E20DC">
            <w:pPr>
              <w:autoSpaceDE w:val="0"/>
              <w:autoSpaceDN w:val="0"/>
              <w:rPr>
                <w:del w:id="178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8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29ECDA9D" w14:textId="6CA73159" w:rsidR="00543D5D" w:rsidRPr="00D05CD2" w:rsidDel="00B25031" w:rsidRDefault="006E20DC">
            <w:pPr>
              <w:autoSpaceDE w:val="0"/>
              <w:autoSpaceDN w:val="0"/>
              <w:rPr>
                <w:del w:id="178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8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60E066B8" w14:textId="27C6E917" w:rsidR="00543D5D" w:rsidRPr="00D05CD2" w:rsidDel="00B25031" w:rsidRDefault="006E20DC">
            <w:pPr>
              <w:autoSpaceDE w:val="0"/>
              <w:autoSpaceDN w:val="0"/>
              <w:rPr>
                <w:del w:id="17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8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6252CEAE" w14:textId="450FD8A4" w:rsidR="00543D5D" w:rsidRPr="00D05CD2" w:rsidDel="00B25031" w:rsidRDefault="006E20DC">
            <w:pPr>
              <w:autoSpaceDE w:val="0"/>
              <w:autoSpaceDN w:val="0"/>
              <w:rPr>
                <w:del w:id="179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9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7116CF5B" w14:textId="1A47A5FC" w:rsidR="00543D5D" w:rsidRPr="00D05CD2" w:rsidDel="00B25031" w:rsidRDefault="006E20DC">
            <w:pPr>
              <w:autoSpaceDE w:val="0"/>
              <w:autoSpaceDN w:val="0"/>
              <w:rPr>
                <w:del w:id="179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9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385E8143" w14:textId="04502A0B" w:rsidR="00543D5D" w:rsidRPr="00D05CD2" w:rsidDel="00B25031" w:rsidRDefault="006E20DC">
            <w:pPr>
              <w:autoSpaceDE w:val="0"/>
              <w:autoSpaceDN w:val="0"/>
              <w:rPr>
                <w:del w:id="17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9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6E797F8D" w14:textId="35ABFDF1">
        <w:trPr>
          <w:trHeight w:val="272"/>
          <w:del w:id="1796" w:author="yaozu long" w:date="2026-01-06T20:03:00Z"/>
        </w:trPr>
        <w:tc>
          <w:tcPr>
            <w:tcW w:w="467" w:type="dxa"/>
            <w:vMerge/>
          </w:tcPr>
          <w:p w14:paraId="07A8577B" w14:textId="7A1F0FE0" w:rsidR="00543D5D" w:rsidRPr="00D05CD2" w:rsidDel="00B25031" w:rsidRDefault="00543D5D">
            <w:pPr>
              <w:autoSpaceDE w:val="0"/>
              <w:autoSpaceDN w:val="0"/>
              <w:rPr>
                <w:del w:id="179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C6F04EC" w14:textId="62A83A8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9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9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201F6015" w14:textId="3B04793D" w:rsidR="00543D5D" w:rsidRPr="00D05CD2" w:rsidDel="00B25031" w:rsidRDefault="006E20DC">
            <w:pPr>
              <w:autoSpaceDE w:val="0"/>
              <w:autoSpaceDN w:val="0"/>
              <w:rPr>
                <w:del w:id="180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0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航电（简图页）</w:delText>
              </w:r>
            </w:del>
          </w:p>
        </w:tc>
      </w:tr>
      <w:tr w:rsidR="00543D5D" w:rsidRPr="00D05CD2" w:rsidDel="00B25031" w14:paraId="7974E6DF" w14:textId="1FF8BB2E">
        <w:trPr>
          <w:trHeight w:val="262"/>
          <w:del w:id="1802" w:author="yaozu long" w:date="2026-01-06T20:03:00Z"/>
        </w:trPr>
        <w:tc>
          <w:tcPr>
            <w:tcW w:w="467" w:type="dxa"/>
            <w:vMerge/>
          </w:tcPr>
          <w:p w14:paraId="7F539919" w14:textId="2239C5CB" w:rsidR="00543D5D" w:rsidRPr="00D05CD2" w:rsidDel="00B25031" w:rsidRDefault="00543D5D">
            <w:pPr>
              <w:autoSpaceDE w:val="0"/>
              <w:autoSpaceDN w:val="0"/>
              <w:rPr>
                <w:del w:id="180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525D3CD" w14:textId="4852145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0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0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5920FD21" w14:textId="0FE359CD" w:rsidR="00543D5D" w:rsidRPr="00D05CD2" w:rsidDel="00B25031" w:rsidRDefault="00543D5D">
            <w:pPr>
              <w:autoSpaceDE w:val="0"/>
              <w:autoSpaceDN w:val="0"/>
              <w:rPr>
                <w:del w:id="180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5A4B118C" w14:textId="0DABFB44">
        <w:trPr>
          <w:trHeight w:val="231"/>
          <w:del w:id="1807" w:author="yaozu long" w:date="2026-01-06T20:03:00Z"/>
        </w:trPr>
        <w:tc>
          <w:tcPr>
            <w:tcW w:w="467" w:type="dxa"/>
            <w:vMerge/>
          </w:tcPr>
          <w:p w14:paraId="7C98B48E" w14:textId="2431A5E9" w:rsidR="00543D5D" w:rsidRPr="00D05CD2" w:rsidDel="00B25031" w:rsidRDefault="00543D5D">
            <w:pPr>
              <w:autoSpaceDE w:val="0"/>
              <w:autoSpaceDN w:val="0"/>
              <w:rPr>
                <w:del w:id="180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5E39003" w14:textId="35C0EA2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0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1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5C691AAA" w14:textId="44E48415" w:rsidR="00543D5D" w:rsidRPr="00D05CD2" w:rsidDel="00B25031" w:rsidRDefault="00543D5D">
            <w:pPr>
              <w:rPr>
                <w:del w:id="1811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2B2DF935" w14:textId="2973A95F">
        <w:trPr>
          <w:trHeight w:val="207"/>
          <w:del w:id="1812" w:author="yaozu long" w:date="2026-01-06T20:03:00Z"/>
        </w:trPr>
        <w:tc>
          <w:tcPr>
            <w:tcW w:w="467" w:type="dxa"/>
            <w:vMerge/>
          </w:tcPr>
          <w:p w14:paraId="334EC2BE" w14:textId="19D306D1" w:rsidR="00543D5D" w:rsidRPr="00D05CD2" w:rsidDel="00B25031" w:rsidRDefault="00543D5D">
            <w:pPr>
              <w:autoSpaceDE w:val="0"/>
              <w:autoSpaceDN w:val="0"/>
              <w:rPr>
                <w:del w:id="181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23D92C2" w14:textId="13A7520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1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1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634FC99B" w14:textId="1502DA0C" w:rsidR="00543D5D" w:rsidRPr="00D05CD2" w:rsidDel="00B25031" w:rsidRDefault="00543D5D">
            <w:pPr>
              <w:rPr>
                <w:del w:id="1816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0C39CCCA" w14:textId="2A8CA53F">
        <w:trPr>
          <w:trHeight w:val="311"/>
          <w:del w:id="1817" w:author="yaozu long" w:date="2026-01-06T20:03:00Z"/>
        </w:trPr>
        <w:tc>
          <w:tcPr>
            <w:tcW w:w="467" w:type="dxa"/>
            <w:vMerge/>
          </w:tcPr>
          <w:p w14:paraId="6E0DDAA1" w14:textId="55355F07" w:rsidR="00543D5D" w:rsidRPr="00D05CD2" w:rsidDel="00B25031" w:rsidRDefault="00543D5D">
            <w:pPr>
              <w:autoSpaceDE w:val="0"/>
              <w:autoSpaceDN w:val="0"/>
              <w:rPr>
                <w:del w:id="181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131EA03" w14:textId="06AFC9E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1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2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641795BB" w14:textId="20E27419" w:rsidR="00543D5D" w:rsidRPr="00D05CD2" w:rsidDel="00B25031" w:rsidRDefault="00543D5D">
            <w:pPr>
              <w:rPr>
                <w:del w:id="1821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1D4EC24B" w14:textId="670FFB6E">
        <w:trPr>
          <w:trHeight w:val="201"/>
          <w:del w:id="1822" w:author="yaozu long" w:date="2026-01-06T20:03:00Z"/>
        </w:trPr>
        <w:tc>
          <w:tcPr>
            <w:tcW w:w="467" w:type="dxa"/>
            <w:vMerge/>
          </w:tcPr>
          <w:p w14:paraId="09D0E5DB" w14:textId="70AC2445" w:rsidR="00543D5D" w:rsidRPr="00D05CD2" w:rsidDel="00B25031" w:rsidRDefault="00543D5D">
            <w:pPr>
              <w:autoSpaceDE w:val="0"/>
              <w:autoSpaceDN w:val="0"/>
              <w:rPr>
                <w:del w:id="182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E7333BA" w14:textId="00D7FEF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2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79D436D7" w14:textId="795C5AB0" w:rsidR="00543D5D" w:rsidRPr="00D05CD2" w:rsidDel="00B25031" w:rsidRDefault="00543D5D">
            <w:pPr>
              <w:rPr>
                <w:del w:id="1826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494B995F" w14:textId="0A1D253B">
        <w:trPr>
          <w:trHeight w:val="201"/>
          <w:del w:id="1827" w:author="yaozu long" w:date="2026-01-06T20:03:00Z"/>
        </w:trPr>
        <w:tc>
          <w:tcPr>
            <w:tcW w:w="467" w:type="dxa"/>
            <w:vMerge/>
          </w:tcPr>
          <w:p w14:paraId="124FD386" w14:textId="6B2D8E8A" w:rsidR="00543D5D" w:rsidRPr="00D05CD2" w:rsidDel="00B25031" w:rsidRDefault="00543D5D">
            <w:pPr>
              <w:autoSpaceDE w:val="0"/>
              <w:autoSpaceDN w:val="0"/>
              <w:rPr>
                <w:del w:id="182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B7AB4FC" w14:textId="06B9930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2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3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024BBE8C" w14:textId="7A362457" w:rsidR="00543D5D" w:rsidRPr="00D05CD2" w:rsidDel="00B25031" w:rsidRDefault="006E20DC">
            <w:pPr>
              <w:autoSpaceDE w:val="0"/>
              <w:autoSpaceDN w:val="0"/>
              <w:rPr>
                <w:del w:id="183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3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074C12B0" w14:textId="6B40F690">
        <w:trPr>
          <w:trHeight w:val="167"/>
          <w:del w:id="1833" w:author="yaozu long" w:date="2026-01-06T20:03:00Z"/>
        </w:trPr>
        <w:tc>
          <w:tcPr>
            <w:tcW w:w="467" w:type="dxa"/>
            <w:vMerge/>
          </w:tcPr>
          <w:p w14:paraId="2AF89F16" w14:textId="1B29F338" w:rsidR="00543D5D" w:rsidRPr="00D05CD2" w:rsidDel="00B25031" w:rsidRDefault="00543D5D">
            <w:pPr>
              <w:autoSpaceDE w:val="0"/>
              <w:autoSpaceDN w:val="0"/>
              <w:rPr>
                <w:del w:id="18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72E0A95" w14:textId="30B5608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3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3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7E262723" w14:textId="7AB4201D" w:rsidR="00543D5D" w:rsidRPr="00D05CD2" w:rsidDel="00B25031" w:rsidRDefault="006E20DC">
            <w:pPr>
              <w:autoSpaceDE w:val="0"/>
              <w:autoSpaceDN w:val="0"/>
              <w:rPr>
                <w:del w:id="183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3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1D04E50E" w14:textId="2F3CD7BA">
        <w:trPr>
          <w:trHeight w:val="482"/>
          <w:del w:id="1839" w:author="yaozu long" w:date="2026-01-06T20:03:00Z"/>
        </w:trPr>
        <w:tc>
          <w:tcPr>
            <w:tcW w:w="467" w:type="dxa"/>
            <w:vMerge w:val="restart"/>
            <w:vAlign w:val="center"/>
          </w:tcPr>
          <w:p w14:paraId="577714CF" w14:textId="4B8A2341" w:rsidR="00543D5D" w:rsidRPr="00D05CD2" w:rsidDel="00B25031" w:rsidRDefault="006E20DC">
            <w:pPr>
              <w:autoSpaceDE w:val="0"/>
              <w:autoSpaceDN w:val="0"/>
              <w:rPr>
                <w:del w:id="184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4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lastRenderedPageBreak/>
                <w:delText>数据格式</w:delText>
              </w:r>
            </w:del>
          </w:p>
        </w:tc>
        <w:tc>
          <w:tcPr>
            <w:tcW w:w="718" w:type="dxa"/>
            <w:vAlign w:val="center"/>
          </w:tcPr>
          <w:p w14:paraId="1C24B58D" w14:textId="373A1098" w:rsidR="00543D5D" w:rsidRPr="00D05CD2" w:rsidDel="00B25031" w:rsidRDefault="006E20DC">
            <w:pPr>
              <w:autoSpaceDE w:val="0"/>
              <w:autoSpaceDN w:val="0"/>
              <w:rPr>
                <w:del w:id="184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4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5FFB6990" w14:textId="5F29BD4D" w:rsidR="00543D5D" w:rsidRPr="00D05CD2" w:rsidDel="00B25031" w:rsidRDefault="006E20DC">
            <w:pPr>
              <w:autoSpaceDE w:val="0"/>
              <w:autoSpaceDN w:val="0"/>
              <w:rPr>
                <w:del w:id="184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4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36F61032" w14:textId="1D6CF4B6" w:rsidR="00543D5D" w:rsidRPr="00D05CD2" w:rsidDel="00B25031" w:rsidRDefault="006E20DC">
            <w:pPr>
              <w:autoSpaceDE w:val="0"/>
              <w:autoSpaceDN w:val="0"/>
              <w:rPr>
                <w:del w:id="184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4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5B67791" w14:textId="4F3E973D" w:rsidR="00543D5D" w:rsidRPr="00D05CD2" w:rsidDel="00B25031" w:rsidRDefault="006E20DC">
            <w:pPr>
              <w:autoSpaceDE w:val="0"/>
              <w:autoSpaceDN w:val="0"/>
              <w:rPr>
                <w:del w:id="184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4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4712611B" w14:textId="5C5A5147">
        <w:trPr>
          <w:trHeight w:val="149"/>
          <w:del w:id="1850" w:author="yaozu long" w:date="2026-01-06T20:03:00Z"/>
        </w:trPr>
        <w:tc>
          <w:tcPr>
            <w:tcW w:w="467" w:type="dxa"/>
            <w:vMerge/>
          </w:tcPr>
          <w:p w14:paraId="16277777" w14:textId="4C2CC8DF" w:rsidR="00543D5D" w:rsidRPr="00D05CD2" w:rsidDel="00B25031" w:rsidRDefault="00543D5D">
            <w:pPr>
              <w:autoSpaceDE w:val="0"/>
              <w:autoSpaceDN w:val="0"/>
              <w:rPr>
                <w:del w:id="18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E9E7299" w14:textId="6ED4252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5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42249FCA" w14:textId="7745488A" w:rsidR="00543D5D" w:rsidRPr="00D05CD2" w:rsidDel="00B25031" w:rsidRDefault="006E20DC">
            <w:pPr>
              <w:rPr>
                <w:del w:id="1854" w:author="yaozu long" w:date="2026-01-06T20:03:00Z" w16du:dateUtc="2026-01-06T12:03:00Z"/>
                <w:sz w:val="22"/>
                <w:szCs w:val="22"/>
              </w:rPr>
            </w:pPr>
            <w:del w:id="185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3252F75" w14:textId="766D38F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5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85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ACFACAE" w14:textId="3CA7A3CD" w:rsidR="00543D5D" w:rsidRPr="00D05CD2" w:rsidDel="00B25031" w:rsidRDefault="006E20DC">
            <w:pPr>
              <w:rPr>
                <w:del w:id="1858" w:author="yaozu long" w:date="2026-01-06T20:03:00Z" w16du:dateUtc="2026-01-06T12:03:00Z"/>
                <w:szCs w:val="21"/>
                <w:lang w:bidi="ar"/>
              </w:rPr>
            </w:pPr>
            <w:del w:id="1859" w:author="yaozu long" w:date="2026-01-06T20:03:00Z" w16du:dateUtc="2026-01-06T12:03:00Z">
              <w:r w:rsidRPr="00D05CD2" w:rsidDel="00B25031">
                <w:rPr>
                  <w:szCs w:val="21"/>
                  <w:lang w:bidi="ar"/>
                </w:rPr>
                <w:delText>Auto Retract Command</w:delText>
              </w:r>
            </w:del>
          </w:p>
          <w:p w14:paraId="1284860F" w14:textId="2B64FD68" w:rsidR="00543D5D" w:rsidRPr="00D05CD2" w:rsidDel="00B25031" w:rsidRDefault="006E20DC">
            <w:pPr>
              <w:jc w:val="left"/>
              <w:rPr>
                <w:del w:id="186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861" w:author="yaozu long" w:date="2026-01-06T20:03:00Z" w16du:dateUtc="2026-01-06T12:03:00Z">
              <w:r w:rsidRPr="00D05CD2" w:rsidDel="00B25031">
                <w:rPr>
                  <w:rFonts w:hint="eastAsia"/>
                  <w:szCs w:val="21"/>
                  <w:lang w:bidi="ar"/>
                </w:rPr>
                <w:delText>接收</w:delText>
              </w:r>
              <w:r w:rsidRPr="00D05CD2" w:rsidDel="00B25031">
                <w:rPr>
                  <w:szCs w:val="21"/>
                  <w:lang w:bidi="ar"/>
                </w:rPr>
                <w:delText>的数据</w:delText>
              </w:r>
              <w:r w:rsidRPr="00D05CD2" w:rsidDel="00B25031">
                <w:rPr>
                  <w:rFonts w:hint="eastAsia"/>
                  <w:szCs w:val="21"/>
                  <w:lang w:bidi="ar"/>
                </w:rPr>
                <w:delText>返回给</w:delText>
              </w:r>
              <w:r w:rsidRPr="00D05CD2" w:rsidDel="00B25031">
                <w:rPr>
                  <w:szCs w:val="21"/>
                  <w:lang w:bidi="ar"/>
                </w:rPr>
                <w:delText>自动飞行系统</w:delText>
              </w:r>
            </w:del>
          </w:p>
        </w:tc>
      </w:tr>
      <w:tr w:rsidR="00543D5D" w:rsidRPr="00D05CD2" w:rsidDel="00B25031" w14:paraId="16A11576" w14:textId="5784FB30">
        <w:trPr>
          <w:trHeight w:val="309"/>
          <w:del w:id="1862" w:author="yaozu long" w:date="2026-01-06T20:03:00Z"/>
        </w:trPr>
        <w:tc>
          <w:tcPr>
            <w:tcW w:w="467" w:type="dxa"/>
            <w:vMerge/>
          </w:tcPr>
          <w:p w14:paraId="4BD18C47" w14:textId="0FED011D" w:rsidR="00543D5D" w:rsidRPr="00D05CD2" w:rsidDel="00B25031" w:rsidRDefault="00543D5D">
            <w:pPr>
              <w:autoSpaceDE w:val="0"/>
              <w:autoSpaceDN w:val="0"/>
              <w:rPr>
                <w:del w:id="18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7E3A17F" w14:textId="3374774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6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6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7A8C72F2" w14:textId="0CE36DA8" w:rsidR="00543D5D" w:rsidRPr="00D05CD2" w:rsidDel="00B25031" w:rsidRDefault="006E20DC">
            <w:pPr>
              <w:rPr>
                <w:del w:id="1866" w:author="yaozu long" w:date="2026-01-06T20:03:00Z" w16du:dateUtc="2026-01-06T12:03:00Z"/>
                <w:sz w:val="22"/>
                <w:szCs w:val="22"/>
              </w:rPr>
            </w:pPr>
            <w:del w:id="1867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2B776C95" w14:textId="7314C06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6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86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</w:tcPr>
          <w:p w14:paraId="3141F7E1" w14:textId="15324FA9" w:rsidR="00543D5D" w:rsidRPr="00D05CD2" w:rsidDel="00B25031" w:rsidRDefault="006E20DC">
            <w:pPr>
              <w:rPr>
                <w:del w:id="1870" w:author="yaozu long" w:date="2026-01-06T20:03:00Z" w16du:dateUtc="2026-01-06T12:03:00Z"/>
              </w:rPr>
            </w:pPr>
            <w:del w:id="1871" w:author="yaozu long" w:date="2026-01-06T20:03:00Z" w16du:dateUtc="2026-01-06T12:03:00Z">
              <w:r w:rsidRPr="00D05CD2" w:rsidDel="00B25031">
                <w:delText>Auto Extend Command</w:delText>
              </w:r>
            </w:del>
          </w:p>
          <w:p w14:paraId="679C633D" w14:textId="30DE3431" w:rsidR="00543D5D" w:rsidRPr="00D05CD2" w:rsidDel="00B25031" w:rsidRDefault="006E20DC">
            <w:pPr>
              <w:rPr>
                <w:del w:id="187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873" w:author="yaozu long" w:date="2026-01-06T20:03:00Z" w16du:dateUtc="2026-01-06T12:03:00Z">
              <w:r w:rsidRPr="00D05CD2" w:rsidDel="00B25031">
                <w:rPr>
                  <w:rFonts w:hint="eastAsia"/>
                  <w:szCs w:val="21"/>
                  <w:lang w:bidi="ar"/>
                </w:rPr>
                <w:delText>接收</w:delText>
              </w:r>
              <w:r w:rsidRPr="00D05CD2" w:rsidDel="00B25031">
                <w:rPr>
                  <w:szCs w:val="21"/>
                  <w:lang w:bidi="ar"/>
                </w:rPr>
                <w:delText>的数据</w:delText>
              </w:r>
              <w:r w:rsidRPr="00D05CD2" w:rsidDel="00B25031">
                <w:rPr>
                  <w:rFonts w:hint="eastAsia"/>
                  <w:szCs w:val="21"/>
                  <w:lang w:bidi="ar"/>
                </w:rPr>
                <w:delText>返回给</w:delText>
              </w:r>
              <w:r w:rsidRPr="00D05CD2" w:rsidDel="00B25031">
                <w:rPr>
                  <w:szCs w:val="21"/>
                  <w:lang w:bidi="ar"/>
                </w:rPr>
                <w:delText>自动飞行系统</w:delText>
              </w:r>
            </w:del>
          </w:p>
        </w:tc>
      </w:tr>
      <w:tr w:rsidR="00543D5D" w:rsidRPr="00D05CD2" w:rsidDel="00B25031" w14:paraId="35143494" w14:textId="6DE18936">
        <w:trPr>
          <w:trHeight w:val="285"/>
          <w:del w:id="1874" w:author="yaozu long" w:date="2026-01-06T20:03:00Z"/>
        </w:trPr>
        <w:tc>
          <w:tcPr>
            <w:tcW w:w="467" w:type="dxa"/>
            <w:vMerge/>
          </w:tcPr>
          <w:p w14:paraId="43E52F1E" w14:textId="23A553E7" w:rsidR="00543D5D" w:rsidRPr="00D05CD2" w:rsidDel="00B25031" w:rsidRDefault="00543D5D">
            <w:pPr>
              <w:autoSpaceDE w:val="0"/>
              <w:autoSpaceDN w:val="0"/>
              <w:rPr>
                <w:del w:id="187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F4280BF" w14:textId="7EA0303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7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7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3F178F74" w14:textId="23EB2C03" w:rsidR="00543D5D" w:rsidRPr="00D05CD2" w:rsidDel="00B25031" w:rsidRDefault="006E20DC">
            <w:pPr>
              <w:rPr>
                <w:del w:id="1878" w:author="yaozu long" w:date="2026-01-06T20:03:00Z" w16du:dateUtc="2026-01-06T12:03:00Z"/>
                <w:sz w:val="22"/>
                <w:szCs w:val="22"/>
              </w:rPr>
            </w:pPr>
            <w:del w:id="1879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03B18E4" w14:textId="0B77F1C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8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88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</w:tcPr>
          <w:p w14:paraId="3FAAFC57" w14:textId="372C00AC" w:rsidR="00543D5D" w:rsidRPr="00D05CD2" w:rsidDel="00B25031" w:rsidRDefault="006E20DC">
            <w:pPr>
              <w:rPr>
                <w:del w:id="1882" w:author="yaozu long" w:date="2026-01-06T20:03:00Z" w16du:dateUtc="2026-01-06T12:03:00Z"/>
                <w:szCs w:val="21"/>
                <w:lang w:bidi="ar"/>
              </w:rPr>
            </w:pPr>
            <w:del w:id="1883" w:author="yaozu long" w:date="2026-01-06T20:03:00Z" w16du:dateUtc="2026-01-06T12:03:00Z">
              <w:r w:rsidRPr="00D05CD2" w:rsidDel="00B25031">
                <w:rPr>
                  <w:szCs w:val="21"/>
                  <w:lang w:bidi="ar"/>
                </w:rPr>
                <w:delText>Auto Flight Mode</w:delText>
              </w:r>
            </w:del>
          </w:p>
          <w:p w14:paraId="31F91981" w14:textId="32EA9EF9" w:rsidR="00543D5D" w:rsidRPr="00D05CD2" w:rsidDel="00B25031" w:rsidRDefault="006E20DC">
            <w:pPr>
              <w:jc w:val="left"/>
              <w:rPr>
                <w:del w:id="188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885" w:author="yaozu long" w:date="2026-01-06T20:03:00Z" w16du:dateUtc="2026-01-06T12:03:00Z">
              <w:r w:rsidRPr="00D05CD2" w:rsidDel="00B25031">
                <w:rPr>
                  <w:rFonts w:hint="eastAsia"/>
                  <w:szCs w:val="21"/>
                  <w:lang w:bidi="ar"/>
                </w:rPr>
                <w:delText>接收</w:delText>
              </w:r>
              <w:r w:rsidRPr="00D05CD2" w:rsidDel="00B25031">
                <w:rPr>
                  <w:szCs w:val="21"/>
                  <w:lang w:bidi="ar"/>
                </w:rPr>
                <w:delText>的数据</w:delText>
              </w:r>
              <w:r w:rsidRPr="00D05CD2" w:rsidDel="00B25031">
                <w:rPr>
                  <w:rFonts w:hint="eastAsia"/>
                  <w:szCs w:val="21"/>
                  <w:lang w:bidi="ar"/>
                </w:rPr>
                <w:delText>返回给</w:delText>
              </w:r>
              <w:r w:rsidRPr="00D05CD2" w:rsidDel="00B25031">
                <w:rPr>
                  <w:szCs w:val="21"/>
                  <w:lang w:bidi="ar"/>
                </w:rPr>
                <w:delText>自动飞行系统</w:delText>
              </w:r>
            </w:del>
          </w:p>
        </w:tc>
      </w:tr>
      <w:tr w:rsidR="006B6F5D" w:rsidRPr="00D05CD2" w:rsidDel="00B25031" w14:paraId="0A36A97F" w14:textId="5F0466E7">
        <w:trPr>
          <w:trHeight w:val="275"/>
          <w:del w:id="1886" w:author="yaozu long" w:date="2026-01-06T20:03:00Z"/>
        </w:trPr>
        <w:tc>
          <w:tcPr>
            <w:tcW w:w="467" w:type="dxa"/>
            <w:vMerge/>
          </w:tcPr>
          <w:p w14:paraId="30A21318" w14:textId="0059E182" w:rsidR="006B6F5D" w:rsidRPr="00D05CD2" w:rsidDel="00B25031" w:rsidRDefault="006B6F5D" w:rsidP="006B6F5D">
            <w:pPr>
              <w:autoSpaceDE w:val="0"/>
              <w:autoSpaceDN w:val="0"/>
              <w:rPr>
                <w:del w:id="188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7325F47" w14:textId="3B4A41DC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8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89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1A01D9B4" w14:textId="26DC0007" w:rsidR="006B6F5D" w:rsidRPr="00D05CD2" w:rsidDel="00B25031" w:rsidRDefault="006B6F5D" w:rsidP="006B6F5D">
            <w:pPr>
              <w:rPr>
                <w:del w:id="1890" w:author="yaozu long" w:date="2026-01-06T20:03:00Z" w16du:dateUtc="2026-01-06T12:03:00Z"/>
                <w:sz w:val="22"/>
                <w:szCs w:val="22"/>
              </w:rPr>
            </w:pPr>
            <w:del w:id="1891" w:author="yaozu long" w:date="2025-12-26T13:30:00Z" w16du:dateUtc="2025-12-26T05:30:00Z">
              <w:r w:rsidRPr="00D05CD2" w:rsidDel="00D6647B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8996096" w14:textId="6DDCF136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89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893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  <w:vMerge w:val="restart"/>
            <w:vAlign w:val="center"/>
          </w:tcPr>
          <w:p w14:paraId="4AB4D458" w14:textId="48B585E8" w:rsidR="006B6F5D" w:rsidRPr="00D05CD2" w:rsidDel="00B25031" w:rsidRDefault="006B6F5D" w:rsidP="006B6F5D">
            <w:pPr>
              <w:rPr>
                <w:del w:id="189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895" w:author="yaozu long" w:date="2025-12-26T13:30:00Z" w16du:dateUtc="2025-12-26T05:30:00Z">
              <w:r w:rsidRPr="00D05CD2" w:rsidDel="00D6647B">
                <w:rPr>
                  <w:szCs w:val="21"/>
                  <w:lang w:bidi="ar"/>
                </w:rPr>
                <w:delText>Spare</w:delText>
              </w:r>
            </w:del>
          </w:p>
          <w:p w14:paraId="4CEC5082" w14:textId="76DEDE55" w:rsidR="006B6F5D" w:rsidRPr="00D05CD2" w:rsidDel="00B25031" w:rsidRDefault="006B6F5D" w:rsidP="007A7845">
            <w:pPr>
              <w:jc w:val="left"/>
              <w:rPr>
                <w:del w:id="189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897" w:author="yaozu long" w:date="2025-12-26T13:30:00Z" w16du:dateUtc="2025-12-26T05:30:00Z">
              <w:r w:rsidRPr="00D05CD2" w:rsidDel="006B6F5D">
                <w:rPr>
                  <w:szCs w:val="21"/>
                  <w:lang w:bidi="ar"/>
                </w:rPr>
                <w:delText>Spare</w:delText>
              </w:r>
            </w:del>
          </w:p>
        </w:tc>
      </w:tr>
      <w:tr w:rsidR="006B6F5D" w:rsidRPr="00D05CD2" w:rsidDel="00B25031" w14:paraId="61B30D13" w14:textId="0AA7F8AE">
        <w:trPr>
          <w:trHeight w:val="265"/>
          <w:del w:id="1898" w:author="yaozu long" w:date="2026-01-06T20:03:00Z"/>
        </w:trPr>
        <w:tc>
          <w:tcPr>
            <w:tcW w:w="467" w:type="dxa"/>
            <w:vMerge/>
          </w:tcPr>
          <w:p w14:paraId="3F267918" w14:textId="46EC87DB" w:rsidR="006B6F5D" w:rsidRPr="00D05CD2" w:rsidDel="00B25031" w:rsidRDefault="006B6F5D" w:rsidP="006B6F5D">
            <w:pPr>
              <w:autoSpaceDE w:val="0"/>
              <w:autoSpaceDN w:val="0"/>
              <w:rPr>
                <w:del w:id="189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B479CE6" w14:textId="49BB6122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0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01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47F02514" w14:textId="3418FE49" w:rsidR="006B6F5D" w:rsidRPr="00D05CD2" w:rsidDel="00B25031" w:rsidRDefault="006B6F5D" w:rsidP="006B6F5D">
            <w:pPr>
              <w:rPr>
                <w:del w:id="1902" w:author="yaozu long" w:date="2026-01-06T20:03:00Z" w16du:dateUtc="2026-01-06T12:03:00Z"/>
                <w:sz w:val="22"/>
                <w:szCs w:val="22"/>
              </w:rPr>
            </w:pPr>
            <w:del w:id="1903" w:author="yaozu long" w:date="2025-12-26T13:30:00Z" w16du:dateUtc="2025-12-26T05:30:00Z">
              <w:r w:rsidRPr="00D05CD2" w:rsidDel="00D6647B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454A8325" w14:textId="54F50CB8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0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05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  <w:vMerge/>
            <w:vAlign w:val="center"/>
          </w:tcPr>
          <w:p w14:paraId="1A181F60" w14:textId="57F5C589" w:rsidR="006B6F5D" w:rsidRPr="00D05CD2" w:rsidDel="00B25031" w:rsidRDefault="006B6F5D" w:rsidP="006B6F5D">
            <w:pPr>
              <w:jc w:val="left"/>
              <w:rPr>
                <w:del w:id="190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</w:p>
        </w:tc>
      </w:tr>
      <w:tr w:rsidR="006B6F5D" w:rsidRPr="00D05CD2" w:rsidDel="00B25031" w14:paraId="73933DBB" w14:textId="138E149E">
        <w:trPr>
          <w:trHeight w:val="255"/>
          <w:del w:id="1907" w:author="yaozu long" w:date="2026-01-06T20:03:00Z"/>
        </w:trPr>
        <w:tc>
          <w:tcPr>
            <w:tcW w:w="467" w:type="dxa"/>
            <w:vMerge/>
          </w:tcPr>
          <w:p w14:paraId="74D4005C" w14:textId="68FBF1DE" w:rsidR="006B6F5D" w:rsidRPr="00D05CD2" w:rsidDel="00B25031" w:rsidRDefault="006B6F5D" w:rsidP="006B6F5D">
            <w:pPr>
              <w:autoSpaceDE w:val="0"/>
              <w:autoSpaceDN w:val="0"/>
              <w:rPr>
                <w:del w:id="190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AA37DC2" w14:textId="12B83913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0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10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68AD92B8" w14:textId="7B654AD8" w:rsidR="006B6F5D" w:rsidRPr="00D05CD2" w:rsidDel="00B25031" w:rsidRDefault="006B6F5D" w:rsidP="006B6F5D">
            <w:pPr>
              <w:rPr>
                <w:del w:id="1911" w:author="yaozu long" w:date="2026-01-06T20:03:00Z" w16du:dateUtc="2026-01-06T12:03:00Z"/>
                <w:sz w:val="22"/>
                <w:szCs w:val="22"/>
              </w:rPr>
            </w:pPr>
            <w:del w:id="1912" w:author="yaozu long" w:date="2025-12-26T13:30:00Z" w16du:dateUtc="2025-12-26T05:30:00Z">
              <w:r w:rsidRPr="00D05CD2" w:rsidDel="00D6647B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371B7CE" w14:textId="178AEF20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1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14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94C1855" w14:textId="48046DF9" w:rsidR="006B6F5D" w:rsidRPr="00D05CD2" w:rsidDel="00D6647B" w:rsidRDefault="006B6F5D" w:rsidP="006B6F5D">
            <w:pPr>
              <w:rPr>
                <w:del w:id="1915" w:author="yaozu long" w:date="2025-12-26T13:30:00Z" w16du:dateUtc="2025-12-26T05:30:00Z"/>
              </w:rPr>
            </w:pPr>
            <w:del w:id="1916" w:author="yaozu long" w:date="2025-12-26T13:30:00Z" w16du:dateUtc="2025-12-26T05:30:00Z">
              <w:r w:rsidRPr="00D05CD2" w:rsidDel="00D6647B">
                <w:delText>AES Relay 1 Driver Low energized (only LGCU2)</w:delText>
              </w:r>
            </w:del>
          </w:p>
          <w:p w14:paraId="27EC65D9" w14:textId="6CFBD101" w:rsidR="006B6F5D" w:rsidRPr="00D05CD2" w:rsidDel="00B25031" w:rsidRDefault="006B6F5D" w:rsidP="006B6F5D">
            <w:pPr>
              <w:rPr>
                <w:del w:id="191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18" w:author="yaozu long" w:date="2025-12-26T13:30:00Z" w16du:dateUtc="2025-12-26T05:30:00Z">
              <w:r w:rsidRPr="00D05CD2" w:rsidDel="00D6647B">
                <w:rPr>
                  <w:rFonts w:hint="eastAsia"/>
                </w:rPr>
                <w:delText>备份放</w:delText>
              </w:r>
              <w:r w:rsidRPr="00D05CD2" w:rsidDel="00D6647B">
                <w:delText>继电器</w:delText>
              </w:r>
              <w:r w:rsidRPr="00D05CD2" w:rsidDel="00D6647B">
                <w:rPr>
                  <w:rFonts w:hint="eastAsia"/>
                </w:rPr>
                <w:delText>1</w:delText>
              </w:r>
              <w:r w:rsidRPr="00D05CD2" w:rsidDel="00D6647B">
                <w:delText xml:space="preserve"> low</w:delText>
              </w:r>
              <w:r w:rsidRPr="00D05CD2" w:rsidDel="00D6647B">
                <w:delText>端使能</w:delText>
              </w:r>
            </w:del>
          </w:p>
        </w:tc>
      </w:tr>
      <w:tr w:rsidR="006B6F5D" w:rsidRPr="00D05CD2" w:rsidDel="00B25031" w14:paraId="1A95C980" w14:textId="52DF763D">
        <w:trPr>
          <w:trHeight w:val="244"/>
          <w:del w:id="1919" w:author="yaozu long" w:date="2026-01-06T20:03:00Z"/>
        </w:trPr>
        <w:tc>
          <w:tcPr>
            <w:tcW w:w="467" w:type="dxa"/>
            <w:vMerge/>
          </w:tcPr>
          <w:p w14:paraId="59C351AE" w14:textId="4CB9B19D" w:rsidR="006B6F5D" w:rsidRPr="00D05CD2" w:rsidDel="00B25031" w:rsidRDefault="006B6F5D" w:rsidP="006B6F5D">
            <w:pPr>
              <w:autoSpaceDE w:val="0"/>
              <w:autoSpaceDN w:val="0"/>
              <w:rPr>
                <w:del w:id="192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D66DAC0" w14:textId="4032B229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22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72E1855F" w14:textId="68090E4D" w:rsidR="006B6F5D" w:rsidRPr="00D05CD2" w:rsidDel="00B25031" w:rsidRDefault="006B6F5D" w:rsidP="006B6F5D">
            <w:pPr>
              <w:rPr>
                <w:del w:id="1923" w:author="yaozu long" w:date="2026-01-06T20:03:00Z" w16du:dateUtc="2026-01-06T12:03:00Z"/>
                <w:sz w:val="22"/>
                <w:szCs w:val="22"/>
              </w:rPr>
            </w:pPr>
            <w:del w:id="1924" w:author="yaozu long" w:date="2025-12-26T13:30:00Z" w16du:dateUtc="2025-12-26T05:30:00Z">
              <w:r w:rsidRPr="00D05CD2" w:rsidDel="00D6647B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64C0D21" w14:textId="64149C3F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2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26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1492F37" w14:textId="05BB129A" w:rsidR="006B6F5D" w:rsidRPr="00D05CD2" w:rsidDel="00D6647B" w:rsidRDefault="006B6F5D" w:rsidP="006B6F5D">
            <w:pPr>
              <w:rPr>
                <w:del w:id="1927" w:author="yaozu long" w:date="2025-12-26T13:30:00Z" w16du:dateUtc="2025-12-26T05:30:00Z"/>
              </w:rPr>
            </w:pPr>
            <w:del w:id="1928" w:author="yaozu long" w:date="2025-12-26T13:30:00Z" w16du:dateUtc="2025-12-26T05:30:00Z">
              <w:r w:rsidRPr="00D05CD2" w:rsidDel="00D6647B">
                <w:delText>AES Relay 2 Driver Low energized (only LGCU2)</w:delText>
              </w:r>
            </w:del>
          </w:p>
          <w:p w14:paraId="72C55A04" w14:textId="74C55F21" w:rsidR="006B6F5D" w:rsidRPr="00D05CD2" w:rsidDel="00B25031" w:rsidRDefault="006B6F5D" w:rsidP="006B6F5D">
            <w:pPr>
              <w:jc w:val="left"/>
              <w:rPr>
                <w:del w:id="192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30" w:author="yaozu long" w:date="2025-12-26T13:30:00Z" w16du:dateUtc="2025-12-26T05:30:00Z">
              <w:r w:rsidRPr="00D05CD2" w:rsidDel="00D6647B">
                <w:rPr>
                  <w:rFonts w:hint="eastAsia"/>
                </w:rPr>
                <w:delText>备份放</w:delText>
              </w:r>
              <w:r w:rsidRPr="00D05CD2" w:rsidDel="00D6647B">
                <w:delText>继电器</w:delText>
              </w:r>
              <w:r w:rsidRPr="00D05CD2" w:rsidDel="00D6647B">
                <w:delText>2 low</w:delText>
              </w:r>
              <w:r w:rsidRPr="00D05CD2" w:rsidDel="00D6647B">
                <w:delText>端使能</w:delText>
              </w:r>
            </w:del>
          </w:p>
        </w:tc>
      </w:tr>
      <w:tr w:rsidR="006B6F5D" w:rsidRPr="00D05CD2" w:rsidDel="00B25031" w14:paraId="6301207B" w14:textId="612D5CCF">
        <w:trPr>
          <w:trHeight w:val="33"/>
          <w:del w:id="1931" w:author="yaozu long" w:date="2026-01-06T20:03:00Z"/>
        </w:trPr>
        <w:tc>
          <w:tcPr>
            <w:tcW w:w="467" w:type="dxa"/>
            <w:vMerge/>
          </w:tcPr>
          <w:p w14:paraId="13777DEC" w14:textId="61C7E8BC" w:rsidR="006B6F5D" w:rsidRPr="00D05CD2" w:rsidDel="00B25031" w:rsidRDefault="006B6F5D" w:rsidP="006B6F5D">
            <w:pPr>
              <w:autoSpaceDE w:val="0"/>
              <w:autoSpaceDN w:val="0"/>
              <w:rPr>
                <w:del w:id="19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06DF7D0" w14:textId="07EE9A4A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3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34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19F3C403" w14:textId="44D1EF6D" w:rsidR="006B6F5D" w:rsidRPr="00D05CD2" w:rsidDel="00B25031" w:rsidRDefault="006B6F5D" w:rsidP="006B6F5D">
            <w:pPr>
              <w:rPr>
                <w:del w:id="1935" w:author="yaozu long" w:date="2026-01-06T20:03:00Z" w16du:dateUtc="2026-01-06T12:03:00Z"/>
                <w:sz w:val="22"/>
                <w:szCs w:val="22"/>
              </w:rPr>
            </w:pPr>
            <w:del w:id="1936" w:author="yaozu long" w:date="2025-12-26T13:30:00Z" w16du:dateUtc="2025-12-26T05:30:00Z">
              <w:r w:rsidRPr="00D05CD2" w:rsidDel="00D6647B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106ECD62" w14:textId="22DF1E81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3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38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F9183B6" w14:textId="041980B3" w:rsidR="006B6F5D" w:rsidRPr="00D05CD2" w:rsidDel="00D6647B" w:rsidRDefault="006B6F5D" w:rsidP="006B6F5D">
            <w:pPr>
              <w:rPr>
                <w:del w:id="1939" w:author="yaozu long" w:date="2025-12-26T13:30:00Z" w16du:dateUtc="2025-12-26T05:30:00Z"/>
                <w:lang w:val="en-GB"/>
              </w:rPr>
            </w:pPr>
            <w:del w:id="1940" w:author="yaozu long" w:date="2025-12-26T13:30:00Z" w16du:dateUtc="2025-12-26T05:30:00Z">
              <w:r w:rsidRPr="00D05CD2" w:rsidDel="00D6647B">
                <w:rPr>
                  <w:lang w:val="en-GB" w:eastAsia="fr-FR"/>
                </w:rPr>
                <w:delText>LgclUpDn</w:delText>
              </w:r>
              <w:r w:rsidRPr="00D05CD2" w:rsidDel="00D6647B">
                <w:rPr>
                  <w:lang w:val="en-GB"/>
                </w:rPr>
                <w:delText xml:space="preserve"> (internal use)</w:delText>
              </w:r>
            </w:del>
          </w:p>
          <w:p w14:paraId="79EEABE7" w14:textId="616B01B5" w:rsidR="006B6F5D" w:rsidRPr="00D05CD2" w:rsidDel="00B25031" w:rsidRDefault="006B6F5D" w:rsidP="006B6F5D">
            <w:pPr>
              <w:rPr>
                <w:del w:id="194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42" w:author="yaozu long" w:date="2025-12-26T13:30:00Z" w16du:dateUtc="2025-12-26T05:30:00Z">
              <w:r w:rsidRPr="00D05CD2" w:rsidDel="00D6647B">
                <w:rPr>
                  <w:rFonts w:hint="eastAsia"/>
                  <w:lang w:val="en-GB"/>
                </w:rPr>
                <w:delText>收放</w:delText>
              </w:r>
              <w:r w:rsidRPr="00D05CD2" w:rsidDel="00D6647B">
                <w:rPr>
                  <w:lang w:val="en-GB"/>
                </w:rPr>
                <w:delText>开关</w:delText>
              </w:r>
              <w:r w:rsidRPr="00D05CD2" w:rsidDel="00D6647B">
                <w:rPr>
                  <w:rFonts w:hint="eastAsia"/>
                  <w:lang w:val="en-GB"/>
                </w:rPr>
                <w:delText xml:space="preserve"> </w:delText>
              </w:r>
              <w:r w:rsidRPr="00D05CD2" w:rsidDel="00D6647B">
                <w:rPr>
                  <w:rFonts w:hint="eastAsia"/>
                  <w:lang w:val="en-GB"/>
                </w:rPr>
                <w:delText>由</w:delText>
              </w:r>
              <w:r w:rsidRPr="00D05CD2" w:rsidDel="00D6647B">
                <w:rPr>
                  <w:lang w:val="en-GB"/>
                </w:rPr>
                <w:delText>上到下</w:delText>
              </w:r>
            </w:del>
          </w:p>
        </w:tc>
      </w:tr>
      <w:tr w:rsidR="006B6F5D" w:rsidRPr="00D05CD2" w:rsidDel="00B25031" w14:paraId="7A3D8C07" w14:textId="418D75B3">
        <w:trPr>
          <w:trHeight w:val="225"/>
          <w:del w:id="1943" w:author="yaozu long" w:date="2026-01-06T20:03:00Z"/>
        </w:trPr>
        <w:tc>
          <w:tcPr>
            <w:tcW w:w="467" w:type="dxa"/>
            <w:vMerge/>
          </w:tcPr>
          <w:p w14:paraId="607EAE1B" w14:textId="244E6C29" w:rsidR="006B6F5D" w:rsidRPr="00D05CD2" w:rsidDel="00B25031" w:rsidRDefault="006B6F5D" w:rsidP="006B6F5D">
            <w:pPr>
              <w:autoSpaceDE w:val="0"/>
              <w:autoSpaceDN w:val="0"/>
              <w:rPr>
                <w:del w:id="194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6872C8F" w14:textId="38BCAD66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4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46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3F2CB57B" w14:textId="4DC290B2" w:rsidR="006B6F5D" w:rsidRPr="00D05CD2" w:rsidDel="00B25031" w:rsidRDefault="006B6F5D" w:rsidP="006B6F5D">
            <w:pPr>
              <w:rPr>
                <w:del w:id="1947" w:author="yaozu long" w:date="2026-01-06T20:03:00Z" w16du:dateUtc="2026-01-06T12:03:00Z"/>
                <w:sz w:val="22"/>
                <w:szCs w:val="22"/>
              </w:rPr>
            </w:pPr>
            <w:del w:id="1948" w:author="yaozu long" w:date="2025-12-26T13:30:00Z" w16du:dateUtc="2025-12-26T05:30:00Z">
              <w:r w:rsidDel="00D6647B">
                <w:rPr>
                  <w:rFonts w:hint="eastAsia"/>
                  <w:sz w:val="22"/>
                  <w:szCs w:val="22"/>
                </w:rPr>
                <w:delText>设备来源</w:delText>
              </w:r>
              <w:r w:rsidDel="00D6647B">
                <w:rPr>
                  <w:rFonts w:hint="eastAsia"/>
                  <w:sz w:val="22"/>
                  <w:szCs w:val="22"/>
                </w:rPr>
                <w:delText xml:space="preserve"> </w:delText>
              </w:r>
              <w:r w:rsidRPr="00535DB9" w:rsidDel="00D6647B">
                <w:rPr>
                  <w:rFonts w:ascii="宋体" w:hAnsi="宋体" w:cs="Arial" w:hint="eastAsia"/>
                  <w:sz w:val="22"/>
                  <w:szCs w:val="22"/>
                </w:rPr>
                <w:delText xml:space="preserve"> </w:delText>
              </w:r>
              <w:r w:rsidRPr="00535DB9" w:rsidDel="00D6647B">
                <w:rPr>
                  <w:rFonts w:hint="eastAsia"/>
                  <w:sz w:val="22"/>
                  <w:szCs w:val="22"/>
                </w:rPr>
                <w:delText>LSB</w:delText>
              </w:r>
            </w:del>
          </w:p>
        </w:tc>
        <w:tc>
          <w:tcPr>
            <w:tcW w:w="720" w:type="dxa"/>
            <w:vAlign w:val="center"/>
          </w:tcPr>
          <w:p w14:paraId="68BF95D5" w14:textId="77DD6B42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4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50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FF8750B" w14:textId="3FA1E9A7" w:rsidR="006B6F5D" w:rsidRPr="00D05CD2" w:rsidDel="00B25031" w:rsidRDefault="006B6F5D" w:rsidP="006B6F5D">
            <w:pPr>
              <w:rPr>
                <w:del w:id="195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52" w:author="yaozu long" w:date="2025-12-26T13:30:00Z" w16du:dateUtc="2025-12-26T05:30:00Z">
              <w:r w:rsidRPr="00D05CD2" w:rsidDel="00D6647B">
                <w:rPr>
                  <w:szCs w:val="21"/>
                  <w:lang w:bidi="ar"/>
                </w:rPr>
                <w:delText>Spare</w:delText>
              </w:r>
            </w:del>
          </w:p>
        </w:tc>
      </w:tr>
      <w:tr w:rsidR="006B6F5D" w:rsidRPr="00D05CD2" w:rsidDel="00B25031" w14:paraId="0DB993CC" w14:textId="64CB8B77">
        <w:trPr>
          <w:trHeight w:val="215"/>
          <w:del w:id="1953" w:author="yaozu long" w:date="2026-01-06T20:03:00Z"/>
        </w:trPr>
        <w:tc>
          <w:tcPr>
            <w:tcW w:w="467" w:type="dxa"/>
            <w:vMerge/>
          </w:tcPr>
          <w:p w14:paraId="6D74A972" w14:textId="6AE9192F" w:rsidR="006B6F5D" w:rsidRPr="00D05CD2" w:rsidDel="00B25031" w:rsidRDefault="006B6F5D" w:rsidP="006B6F5D">
            <w:pPr>
              <w:autoSpaceDE w:val="0"/>
              <w:autoSpaceDN w:val="0"/>
              <w:rPr>
                <w:del w:id="195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6D345D4" w14:textId="187E4C82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5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56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765A2EE7" w14:textId="351E89A7" w:rsidR="006B6F5D" w:rsidRPr="00D05CD2" w:rsidDel="00B25031" w:rsidRDefault="006B6F5D" w:rsidP="006B6F5D">
            <w:pPr>
              <w:rPr>
                <w:del w:id="1957" w:author="yaozu long" w:date="2026-01-06T20:03:00Z" w16du:dateUtc="2026-01-06T12:03:00Z"/>
                <w:sz w:val="22"/>
                <w:szCs w:val="22"/>
              </w:rPr>
            </w:pPr>
            <w:del w:id="1958" w:author="yaozu long" w:date="2025-12-26T13:30:00Z" w16du:dateUtc="2025-12-26T05:30:00Z">
              <w:r w:rsidDel="00D6647B">
                <w:rPr>
                  <w:rFonts w:hint="eastAsia"/>
                  <w:sz w:val="22"/>
                  <w:szCs w:val="22"/>
                </w:rPr>
                <w:delText>设备来源</w:delText>
              </w:r>
              <w:r w:rsidRPr="00535DB9" w:rsidDel="00D6647B">
                <w:rPr>
                  <w:rFonts w:ascii="宋体" w:hAnsi="宋体" w:cs="Arial" w:hint="eastAsia"/>
                  <w:sz w:val="22"/>
                  <w:szCs w:val="22"/>
                </w:rPr>
                <w:delText xml:space="preserve"> </w:delText>
              </w:r>
              <w:r w:rsidDel="00D6647B">
                <w:rPr>
                  <w:rFonts w:ascii="宋体" w:hAnsi="宋体" w:cs="Arial" w:hint="eastAsia"/>
                  <w:sz w:val="22"/>
                  <w:szCs w:val="22"/>
                </w:rPr>
                <w:delText>M</w:delText>
              </w:r>
              <w:r w:rsidRPr="00535DB9" w:rsidDel="00D6647B">
                <w:rPr>
                  <w:rFonts w:hint="eastAsia"/>
                  <w:sz w:val="22"/>
                  <w:szCs w:val="22"/>
                </w:rPr>
                <w:delText>SB</w:delText>
              </w:r>
            </w:del>
          </w:p>
        </w:tc>
        <w:tc>
          <w:tcPr>
            <w:tcW w:w="720" w:type="dxa"/>
            <w:vAlign w:val="center"/>
          </w:tcPr>
          <w:p w14:paraId="32AF46A4" w14:textId="0F6670B6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5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60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3EA04915" w14:textId="2FEAFBD3" w:rsidR="006B6F5D" w:rsidRPr="00D05CD2" w:rsidDel="00B25031" w:rsidRDefault="006B6F5D" w:rsidP="006B6F5D">
            <w:pPr>
              <w:jc w:val="left"/>
              <w:rPr>
                <w:del w:id="196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62" w:author="yaozu long" w:date="2025-12-26T13:30:00Z" w16du:dateUtc="2025-12-26T05:30:00Z">
              <w:r w:rsidRPr="00D05CD2" w:rsidDel="00D6647B">
                <w:rPr>
                  <w:szCs w:val="21"/>
                  <w:lang w:bidi="ar"/>
                </w:rPr>
                <w:delText>Spare</w:delText>
              </w:r>
            </w:del>
          </w:p>
        </w:tc>
      </w:tr>
      <w:tr w:rsidR="006B6F5D" w:rsidRPr="00D05CD2" w:rsidDel="00B25031" w14:paraId="666E31FD" w14:textId="6FEF379B">
        <w:trPr>
          <w:trHeight w:val="294"/>
          <w:del w:id="1963" w:author="yaozu long" w:date="2026-01-06T20:03:00Z"/>
        </w:trPr>
        <w:tc>
          <w:tcPr>
            <w:tcW w:w="467" w:type="dxa"/>
            <w:vMerge/>
          </w:tcPr>
          <w:p w14:paraId="4B9FE5CF" w14:textId="6FB24ED0" w:rsidR="006B6F5D" w:rsidRPr="00D05CD2" w:rsidDel="00B25031" w:rsidRDefault="006B6F5D" w:rsidP="006B6F5D">
            <w:pPr>
              <w:autoSpaceDE w:val="0"/>
              <w:autoSpaceDN w:val="0"/>
              <w:rPr>
                <w:del w:id="196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D7E61D" w14:textId="0C5EC54E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6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66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2E6D5CF7" w14:textId="1B3E59FD" w:rsidR="006B6F5D" w:rsidRPr="00D05CD2" w:rsidDel="00D6647B" w:rsidRDefault="006B6F5D" w:rsidP="006B6F5D">
            <w:pPr>
              <w:rPr>
                <w:del w:id="1967" w:author="yaozu long" w:date="2025-12-26T13:30:00Z" w16du:dateUtc="2025-12-26T05:30:00Z"/>
              </w:rPr>
            </w:pPr>
            <w:del w:id="1968" w:author="yaozu long" w:date="2025-12-26T13:30:00Z" w16du:dateUtc="2025-12-26T05:30:00Z">
              <w:r w:rsidRPr="00D05CD2" w:rsidDel="00D6647B">
                <w:delText>All Gear Downlocked</w:delText>
              </w:r>
            </w:del>
          </w:p>
          <w:p w14:paraId="402E5B47" w14:textId="420F02DF" w:rsidR="006B6F5D" w:rsidRPr="00D05CD2" w:rsidDel="00B25031" w:rsidRDefault="006B6F5D" w:rsidP="006B6F5D">
            <w:pPr>
              <w:rPr>
                <w:del w:id="1969" w:author="yaozu long" w:date="2026-01-06T20:03:00Z" w16du:dateUtc="2026-01-06T12:03:00Z"/>
                <w:sz w:val="22"/>
                <w:szCs w:val="22"/>
              </w:rPr>
            </w:pPr>
            <w:del w:id="1970" w:author="yaozu long" w:date="2025-12-26T13:30:00Z" w16du:dateUtc="2025-12-26T05:30:00Z">
              <w:r w:rsidRPr="00D05CD2" w:rsidDel="00D6647B">
                <w:rPr>
                  <w:rFonts w:hint="eastAsia"/>
                </w:rPr>
                <w:delText>所有</w:delText>
              </w:r>
              <w:r w:rsidRPr="00D05CD2" w:rsidDel="00D6647B">
                <w:delText>起落架下位锁定</w:delText>
              </w:r>
            </w:del>
          </w:p>
        </w:tc>
        <w:tc>
          <w:tcPr>
            <w:tcW w:w="720" w:type="dxa"/>
            <w:vAlign w:val="center"/>
          </w:tcPr>
          <w:p w14:paraId="5EA7CE9C" w14:textId="47E3F38D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7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72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259725AD" w14:textId="195E8E14" w:rsidR="006B6F5D" w:rsidRPr="00D05CD2" w:rsidDel="00D6647B" w:rsidRDefault="006B6F5D" w:rsidP="006B6F5D">
            <w:pPr>
              <w:rPr>
                <w:del w:id="1973" w:author="yaozu long" w:date="2025-12-26T13:30:00Z" w16du:dateUtc="2025-12-26T05:30:00Z"/>
                <w:b/>
                <w:bCs/>
                <w:color w:val="EE0000"/>
              </w:rPr>
            </w:pPr>
            <w:del w:id="1974" w:author="yaozu long" w:date="2025-12-26T13:30:00Z" w16du:dateUtc="2025-12-26T05:30:00Z">
              <w:r w:rsidRPr="00D05CD2" w:rsidDel="00D6647B">
                <w:rPr>
                  <w:b/>
                  <w:bCs/>
                  <w:color w:val="EE0000"/>
                </w:rPr>
                <w:delText>Consolidated MLG Not Downlocked</w:delText>
              </w:r>
            </w:del>
          </w:p>
          <w:p w14:paraId="3FAF8E1B" w14:textId="5B7D45E5" w:rsidR="006B6F5D" w:rsidRPr="00D05CD2" w:rsidDel="00B25031" w:rsidRDefault="006B6F5D" w:rsidP="006B6F5D">
            <w:pPr>
              <w:rPr>
                <w:del w:id="1975" w:author="yaozu long" w:date="2026-01-06T20:03:00Z" w16du:dateUtc="2026-01-06T12:03:00Z"/>
                <w:rFonts w:ascii="宋体" w:hAnsi="宋体" w:cs="Arial" w:hint="eastAsia"/>
                <w:b/>
                <w:bCs/>
                <w:color w:val="EE0000"/>
                <w:sz w:val="22"/>
                <w:szCs w:val="22"/>
              </w:rPr>
            </w:pPr>
            <w:del w:id="1976" w:author="yaozu long" w:date="2025-12-26T13:30:00Z" w16du:dateUtc="2025-12-26T05:30:00Z">
              <w:r w:rsidRPr="00D05CD2" w:rsidDel="00D6647B">
                <w:rPr>
                  <w:rFonts w:hint="eastAsia"/>
                  <w:b/>
                  <w:bCs/>
                  <w:color w:val="EE0000"/>
                </w:rPr>
                <w:delText>主起下位</w:delText>
              </w:r>
              <w:r w:rsidRPr="00D05CD2" w:rsidDel="00D6647B">
                <w:rPr>
                  <w:b/>
                  <w:bCs/>
                  <w:color w:val="EE0000"/>
                </w:rPr>
                <w:delText>锁定</w:delText>
              </w:r>
            </w:del>
          </w:p>
        </w:tc>
      </w:tr>
      <w:tr w:rsidR="006B6F5D" w:rsidRPr="00D05CD2" w:rsidDel="00B25031" w14:paraId="52B43072" w14:textId="43EDB18B">
        <w:trPr>
          <w:trHeight w:val="47"/>
          <w:del w:id="1977" w:author="yaozu long" w:date="2026-01-06T20:03:00Z"/>
        </w:trPr>
        <w:tc>
          <w:tcPr>
            <w:tcW w:w="467" w:type="dxa"/>
            <w:vMerge/>
          </w:tcPr>
          <w:p w14:paraId="7743F61B" w14:textId="47353835" w:rsidR="006B6F5D" w:rsidRPr="00D05CD2" w:rsidDel="00B25031" w:rsidRDefault="006B6F5D" w:rsidP="006B6F5D">
            <w:pPr>
              <w:autoSpaceDE w:val="0"/>
              <w:autoSpaceDN w:val="0"/>
              <w:rPr>
                <w:del w:id="197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33E74DE" w14:textId="04C40BAB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7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80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7F4178DC" w14:textId="629A0F89" w:rsidR="006B6F5D" w:rsidRPr="00D05CD2" w:rsidDel="00D6647B" w:rsidRDefault="006B6F5D" w:rsidP="006B6F5D">
            <w:pPr>
              <w:rPr>
                <w:del w:id="1981" w:author="yaozu long" w:date="2025-12-26T13:30:00Z" w16du:dateUtc="2025-12-26T05:30:00Z"/>
              </w:rPr>
            </w:pPr>
            <w:del w:id="1982" w:author="yaozu long" w:date="2025-12-26T13:30:00Z" w16du:dateUtc="2025-12-26T05:30:00Z">
              <w:r w:rsidRPr="00D05CD2" w:rsidDel="00D6647B">
                <w:delText>All Gear Uplocked</w:delText>
              </w:r>
            </w:del>
          </w:p>
          <w:p w14:paraId="2E08E3E9" w14:textId="4B52F175" w:rsidR="006B6F5D" w:rsidRPr="00D05CD2" w:rsidDel="00B25031" w:rsidRDefault="006B6F5D" w:rsidP="006B6F5D">
            <w:pPr>
              <w:rPr>
                <w:del w:id="1983" w:author="yaozu long" w:date="2026-01-06T20:03:00Z" w16du:dateUtc="2026-01-06T12:03:00Z"/>
                <w:sz w:val="22"/>
                <w:szCs w:val="22"/>
              </w:rPr>
            </w:pPr>
            <w:del w:id="1984" w:author="yaozu long" w:date="2025-12-26T13:30:00Z" w16du:dateUtc="2025-12-26T05:30:00Z">
              <w:r w:rsidRPr="00D05CD2" w:rsidDel="00D6647B">
                <w:rPr>
                  <w:rFonts w:hint="eastAsia"/>
                </w:rPr>
                <w:delText>所有</w:delText>
              </w:r>
              <w:r w:rsidRPr="00D05CD2" w:rsidDel="00D6647B">
                <w:delText>起落架</w:delText>
              </w:r>
              <w:r w:rsidRPr="00D05CD2" w:rsidDel="00D6647B">
                <w:rPr>
                  <w:rFonts w:hint="eastAsia"/>
                </w:rPr>
                <w:delText>上</w:delText>
              </w:r>
              <w:r w:rsidRPr="00D05CD2" w:rsidDel="00D6647B">
                <w:delText>位锁定</w:delText>
              </w:r>
            </w:del>
          </w:p>
        </w:tc>
        <w:tc>
          <w:tcPr>
            <w:tcW w:w="720" w:type="dxa"/>
            <w:vAlign w:val="center"/>
          </w:tcPr>
          <w:p w14:paraId="55644AFC" w14:textId="251DE744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8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86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2EBA557D" w14:textId="6CFFF867" w:rsidR="006B6F5D" w:rsidRPr="00D05CD2" w:rsidDel="00D6647B" w:rsidRDefault="006B6F5D" w:rsidP="006B6F5D">
            <w:pPr>
              <w:rPr>
                <w:del w:id="1987" w:author="yaozu long" w:date="2025-12-26T13:30:00Z" w16du:dateUtc="2025-12-26T05:30:00Z"/>
                <w:b/>
                <w:bCs/>
                <w:color w:val="EE0000"/>
              </w:rPr>
            </w:pPr>
            <w:del w:id="1988" w:author="yaozu long" w:date="2025-12-26T13:30:00Z" w16du:dateUtc="2025-12-26T05:30:00Z">
              <w:r w:rsidRPr="00D05CD2" w:rsidDel="00D6647B">
                <w:rPr>
                  <w:b/>
                  <w:bCs/>
                  <w:color w:val="EE0000"/>
                </w:rPr>
                <w:delText>Consolidated MLG Uplocked</w:delText>
              </w:r>
            </w:del>
          </w:p>
          <w:p w14:paraId="0DBF5EE2" w14:textId="32E98706" w:rsidR="006B6F5D" w:rsidRPr="00D05CD2" w:rsidDel="00B25031" w:rsidRDefault="006B6F5D" w:rsidP="006B6F5D">
            <w:pPr>
              <w:rPr>
                <w:del w:id="1989" w:author="yaozu long" w:date="2026-01-06T20:03:00Z" w16du:dateUtc="2026-01-06T12:03:00Z"/>
                <w:rFonts w:ascii="宋体" w:hAnsi="宋体" w:cs="Arial" w:hint="eastAsia"/>
                <w:b/>
                <w:bCs/>
                <w:color w:val="EE0000"/>
                <w:sz w:val="22"/>
                <w:szCs w:val="22"/>
              </w:rPr>
            </w:pPr>
            <w:del w:id="1990" w:author="yaozu long" w:date="2025-12-26T13:30:00Z" w16du:dateUtc="2025-12-26T05:30:00Z">
              <w:r w:rsidRPr="00D05CD2" w:rsidDel="00D6647B">
                <w:rPr>
                  <w:rFonts w:hint="eastAsia"/>
                  <w:b/>
                  <w:bCs/>
                  <w:color w:val="EE0000"/>
                </w:rPr>
                <w:delText>主起</w:delText>
              </w:r>
              <w:r w:rsidRPr="00D05CD2" w:rsidDel="00D6647B">
                <w:rPr>
                  <w:b/>
                  <w:bCs/>
                  <w:color w:val="EE0000"/>
                </w:rPr>
                <w:delText>上位锁定</w:delText>
              </w:r>
            </w:del>
          </w:p>
        </w:tc>
      </w:tr>
      <w:tr w:rsidR="006B6F5D" w:rsidRPr="00D05CD2" w:rsidDel="00B25031" w14:paraId="74BF9FA9" w14:textId="624D5E97">
        <w:trPr>
          <w:trHeight w:val="60"/>
          <w:del w:id="1991" w:author="yaozu long" w:date="2026-01-06T20:03:00Z"/>
        </w:trPr>
        <w:tc>
          <w:tcPr>
            <w:tcW w:w="467" w:type="dxa"/>
            <w:vMerge/>
          </w:tcPr>
          <w:p w14:paraId="6BFF0F05" w14:textId="10C0FC76" w:rsidR="006B6F5D" w:rsidRPr="00D05CD2" w:rsidDel="00B25031" w:rsidRDefault="006B6F5D" w:rsidP="006B6F5D">
            <w:pPr>
              <w:autoSpaceDE w:val="0"/>
              <w:autoSpaceDN w:val="0"/>
              <w:rPr>
                <w:del w:id="199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6B41977" w14:textId="203295C2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94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622ABC2C" w14:textId="0109B739" w:rsidR="006B6F5D" w:rsidRPr="00D05CD2" w:rsidDel="00D6647B" w:rsidRDefault="006B6F5D" w:rsidP="006B6F5D">
            <w:pPr>
              <w:rPr>
                <w:del w:id="1995" w:author="yaozu long" w:date="2025-12-26T13:30:00Z" w16du:dateUtc="2025-12-26T05:30:00Z"/>
              </w:rPr>
            </w:pPr>
            <w:del w:id="1996" w:author="yaozu long" w:date="2025-12-26T13:30:00Z" w16du:dateUtc="2025-12-26T05:30:00Z">
              <w:r w:rsidRPr="00D05CD2" w:rsidDel="00D6647B">
                <w:delText>NLG Uplocked</w:delText>
              </w:r>
            </w:del>
          </w:p>
          <w:p w14:paraId="5E51E909" w14:textId="6CC6B609" w:rsidR="006B6F5D" w:rsidRPr="00D05CD2" w:rsidDel="00B25031" w:rsidRDefault="006B6F5D" w:rsidP="006B6F5D">
            <w:pPr>
              <w:rPr>
                <w:del w:id="1997" w:author="yaozu long" w:date="2026-01-06T20:03:00Z" w16du:dateUtc="2026-01-06T12:03:00Z"/>
                <w:sz w:val="22"/>
                <w:szCs w:val="22"/>
              </w:rPr>
            </w:pPr>
            <w:del w:id="1998" w:author="yaozu long" w:date="2025-12-26T13:30:00Z" w16du:dateUtc="2025-12-26T05:30:00Z">
              <w:r w:rsidRPr="00D05CD2" w:rsidDel="00D6647B">
                <w:rPr>
                  <w:rFonts w:hint="eastAsia"/>
                </w:rPr>
                <w:delText>前起上位</w:delText>
              </w:r>
              <w:r w:rsidRPr="00D05CD2" w:rsidDel="00D6647B">
                <w:delText>锁定</w:delText>
              </w:r>
            </w:del>
          </w:p>
        </w:tc>
        <w:tc>
          <w:tcPr>
            <w:tcW w:w="720" w:type="dxa"/>
            <w:vAlign w:val="center"/>
          </w:tcPr>
          <w:p w14:paraId="047CC251" w14:textId="721751E8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9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00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866702B" w14:textId="20D9C743" w:rsidR="006B6F5D" w:rsidRPr="00D05CD2" w:rsidDel="00D6647B" w:rsidRDefault="006B6F5D" w:rsidP="006B6F5D">
            <w:pPr>
              <w:rPr>
                <w:del w:id="2001" w:author="yaozu long" w:date="2025-12-26T13:30:00Z" w16du:dateUtc="2025-12-26T05:30:00Z"/>
                <w:lang w:val="en-GB"/>
              </w:rPr>
            </w:pPr>
            <w:del w:id="2002" w:author="yaozu long" w:date="2025-12-26T13:30:00Z" w16du:dateUtc="2025-12-26T05:30:00Z">
              <w:r w:rsidRPr="00D05CD2" w:rsidDel="00D6647B">
                <w:rPr>
                  <w:lang w:val="en-GB" w:eastAsia="fr-FR"/>
                </w:rPr>
                <w:delText>LgclDnUp</w:delText>
              </w:r>
              <w:r w:rsidRPr="00D05CD2" w:rsidDel="00D6647B">
                <w:rPr>
                  <w:lang w:val="en-GB"/>
                </w:rPr>
                <w:delText xml:space="preserve"> (internal use)</w:delText>
              </w:r>
            </w:del>
          </w:p>
          <w:p w14:paraId="791FA38C" w14:textId="5DBE22E4" w:rsidR="006B6F5D" w:rsidRPr="00D05CD2" w:rsidDel="00B25031" w:rsidRDefault="006B6F5D" w:rsidP="006B6F5D">
            <w:pPr>
              <w:rPr>
                <w:del w:id="200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04" w:author="yaozu long" w:date="2025-12-26T13:30:00Z" w16du:dateUtc="2025-12-26T05:30:00Z">
              <w:r w:rsidRPr="00D05CD2" w:rsidDel="00D6647B">
                <w:rPr>
                  <w:rFonts w:hint="eastAsia"/>
                  <w:lang w:val="en-GB"/>
                </w:rPr>
                <w:delText>收放</w:delText>
              </w:r>
              <w:r w:rsidRPr="00D05CD2" w:rsidDel="00D6647B">
                <w:rPr>
                  <w:lang w:val="en-GB"/>
                </w:rPr>
                <w:delText>开关</w:delText>
              </w:r>
              <w:r w:rsidRPr="00D05CD2" w:rsidDel="00D6647B">
                <w:rPr>
                  <w:rFonts w:hint="eastAsia"/>
                  <w:lang w:val="en-GB"/>
                </w:rPr>
                <w:delText>由</w:delText>
              </w:r>
              <w:r w:rsidRPr="00D05CD2" w:rsidDel="00D6647B">
                <w:rPr>
                  <w:lang w:val="en-GB"/>
                </w:rPr>
                <w:delText>下到上</w:delText>
              </w:r>
            </w:del>
          </w:p>
        </w:tc>
      </w:tr>
      <w:tr w:rsidR="006B6F5D" w:rsidRPr="00D05CD2" w:rsidDel="00B25031" w14:paraId="5DF771FF" w14:textId="73E92C24">
        <w:trPr>
          <w:trHeight w:val="302"/>
          <w:del w:id="2005" w:author="yaozu long" w:date="2026-01-06T20:03:00Z"/>
        </w:trPr>
        <w:tc>
          <w:tcPr>
            <w:tcW w:w="467" w:type="dxa"/>
            <w:vMerge/>
          </w:tcPr>
          <w:p w14:paraId="7F29FBC9" w14:textId="4D32B7EC" w:rsidR="006B6F5D" w:rsidRPr="00D05CD2" w:rsidDel="00B25031" w:rsidRDefault="006B6F5D" w:rsidP="006B6F5D">
            <w:pPr>
              <w:autoSpaceDE w:val="0"/>
              <w:autoSpaceDN w:val="0"/>
              <w:rPr>
                <w:del w:id="200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D619422" w14:textId="3B4A5CBD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0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08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38EC5446" w14:textId="1A0E76CB" w:rsidR="006B6F5D" w:rsidRPr="00D05CD2" w:rsidDel="00D6647B" w:rsidRDefault="006B6F5D" w:rsidP="006B6F5D">
            <w:pPr>
              <w:rPr>
                <w:del w:id="2009" w:author="yaozu long" w:date="2025-12-26T13:30:00Z" w16du:dateUtc="2025-12-26T05:30:00Z"/>
              </w:rPr>
            </w:pPr>
            <w:del w:id="2010" w:author="yaozu long" w:date="2025-12-26T13:30:00Z" w16du:dateUtc="2025-12-26T05:30:00Z">
              <w:r w:rsidRPr="00D05CD2" w:rsidDel="00D6647B">
                <w:delText>NLG Downlocked</w:delText>
              </w:r>
            </w:del>
          </w:p>
          <w:p w14:paraId="2117E049" w14:textId="37F00983" w:rsidR="006B6F5D" w:rsidRPr="00D05CD2" w:rsidDel="00B25031" w:rsidRDefault="006B6F5D" w:rsidP="006B6F5D">
            <w:pPr>
              <w:rPr>
                <w:del w:id="2011" w:author="yaozu long" w:date="2026-01-06T20:03:00Z" w16du:dateUtc="2026-01-06T12:03:00Z"/>
                <w:sz w:val="22"/>
                <w:szCs w:val="22"/>
              </w:rPr>
            </w:pPr>
            <w:del w:id="2012" w:author="yaozu long" w:date="2025-12-26T13:30:00Z" w16du:dateUtc="2025-12-26T05:30:00Z">
              <w:r w:rsidRPr="00D05CD2" w:rsidDel="00D6647B">
                <w:rPr>
                  <w:rFonts w:hint="eastAsia"/>
                </w:rPr>
                <w:delText>前起上位</w:delText>
              </w:r>
              <w:r w:rsidRPr="00D05CD2" w:rsidDel="00D6647B">
                <w:delText>锁定</w:delText>
              </w:r>
            </w:del>
          </w:p>
        </w:tc>
        <w:tc>
          <w:tcPr>
            <w:tcW w:w="720" w:type="dxa"/>
            <w:vAlign w:val="center"/>
          </w:tcPr>
          <w:p w14:paraId="18E0BA37" w14:textId="1ED849B3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1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14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CCE407D" w14:textId="5BC01B6E" w:rsidR="006B6F5D" w:rsidRPr="00D05CD2" w:rsidDel="00B25031" w:rsidRDefault="006B6F5D" w:rsidP="006B6F5D">
            <w:pPr>
              <w:jc w:val="left"/>
              <w:rPr>
                <w:del w:id="201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16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D6647B">
                <w:rPr>
                  <w:rFonts w:ascii="宋体" w:hAnsi="宋体" w:cs="Arial"/>
                  <w:sz w:val="22"/>
                  <w:szCs w:val="22"/>
                </w:rPr>
                <w:delText>LSB</w:delText>
              </w:r>
            </w:del>
          </w:p>
        </w:tc>
      </w:tr>
      <w:tr w:rsidR="006B6F5D" w:rsidRPr="00D05CD2" w:rsidDel="00B25031" w14:paraId="1E46C5F1" w14:textId="59CDE745">
        <w:trPr>
          <w:trHeight w:val="293"/>
          <w:del w:id="2017" w:author="yaozu long" w:date="2026-01-06T20:03:00Z"/>
        </w:trPr>
        <w:tc>
          <w:tcPr>
            <w:tcW w:w="467" w:type="dxa"/>
            <w:vMerge/>
          </w:tcPr>
          <w:p w14:paraId="58E64592" w14:textId="534F5178" w:rsidR="006B6F5D" w:rsidRPr="00D05CD2" w:rsidDel="00B25031" w:rsidRDefault="006B6F5D" w:rsidP="006B6F5D">
            <w:pPr>
              <w:autoSpaceDE w:val="0"/>
              <w:autoSpaceDN w:val="0"/>
              <w:rPr>
                <w:del w:id="201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BAB2410" w14:textId="72A8CF79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1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20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040A42FC" w14:textId="03F39F47" w:rsidR="006B6F5D" w:rsidRPr="00D05CD2" w:rsidDel="00D6647B" w:rsidRDefault="006B6F5D" w:rsidP="006B6F5D">
            <w:pPr>
              <w:rPr>
                <w:del w:id="2021" w:author="yaozu long" w:date="2025-12-26T13:30:00Z" w16du:dateUtc="2025-12-26T05:30:00Z"/>
              </w:rPr>
            </w:pPr>
            <w:del w:id="2022" w:author="yaozu long" w:date="2025-12-26T13:30:00Z" w16du:dateUtc="2025-12-26T05:30:00Z">
              <w:r w:rsidRPr="00D05CD2" w:rsidDel="00D6647B">
                <w:delText>Extension Driver energized</w:delText>
              </w:r>
            </w:del>
          </w:p>
          <w:p w14:paraId="7E9AEBDB" w14:textId="34321194" w:rsidR="006B6F5D" w:rsidRPr="00D05CD2" w:rsidDel="00B25031" w:rsidRDefault="006B6F5D" w:rsidP="006B6F5D">
            <w:pPr>
              <w:rPr>
                <w:del w:id="2023" w:author="yaozu long" w:date="2026-01-06T20:03:00Z" w16du:dateUtc="2026-01-06T12:03:00Z"/>
                <w:sz w:val="22"/>
                <w:szCs w:val="22"/>
              </w:rPr>
            </w:pPr>
            <w:del w:id="2024" w:author="yaozu long" w:date="2025-12-26T13:30:00Z" w16du:dateUtc="2025-12-26T05:30:00Z">
              <w:r w:rsidRPr="00D05CD2" w:rsidDel="00D6647B">
                <w:rPr>
                  <w:rFonts w:hint="eastAsia"/>
                </w:rPr>
                <w:delText>放</w:delText>
              </w:r>
              <w:r w:rsidRPr="00D05CD2" w:rsidDel="00D6647B">
                <w:delText>驱动使能</w:delText>
              </w:r>
            </w:del>
          </w:p>
        </w:tc>
        <w:tc>
          <w:tcPr>
            <w:tcW w:w="720" w:type="dxa"/>
            <w:vAlign w:val="center"/>
          </w:tcPr>
          <w:p w14:paraId="6E7E64C2" w14:textId="492322BC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2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26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C8D8CF8" w14:textId="7ADF0BA0" w:rsidR="006B6F5D" w:rsidRPr="00D05CD2" w:rsidDel="00B25031" w:rsidRDefault="006B6F5D" w:rsidP="006B6F5D">
            <w:pPr>
              <w:jc w:val="left"/>
              <w:rPr>
                <w:del w:id="202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28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D6647B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6B6F5D" w:rsidRPr="00D05CD2" w:rsidDel="00B25031" w14:paraId="6147FD1A" w14:textId="2AF2BBFC">
        <w:trPr>
          <w:trHeight w:val="269"/>
          <w:del w:id="2029" w:author="yaozu long" w:date="2026-01-06T20:03:00Z"/>
        </w:trPr>
        <w:tc>
          <w:tcPr>
            <w:tcW w:w="467" w:type="dxa"/>
            <w:vMerge/>
          </w:tcPr>
          <w:p w14:paraId="2686E872" w14:textId="4B2E1C81" w:rsidR="006B6F5D" w:rsidRPr="00D05CD2" w:rsidDel="00B25031" w:rsidRDefault="006B6F5D" w:rsidP="006B6F5D">
            <w:pPr>
              <w:autoSpaceDE w:val="0"/>
              <w:autoSpaceDN w:val="0"/>
              <w:rPr>
                <w:del w:id="203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39D88D1" w14:textId="33EE0D28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3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32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04DECABC" w14:textId="743A2A0E" w:rsidR="006B6F5D" w:rsidRPr="00D05CD2" w:rsidDel="00D6647B" w:rsidRDefault="006B6F5D" w:rsidP="006B6F5D">
            <w:pPr>
              <w:rPr>
                <w:del w:id="2033" w:author="yaozu long" w:date="2025-12-26T13:30:00Z" w16du:dateUtc="2025-12-26T05:30:00Z"/>
              </w:rPr>
            </w:pPr>
            <w:del w:id="2034" w:author="yaozu long" w:date="2025-12-26T13:30:00Z" w16du:dateUtc="2025-12-26T05:30:00Z">
              <w:r w:rsidRPr="00D05CD2" w:rsidDel="00D6647B">
                <w:delText>Retraction Driver energized</w:delText>
              </w:r>
            </w:del>
          </w:p>
          <w:p w14:paraId="763A147F" w14:textId="766C4209" w:rsidR="006B6F5D" w:rsidRPr="00D05CD2" w:rsidDel="00B25031" w:rsidRDefault="006B6F5D" w:rsidP="006B6F5D">
            <w:pPr>
              <w:rPr>
                <w:del w:id="2035" w:author="yaozu long" w:date="2026-01-06T20:03:00Z" w16du:dateUtc="2026-01-06T12:03:00Z"/>
                <w:sz w:val="22"/>
                <w:szCs w:val="22"/>
              </w:rPr>
            </w:pPr>
            <w:del w:id="2036" w:author="yaozu long" w:date="2025-12-26T13:30:00Z" w16du:dateUtc="2025-12-26T05:30:00Z">
              <w:r w:rsidRPr="00D05CD2" w:rsidDel="00D6647B">
                <w:rPr>
                  <w:rFonts w:hint="eastAsia"/>
                </w:rPr>
                <w:delText>收</w:delText>
              </w:r>
              <w:r w:rsidRPr="00D05CD2" w:rsidDel="00D6647B">
                <w:delText>驱动使能</w:delText>
              </w:r>
            </w:del>
          </w:p>
        </w:tc>
        <w:tc>
          <w:tcPr>
            <w:tcW w:w="720" w:type="dxa"/>
            <w:vAlign w:val="center"/>
          </w:tcPr>
          <w:p w14:paraId="286C63F5" w14:textId="33D836A4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3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38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23A1E7E1" w14:textId="20E9230F" w:rsidR="006B6F5D" w:rsidRPr="00D05CD2" w:rsidDel="00B25031" w:rsidRDefault="006B6F5D" w:rsidP="006B6F5D">
            <w:pPr>
              <w:jc w:val="left"/>
              <w:rPr>
                <w:del w:id="203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40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6B6F5D" w:rsidRPr="00D05CD2" w:rsidDel="00B25031" w14:paraId="19F6B76B" w14:textId="435446FF">
        <w:trPr>
          <w:trHeight w:val="1292"/>
          <w:del w:id="2041" w:author="yaozu long" w:date="2026-01-06T20:03:00Z"/>
        </w:trPr>
        <w:tc>
          <w:tcPr>
            <w:tcW w:w="467" w:type="dxa"/>
            <w:vAlign w:val="center"/>
          </w:tcPr>
          <w:p w14:paraId="021926D8" w14:textId="6EECA09A" w:rsidR="006B6F5D" w:rsidRPr="00D05CD2" w:rsidDel="00B25031" w:rsidRDefault="006B6F5D" w:rsidP="006B6F5D">
            <w:pPr>
              <w:autoSpaceDE w:val="0"/>
              <w:autoSpaceDN w:val="0"/>
              <w:rPr>
                <w:del w:id="204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4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5650EC32" w14:textId="0A1E6DE5" w:rsidR="006B6F5D" w:rsidRPr="00D05CD2" w:rsidDel="00D6647B" w:rsidRDefault="006B6F5D" w:rsidP="006B6F5D">
            <w:pPr>
              <w:rPr>
                <w:del w:id="2044" w:author="yaozu long" w:date="2025-12-26T13:30:00Z" w16du:dateUtc="2025-12-26T05:30:00Z"/>
                <w:sz w:val="22"/>
                <w:szCs w:val="22"/>
              </w:rPr>
            </w:pPr>
            <w:del w:id="2045" w:author="yaozu long" w:date="2025-12-26T13:30:00Z" w16du:dateUtc="2025-12-26T05:30:00Z"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2046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2047" w:author="yaozu long" w:date="2025-12-26T13:30:00Z" w16du:dateUtc="2025-12-26T05:30:00Z"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390DFAE7" w14:textId="7FDFE0F4" w:rsidR="006B6F5D" w:rsidRPr="00D05CD2" w:rsidDel="00D6647B" w:rsidRDefault="006B6F5D" w:rsidP="006B6F5D">
            <w:pPr>
              <w:rPr>
                <w:del w:id="2048" w:author="yaozu long" w:date="2025-12-26T13:30:00Z" w16du:dateUtc="2025-12-26T05:30:00Z"/>
                <w:sz w:val="22"/>
                <w:szCs w:val="22"/>
              </w:rPr>
            </w:pPr>
            <w:del w:id="2049" w:author="yaozu long" w:date="2025-12-26T13:30:00Z" w16du:dateUtc="2025-12-26T05:30:00Z">
              <w:r w:rsidDel="00D6647B">
                <w:rPr>
                  <w:rFonts w:hint="eastAsia"/>
                  <w:sz w:val="22"/>
                  <w:szCs w:val="22"/>
                </w:rPr>
                <w:delText>设备来源：</w:delText>
              </w:r>
              <w:r w:rsidDel="00D6647B">
                <w:rPr>
                  <w:rFonts w:hint="eastAsia"/>
                  <w:sz w:val="22"/>
                  <w:szCs w:val="22"/>
                </w:rPr>
                <w:delText>00</w:delText>
              </w:r>
              <w:r w:rsidDel="00D6647B">
                <w:rPr>
                  <w:rFonts w:hint="eastAsia"/>
                  <w:sz w:val="22"/>
                  <w:szCs w:val="22"/>
                </w:rPr>
                <w:delText>、</w:delText>
              </w:r>
              <w:r w:rsidDel="00D6647B">
                <w:rPr>
                  <w:rFonts w:hint="eastAsia"/>
                  <w:sz w:val="22"/>
                  <w:szCs w:val="22"/>
                </w:rPr>
                <w:delText>11-</w:delText>
              </w:r>
              <w:r w:rsidDel="00D6647B">
                <w:rPr>
                  <w:rFonts w:hint="eastAsia"/>
                  <w:sz w:val="22"/>
                  <w:szCs w:val="22"/>
                </w:rPr>
                <w:delText>无效；</w:delText>
              </w:r>
              <w:r w:rsidDel="00D6647B">
                <w:rPr>
                  <w:rFonts w:hint="eastAsia"/>
                  <w:sz w:val="22"/>
                  <w:szCs w:val="22"/>
                </w:rPr>
                <w:delText>01-A429_LGCU1</w:delText>
              </w:r>
              <w:r w:rsidDel="00D6647B">
                <w:rPr>
                  <w:rFonts w:hint="eastAsia"/>
                  <w:sz w:val="22"/>
                  <w:szCs w:val="22"/>
                </w:rPr>
                <w:delText>；</w:delText>
              </w:r>
              <w:r w:rsidDel="00D6647B">
                <w:rPr>
                  <w:rFonts w:hint="eastAsia"/>
                  <w:sz w:val="22"/>
                  <w:szCs w:val="22"/>
                </w:rPr>
                <w:delText>10- A429_LGU2</w:delText>
              </w:r>
              <w:r w:rsidDel="00D6647B">
                <w:rPr>
                  <w:rFonts w:hint="eastAsia"/>
                  <w:sz w:val="22"/>
                  <w:szCs w:val="22"/>
                </w:rPr>
                <w:delText>。</w:delText>
              </w:r>
            </w:del>
          </w:p>
          <w:p w14:paraId="75F57512" w14:textId="2E490BBE" w:rsidR="006B6F5D" w:rsidRPr="00D05CD2" w:rsidDel="00B25031" w:rsidRDefault="006B6F5D" w:rsidP="006B6F5D">
            <w:pPr>
              <w:autoSpaceDE w:val="0"/>
              <w:autoSpaceDN w:val="0"/>
              <w:rPr>
                <w:del w:id="2050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2051" w:author="yaozu long" w:date="2025-12-26T13:30:00Z" w16du:dateUtc="2025-12-26T05:30:00Z"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7BD896C6" w14:textId="13348FB6" w:rsidR="00543D5D" w:rsidRPr="00D05CD2" w:rsidDel="00B25031" w:rsidRDefault="00543D5D">
      <w:pPr>
        <w:spacing w:line="500" w:lineRule="exact"/>
        <w:ind w:left="420"/>
        <w:rPr>
          <w:del w:id="2052" w:author="yaozu long" w:date="2026-01-06T20:03:00Z" w16du:dateUtc="2026-01-06T12:03:00Z"/>
          <w:rFonts w:hAnsi="宋体" w:hint="eastAsia"/>
          <w:sz w:val="22"/>
          <w:szCs w:val="22"/>
        </w:rPr>
      </w:pPr>
    </w:p>
    <w:p w14:paraId="5A0E896C" w14:textId="7BE76363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2053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2054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ARINC429数据字7（来源于起落架）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6DD1C641" w14:textId="11AE23DE">
        <w:trPr>
          <w:cantSplit/>
          <w:trHeight w:val="302"/>
          <w:tblHeader/>
          <w:del w:id="2055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2F34C9C7" w14:textId="0DF470C0" w:rsidR="00543D5D" w:rsidRPr="00D05CD2" w:rsidDel="00B25031" w:rsidRDefault="006E20DC">
            <w:pPr>
              <w:autoSpaceDE w:val="0"/>
              <w:autoSpaceDN w:val="0"/>
              <w:rPr>
                <w:del w:id="205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5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34DE4C25" w14:textId="1DFA5943" w:rsidR="00543D5D" w:rsidRPr="00D05CD2" w:rsidDel="00B25031" w:rsidRDefault="006E20DC">
            <w:pPr>
              <w:autoSpaceDE w:val="0"/>
              <w:autoSpaceDN w:val="0"/>
              <w:rPr>
                <w:del w:id="205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5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5398FC13" w14:textId="01AD5A2A" w:rsidR="00543D5D" w:rsidRPr="00D05CD2" w:rsidDel="00B25031" w:rsidRDefault="006E20DC">
            <w:pPr>
              <w:autoSpaceDE w:val="0"/>
              <w:autoSpaceDN w:val="0"/>
              <w:rPr>
                <w:del w:id="206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6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 xml:space="preserve">WOFFW </w:delText>
              </w:r>
              <w:r w:rsidRPr="00D05CD2" w:rsidDel="00B25031">
                <w:rPr>
                  <w:rFonts w:hint="eastAsia"/>
                  <w:sz w:val="22"/>
                  <w:szCs w:val="22"/>
                </w:rPr>
                <w:delText>数据</w:delText>
              </w:r>
            </w:del>
          </w:p>
        </w:tc>
        <w:tc>
          <w:tcPr>
            <w:tcW w:w="850" w:type="dxa"/>
          </w:tcPr>
          <w:p w14:paraId="61033038" w14:textId="3273EEF3" w:rsidR="00543D5D" w:rsidRPr="00D05CD2" w:rsidDel="00B25031" w:rsidRDefault="006E20DC">
            <w:pPr>
              <w:autoSpaceDE w:val="0"/>
              <w:autoSpaceDN w:val="0"/>
              <w:rPr>
                <w:del w:id="20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6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1F3B1A17" w14:textId="24A2B95E" w:rsidR="00543D5D" w:rsidRPr="00D05CD2" w:rsidDel="00B25031" w:rsidRDefault="00543D5D">
            <w:pPr>
              <w:autoSpaceDE w:val="0"/>
              <w:autoSpaceDN w:val="0"/>
              <w:rPr>
                <w:del w:id="206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30611E32" w14:textId="711BA2A9">
        <w:trPr>
          <w:cantSplit/>
          <w:trHeight w:val="292"/>
          <w:tblHeader/>
          <w:del w:id="2065" w:author="yaozu long" w:date="2026-01-06T20:03:00Z"/>
        </w:trPr>
        <w:tc>
          <w:tcPr>
            <w:tcW w:w="1901" w:type="dxa"/>
            <w:gridSpan w:val="3"/>
            <w:vMerge/>
          </w:tcPr>
          <w:p w14:paraId="5A09821E" w14:textId="60A2B185" w:rsidR="00543D5D" w:rsidRPr="00D05CD2" w:rsidDel="00B25031" w:rsidRDefault="00543D5D">
            <w:pPr>
              <w:autoSpaceDE w:val="0"/>
              <w:autoSpaceDN w:val="0"/>
              <w:rPr>
                <w:del w:id="206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0D6007ED" w14:textId="1315ADB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06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6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6622649B" w14:textId="45DAAC95" w:rsidR="00543D5D" w:rsidRPr="00D05CD2" w:rsidDel="00B25031" w:rsidRDefault="006E20DC">
            <w:pPr>
              <w:autoSpaceDE w:val="0"/>
              <w:autoSpaceDN w:val="0"/>
              <w:rPr>
                <w:del w:id="206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7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 xml:space="preserve">  374</w:delText>
              </w:r>
              <w:r w:rsidR="0066069A" w:rsidDel="00B25031">
                <w:rPr>
                  <w:rFonts w:ascii="宋体" w:hAnsi="宋体" w:hint="eastAsia"/>
                  <w:sz w:val="22"/>
                  <w:szCs w:val="22"/>
                </w:rPr>
                <w:delText>——DIU5（两组）</w:delText>
              </w:r>
            </w:del>
          </w:p>
        </w:tc>
      </w:tr>
      <w:tr w:rsidR="00543D5D" w:rsidRPr="00D05CD2" w:rsidDel="00B25031" w14:paraId="6FD004B0" w14:textId="5781D1A5">
        <w:trPr>
          <w:trHeight w:val="282"/>
          <w:del w:id="2071" w:author="yaozu long" w:date="2026-01-06T20:03:00Z"/>
        </w:trPr>
        <w:tc>
          <w:tcPr>
            <w:tcW w:w="467" w:type="dxa"/>
            <w:vMerge w:val="restart"/>
            <w:vAlign w:val="center"/>
          </w:tcPr>
          <w:p w14:paraId="4ECB86E9" w14:textId="393E5478" w:rsidR="00543D5D" w:rsidRPr="00D05CD2" w:rsidDel="00B25031" w:rsidRDefault="006E20DC">
            <w:pPr>
              <w:autoSpaceDE w:val="0"/>
              <w:autoSpaceDN w:val="0"/>
              <w:rPr>
                <w:del w:id="207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7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42DBBD33" w14:textId="28F17F5F" w:rsidR="00543D5D" w:rsidRPr="00D05CD2" w:rsidDel="00B25031" w:rsidRDefault="006E20DC">
            <w:pPr>
              <w:autoSpaceDE w:val="0"/>
              <w:autoSpaceDN w:val="0"/>
              <w:rPr>
                <w:del w:id="207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7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13A9B6CD" w14:textId="281F7FB1" w:rsidR="00543D5D" w:rsidRPr="00D05CD2" w:rsidDel="00B25031" w:rsidRDefault="006E20DC">
            <w:pPr>
              <w:autoSpaceDE w:val="0"/>
              <w:autoSpaceDN w:val="0"/>
              <w:rPr>
                <w:del w:id="207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7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21628260" w14:textId="50520DF4" w:rsidR="00543D5D" w:rsidRPr="00D05CD2" w:rsidDel="00B25031" w:rsidRDefault="006E20DC">
            <w:pPr>
              <w:autoSpaceDE w:val="0"/>
              <w:autoSpaceDN w:val="0"/>
              <w:rPr>
                <w:del w:id="207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7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59A172C3" w14:textId="274FE8D1" w:rsidR="00543D5D" w:rsidRPr="00D05CD2" w:rsidDel="00B25031" w:rsidRDefault="006E20DC">
            <w:pPr>
              <w:autoSpaceDE w:val="0"/>
              <w:autoSpaceDN w:val="0"/>
              <w:rPr>
                <w:del w:id="208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8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44A9F45C" w14:textId="07DA29CA" w:rsidR="00543D5D" w:rsidRPr="00D05CD2" w:rsidDel="00B25031" w:rsidRDefault="006E20DC">
            <w:pPr>
              <w:autoSpaceDE w:val="0"/>
              <w:autoSpaceDN w:val="0"/>
              <w:rPr>
                <w:del w:id="208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8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370B90C6" w14:textId="70DA198D">
        <w:trPr>
          <w:trHeight w:val="272"/>
          <w:del w:id="2084" w:author="yaozu long" w:date="2026-01-06T20:03:00Z"/>
        </w:trPr>
        <w:tc>
          <w:tcPr>
            <w:tcW w:w="467" w:type="dxa"/>
            <w:vMerge/>
          </w:tcPr>
          <w:p w14:paraId="781463F4" w14:textId="2A5487AD" w:rsidR="00543D5D" w:rsidRPr="00D05CD2" w:rsidDel="00B25031" w:rsidRDefault="00543D5D">
            <w:pPr>
              <w:autoSpaceDE w:val="0"/>
              <w:autoSpaceDN w:val="0"/>
              <w:rPr>
                <w:del w:id="208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D73E107" w14:textId="13C75FD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08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8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37EDF8DC" w14:textId="4DEF4FED" w:rsidR="00543D5D" w:rsidRPr="00D05CD2" w:rsidDel="00B25031" w:rsidRDefault="006E20DC">
            <w:pPr>
              <w:autoSpaceDE w:val="0"/>
              <w:autoSpaceDN w:val="0"/>
              <w:rPr>
                <w:del w:id="20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8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航电（简图页）</w:delText>
              </w:r>
            </w:del>
          </w:p>
        </w:tc>
      </w:tr>
      <w:tr w:rsidR="00543D5D" w:rsidRPr="00D05CD2" w:rsidDel="00B25031" w14:paraId="4433BAE7" w14:textId="56224965">
        <w:trPr>
          <w:trHeight w:val="262"/>
          <w:del w:id="2090" w:author="yaozu long" w:date="2026-01-06T20:03:00Z"/>
        </w:trPr>
        <w:tc>
          <w:tcPr>
            <w:tcW w:w="467" w:type="dxa"/>
            <w:vMerge/>
          </w:tcPr>
          <w:p w14:paraId="7C38907B" w14:textId="7A1329FC" w:rsidR="00543D5D" w:rsidRPr="00D05CD2" w:rsidDel="00B25031" w:rsidRDefault="00543D5D">
            <w:pPr>
              <w:autoSpaceDE w:val="0"/>
              <w:autoSpaceDN w:val="0"/>
              <w:rPr>
                <w:del w:id="209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2A2C002" w14:textId="6650AB8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09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9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48F17CC6" w14:textId="3FD12918" w:rsidR="00543D5D" w:rsidRPr="00D05CD2" w:rsidDel="00B25031" w:rsidRDefault="00543D5D">
            <w:pPr>
              <w:autoSpaceDE w:val="0"/>
              <w:autoSpaceDN w:val="0"/>
              <w:rPr>
                <w:del w:id="20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63A35A07" w14:textId="47B3E10E">
        <w:trPr>
          <w:trHeight w:val="231"/>
          <w:del w:id="2095" w:author="yaozu long" w:date="2026-01-06T20:03:00Z"/>
        </w:trPr>
        <w:tc>
          <w:tcPr>
            <w:tcW w:w="467" w:type="dxa"/>
            <w:vMerge/>
          </w:tcPr>
          <w:p w14:paraId="6AC79FC5" w14:textId="7C66930F" w:rsidR="00543D5D" w:rsidRPr="00D05CD2" w:rsidDel="00B25031" w:rsidRDefault="00543D5D">
            <w:pPr>
              <w:autoSpaceDE w:val="0"/>
              <w:autoSpaceDN w:val="0"/>
              <w:rPr>
                <w:del w:id="209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3FBCA79" w14:textId="3226A31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09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9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2FD9B6B6" w14:textId="0F4AE806" w:rsidR="00543D5D" w:rsidRPr="00D05CD2" w:rsidDel="00B25031" w:rsidRDefault="00543D5D">
            <w:pPr>
              <w:rPr>
                <w:del w:id="2099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19CE8DE7" w14:textId="1D992649">
        <w:trPr>
          <w:trHeight w:val="207"/>
          <w:del w:id="2100" w:author="yaozu long" w:date="2026-01-06T20:03:00Z"/>
        </w:trPr>
        <w:tc>
          <w:tcPr>
            <w:tcW w:w="467" w:type="dxa"/>
            <w:vMerge/>
          </w:tcPr>
          <w:p w14:paraId="59D8E070" w14:textId="5ACDBCBD" w:rsidR="00543D5D" w:rsidRPr="00D05CD2" w:rsidDel="00B25031" w:rsidRDefault="00543D5D">
            <w:pPr>
              <w:autoSpaceDE w:val="0"/>
              <w:autoSpaceDN w:val="0"/>
              <w:rPr>
                <w:del w:id="210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58A858F" w14:textId="0811624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0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0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652A4D15" w14:textId="1DF365E8" w:rsidR="00543D5D" w:rsidRPr="00D05CD2" w:rsidDel="00B25031" w:rsidRDefault="00543D5D">
            <w:pPr>
              <w:rPr>
                <w:del w:id="2104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74524F7B" w14:textId="769B0FB6">
        <w:trPr>
          <w:trHeight w:val="311"/>
          <w:del w:id="2105" w:author="yaozu long" w:date="2026-01-06T20:03:00Z"/>
        </w:trPr>
        <w:tc>
          <w:tcPr>
            <w:tcW w:w="467" w:type="dxa"/>
            <w:vMerge/>
          </w:tcPr>
          <w:p w14:paraId="6FE6FE91" w14:textId="175E906B" w:rsidR="00543D5D" w:rsidRPr="00D05CD2" w:rsidDel="00B25031" w:rsidRDefault="00543D5D">
            <w:pPr>
              <w:autoSpaceDE w:val="0"/>
              <w:autoSpaceDN w:val="0"/>
              <w:rPr>
                <w:del w:id="210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E96465F" w14:textId="510F18D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0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0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206ED769" w14:textId="4B39771A" w:rsidR="00543D5D" w:rsidRPr="00D05CD2" w:rsidDel="00B25031" w:rsidRDefault="00543D5D">
            <w:pPr>
              <w:rPr>
                <w:del w:id="2109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631C58FA" w14:textId="18E66C68">
        <w:trPr>
          <w:trHeight w:val="201"/>
          <w:del w:id="2110" w:author="yaozu long" w:date="2026-01-06T20:03:00Z"/>
        </w:trPr>
        <w:tc>
          <w:tcPr>
            <w:tcW w:w="467" w:type="dxa"/>
            <w:vMerge/>
          </w:tcPr>
          <w:p w14:paraId="79EE9B2F" w14:textId="35B6AF35" w:rsidR="00543D5D" w:rsidRPr="00D05CD2" w:rsidDel="00B25031" w:rsidRDefault="00543D5D">
            <w:pPr>
              <w:autoSpaceDE w:val="0"/>
              <w:autoSpaceDN w:val="0"/>
              <w:rPr>
                <w:del w:id="211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1BDB7FE" w14:textId="038005D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1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1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1D405961" w14:textId="616C758C" w:rsidR="00543D5D" w:rsidRPr="00D05CD2" w:rsidDel="00B25031" w:rsidRDefault="00543D5D">
            <w:pPr>
              <w:rPr>
                <w:del w:id="2114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5F71EAFC" w14:textId="3D64AEBE">
        <w:trPr>
          <w:trHeight w:val="201"/>
          <w:del w:id="2115" w:author="yaozu long" w:date="2026-01-06T20:03:00Z"/>
        </w:trPr>
        <w:tc>
          <w:tcPr>
            <w:tcW w:w="467" w:type="dxa"/>
            <w:vMerge/>
          </w:tcPr>
          <w:p w14:paraId="48B96D23" w14:textId="5AD97E83" w:rsidR="00543D5D" w:rsidRPr="00D05CD2" w:rsidDel="00B25031" w:rsidRDefault="00543D5D">
            <w:pPr>
              <w:autoSpaceDE w:val="0"/>
              <w:autoSpaceDN w:val="0"/>
              <w:rPr>
                <w:del w:id="211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5731F2E" w14:textId="753BF05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1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1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24AE1346" w14:textId="55551DCA" w:rsidR="00543D5D" w:rsidRPr="00D05CD2" w:rsidDel="00B25031" w:rsidRDefault="006E20DC">
            <w:pPr>
              <w:autoSpaceDE w:val="0"/>
              <w:autoSpaceDN w:val="0"/>
              <w:rPr>
                <w:del w:id="211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2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5C0299D2" w14:textId="07467D4B">
        <w:trPr>
          <w:trHeight w:val="167"/>
          <w:del w:id="2121" w:author="yaozu long" w:date="2026-01-06T20:03:00Z"/>
        </w:trPr>
        <w:tc>
          <w:tcPr>
            <w:tcW w:w="467" w:type="dxa"/>
            <w:vMerge/>
          </w:tcPr>
          <w:p w14:paraId="27628D56" w14:textId="5A907920" w:rsidR="00543D5D" w:rsidRPr="00D05CD2" w:rsidDel="00B25031" w:rsidRDefault="00543D5D">
            <w:pPr>
              <w:autoSpaceDE w:val="0"/>
              <w:autoSpaceDN w:val="0"/>
              <w:rPr>
                <w:del w:id="212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D243A71" w14:textId="1E7B4E5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2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2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06998E56" w14:textId="09972A82" w:rsidR="00543D5D" w:rsidRPr="00D05CD2" w:rsidDel="00B25031" w:rsidRDefault="006E20DC">
            <w:pPr>
              <w:autoSpaceDE w:val="0"/>
              <w:autoSpaceDN w:val="0"/>
              <w:rPr>
                <w:del w:id="212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2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0E31E115" w14:textId="1491B883">
        <w:trPr>
          <w:trHeight w:val="482"/>
          <w:del w:id="2127" w:author="yaozu long" w:date="2026-01-06T20:03:00Z"/>
        </w:trPr>
        <w:tc>
          <w:tcPr>
            <w:tcW w:w="467" w:type="dxa"/>
            <w:vMerge w:val="restart"/>
            <w:vAlign w:val="center"/>
          </w:tcPr>
          <w:p w14:paraId="018718B1" w14:textId="05D96BD6" w:rsidR="00543D5D" w:rsidRPr="00D05CD2" w:rsidDel="00B25031" w:rsidRDefault="006E20DC">
            <w:pPr>
              <w:autoSpaceDE w:val="0"/>
              <w:autoSpaceDN w:val="0"/>
              <w:rPr>
                <w:del w:id="212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2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数据格式</w:delText>
              </w:r>
            </w:del>
          </w:p>
        </w:tc>
        <w:tc>
          <w:tcPr>
            <w:tcW w:w="718" w:type="dxa"/>
            <w:vAlign w:val="center"/>
          </w:tcPr>
          <w:p w14:paraId="005A2E69" w14:textId="123C13A5" w:rsidR="00543D5D" w:rsidRPr="00D05CD2" w:rsidDel="00B25031" w:rsidRDefault="006E20DC">
            <w:pPr>
              <w:autoSpaceDE w:val="0"/>
              <w:autoSpaceDN w:val="0"/>
              <w:rPr>
                <w:del w:id="213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3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5FEE378A" w14:textId="0732D1D9" w:rsidR="00543D5D" w:rsidRPr="00D05CD2" w:rsidDel="00B25031" w:rsidRDefault="006E20DC">
            <w:pPr>
              <w:autoSpaceDE w:val="0"/>
              <w:autoSpaceDN w:val="0"/>
              <w:rPr>
                <w:del w:id="21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3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77821725" w14:textId="4862B7E4" w:rsidR="00543D5D" w:rsidRPr="00D05CD2" w:rsidDel="00B25031" w:rsidRDefault="006E20DC">
            <w:pPr>
              <w:autoSpaceDE w:val="0"/>
              <w:autoSpaceDN w:val="0"/>
              <w:rPr>
                <w:del w:id="21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3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18069150" w14:textId="64C5D538" w:rsidR="00543D5D" w:rsidRPr="00D05CD2" w:rsidDel="00B25031" w:rsidRDefault="006E20DC">
            <w:pPr>
              <w:autoSpaceDE w:val="0"/>
              <w:autoSpaceDN w:val="0"/>
              <w:rPr>
                <w:del w:id="213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3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1995579F" w14:textId="652AB630">
        <w:trPr>
          <w:trHeight w:val="149"/>
          <w:del w:id="2138" w:author="yaozu long" w:date="2026-01-06T20:03:00Z"/>
        </w:trPr>
        <w:tc>
          <w:tcPr>
            <w:tcW w:w="467" w:type="dxa"/>
            <w:vMerge/>
          </w:tcPr>
          <w:p w14:paraId="03D45071" w14:textId="35603409" w:rsidR="00543D5D" w:rsidRPr="00D05CD2" w:rsidDel="00B25031" w:rsidRDefault="00543D5D">
            <w:pPr>
              <w:autoSpaceDE w:val="0"/>
              <w:autoSpaceDN w:val="0"/>
              <w:rPr>
                <w:del w:id="213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2E26451" w14:textId="43E0F40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4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4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31D82432" w14:textId="11092DE6" w:rsidR="00543D5D" w:rsidRPr="00D05CD2" w:rsidDel="00B25031" w:rsidRDefault="006E20DC">
            <w:pPr>
              <w:rPr>
                <w:del w:id="2142" w:author="yaozu long" w:date="2026-01-06T20:03:00Z" w16du:dateUtc="2026-01-06T12:03:00Z"/>
                <w:sz w:val="22"/>
                <w:szCs w:val="22"/>
              </w:rPr>
            </w:pPr>
            <w:del w:id="214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2E0A29B8" w14:textId="33340D4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4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14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</w:tcPr>
          <w:p w14:paraId="423643DA" w14:textId="3935EF51" w:rsidR="00543D5D" w:rsidRPr="00D05CD2" w:rsidDel="00B25031" w:rsidRDefault="006E20DC">
            <w:pPr>
              <w:jc w:val="left"/>
              <w:rPr>
                <w:del w:id="214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14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4436797E" w14:textId="06B7F355">
        <w:trPr>
          <w:trHeight w:val="309"/>
          <w:del w:id="2148" w:author="yaozu long" w:date="2026-01-06T20:03:00Z"/>
        </w:trPr>
        <w:tc>
          <w:tcPr>
            <w:tcW w:w="467" w:type="dxa"/>
            <w:vMerge/>
          </w:tcPr>
          <w:p w14:paraId="4956CA25" w14:textId="329C3F62" w:rsidR="00543D5D" w:rsidRPr="00D05CD2" w:rsidDel="00B25031" w:rsidRDefault="00543D5D">
            <w:pPr>
              <w:autoSpaceDE w:val="0"/>
              <w:autoSpaceDN w:val="0"/>
              <w:rPr>
                <w:del w:id="214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B188DEE" w14:textId="1F07665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5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5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2163FCB5" w14:textId="5E25C084" w:rsidR="00543D5D" w:rsidRPr="00D05CD2" w:rsidDel="00B25031" w:rsidRDefault="006E20DC">
            <w:pPr>
              <w:rPr>
                <w:del w:id="2152" w:author="yaozu long" w:date="2026-01-06T20:03:00Z" w16du:dateUtc="2026-01-06T12:03:00Z"/>
                <w:sz w:val="22"/>
                <w:szCs w:val="22"/>
              </w:rPr>
            </w:pPr>
            <w:del w:id="215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6B878FA" w14:textId="596EED7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5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15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12799A7" w14:textId="116910D8" w:rsidR="00543D5D" w:rsidRPr="00D05CD2" w:rsidDel="00B25031" w:rsidRDefault="006E20DC">
            <w:pPr>
              <w:rPr>
                <w:del w:id="215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15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178E759" w14:textId="501411C1">
        <w:trPr>
          <w:trHeight w:val="285"/>
          <w:del w:id="2158" w:author="yaozu long" w:date="2026-01-06T20:03:00Z"/>
        </w:trPr>
        <w:tc>
          <w:tcPr>
            <w:tcW w:w="467" w:type="dxa"/>
            <w:vMerge/>
          </w:tcPr>
          <w:p w14:paraId="1A68449B" w14:textId="59FEB495" w:rsidR="00543D5D" w:rsidRPr="00D05CD2" w:rsidDel="00B25031" w:rsidRDefault="00543D5D">
            <w:pPr>
              <w:autoSpaceDE w:val="0"/>
              <w:autoSpaceDN w:val="0"/>
              <w:rPr>
                <w:del w:id="215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A0C0B00" w14:textId="2FE8645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6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6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5D999BE9" w14:textId="40AE7C57" w:rsidR="00543D5D" w:rsidRPr="00D05CD2" w:rsidDel="00B25031" w:rsidRDefault="006E20DC">
            <w:pPr>
              <w:rPr>
                <w:del w:id="2162" w:author="yaozu long" w:date="2026-01-06T20:03:00Z" w16du:dateUtc="2026-01-06T12:03:00Z"/>
                <w:sz w:val="22"/>
                <w:szCs w:val="22"/>
              </w:rPr>
            </w:pPr>
            <w:del w:id="216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177BA790" w14:textId="66F425E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6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16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</w:tcPr>
          <w:p w14:paraId="4B967FE4" w14:textId="183BFAE0" w:rsidR="00543D5D" w:rsidRPr="00D05CD2" w:rsidDel="00B25031" w:rsidRDefault="006E20DC">
            <w:pPr>
              <w:jc w:val="left"/>
              <w:rPr>
                <w:del w:id="216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16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D80DC48" w14:textId="445DF3D5">
        <w:trPr>
          <w:trHeight w:val="275"/>
          <w:del w:id="2168" w:author="yaozu long" w:date="2026-01-06T20:03:00Z"/>
        </w:trPr>
        <w:tc>
          <w:tcPr>
            <w:tcW w:w="467" w:type="dxa"/>
            <w:vMerge/>
          </w:tcPr>
          <w:p w14:paraId="36C692C9" w14:textId="2CFA03AA" w:rsidR="00543D5D" w:rsidRPr="00D05CD2" w:rsidDel="00B25031" w:rsidRDefault="00543D5D">
            <w:pPr>
              <w:autoSpaceDE w:val="0"/>
              <w:autoSpaceDN w:val="0"/>
              <w:rPr>
                <w:del w:id="216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A7F0A91" w14:textId="45D4B01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7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7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357D8F87" w14:textId="67BF6F2F" w:rsidR="00543D5D" w:rsidRPr="00D05CD2" w:rsidDel="00B25031" w:rsidRDefault="006E20DC">
            <w:pPr>
              <w:rPr>
                <w:del w:id="2172" w:author="yaozu long" w:date="2026-01-06T20:03:00Z" w16du:dateUtc="2026-01-06T12:03:00Z"/>
                <w:sz w:val="22"/>
                <w:szCs w:val="22"/>
              </w:rPr>
            </w:pPr>
            <w:del w:id="217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AF45A00" w14:textId="0579648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7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17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</w:tcPr>
          <w:p w14:paraId="3651FFEF" w14:textId="57FA9CCB" w:rsidR="00543D5D" w:rsidRPr="00D05CD2" w:rsidDel="00B25031" w:rsidRDefault="006E20DC">
            <w:pPr>
              <w:rPr>
                <w:del w:id="217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17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43DD54A0" w14:textId="51C03E3E">
        <w:trPr>
          <w:trHeight w:val="265"/>
          <w:del w:id="2178" w:author="yaozu long" w:date="2026-01-06T20:03:00Z"/>
        </w:trPr>
        <w:tc>
          <w:tcPr>
            <w:tcW w:w="467" w:type="dxa"/>
            <w:vMerge/>
          </w:tcPr>
          <w:p w14:paraId="4E9635DF" w14:textId="63601548" w:rsidR="00543D5D" w:rsidRPr="00D05CD2" w:rsidDel="00B25031" w:rsidRDefault="00543D5D">
            <w:pPr>
              <w:autoSpaceDE w:val="0"/>
              <w:autoSpaceDN w:val="0"/>
              <w:rPr>
                <w:del w:id="217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8C3D3EB" w14:textId="1A53899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8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8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4A7DA704" w14:textId="6BB45BCE" w:rsidR="00543D5D" w:rsidRPr="00D05CD2" w:rsidDel="00B25031" w:rsidRDefault="006E20DC">
            <w:pPr>
              <w:rPr>
                <w:del w:id="2182" w:author="yaozu long" w:date="2026-01-06T20:03:00Z" w16du:dateUtc="2026-01-06T12:03:00Z"/>
                <w:sz w:val="22"/>
                <w:szCs w:val="22"/>
              </w:rPr>
            </w:pPr>
            <w:del w:id="218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130D5FCB" w14:textId="16A12CE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8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18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64EA6D41" w14:textId="02354C64" w:rsidR="00543D5D" w:rsidRPr="00D05CD2" w:rsidDel="00B25031" w:rsidRDefault="006E20DC">
            <w:pPr>
              <w:jc w:val="left"/>
              <w:rPr>
                <w:del w:id="218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18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2EE22797" w14:textId="7FEA8C4B">
        <w:trPr>
          <w:trHeight w:val="255"/>
          <w:del w:id="2188" w:author="yaozu long" w:date="2026-01-06T20:03:00Z"/>
        </w:trPr>
        <w:tc>
          <w:tcPr>
            <w:tcW w:w="467" w:type="dxa"/>
            <w:vMerge/>
          </w:tcPr>
          <w:p w14:paraId="24354B70" w14:textId="5720A6EB" w:rsidR="00543D5D" w:rsidRPr="00D05CD2" w:rsidDel="00B25031" w:rsidRDefault="00543D5D">
            <w:pPr>
              <w:autoSpaceDE w:val="0"/>
              <w:autoSpaceDN w:val="0"/>
              <w:rPr>
                <w:del w:id="218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7401F6" w14:textId="7B6F6A3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9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9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2E8DB1FA" w14:textId="5C484AF9" w:rsidR="00543D5D" w:rsidRPr="00D05CD2" w:rsidDel="00B25031" w:rsidRDefault="006E20DC">
            <w:pPr>
              <w:rPr>
                <w:del w:id="2192" w:author="yaozu long" w:date="2026-01-06T20:03:00Z" w16du:dateUtc="2026-01-06T12:03:00Z"/>
                <w:sz w:val="22"/>
                <w:szCs w:val="22"/>
              </w:rPr>
            </w:pPr>
            <w:del w:id="219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B9A9079" w14:textId="79F13A4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9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19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</w:tcPr>
          <w:p w14:paraId="6F13375A" w14:textId="73B19D40" w:rsidR="00543D5D" w:rsidRPr="00D05CD2" w:rsidDel="00B25031" w:rsidRDefault="006E20DC">
            <w:pPr>
              <w:rPr>
                <w:del w:id="219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19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858CAE9" w14:textId="6A300E61">
        <w:trPr>
          <w:trHeight w:val="244"/>
          <w:del w:id="2198" w:author="yaozu long" w:date="2026-01-06T20:03:00Z"/>
        </w:trPr>
        <w:tc>
          <w:tcPr>
            <w:tcW w:w="467" w:type="dxa"/>
            <w:vMerge/>
          </w:tcPr>
          <w:p w14:paraId="242A4BA7" w14:textId="641516C0" w:rsidR="00543D5D" w:rsidRPr="00D05CD2" w:rsidDel="00B25031" w:rsidRDefault="00543D5D">
            <w:pPr>
              <w:autoSpaceDE w:val="0"/>
              <w:autoSpaceDN w:val="0"/>
              <w:rPr>
                <w:del w:id="219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AB457E7" w14:textId="38186AF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0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0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6787E3D8" w14:textId="17596182" w:rsidR="00543D5D" w:rsidRPr="00D05CD2" w:rsidDel="00B25031" w:rsidRDefault="006E20DC">
            <w:pPr>
              <w:rPr>
                <w:del w:id="2202" w:author="yaozu long" w:date="2026-01-06T20:03:00Z" w16du:dateUtc="2026-01-06T12:03:00Z"/>
                <w:sz w:val="22"/>
                <w:szCs w:val="22"/>
              </w:rPr>
            </w:pPr>
            <w:del w:id="220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A79E124" w14:textId="6CCA31D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0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0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CC00812" w14:textId="50C32A06" w:rsidR="00543D5D" w:rsidRPr="00D05CD2" w:rsidDel="00B25031" w:rsidRDefault="006E20DC">
            <w:pPr>
              <w:jc w:val="left"/>
              <w:rPr>
                <w:del w:id="220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0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FCAF2F5" w14:textId="064F3BE8">
        <w:trPr>
          <w:trHeight w:val="33"/>
          <w:del w:id="2208" w:author="yaozu long" w:date="2026-01-06T20:03:00Z"/>
        </w:trPr>
        <w:tc>
          <w:tcPr>
            <w:tcW w:w="467" w:type="dxa"/>
            <w:vMerge/>
          </w:tcPr>
          <w:p w14:paraId="55BFF4D3" w14:textId="50A49626" w:rsidR="00543D5D" w:rsidRPr="00D05CD2" w:rsidDel="00B25031" w:rsidRDefault="00543D5D">
            <w:pPr>
              <w:autoSpaceDE w:val="0"/>
              <w:autoSpaceDN w:val="0"/>
              <w:rPr>
                <w:del w:id="220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9B14E7" w14:textId="70FFDF2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1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1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32BBC892" w14:textId="3B989F32" w:rsidR="00543D5D" w:rsidRPr="00D05CD2" w:rsidDel="00B25031" w:rsidRDefault="006E20DC">
            <w:pPr>
              <w:rPr>
                <w:del w:id="2212" w:author="yaozu long" w:date="2026-01-06T20:03:00Z" w16du:dateUtc="2026-01-06T12:03:00Z"/>
                <w:sz w:val="22"/>
                <w:szCs w:val="22"/>
              </w:rPr>
            </w:pPr>
            <w:del w:id="2213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F29BFF2" w14:textId="111A572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1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1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</w:tcPr>
          <w:p w14:paraId="6E71FC42" w14:textId="5C64138F" w:rsidR="00543D5D" w:rsidRPr="00D05CD2" w:rsidDel="00B25031" w:rsidRDefault="006E20DC">
            <w:pPr>
              <w:rPr>
                <w:del w:id="221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1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35DB9" w:rsidRPr="00D05CD2" w:rsidDel="00B25031" w14:paraId="4671BFF3" w14:textId="39BCC869">
        <w:trPr>
          <w:trHeight w:val="225"/>
          <w:del w:id="2218" w:author="yaozu long" w:date="2026-01-06T20:03:00Z"/>
        </w:trPr>
        <w:tc>
          <w:tcPr>
            <w:tcW w:w="467" w:type="dxa"/>
            <w:vMerge/>
          </w:tcPr>
          <w:p w14:paraId="1FF6BCE1" w14:textId="28B9D66D" w:rsidR="00535DB9" w:rsidRPr="00D05CD2" w:rsidDel="00B25031" w:rsidRDefault="00535DB9" w:rsidP="00535DB9">
            <w:pPr>
              <w:autoSpaceDE w:val="0"/>
              <w:autoSpaceDN w:val="0"/>
              <w:rPr>
                <w:del w:id="221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7DD3D1E" w14:textId="1BEFC908" w:rsidR="00535DB9" w:rsidRPr="00D05CD2" w:rsidDel="00B25031" w:rsidRDefault="00535DB9" w:rsidP="00535DB9">
            <w:pPr>
              <w:autoSpaceDE w:val="0"/>
              <w:autoSpaceDN w:val="0"/>
              <w:jc w:val="center"/>
              <w:rPr>
                <w:del w:id="222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2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72A2E5EC" w14:textId="1DB06F66" w:rsidR="00535DB9" w:rsidRPr="00D05CD2" w:rsidDel="00B25031" w:rsidRDefault="00535DB9" w:rsidP="00535DB9">
            <w:pPr>
              <w:rPr>
                <w:del w:id="2222" w:author="yaozu long" w:date="2026-01-06T20:03:00Z" w16du:dateUtc="2026-01-06T12:03:00Z"/>
                <w:sz w:val="22"/>
                <w:szCs w:val="22"/>
              </w:rPr>
            </w:pPr>
            <w:del w:id="2223" w:author="yaozu long" w:date="2026-01-06T20:03:00Z" w16du:dateUtc="2026-01-06T12:03:00Z">
              <w:r w:rsidDel="00B25031">
                <w:rPr>
                  <w:rFonts w:hint="eastAsia"/>
                  <w:sz w:val="22"/>
                  <w:szCs w:val="22"/>
                </w:rPr>
                <w:delText>设备来源</w:delText>
              </w:r>
              <w:r w:rsidDel="00B25031">
                <w:rPr>
                  <w:rFonts w:hint="eastAsia"/>
                  <w:sz w:val="22"/>
                  <w:szCs w:val="22"/>
                </w:rPr>
                <w:delText xml:space="preserve"> </w:delText>
              </w:r>
              <w:r w:rsidRPr="00535DB9" w:rsidDel="00B25031">
                <w:rPr>
                  <w:rFonts w:ascii="宋体" w:hAnsi="宋体" w:cs="Arial" w:hint="eastAsia"/>
                  <w:sz w:val="22"/>
                  <w:szCs w:val="22"/>
                </w:rPr>
                <w:delText xml:space="preserve"> </w:delText>
              </w:r>
              <w:r w:rsidRPr="00535DB9" w:rsidDel="00B25031">
                <w:rPr>
                  <w:rFonts w:hint="eastAsia"/>
                  <w:sz w:val="22"/>
                  <w:szCs w:val="22"/>
                </w:rPr>
                <w:delText>LSB</w:delText>
              </w:r>
            </w:del>
          </w:p>
        </w:tc>
        <w:tc>
          <w:tcPr>
            <w:tcW w:w="720" w:type="dxa"/>
            <w:vAlign w:val="center"/>
          </w:tcPr>
          <w:p w14:paraId="0EBE37B7" w14:textId="03388C04" w:rsidR="00535DB9" w:rsidRPr="00D05CD2" w:rsidDel="00B25031" w:rsidRDefault="00535DB9" w:rsidP="00535DB9">
            <w:pPr>
              <w:autoSpaceDE w:val="0"/>
              <w:autoSpaceDN w:val="0"/>
              <w:jc w:val="center"/>
              <w:rPr>
                <w:del w:id="222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2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</w:tcPr>
          <w:p w14:paraId="7BF954E9" w14:textId="21A7B44E" w:rsidR="00535DB9" w:rsidRPr="00D05CD2" w:rsidDel="00B25031" w:rsidRDefault="00535DB9" w:rsidP="00535DB9">
            <w:pPr>
              <w:rPr>
                <w:del w:id="222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2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35DB9" w:rsidRPr="00D05CD2" w:rsidDel="00B25031" w14:paraId="6793067D" w14:textId="26EF34E1">
        <w:trPr>
          <w:trHeight w:val="215"/>
          <w:del w:id="2228" w:author="yaozu long" w:date="2026-01-06T20:03:00Z"/>
        </w:trPr>
        <w:tc>
          <w:tcPr>
            <w:tcW w:w="467" w:type="dxa"/>
            <w:vMerge/>
          </w:tcPr>
          <w:p w14:paraId="4DD328BC" w14:textId="1A614734" w:rsidR="00535DB9" w:rsidRPr="00D05CD2" w:rsidDel="00B25031" w:rsidRDefault="00535DB9" w:rsidP="00535DB9">
            <w:pPr>
              <w:autoSpaceDE w:val="0"/>
              <w:autoSpaceDN w:val="0"/>
              <w:rPr>
                <w:del w:id="222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241675" w14:textId="7DCA2448" w:rsidR="00535DB9" w:rsidRPr="00D05CD2" w:rsidDel="00B25031" w:rsidRDefault="00535DB9" w:rsidP="00535DB9">
            <w:pPr>
              <w:autoSpaceDE w:val="0"/>
              <w:autoSpaceDN w:val="0"/>
              <w:jc w:val="center"/>
              <w:rPr>
                <w:del w:id="223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3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38584F6A" w14:textId="73DF6CD2" w:rsidR="00535DB9" w:rsidRPr="00D05CD2" w:rsidDel="00B25031" w:rsidRDefault="00535DB9" w:rsidP="00535DB9">
            <w:pPr>
              <w:rPr>
                <w:del w:id="2232" w:author="yaozu long" w:date="2026-01-06T20:03:00Z" w16du:dateUtc="2026-01-06T12:03:00Z"/>
                <w:sz w:val="22"/>
                <w:szCs w:val="22"/>
              </w:rPr>
            </w:pPr>
            <w:del w:id="2233" w:author="yaozu long" w:date="2026-01-06T20:03:00Z" w16du:dateUtc="2026-01-06T12:03:00Z">
              <w:r w:rsidDel="00B25031">
                <w:rPr>
                  <w:rFonts w:hint="eastAsia"/>
                  <w:sz w:val="22"/>
                  <w:szCs w:val="22"/>
                </w:rPr>
                <w:delText>设备来源</w:delText>
              </w:r>
              <w:r w:rsidRPr="00535DB9" w:rsidDel="00B25031">
                <w:rPr>
                  <w:rFonts w:ascii="宋体" w:hAnsi="宋体" w:cs="Arial" w:hint="eastAsia"/>
                  <w:sz w:val="22"/>
                  <w:szCs w:val="22"/>
                </w:rPr>
                <w:delText xml:space="preserve"> </w:delText>
              </w:r>
              <w:r w:rsidDel="00B25031">
                <w:rPr>
                  <w:rFonts w:ascii="宋体" w:hAnsi="宋体" w:cs="Arial" w:hint="eastAsia"/>
                  <w:sz w:val="22"/>
                  <w:szCs w:val="22"/>
                </w:rPr>
                <w:delText>M</w:delText>
              </w:r>
              <w:r w:rsidRPr="00535DB9" w:rsidDel="00B25031">
                <w:rPr>
                  <w:rFonts w:hint="eastAsia"/>
                  <w:sz w:val="22"/>
                  <w:szCs w:val="22"/>
                </w:rPr>
                <w:delText>SB</w:delText>
              </w:r>
            </w:del>
          </w:p>
        </w:tc>
        <w:tc>
          <w:tcPr>
            <w:tcW w:w="720" w:type="dxa"/>
            <w:vAlign w:val="center"/>
          </w:tcPr>
          <w:p w14:paraId="4921E272" w14:textId="123CBA2F" w:rsidR="00535DB9" w:rsidRPr="00D05CD2" w:rsidDel="00B25031" w:rsidRDefault="00535DB9" w:rsidP="00535DB9">
            <w:pPr>
              <w:autoSpaceDE w:val="0"/>
              <w:autoSpaceDN w:val="0"/>
              <w:jc w:val="center"/>
              <w:rPr>
                <w:del w:id="223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3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12B28902" w14:textId="4C45A59C" w:rsidR="00535DB9" w:rsidRPr="00D05CD2" w:rsidDel="00B25031" w:rsidRDefault="00535DB9" w:rsidP="00535DB9">
            <w:pPr>
              <w:jc w:val="left"/>
              <w:rPr>
                <w:del w:id="223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3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447FE46" w14:textId="3D451AF2">
        <w:trPr>
          <w:trHeight w:val="294"/>
          <w:del w:id="2238" w:author="yaozu long" w:date="2026-01-06T20:03:00Z"/>
        </w:trPr>
        <w:tc>
          <w:tcPr>
            <w:tcW w:w="467" w:type="dxa"/>
            <w:vMerge/>
          </w:tcPr>
          <w:p w14:paraId="72D195EA" w14:textId="41CC6219" w:rsidR="00543D5D" w:rsidRPr="00D05CD2" w:rsidDel="00B25031" w:rsidRDefault="00543D5D">
            <w:pPr>
              <w:autoSpaceDE w:val="0"/>
              <w:autoSpaceDN w:val="0"/>
              <w:rPr>
                <w:del w:id="223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A0B8525" w14:textId="1013968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4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4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68230D0B" w14:textId="3CB41C96" w:rsidR="00543D5D" w:rsidRPr="00D05CD2" w:rsidDel="00B25031" w:rsidRDefault="006E20DC">
            <w:pPr>
              <w:rPr>
                <w:del w:id="2242" w:author="yaozu long" w:date="2026-01-06T20:03:00Z" w16du:dateUtc="2026-01-06T12:03:00Z"/>
                <w:b/>
                <w:bCs/>
                <w:color w:val="EE0000"/>
              </w:rPr>
            </w:pPr>
            <w:del w:id="2243" w:author="yaozu long" w:date="2026-01-06T20:03:00Z" w16du:dateUtc="2026-01-06T12:03:00Z">
              <w:r w:rsidRPr="00D05CD2" w:rsidDel="00B25031">
                <w:rPr>
                  <w:b/>
                  <w:bCs/>
                  <w:color w:val="EE0000"/>
                </w:rPr>
                <w:delText xml:space="preserve">MLG RH WOFFW Proxi Sensor </w:delText>
              </w:r>
            </w:del>
          </w:p>
          <w:p w14:paraId="5F8D5E6C" w14:textId="1A12DE8B" w:rsidR="00543D5D" w:rsidRPr="00D05CD2" w:rsidDel="00B25031" w:rsidRDefault="006E20DC">
            <w:pPr>
              <w:rPr>
                <w:del w:id="2244" w:author="yaozu long" w:date="2026-01-06T20:03:00Z" w16du:dateUtc="2026-01-06T12:03:00Z"/>
                <w:b/>
                <w:bCs/>
                <w:color w:val="EE0000"/>
                <w:sz w:val="22"/>
                <w:szCs w:val="22"/>
              </w:rPr>
            </w:pPr>
            <w:del w:id="2245" w:author="yaozu long" w:date="2026-01-06T20:03:00Z" w16du:dateUtc="2026-01-06T12:03:00Z">
              <w:r w:rsidRPr="00D05CD2" w:rsidDel="00B25031">
                <w:rPr>
                  <w:rFonts w:hint="eastAsia"/>
                  <w:b/>
                  <w:bCs/>
                  <w:color w:val="EE0000"/>
                </w:rPr>
                <w:delText>右主起</w:delText>
              </w:r>
              <w:r w:rsidRPr="00D05CD2" w:rsidDel="00B25031">
                <w:rPr>
                  <w:b/>
                  <w:bCs/>
                  <w:color w:val="EE0000"/>
                </w:rPr>
                <w:delText>轮载接近传感器状态</w:delText>
              </w:r>
            </w:del>
          </w:p>
        </w:tc>
        <w:tc>
          <w:tcPr>
            <w:tcW w:w="720" w:type="dxa"/>
            <w:vAlign w:val="center"/>
          </w:tcPr>
          <w:p w14:paraId="7A73867F" w14:textId="79E3F25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4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4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</w:tcPr>
          <w:p w14:paraId="7E38CEB9" w14:textId="4F48F753" w:rsidR="00543D5D" w:rsidRPr="00D05CD2" w:rsidDel="00B25031" w:rsidRDefault="006E20DC">
            <w:pPr>
              <w:rPr>
                <w:del w:id="224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4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4462E49" w14:textId="681D266D">
        <w:trPr>
          <w:trHeight w:val="47"/>
          <w:del w:id="2250" w:author="yaozu long" w:date="2026-01-06T20:03:00Z"/>
        </w:trPr>
        <w:tc>
          <w:tcPr>
            <w:tcW w:w="467" w:type="dxa"/>
            <w:vMerge/>
          </w:tcPr>
          <w:p w14:paraId="13C7E703" w14:textId="1F27900E" w:rsidR="00543D5D" w:rsidRPr="00D05CD2" w:rsidDel="00B25031" w:rsidRDefault="00543D5D">
            <w:pPr>
              <w:autoSpaceDE w:val="0"/>
              <w:autoSpaceDN w:val="0"/>
              <w:rPr>
                <w:del w:id="22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281CDBD" w14:textId="401E8FF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5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39F37519" w14:textId="1A54D262" w:rsidR="00543D5D" w:rsidRPr="00D05CD2" w:rsidDel="00B25031" w:rsidRDefault="006E20DC">
            <w:pPr>
              <w:rPr>
                <w:del w:id="2254" w:author="yaozu long" w:date="2026-01-06T20:03:00Z" w16du:dateUtc="2026-01-06T12:03:00Z"/>
                <w:b/>
                <w:bCs/>
                <w:color w:val="EE0000"/>
                <w:sz w:val="22"/>
                <w:szCs w:val="22"/>
              </w:rPr>
            </w:pPr>
            <w:del w:id="2255" w:author="yaozu long" w:date="2026-01-06T20:03:00Z" w16du:dateUtc="2026-01-06T12:03:00Z">
              <w:r w:rsidRPr="00D05CD2" w:rsidDel="00B25031">
                <w:rPr>
                  <w:b/>
                  <w:bCs/>
                  <w:color w:val="EE0000"/>
                </w:rPr>
                <w:delText xml:space="preserve">MLG LH WOFFW Proxi Sensor </w:delText>
              </w:r>
            </w:del>
          </w:p>
        </w:tc>
        <w:tc>
          <w:tcPr>
            <w:tcW w:w="720" w:type="dxa"/>
            <w:vAlign w:val="center"/>
          </w:tcPr>
          <w:p w14:paraId="6CC1B5B5" w14:textId="0190A4D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5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5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</w:tcPr>
          <w:p w14:paraId="61FEA2C3" w14:textId="6EE5272F" w:rsidR="00543D5D" w:rsidRPr="00D05CD2" w:rsidDel="00B25031" w:rsidRDefault="006E20DC">
            <w:pPr>
              <w:rPr>
                <w:del w:id="225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5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CE7D501" w14:textId="7E7A82D5">
        <w:trPr>
          <w:trHeight w:val="60"/>
          <w:del w:id="2260" w:author="yaozu long" w:date="2026-01-06T20:03:00Z"/>
        </w:trPr>
        <w:tc>
          <w:tcPr>
            <w:tcW w:w="467" w:type="dxa"/>
            <w:vMerge/>
          </w:tcPr>
          <w:p w14:paraId="34A566B1" w14:textId="41581EDB" w:rsidR="00543D5D" w:rsidRPr="00D05CD2" w:rsidDel="00B25031" w:rsidRDefault="00543D5D">
            <w:pPr>
              <w:autoSpaceDE w:val="0"/>
              <w:autoSpaceDN w:val="0"/>
              <w:rPr>
                <w:del w:id="226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072D965" w14:textId="7F42B50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6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0B933CE4" w14:textId="563F472A" w:rsidR="00543D5D" w:rsidRPr="00D05CD2" w:rsidDel="00B25031" w:rsidRDefault="006E20DC">
            <w:pPr>
              <w:rPr>
                <w:del w:id="2264" w:author="yaozu long" w:date="2026-01-06T20:03:00Z" w16du:dateUtc="2026-01-06T12:03:00Z"/>
                <w:sz w:val="22"/>
                <w:szCs w:val="22"/>
              </w:rPr>
            </w:pPr>
            <w:del w:id="2265" w:author="yaozu long" w:date="2026-01-06T20:03:00Z" w16du:dateUtc="2026-01-06T12:03:00Z">
              <w:r w:rsidRPr="00D05CD2" w:rsidDel="00B25031">
                <w:delText xml:space="preserve">NLG WOFFW Proxi Sensor </w:delText>
              </w:r>
              <w:r w:rsidRPr="00D05CD2" w:rsidDel="00B25031">
                <w:rPr>
                  <w:rFonts w:hint="eastAsia"/>
                </w:rPr>
                <w:delText>/</w:delText>
              </w:r>
              <w:r w:rsidRPr="00D05CD2" w:rsidDel="00B25031">
                <w:rPr>
                  <w:rFonts w:hint="eastAsia"/>
                </w:rPr>
                <w:delText>前起轮载</w:delText>
              </w:r>
            </w:del>
          </w:p>
        </w:tc>
        <w:tc>
          <w:tcPr>
            <w:tcW w:w="720" w:type="dxa"/>
            <w:vAlign w:val="center"/>
          </w:tcPr>
          <w:p w14:paraId="63390F5F" w14:textId="31071BF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6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6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</w:tcPr>
          <w:p w14:paraId="5647BA21" w14:textId="4B650B97" w:rsidR="00543D5D" w:rsidRPr="00D05CD2" w:rsidDel="00B25031" w:rsidRDefault="006E20DC">
            <w:pPr>
              <w:rPr>
                <w:del w:id="226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6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2390D585" w14:textId="786F95CE">
        <w:trPr>
          <w:trHeight w:val="302"/>
          <w:del w:id="2270" w:author="yaozu long" w:date="2026-01-06T20:03:00Z"/>
        </w:trPr>
        <w:tc>
          <w:tcPr>
            <w:tcW w:w="467" w:type="dxa"/>
            <w:vMerge/>
          </w:tcPr>
          <w:p w14:paraId="6DEF2596" w14:textId="3CFA238F" w:rsidR="00543D5D" w:rsidRPr="00D05CD2" w:rsidDel="00B25031" w:rsidRDefault="00543D5D">
            <w:pPr>
              <w:autoSpaceDE w:val="0"/>
              <w:autoSpaceDN w:val="0"/>
              <w:rPr>
                <w:del w:id="22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C61695F" w14:textId="35B8E4D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7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7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7311357E" w14:textId="4FD53961" w:rsidR="00543D5D" w:rsidRPr="00D05CD2" w:rsidDel="00B25031" w:rsidRDefault="006E20DC">
            <w:pPr>
              <w:rPr>
                <w:del w:id="2274" w:author="yaozu long" w:date="2026-01-06T20:03:00Z" w16du:dateUtc="2026-01-06T12:03:00Z"/>
                <w:b/>
                <w:bCs/>
                <w:color w:val="EE0000"/>
              </w:rPr>
            </w:pPr>
            <w:del w:id="2275" w:author="yaozu long" w:date="2026-01-06T20:03:00Z" w16du:dateUtc="2026-01-06T12:03:00Z">
              <w:r w:rsidRPr="00D05CD2" w:rsidDel="00B25031">
                <w:rPr>
                  <w:b/>
                  <w:bCs/>
                  <w:color w:val="EE0000"/>
                </w:rPr>
                <w:delText>MLG RH WOFFW Proxi Sensor operational</w:delText>
              </w:r>
            </w:del>
          </w:p>
          <w:p w14:paraId="245028DC" w14:textId="2C8B9598" w:rsidR="00543D5D" w:rsidRPr="00D05CD2" w:rsidDel="00B25031" w:rsidRDefault="006E20DC">
            <w:pPr>
              <w:rPr>
                <w:del w:id="2276" w:author="yaozu long" w:date="2026-01-06T20:03:00Z" w16du:dateUtc="2026-01-06T12:03:00Z"/>
                <w:b/>
                <w:bCs/>
                <w:color w:val="EE0000"/>
                <w:sz w:val="22"/>
                <w:szCs w:val="22"/>
              </w:rPr>
            </w:pPr>
            <w:del w:id="2277" w:author="yaozu long" w:date="2026-01-06T20:03:00Z" w16du:dateUtc="2026-01-06T12:03:00Z">
              <w:r w:rsidRPr="00D05CD2" w:rsidDel="00B25031">
                <w:rPr>
                  <w:rFonts w:hint="eastAsia"/>
                  <w:b/>
                  <w:bCs/>
                  <w:color w:val="EE0000"/>
                </w:rPr>
                <w:delText>右</w:delText>
              </w:r>
              <w:r w:rsidRPr="00D05CD2" w:rsidDel="00B25031">
                <w:rPr>
                  <w:b/>
                  <w:bCs/>
                  <w:color w:val="EE0000"/>
                </w:rPr>
                <w:delText>主起轮载接近传感器</w:delText>
              </w:r>
              <w:r w:rsidRPr="00D05CD2" w:rsidDel="00B25031">
                <w:rPr>
                  <w:rFonts w:hint="eastAsia"/>
                  <w:b/>
                  <w:bCs/>
                  <w:color w:val="EE0000"/>
                </w:rPr>
                <w:delText>有效</w:delText>
              </w:r>
              <w:r w:rsidRPr="00D05CD2" w:rsidDel="00B25031">
                <w:rPr>
                  <w:b/>
                  <w:bCs/>
                  <w:color w:val="EE0000"/>
                </w:rPr>
                <w:delText>状态</w:delText>
              </w:r>
            </w:del>
          </w:p>
        </w:tc>
        <w:tc>
          <w:tcPr>
            <w:tcW w:w="720" w:type="dxa"/>
            <w:vAlign w:val="center"/>
          </w:tcPr>
          <w:p w14:paraId="10A39B57" w14:textId="724EAD5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7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7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2A4035CE" w14:textId="4703D0D7" w:rsidR="00543D5D" w:rsidRPr="00D05CD2" w:rsidDel="00B25031" w:rsidRDefault="006E20DC">
            <w:pPr>
              <w:jc w:val="left"/>
              <w:rPr>
                <w:del w:id="228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8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LSB</w:delText>
              </w:r>
            </w:del>
          </w:p>
        </w:tc>
      </w:tr>
      <w:tr w:rsidR="00543D5D" w:rsidRPr="00D05CD2" w:rsidDel="00B25031" w14:paraId="55F9C392" w14:textId="6D7AD582">
        <w:trPr>
          <w:trHeight w:val="293"/>
          <w:del w:id="2282" w:author="yaozu long" w:date="2026-01-06T20:03:00Z"/>
        </w:trPr>
        <w:tc>
          <w:tcPr>
            <w:tcW w:w="467" w:type="dxa"/>
            <w:vMerge/>
          </w:tcPr>
          <w:p w14:paraId="3CEE3BBC" w14:textId="6BD2E789" w:rsidR="00543D5D" w:rsidRPr="00D05CD2" w:rsidDel="00B25031" w:rsidRDefault="00543D5D">
            <w:pPr>
              <w:autoSpaceDE w:val="0"/>
              <w:autoSpaceDN w:val="0"/>
              <w:rPr>
                <w:del w:id="228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4DB9FC" w14:textId="230BB48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8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8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254002CC" w14:textId="79AEAD16" w:rsidR="00543D5D" w:rsidRPr="00D05CD2" w:rsidDel="00B25031" w:rsidRDefault="006E20DC">
            <w:pPr>
              <w:rPr>
                <w:del w:id="2286" w:author="yaozu long" w:date="2026-01-06T20:03:00Z" w16du:dateUtc="2026-01-06T12:03:00Z"/>
                <w:b/>
                <w:bCs/>
                <w:color w:val="EE0000"/>
                <w:sz w:val="22"/>
                <w:szCs w:val="22"/>
              </w:rPr>
            </w:pPr>
            <w:del w:id="2287" w:author="yaozu long" w:date="2026-01-06T20:03:00Z" w16du:dateUtc="2026-01-06T12:03:00Z">
              <w:r w:rsidRPr="00D05CD2" w:rsidDel="00B25031">
                <w:rPr>
                  <w:b/>
                  <w:bCs/>
                  <w:color w:val="EE0000"/>
                </w:rPr>
                <w:delText>MLG LH WOFFW Proxi Sensor operational</w:delText>
              </w:r>
            </w:del>
          </w:p>
        </w:tc>
        <w:tc>
          <w:tcPr>
            <w:tcW w:w="720" w:type="dxa"/>
            <w:vAlign w:val="center"/>
          </w:tcPr>
          <w:p w14:paraId="1D1983AB" w14:textId="6FC78E1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8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8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6888EE57" w14:textId="5B6C86C3" w:rsidR="00543D5D" w:rsidRPr="00D05CD2" w:rsidDel="00B25031" w:rsidRDefault="006E20DC">
            <w:pPr>
              <w:jc w:val="left"/>
              <w:rPr>
                <w:del w:id="229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9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4A9955CA" w14:textId="748952CF">
        <w:trPr>
          <w:trHeight w:val="269"/>
          <w:del w:id="2292" w:author="yaozu long" w:date="2026-01-06T20:03:00Z"/>
        </w:trPr>
        <w:tc>
          <w:tcPr>
            <w:tcW w:w="467" w:type="dxa"/>
            <w:vMerge/>
          </w:tcPr>
          <w:p w14:paraId="7EEF5482" w14:textId="1C5DC0EF" w:rsidR="00543D5D" w:rsidRPr="00D05CD2" w:rsidDel="00B25031" w:rsidRDefault="00543D5D">
            <w:pPr>
              <w:autoSpaceDE w:val="0"/>
              <w:autoSpaceDN w:val="0"/>
              <w:rPr>
                <w:del w:id="22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8EAC2A5" w14:textId="6C64075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9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104C91EA" w14:textId="5CC3E031" w:rsidR="00543D5D" w:rsidRPr="00D05CD2" w:rsidDel="00B25031" w:rsidRDefault="006E20DC">
            <w:pPr>
              <w:rPr>
                <w:del w:id="2296" w:author="yaozu long" w:date="2026-01-06T20:03:00Z" w16du:dateUtc="2026-01-06T12:03:00Z"/>
                <w:sz w:val="22"/>
                <w:szCs w:val="22"/>
              </w:rPr>
            </w:pPr>
            <w:del w:id="2297" w:author="yaozu long" w:date="2026-01-06T20:03:00Z" w16du:dateUtc="2026-01-06T12:03:00Z">
              <w:r w:rsidRPr="00D05CD2" w:rsidDel="00B25031">
                <w:delText>NLG</w:delText>
              </w:r>
              <w:r w:rsidRPr="00D05CD2" w:rsidDel="00B25031">
                <w:rPr>
                  <w:rFonts w:hint="eastAsia"/>
                </w:rPr>
                <w:delText xml:space="preserve"> </w:delText>
              </w:r>
              <w:r w:rsidRPr="00D05CD2" w:rsidDel="00B25031">
                <w:delText>WOFFW Proxi Sensor operational</w:delText>
              </w:r>
            </w:del>
          </w:p>
        </w:tc>
        <w:tc>
          <w:tcPr>
            <w:tcW w:w="720" w:type="dxa"/>
            <w:vAlign w:val="center"/>
          </w:tcPr>
          <w:p w14:paraId="1C86F4D7" w14:textId="04C09D2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9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9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3ACF9F1" w14:textId="632744DA" w:rsidR="00543D5D" w:rsidRPr="00D05CD2" w:rsidDel="00B25031" w:rsidRDefault="006E20DC">
            <w:pPr>
              <w:jc w:val="left"/>
              <w:rPr>
                <w:del w:id="230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0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543D5D" w:rsidRPr="00D05CD2" w:rsidDel="00B25031" w14:paraId="5EFE53A3" w14:textId="49E7B7C3">
        <w:trPr>
          <w:trHeight w:val="1292"/>
          <w:del w:id="2302" w:author="yaozu long" w:date="2026-01-06T20:03:00Z"/>
        </w:trPr>
        <w:tc>
          <w:tcPr>
            <w:tcW w:w="467" w:type="dxa"/>
            <w:vAlign w:val="center"/>
          </w:tcPr>
          <w:p w14:paraId="3650C31E" w14:textId="0E03447B" w:rsidR="00543D5D" w:rsidRPr="00D05CD2" w:rsidDel="00B25031" w:rsidRDefault="006E20DC">
            <w:pPr>
              <w:autoSpaceDE w:val="0"/>
              <w:autoSpaceDN w:val="0"/>
              <w:rPr>
                <w:del w:id="230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30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642B78C9" w14:textId="4C6A9919" w:rsidR="006B6F5D" w:rsidRPr="006B6F5D" w:rsidDel="00B25031" w:rsidRDefault="006E20DC" w:rsidP="0069218F">
            <w:pPr>
              <w:rPr>
                <w:del w:id="2305" w:author="yaozu long" w:date="2026-01-06T20:03:00Z" w16du:dateUtc="2026-01-06T12:03:00Z"/>
                <w:sz w:val="22"/>
                <w:szCs w:val="22"/>
              </w:rPr>
            </w:pPr>
            <w:del w:id="2306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2307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2308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141C2A85" w14:textId="463BD5C0" w:rsidR="00543D5D" w:rsidRPr="00D05CD2" w:rsidDel="00B25031" w:rsidRDefault="00535DB9" w:rsidP="00890E24">
            <w:pPr>
              <w:rPr>
                <w:del w:id="2309" w:author="yaozu long" w:date="2026-01-06T20:03:00Z" w16du:dateUtc="2026-01-06T12:03:00Z"/>
                <w:sz w:val="22"/>
                <w:szCs w:val="22"/>
              </w:rPr>
            </w:pPr>
            <w:del w:id="2310" w:author="yaozu long" w:date="2026-01-06T20:03:00Z" w16du:dateUtc="2026-01-06T12:03:00Z">
              <w:r w:rsidDel="00B25031">
                <w:rPr>
                  <w:rFonts w:hint="eastAsia"/>
                  <w:sz w:val="22"/>
                  <w:szCs w:val="22"/>
                </w:rPr>
                <w:delText>设备来源：</w:delText>
              </w:r>
              <w:r w:rsidDel="00B25031">
                <w:rPr>
                  <w:rFonts w:hint="eastAsia"/>
                  <w:sz w:val="22"/>
                  <w:szCs w:val="22"/>
                </w:rPr>
                <w:delText>00</w:delText>
              </w:r>
              <w:r w:rsidDel="00B25031">
                <w:rPr>
                  <w:rFonts w:hint="eastAsia"/>
                  <w:sz w:val="22"/>
                  <w:szCs w:val="22"/>
                </w:rPr>
                <w:delText>、</w:delText>
              </w:r>
              <w:r w:rsidDel="00B25031">
                <w:rPr>
                  <w:rFonts w:hint="eastAsia"/>
                  <w:sz w:val="22"/>
                  <w:szCs w:val="22"/>
                </w:rPr>
                <w:delText>11-</w:delText>
              </w:r>
              <w:r w:rsidDel="00B25031">
                <w:rPr>
                  <w:rFonts w:hint="eastAsia"/>
                  <w:sz w:val="22"/>
                  <w:szCs w:val="22"/>
                </w:rPr>
                <w:delText>无效；</w:delText>
              </w:r>
              <w:r w:rsidDel="00B25031">
                <w:rPr>
                  <w:rFonts w:hint="eastAsia"/>
                  <w:sz w:val="22"/>
                  <w:szCs w:val="22"/>
                </w:rPr>
                <w:delText>01-A429_LGCU1</w:delText>
              </w:r>
              <w:r w:rsidDel="00B25031">
                <w:rPr>
                  <w:rFonts w:hint="eastAsia"/>
                  <w:sz w:val="22"/>
                  <w:szCs w:val="22"/>
                </w:rPr>
                <w:delText>；</w:delText>
              </w:r>
              <w:r w:rsidDel="00B25031">
                <w:rPr>
                  <w:rFonts w:hint="eastAsia"/>
                  <w:sz w:val="22"/>
                  <w:szCs w:val="22"/>
                </w:rPr>
                <w:delText>10- A429_LGU2</w:delText>
              </w:r>
              <w:r w:rsidDel="00B25031">
                <w:rPr>
                  <w:rFonts w:hint="eastAsia"/>
                  <w:sz w:val="22"/>
                  <w:szCs w:val="22"/>
                </w:rPr>
                <w:delText>。</w:delText>
              </w:r>
            </w:del>
          </w:p>
          <w:p w14:paraId="5484675F" w14:textId="3BFF3D84" w:rsidR="00543D5D" w:rsidRPr="00D05CD2" w:rsidDel="00B25031" w:rsidRDefault="006E20DC">
            <w:pPr>
              <w:autoSpaceDE w:val="0"/>
              <w:autoSpaceDN w:val="0"/>
              <w:rPr>
                <w:del w:id="2311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2312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3CB68026" w14:textId="59818044" w:rsidR="00543D5D" w:rsidRPr="00D05CD2" w:rsidDel="00B25031" w:rsidRDefault="00543D5D">
      <w:pPr>
        <w:spacing w:line="500" w:lineRule="exact"/>
        <w:ind w:left="420"/>
        <w:rPr>
          <w:del w:id="2313" w:author="yaozu long" w:date="2026-01-06T20:03:00Z" w16du:dateUtc="2026-01-06T12:03:00Z"/>
          <w:rFonts w:hAnsi="宋体" w:hint="eastAsia"/>
          <w:sz w:val="22"/>
          <w:szCs w:val="22"/>
        </w:rPr>
      </w:pPr>
    </w:p>
    <w:p w14:paraId="7B4626C8" w14:textId="58229508" w:rsidR="00543D5D" w:rsidRPr="00D05CD2" w:rsidDel="00B25031" w:rsidRDefault="00543D5D">
      <w:pPr>
        <w:rPr>
          <w:del w:id="2314" w:author="yaozu long" w:date="2026-01-06T20:03:00Z" w16du:dateUtc="2026-01-06T12:03:00Z"/>
        </w:rPr>
      </w:pPr>
    </w:p>
    <w:p w14:paraId="59916428" w14:textId="61701CDE" w:rsidR="00E43134" w:rsidRDefault="006E20DC" w:rsidP="00896417">
      <w:pPr>
        <w:pStyle w:val="20"/>
      </w:pPr>
      <w:r w:rsidRPr="00D05CD2">
        <w:rPr>
          <w:rFonts w:hint="eastAsia"/>
        </w:rPr>
        <w:t>CAN</w:t>
      </w:r>
      <w:r w:rsidRPr="00D05CD2">
        <w:rPr>
          <w:rFonts w:hint="eastAsia"/>
        </w:rPr>
        <w:t>通讯协议</w:t>
      </w:r>
    </w:p>
    <w:p w14:paraId="310B2082" w14:textId="37AE57F0" w:rsidR="00E43134" w:rsidRDefault="00854369" w:rsidP="00E43134">
      <w:pPr>
        <w:pStyle w:val="30"/>
        <w:ind w:left="0" w:firstLine="0"/>
      </w:pPr>
      <w:r>
        <w:rPr>
          <w:rFonts w:hint="eastAsia"/>
        </w:rPr>
        <w:t>CAN</w:t>
      </w:r>
      <w:r>
        <w:rPr>
          <w:rFonts w:hint="eastAsia"/>
        </w:rPr>
        <w:t>通讯说明</w:t>
      </w:r>
    </w:p>
    <w:p w14:paraId="156AE325" w14:textId="26BDC6EE" w:rsidR="00854369" w:rsidRDefault="00854369" w:rsidP="00854369">
      <w:r>
        <w:t>CAN</w:t>
      </w:r>
      <w:r>
        <w:rPr>
          <w:rFonts w:hint="eastAsia"/>
        </w:rPr>
        <w:t>均采用数据帧、</w:t>
      </w:r>
      <w:r w:rsidR="00A56997">
        <w:rPr>
          <w:rFonts w:hint="eastAsia"/>
        </w:rPr>
        <w:t>标准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进行传输；</w:t>
      </w:r>
    </w:p>
    <w:p w14:paraId="0D028BCF" w14:textId="2E24AFA3" w:rsidR="00854369" w:rsidRDefault="00854369" w:rsidP="00854369">
      <w:r>
        <w:rPr>
          <w:rFonts w:hint="eastAsia"/>
        </w:rPr>
        <w:t>CAN</w:t>
      </w:r>
      <w:r>
        <w:rPr>
          <w:rFonts w:hint="eastAsia"/>
        </w:rPr>
        <w:t>数据</w:t>
      </w:r>
      <w:proofErr w:type="gramStart"/>
      <w:r>
        <w:rPr>
          <w:rFonts w:hint="eastAsia"/>
        </w:rPr>
        <w:t>采用小端传输</w:t>
      </w:r>
      <w:proofErr w:type="gramEnd"/>
      <w:r>
        <w:rPr>
          <w:rFonts w:hint="eastAsia"/>
        </w:rPr>
        <w:t>。</w:t>
      </w:r>
    </w:p>
    <w:p w14:paraId="3A92D335" w14:textId="77777777" w:rsidR="00854369" w:rsidRPr="00854369" w:rsidRDefault="00854369" w:rsidP="00896417"/>
    <w:p w14:paraId="2DA03ABE" w14:textId="77777777" w:rsidR="00543D5D" w:rsidRPr="00D05CD2" w:rsidRDefault="006E20DC">
      <w:pPr>
        <w:pStyle w:val="30"/>
        <w:rPr>
          <w:sz w:val="22"/>
          <w:szCs w:val="22"/>
        </w:rPr>
      </w:pPr>
      <w:r w:rsidRPr="00D05CD2">
        <w:rPr>
          <w:rFonts w:hint="eastAsia"/>
          <w:sz w:val="22"/>
          <w:szCs w:val="22"/>
        </w:rPr>
        <w:t>B</w:t>
      </w:r>
      <w:bookmarkStart w:id="2315" w:name="OLE_LINK31"/>
      <w:r w:rsidRPr="00D05CD2">
        <w:rPr>
          <w:rFonts w:hint="eastAsia"/>
          <w:sz w:val="22"/>
          <w:szCs w:val="22"/>
        </w:rPr>
        <w:t>CMU</w:t>
      </w:r>
      <w:r w:rsidRPr="00D05CD2">
        <w:rPr>
          <w:rFonts w:hint="eastAsia"/>
          <w:sz w:val="22"/>
          <w:szCs w:val="22"/>
        </w:rPr>
        <w:t>的</w:t>
      </w:r>
      <w:r w:rsidRPr="00D05CD2">
        <w:rPr>
          <w:rFonts w:hint="eastAsia"/>
          <w:sz w:val="22"/>
          <w:szCs w:val="22"/>
        </w:rPr>
        <w:t>CAN</w:t>
      </w:r>
      <w:r w:rsidRPr="00D05CD2">
        <w:rPr>
          <w:rFonts w:hint="eastAsia"/>
          <w:sz w:val="22"/>
          <w:szCs w:val="22"/>
        </w:rPr>
        <w:t>通讯发送字节</w:t>
      </w:r>
    </w:p>
    <w:p w14:paraId="16410632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bookmarkStart w:id="2316" w:name="OLE_LINK19"/>
      <w:bookmarkStart w:id="2317" w:name="OLE_LINK45"/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刹车系统发送数据报文1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76BE6FEC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177BBCA4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lastRenderedPageBreak/>
              <w:t>报文</w:t>
            </w:r>
          </w:p>
          <w:p w14:paraId="314B03C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7734E57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30672772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2CFDBC2B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101E2AB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1C76CC3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5E373E72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3EE06E9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6D1A8A3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4D05E513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5A82B9D2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BCMU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401</w:t>
            </w:r>
          </w:p>
        </w:tc>
        <w:tc>
          <w:tcPr>
            <w:tcW w:w="851" w:type="dxa"/>
            <w:vAlign w:val="center"/>
          </w:tcPr>
          <w:p w14:paraId="5F7737DA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69CE5C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sz w:val="22"/>
                <w:szCs w:val="22"/>
              </w:rPr>
              <w:t>1</w:t>
            </w:r>
          </w:p>
        </w:tc>
        <w:tc>
          <w:tcPr>
            <w:tcW w:w="1417" w:type="dxa"/>
            <w:vAlign w:val="center"/>
          </w:tcPr>
          <w:p w14:paraId="7F08353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7FD3A75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4FCE8F2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22B7809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22E4D18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C9779FE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556241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417" w:type="dxa"/>
            <w:vAlign w:val="center"/>
          </w:tcPr>
          <w:p w14:paraId="345FAAD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0397826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1767F68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478C0ED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897EF52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438F8E3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D4126F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sz w:val="22"/>
                <w:szCs w:val="22"/>
              </w:rPr>
              <w:t>3</w:t>
            </w:r>
          </w:p>
        </w:tc>
        <w:tc>
          <w:tcPr>
            <w:tcW w:w="1417" w:type="dxa"/>
            <w:vAlign w:val="center"/>
          </w:tcPr>
          <w:p w14:paraId="5386ADC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2EE90A8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1245B45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2946A71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54697B5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25BC25D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E2AED5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sz w:val="22"/>
                <w:szCs w:val="22"/>
              </w:rPr>
              <w:t>4</w:t>
            </w:r>
          </w:p>
        </w:tc>
        <w:tc>
          <w:tcPr>
            <w:tcW w:w="1417" w:type="dxa"/>
            <w:vAlign w:val="center"/>
          </w:tcPr>
          <w:p w14:paraId="782B742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225ADA6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49B02BD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5F861A5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C10DB43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88361F9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A49B549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左内轮速信号</w:t>
            </w:r>
          </w:p>
        </w:tc>
        <w:tc>
          <w:tcPr>
            <w:tcW w:w="1417" w:type="dxa"/>
            <w:vAlign w:val="center"/>
          </w:tcPr>
          <w:p w14:paraId="781E198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1DFC72E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6CA169D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7D73B52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399451C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30EF8AF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F779896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08441F2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左外轮速信号</w:t>
            </w:r>
          </w:p>
        </w:tc>
        <w:tc>
          <w:tcPr>
            <w:tcW w:w="1417" w:type="dxa"/>
            <w:vAlign w:val="center"/>
          </w:tcPr>
          <w:p w14:paraId="33DCC8E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463B9DC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4D216B2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73CB716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92C9F0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75B3E25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A1687DA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7A1050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右内轮速信号</w:t>
            </w:r>
          </w:p>
        </w:tc>
        <w:tc>
          <w:tcPr>
            <w:tcW w:w="1417" w:type="dxa"/>
            <w:vAlign w:val="center"/>
          </w:tcPr>
          <w:p w14:paraId="55BFAE4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5DF66AF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5EA1181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7D21F92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361318F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B91508A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E445EFE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1E93ECE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右外轮速信号</w:t>
            </w:r>
          </w:p>
        </w:tc>
        <w:tc>
          <w:tcPr>
            <w:tcW w:w="1417" w:type="dxa"/>
            <w:vAlign w:val="center"/>
          </w:tcPr>
          <w:p w14:paraId="1D9ED2E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6B733AA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59F3CD9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63ACAD4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1C78D5D8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05D81F86" w14:textId="244E9EB5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79C7CD03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404FB6A9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4737EC40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6CE014F6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刹车系统发送数据报文2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699EA744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5D5C5FB6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40DD7AB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12EB301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6E1283B8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055C95BD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C2E59C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538E2DB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418F058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4CB7FD6E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2FFD4F0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33394E30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7D79410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BCMU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402</w:t>
            </w:r>
          </w:p>
        </w:tc>
        <w:tc>
          <w:tcPr>
            <w:tcW w:w="851" w:type="dxa"/>
            <w:vAlign w:val="center"/>
          </w:tcPr>
          <w:p w14:paraId="26370BBC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4631FFE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左内机轮刹车总压力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212F611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6A5AD542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0A40EF2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37FBF76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C20080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6440486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4F56CF5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725134BC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10AE6956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6C76E431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4E96661B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</w:tr>
      <w:tr w:rsidR="00543D5D" w:rsidRPr="00D05CD2" w14:paraId="04C635F4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94567D7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EFCA6A5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06AB3F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左外机轮刹车总压力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587249A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7FE98DC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14E3FEA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5C1DB46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3830767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6C03673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40E0AEF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53795A3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56BC5602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4F2D920A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7AE1EF35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17128E3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DF30CD5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4C3C9EF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E2EF60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右内机轮刹车总压力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738CC8A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79305A3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758AD05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6E3EB57E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67AB527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9431ACB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5292577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0B819575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6276338F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6FAB11B8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60D1DA06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2702D99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A77DF4B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E521BF1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B2F3DB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右外机轮刹车总压力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6A9E7E9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642B58A4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1C1929A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3B0C934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22AFA7A4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91B8B45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6E1DE23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59DFF52D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585FD0AD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36F31EAB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16CF2C1F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40F12852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350ACE33" w14:textId="677BAF3B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bookmarkStart w:id="2318" w:name="OLE_LINK22"/>
            <w:r w:rsidRPr="00D05CD2">
              <w:rPr>
                <w:rFonts w:eastAsiaTheme="minorEastAsia" w:hint="eastAsia"/>
                <w:kern w:val="0"/>
                <w:sz w:val="20"/>
              </w:rPr>
              <w:lastRenderedPageBreak/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0EE434A7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40BE6C1A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  <w:bookmarkEnd w:id="2318"/>
          </w:p>
        </w:tc>
      </w:tr>
    </w:tbl>
    <w:p w14:paraId="710986A9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021E3836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刹车系统发送数据报文3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726E5EF1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38DA3FF5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179C6C2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071B2342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288DFDAB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4E2E3771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ADDA1BD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75E3583B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35CD533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7FDDD9BB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0E5ACB6D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1A356031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2496AE8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BCMU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403</w:t>
            </w:r>
          </w:p>
        </w:tc>
        <w:tc>
          <w:tcPr>
            <w:tcW w:w="851" w:type="dxa"/>
            <w:vAlign w:val="center"/>
          </w:tcPr>
          <w:p w14:paraId="017002EA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91308D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左内</w:t>
            </w:r>
            <w:bookmarkStart w:id="2319" w:name="OLE_LINK33"/>
            <w:r w:rsidRPr="00D05CD2">
              <w:rPr>
                <w:rFonts w:hint="eastAsia"/>
                <w:sz w:val="22"/>
                <w:szCs w:val="22"/>
              </w:rPr>
              <w:t>胎压</w:t>
            </w:r>
            <w:bookmarkEnd w:id="2319"/>
          </w:p>
        </w:tc>
        <w:tc>
          <w:tcPr>
            <w:tcW w:w="1417" w:type="dxa"/>
            <w:vMerge w:val="restart"/>
            <w:vAlign w:val="center"/>
          </w:tcPr>
          <w:p w14:paraId="13F0518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2F8B292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3FDD72F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0.00psi~655.35psi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7EF8073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0.01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60FEF1F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D60CAE4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FB87E19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0B7D3A12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49446285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49C2F43F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01C1F494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</w:tr>
      <w:tr w:rsidR="00543D5D" w:rsidRPr="00D05CD2" w14:paraId="0E9FABB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CFE412A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1B8765B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65244D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左外胎压</w:t>
            </w:r>
          </w:p>
        </w:tc>
        <w:tc>
          <w:tcPr>
            <w:tcW w:w="1417" w:type="dxa"/>
            <w:vMerge w:val="restart"/>
            <w:vAlign w:val="center"/>
          </w:tcPr>
          <w:p w14:paraId="6B8B983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1C1102ED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031F260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0.00psi~655.35psi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5E28505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0.01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510EEDD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AD093DA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B23C1C9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3D7FA76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7DD251CF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363876BD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53A8F319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73191FE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2EB999D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FD66C38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1208B5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右内胎压</w:t>
            </w:r>
          </w:p>
        </w:tc>
        <w:tc>
          <w:tcPr>
            <w:tcW w:w="1417" w:type="dxa"/>
            <w:vMerge w:val="restart"/>
            <w:vAlign w:val="center"/>
          </w:tcPr>
          <w:p w14:paraId="2632841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013C4D1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2460E41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0.00psi~655.35psi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006CA2C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0.01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166393D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8821EEB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D3536CA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511C2957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475D3D97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0B74DF06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59F459C0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6411687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CB47D08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B7DB84B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026B7E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右外胎压</w:t>
            </w:r>
          </w:p>
        </w:tc>
        <w:tc>
          <w:tcPr>
            <w:tcW w:w="1417" w:type="dxa"/>
            <w:vMerge w:val="restart"/>
            <w:vAlign w:val="center"/>
          </w:tcPr>
          <w:p w14:paraId="75125BC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4BDCFB3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67890457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0.00psi~655.35psi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1466A8C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0.01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2013964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88509F4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06C7F1A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54FB97B4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2A7E6DF0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25CA7EAD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5D0E249D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7DC8520F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2C9CAFD0" w14:textId="06574B6F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451E3CA2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67F48033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15D9F7A4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3D4B8710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刹车系统发送数据报文4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05F58966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5FB0613E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5C7C0F0E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7707F49B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600EC41D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0A91919F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313B3A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1214E26E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060982A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7AF89F22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61588CED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28C978BF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2AF3C20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BCMU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404</w:t>
            </w:r>
          </w:p>
          <w:p w14:paraId="63DDD7EE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D4259A7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B48379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左内刹车温度信号</w:t>
            </w:r>
          </w:p>
        </w:tc>
        <w:tc>
          <w:tcPr>
            <w:tcW w:w="1417" w:type="dxa"/>
            <w:vAlign w:val="center"/>
          </w:tcPr>
          <w:p w14:paraId="1D9AB7D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1DBA367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540ADAA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0.00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℃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~2550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℃；</w:t>
            </w:r>
          </w:p>
          <w:p w14:paraId="3AD9B0A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6B27413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C111570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134A676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E8BC795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右内刹车温度信号</w:t>
            </w:r>
          </w:p>
        </w:tc>
        <w:tc>
          <w:tcPr>
            <w:tcW w:w="1417" w:type="dxa"/>
            <w:vAlign w:val="center"/>
          </w:tcPr>
          <w:p w14:paraId="7CA4161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169A807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0FD36D7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0.00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℃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~2550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℃；</w:t>
            </w:r>
          </w:p>
          <w:p w14:paraId="5FEF639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20A71235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4553DA8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C47D379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82C74B6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左外刹车温度信号</w:t>
            </w:r>
          </w:p>
        </w:tc>
        <w:tc>
          <w:tcPr>
            <w:tcW w:w="1417" w:type="dxa"/>
            <w:vAlign w:val="center"/>
          </w:tcPr>
          <w:p w14:paraId="48250C7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26AB945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rFonts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764EE9B2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0.00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℃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~2550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℃；</w:t>
            </w:r>
          </w:p>
          <w:p w14:paraId="76B598B9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7EC860A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4D292D5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BB0328A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FFBF41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右外刹车温度信号</w:t>
            </w:r>
          </w:p>
        </w:tc>
        <w:tc>
          <w:tcPr>
            <w:tcW w:w="1417" w:type="dxa"/>
            <w:vAlign w:val="center"/>
          </w:tcPr>
          <w:p w14:paraId="70706C0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4FD2514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6AA7ABC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0.00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℃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~2550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℃；</w:t>
            </w:r>
          </w:p>
          <w:p w14:paraId="696018D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47EA28E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BEF41F6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54F07A4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4EEDB82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左主脚蹬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传感器信号</w:t>
            </w:r>
          </w:p>
        </w:tc>
        <w:tc>
          <w:tcPr>
            <w:tcW w:w="1417" w:type="dxa"/>
            <w:vAlign w:val="center"/>
          </w:tcPr>
          <w:p w14:paraId="62A67E8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5939D8C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6EAA247F" w14:textId="039AAA29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~255%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5E920AD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679866B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BBC9EB1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122B151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061364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右主脚蹬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传感器信号</w:t>
            </w:r>
          </w:p>
        </w:tc>
        <w:tc>
          <w:tcPr>
            <w:tcW w:w="1417" w:type="dxa"/>
            <w:vAlign w:val="center"/>
          </w:tcPr>
          <w:p w14:paraId="72FF185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6DA2D9D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358C69E2" w14:textId="191A077C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~255%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6826BFD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7C4ACE3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94BBE75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DEE5E1C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FBBB7A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左副脚蹬传感器信号</w:t>
            </w:r>
          </w:p>
        </w:tc>
        <w:tc>
          <w:tcPr>
            <w:tcW w:w="1417" w:type="dxa"/>
            <w:vAlign w:val="center"/>
          </w:tcPr>
          <w:p w14:paraId="65A4F15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4A3C961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76DCAED3" w14:textId="427D4E2F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~255%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1E5C85D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7CBB21C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3F9E314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27429F3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25556FE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右副脚蹬传感器信号</w:t>
            </w:r>
          </w:p>
        </w:tc>
        <w:tc>
          <w:tcPr>
            <w:tcW w:w="1417" w:type="dxa"/>
            <w:vAlign w:val="center"/>
          </w:tcPr>
          <w:p w14:paraId="001EC84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053180A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6FA5CB81" w14:textId="4ECC8E15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~255%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2EE3CB6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3BBB2EA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4157C3DA" w14:textId="0C835FA4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4316951A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25033290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bookmarkStart w:id="2320" w:name="OLE_LINK34"/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  <w:bookmarkEnd w:id="2320"/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3F1CFC05" w14:textId="77777777" w:rsidR="00543D5D" w:rsidRPr="00D05CD2" w:rsidRDefault="00543D5D">
      <w:pPr>
        <w:pStyle w:val="afb"/>
        <w:adjustRightInd w:val="0"/>
        <w:snapToGrid w:val="0"/>
        <w:spacing w:beforeLines="50" w:before="120" w:afterLines="50" w:after="120" w:line="500" w:lineRule="exact"/>
        <w:ind w:left="420" w:firstLineChars="0" w:firstLine="0"/>
        <w:rPr>
          <w:rFonts w:ascii="黑体" w:eastAsia="黑体" w:hAnsi="黑体" w:hint="eastAsia"/>
          <w:kern w:val="24"/>
          <w:sz w:val="22"/>
          <w:szCs w:val="22"/>
        </w:rPr>
      </w:pPr>
    </w:p>
    <w:p w14:paraId="6E7F03C7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刹车系统发送数据报文5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00A8EC6D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0059F4B1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34EF8FE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7B9B49EB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584E059C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50539A58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4E928F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711F236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7714E73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4569499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523A980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7BE17495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2EF8AD9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BCMU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405</w:t>
            </w:r>
          </w:p>
        </w:tc>
        <w:tc>
          <w:tcPr>
            <w:tcW w:w="851" w:type="dxa"/>
            <w:vAlign w:val="center"/>
          </w:tcPr>
          <w:p w14:paraId="24B677D1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7D104AC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左总刹车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量反馈</w:t>
            </w:r>
          </w:p>
        </w:tc>
        <w:tc>
          <w:tcPr>
            <w:tcW w:w="1417" w:type="dxa"/>
            <w:vAlign w:val="center"/>
          </w:tcPr>
          <w:p w14:paraId="2218894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61EF0BD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5CA6EFD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bookmarkStart w:id="2321" w:name="OLE_LINK60"/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0&amp; ~255%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6843C07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  <w:bookmarkEnd w:id="2321"/>
          </w:p>
        </w:tc>
      </w:tr>
      <w:tr w:rsidR="00543D5D" w:rsidRPr="00D05CD2" w14:paraId="0506B5C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1661CA4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64C3D16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D18460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右总刹车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量反馈</w:t>
            </w:r>
          </w:p>
        </w:tc>
        <w:tc>
          <w:tcPr>
            <w:tcW w:w="1417" w:type="dxa"/>
            <w:vAlign w:val="center"/>
          </w:tcPr>
          <w:p w14:paraId="47C4B97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4093CAD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rFonts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5BD50A5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0&amp; ~255%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70C6B4C2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2393E4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91A9B3D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01284F3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0FF0AD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左起落架平均轮速信号</w:t>
            </w:r>
          </w:p>
        </w:tc>
        <w:tc>
          <w:tcPr>
            <w:tcW w:w="1417" w:type="dxa"/>
            <w:vAlign w:val="center"/>
          </w:tcPr>
          <w:p w14:paraId="0581063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6C98772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5D05601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61E7045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30445B6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72687AF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79A3B43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91193D9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右起落架平均轮速信号</w:t>
            </w:r>
          </w:p>
        </w:tc>
        <w:tc>
          <w:tcPr>
            <w:tcW w:w="1417" w:type="dxa"/>
            <w:vAlign w:val="center"/>
          </w:tcPr>
          <w:p w14:paraId="1A09260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1F41215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6A9919A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237C62B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7106D55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C75EC80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2AF58F9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05F7C0C" w14:textId="77777777" w:rsidR="00543D5D" w:rsidRPr="00D05CD2" w:rsidRDefault="006E20DC">
            <w:pPr>
              <w:jc w:val="center"/>
              <w:rPr>
                <w:color w:val="EE0000"/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机轮防滑状态</w:t>
            </w:r>
          </w:p>
        </w:tc>
        <w:tc>
          <w:tcPr>
            <w:tcW w:w="1417" w:type="dxa"/>
            <w:vAlign w:val="center"/>
          </w:tcPr>
          <w:p w14:paraId="178B5DD9" w14:textId="77777777" w:rsidR="00543D5D" w:rsidRPr="00D05CD2" w:rsidRDefault="006E20DC">
            <w:pPr>
              <w:jc w:val="center"/>
              <w:rPr>
                <w:rFonts w:eastAsiaTheme="minorEastAsia"/>
                <w:color w:val="EE0000"/>
                <w:kern w:val="0"/>
                <w:szCs w:val="21"/>
              </w:rPr>
            </w:pPr>
            <w:r w:rsidRPr="00D05CD2">
              <w:rPr>
                <w:rFonts w:eastAsiaTheme="minorEastAsia" w:hint="eastAsia"/>
                <w:color w:val="EE0000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color w:val="EE0000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12D72598" w14:textId="77777777" w:rsidR="00543D5D" w:rsidRPr="00D05CD2" w:rsidRDefault="006E20DC">
            <w:pPr>
              <w:jc w:val="center"/>
              <w:rPr>
                <w:color w:val="EE0000"/>
                <w:kern w:val="0"/>
                <w:szCs w:val="21"/>
              </w:rPr>
            </w:pPr>
            <w:r w:rsidRPr="00D05CD2">
              <w:rPr>
                <w:color w:val="EE0000"/>
                <w:kern w:val="0"/>
                <w:szCs w:val="21"/>
              </w:rPr>
              <w:t>0</w:t>
            </w:r>
            <w:r w:rsidRPr="00D05CD2">
              <w:rPr>
                <w:rFonts w:hint="eastAsia"/>
                <w:color w:val="EE0000"/>
                <w:kern w:val="0"/>
                <w:szCs w:val="21"/>
              </w:rPr>
              <w:t>0</w:t>
            </w:r>
            <w:r w:rsidRPr="00D05CD2">
              <w:rPr>
                <w:rFonts w:hAnsi="宋体"/>
                <w:color w:val="EE0000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FF</w:t>
            </w:r>
            <w:r w:rsidRPr="00D05CD2">
              <w:rPr>
                <w:color w:val="EE0000"/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28B048A4" w14:textId="77777777" w:rsidR="00543D5D" w:rsidRPr="00D05CD2" w:rsidRDefault="006E20DC">
            <w:pPr>
              <w:jc w:val="center"/>
              <w:rPr>
                <w:color w:val="EE0000"/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color w:val="EE0000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color w:val="EE0000"/>
                <w:kern w:val="0"/>
                <w:sz w:val="20"/>
                <w:szCs w:val="21"/>
              </w:rPr>
              <w:t>0~255</w:t>
            </w:r>
            <w:r w:rsidRPr="00D05CD2">
              <w:rPr>
                <w:rFonts w:hint="eastAsia"/>
                <w:color w:val="EE0000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82B98F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00AC913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129028A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9B61746" w14:textId="77777777" w:rsidR="00543D5D" w:rsidRPr="00D05CD2" w:rsidRDefault="006E20DC">
            <w:pPr>
              <w:jc w:val="center"/>
              <w:rPr>
                <w:color w:val="EE0000"/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系统状态</w:t>
            </w:r>
          </w:p>
        </w:tc>
        <w:tc>
          <w:tcPr>
            <w:tcW w:w="1417" w:type="dxa"/>
            <w:vAlign w:val="center"/>
          </w:tcPr>
          <w:p w14:paraId="79926860" w14:textId="77777777" w:rsidR="00543D5D" w:rsidRPr="00D05CD2" w:rsidRDefault="006E20DC">
            <w:pPr>
              <w:jc w:val="center"/>
              <w:rPr>
                <w:rFonts w:eastAsiaTheme="minorEastAsia"/>
                <w:color w:val="EE0000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color w:val="EE0000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color w:val="EE0000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3D405EC7" w14:textId="77777777" w:rsidR="00543D5D" w:rsidRPr="00D05CD2" w:rsidRDefault="006E20DC">
            <w:pPr>
              <w:jc w:val="center"/>
              <w:rPr>
                <w:rFonts w:eastAsiaTheme="minorEastAsia"/>
                <w:color w:val="EE0000"/>
                <w:kern w:val="0"/>
                <w:sz w:val="20"/>
                <w:szCs w:val="21"/>
              </w:rPr>
            </w:pPr>
            <w:r w:rsidRPr="00D05CD2">
              <w:rPr>
                <w:color w:val="EE0000"/>
                <w:kern w:val="0"/>
                <w:szCs w:val="21"/>
              </w:rPr>
              <w:t>0</w:t>
            </w:r>
            <w:r w:rsidRPr="00D05CD2">
              <w:rPr>
                <w:rFonts w:hint="eastAsia"/>
                <w:color w:val="EE0000"/>
                <w:kern w:val="0"/>
                <w:szCs w:val="21"/>
              </w:rPr>
              <w:t>0</w:t>
            </w:r>
            <w:r w:rsidRPr="00D05CD2">
              <w:rPr>
                <w:rFonts w:hAnsi="宋体"/>
                <w:color w:val="EE0000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FF</w:t>
            </w:r>
            <w:r w:rsidRPr="00D05CD2">
              <w:rPr>
                <w:color w:val="EE0000"/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6CC0DB9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0~255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236D10D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255E1F7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1BD3647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</w:tcPr>
          <w:p w14:paraId="73909D78" w14:textId="77777777" w:rsidR="00543D5D" w:rsidRPr="00D05CD2" w:rsidRDefault="006E20DC">
            <w:pPr>
              <w:jc w:val="center"/>
              <w:rPr>
                <w:color w:val="EE0000"/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</w:tcPr>
          <w:p w14:paraId="507342FE" w14:textId="77777777" w:rsidR="00543D5D" w:rsidRPr="00D05CD2" w:rsidRDefault="006E20DC">
            <w:pPr>
              <w:jc w:val="center"/>
              <w:rPr>
                <w:rFonts w:eastAsiaTheme="minorEastAsia"/>
                <w:color w:val="EE0000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  <w:tc>
          <w:tcPr>
            <w:tcW w:w="1974" w:type="dxa"/>
          </w:tcPr>
          <w:p w14:paraId="4DE27962" w14:textId="77777777" w:rsidR="00543D5D" w:rsidRPr="00D05CD2" w:rsidRDefault="006E20DC">
            <w:pPr>
              <w:jc w:val="center"/>
              <w:rPr>
                <w:color w:val="EE0000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  <w:tc>
          <w:tcPr>
            <w:tcW w:w="2795" w:type="dxa"/>
          </w:tcPr>
          <w:p w14:paraId="73FFCF2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</w:tr>
      <w:tr w:rsidR="00543D5D" w:rsidRPr="00D05CD2" w14:paraId="326A573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182E389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6D20B0F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</w:tcPr>
          <w:p w14:paraId="06A6268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</w:tcPr>
          <w:p w14:paraId="2671CB9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  <w:tc>
          <w:tcPr>
            <w:tcW w:w="1974" w:type="dxa"/>
          </w:tcPr>
          <w:p w14:paraId="38D0CA4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  <w:tc>
          <w:tcPr>
            <w:tcW w:w="2795" w:type="dxa"/>
          </w:tcPr>
          <w:p w14:paraId="001C687E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</w:tr>
      <w:tr w:rsidR="00543D5D" w:rsidRPr="00D05CD2" w14:paraId="7C3D2753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36AA5EE3" w14:textId="0E55575D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4E27B2D1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1EE26D7D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21CF44B6" w14:textId="77777777" w:rsidR="00543D5D" w:rsidRPr="00D05CD2" w:rsidRDefault="006E20DC" w:rsidP="00D05CD2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刹车系统发送数据报文5（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飞控指令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>回绕）</w:t>
      </w:r>
    </w:p>
    <w:tbl>
      <w:tblPr>
        <w:tblStyle w:val="af5"/>
        <w:tblW w:w="9540" w:type="dxa"/>
        <w:jc w:val="center"/>
        <w:tblLayout w:type="fixed"/>
        <w:tblLook w:val="04A0" w:firstRow="1" w:lastRow="0" w:firstColumn="1" w:lastColumn="0" w:noHBand="0" w:noVBand="1"/>
      </w:tblPr>
      <w:tblGrid>
        <w:gridCol w:w="802"/>
        <w:gridCol w:w="851"/>
        <w:gridCol w:w="1701"/>
        <w:gridCol w:w="1417"/>
        <w:gridCol w:w="1974"/>
        <w:gridCol w:w="2795"/>
      </w:tblGrid>
      <w:tr w:rsidR="00543D5D" w:rsidRPr="00D05CD2" w14:paraId="252AAD00" w14:textId="77777777">
        <w:trPr>
          <w:trHeight w:val="454"/>
          <w:tblHeader/>
          <w:jc w:val="center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76BC1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lastRenderedPageBreak/>
              <w:t>报文</w:t>
            </w:r>
          </w:p>
          <w:p w14:paraId="76CC0C88" w14:textId="77777777" w:rsidR="00543D5D" w:rsidRPr="00D05CD2" w:rsidRDefault="006E20DC">
            <w:pPr>
              <w:jc w:val="center"/>
            </w:pPr>
            <w:r w:rsidRPr="00D05CD2">
              <w:t>ID</w:t>
            </w:r>
          </w:p>
        </w:tc>
        <w:tc>
          <w:tcPr>
            <w:tcW w:w="87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538D0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数据段</w:t>
            </w:r>
          </w:p>
        </w:tc>
      </w:tr>
      <w:tr w:rsidR="00543D5D" w:rsidRPr="00D05CD2" w14:paraId="6894DCF3" w14:textId="77777777">
        <w:trPr>
          <w:trHeight w:val="454"/>
          <w:tblHeader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EA5E0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7B228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字节号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BCF41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信号名称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9FD49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长度</w:t>
            </w:r>
            <w:r w:rsidRPr="00D05CD2">
              <w:t>/</w:t>
            </w:r>
            <w:r w:rsidRPr="00D05CD2">
              <w:rPr>
                <w:rFonts w:hint="eastAsia"/>
              </w:rPr>
              <w:t>类型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B9370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内容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0FDFE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备注</w:t>
            </w:r>
          </w:p>
        </w:tc>
      </w:tr>
      <w:tr w:rsidR="00543D5D" w:rsidRPr="00D05CD2" w14:paraId="4780D940" w14:textId="77777777">
        <w:trPr>
          <w:trHeight w:val="454"/>
          <w:jc w:val="center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18B6B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406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740B9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EDCEF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起落架状态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9ABF5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EDB0E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89CBA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0F3DCD84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FD82F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8ABDC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96B9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自动飞行指令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32E35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482F1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0C756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1035A533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3BEDD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932DE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6D9B0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自动飞行左刹车行程量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38F29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F55D4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55E1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76D54739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B8465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9AB6E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9729C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自动飞行右刹车行程量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BA152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31D98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15C6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3D94FEAE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7BB50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BAFF3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701A9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指令状态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8786B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509B9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DAA83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71CFF876" w14:textId="77777777">
        <w:trPr>
          <w:trHeight w:val="90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6DE17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C147E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DD04F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地速信号</w:t>
            </w:r>
            <w:r w:rsidRPr="00D05CD2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F98A2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05C61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C46A6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0km/h~510km/h</w:t>
            </w:r>
            <w:r w:rsidRPr="00D05CD2">
              <w:rPr>
                <w:rFonts w:hint="eastAsia"/>
              </w:rPr>
              <w:t>；</w:t>
            </w:r>
          </w:p>
          <w:p w14:paraId="570E4F0E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比例尺：</w:t>
            </w:r>
            <w:r w:rsidRPr="00D05CD2">
              <w:t>LSB=2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5DF9F4DF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08ECC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B0371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AA6C8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飞机前向加速度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3AF204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16</w:t>
            </w:r>
            <w:r w:rsidRPr="00D05CD2">
              <w:t>/INT</w:t>
            </w:r>
          </w:p>
        </w:tc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E06AB3A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</w:t>
            </w:r>
            <w:r w:rsidRPr="00D05CD2">
              <w:rPr>
                <w:rFonts w:hint="eastAsia"/>
              </w:rPr>
              <w:t>FF</w:t>
            </w:r>
            <w:r w:rsidRPr="00D05CD2">
              <w:t>H</w:t>
            </w:r>
          </w:p>
        </w:tc>
        <w:tc>
          <w:tcPr>
            <w:tcW w:w="279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32B856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rPr>
                <w:rFonts w:hint="eastAsia"/>
              </w:rPr>
              <w:t>-327.68</w:t>
            </w:r>
            <w:r w:rsidRPr="00D05CD2">
              <w:t>~</w:t>
            </w:r>
            <w:r w:rsidRPr="00D05CD2">
              <w:rPr>
                <w:rFonts w:hint="eastAsia"/>
              </w:rPr>
              <w:t>327.67m/s/s</w:t>
            </w:r>
            <w:r w:rsidRPr="00D05CD2">
              <w:rPr>
                <w:rFonts w:hint="eastAsia"/>
              </w:rPr>
              <w:t>；</w:t>
            </w:r>
          </w:p>
          <w:p w14:paraId="06B6F75A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比例尺：</w:t>
            </w:r>
            <w:r w:rsidRPr="00D05CD2">
              <w:t>LSB=</w:t>
            </w:r>
            <w:r w:rsidRPr="00D05CD2">
              <w:rPr>
                <w:rFonts w:hint="eastAsia"/>
              </w:rPr>
              <w:t>0.01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515B99CF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66FE3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3943D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E5AC0" w14:textId="77777777" w:rsidR="00543D5D" w:rsidRPr="00D05CD2" w:rsidRDefault="00543D5D">
            <w:pPr>
              <w:jc w:val="center"/>
            </w:pP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762A9" w14:textId="77777777" w:rsidR="00543D5D" w:rsidRPr="00D05CD2" w:rsidRDefault="00543D5D">
            <w:pPr>
              <w:jc w:val="center"/>
            </w:pPr>
          </w:p>
        </w:tc>
        <w:tc>
          <w:tcPr>
            <w:tcW w:w="19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66878" w14:textId="77777777" w:rsidR="00543D5D" w:rsidRPr="00D05CD2" w:rsidRDefault="00543D5D">
            <w:pPr>
              <w:jc w:val="center"/>
            </w:pPr>
          </w:p>
        </w:tc>
        <w:tc>
          <w:tcPr>
            <w:tcW w:w="27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112F0" w14:textId="77777777" w:rsidR="00543D5D" w:rsidRPr="00D05CD2" w:rsidRDefault="00543D5D">
            <w:pPr>
              <w:jc w:val="center"/>
            </w:pPr>
          </w:p>
        </w:tc>
      </w:tr>
      <w:tr w:rsidR="00543D5D" w:rsidRPr="00D05CD2" w14:paraId="52360C91" w14:textId="77777777">
        <w:trPr>
          <w:trHeight w:val="1701"/>
          <w:jc w:val="center"/>
        </w:trPr>
        <w:tc>
          <w:tcPr>
            <w:tcW w:w="95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2201C" w14:textId="113D7126" w:rsidR="00543D5D" w:rsidRPr="00D05CD2" w:rsidRDefault="006E20DC" w:rsidP="00D05CD2">
            <w:pPr>
              <w:jc w:val="left"/>
            </w:pPr>
            <w:r w:rsidRPr="00D05CD2">
              <w:t>1</w:t>
            </w:r>
            <w:r w:rsidRPr="00D05CD2">
              <w:rPr>
                <w:rFonts w:hint="eastAsia"/>
              </w:rPr>
              <w:t>、</w:t>
            </w:r>
            <w:r w:rsidRPr="00D05CD2">
              <w:t>CAN</w:t>
            </w:r>
            <w:r w:rsidRPr="00D05CD2">
              <w:rPr>
                <w:rFonts w:hint="eastAsia"/>
              </w:rPr>
              <w:t>总线数据通信速率为</w:t>
            </w:r>
            <w:r w:rsidRPr="00D05CD2">
              <w:t>500kbps</w:t>
            </w:r>
            <w:r w:rsidRPr="00D05CD2">
              <w:rPr>
                <w:rFonts w:hint="eastAsia"/>
              </w:rPr>
              <w:t>，</w:t>
            </w:r>
            <w:r w:rsidR="00854369">
              <w:rPr>
                <w:rFonts w:hint="eastAsia"/>
              </w:rPr>
              <w:t>刷新周期</w:t>
            </w:r>
            <w:r w:rsidR="00854369">
              <w:rPr>
                <w:rFonts w:hint="eastAsia"/>
              </w:rPr>
              <w:t>20ms</w:t>
            </w:r>
          </w:p>
          <w:p w14:paraId="566BEBF0" w14:textId="77777777" w:rsidR="00543D5D" w:rsidRPr="00D05CD2" w:rsidRDefault="006E20DC" w:rsidP="00D05CD2">
            <w:pPr>
              <w:jc w:val="left"/>
            </w:pPr>
            <w:r w:rsidRPr="00D05CD2">
              <w:t>2</w:t>
            </w:r>
            <w:r w:rsidRPr="00D05CD2">
              <w:rPr>
                <w:rFonts w:hint="eastAsia"/>
              </w:rPr>
              <w:t>、数据类型定义：</w:t>
            </w:r>
          </w:p>
          <w:p w14:paraId="1FA7A166" w14:textId="77777777" w:rsidR="00543D5D" w:rsidRPr="00D05CD2" w:rsidRDefault="006E20DC" w:rsidP="00D05CD2">
            <w:pPr>
              <w:jc w:val="left"/>
            </w:pPr>
            <w:r w:rsidRPr="00D05CD2">
              <w:t>A</w:t>
            </w:r>
            <w:r w:rsidRPr="00D05CD2">
              <w:rPr>
                <w:rFonts w:hint="eastAsia"/>
              </w:rPr>
              <w:t>、</w:t>
            </w:r>
            <w:r w:rsidRPr="00D05CD2">
              <w:t xml:space="preserve">BOOL </w:t>
            </w:r>
            <w:r w:rsidRPr="00D05CD2">
              <w:rPr>
                <w:rFonts w:hint="eastAsia"/>
              </w:rPr>
              <w:t>布尔型；</w:t>
            </w:r>
            <w:r w:rsidRPr="00D05CD2">
              <w:t>B</w:t>
            </w:r>
            <w:r w:rsidRPr="00D05CD2">
              <w:rPr>
                <w:rFonts w:hint="eastAsia"/>
              </w:rPr>
              <w:t>、</w:t>
            </w:r>
            <w:r w:rsidRPr="00D05CD2">
              <w:t xml:space="preserve">UINT </w:t>
            </w:r>
            <w:r w:rsidRPr="00D05CD2">
              <w:rPr>
                <w:rFonts w:hint="eastAsia"/>
              </w:rPr>
              <w:t>无符号整数；</w:t>
            </w:r>
            <w:r w:rsidRPr="00D05CD2">
              <w:t>C</w:t>
            </w:r>
            <w:r w:rsidRPr="00D05CD2">
              <w:rPr>
                <w:rFonts w:hint="eastAsia"/>
              </w:rPr>
              <w:t>、</w:t>
            </w:r>
            <w:r w:rsidRPr="00D05CD2">
              <w:t>SHORT</w:t>
            </w:r>
            <w:r w:rsidRPr="00D05CD2">
              <w:rPr>
                <w:rFonts w:hint="eastAsia"/>
              </w:rPr>
              <w:t>无符号短整数；</w:t>
            </w:r>
            <w:r w:rsidRPr="00D05CD2">
              <w:t>D</w:t>
            </w:r>
            <w:r w:rsidRPr="00D05CD2">
              <w:rPr>
                <w:rFonts w:hint="eastAsia"/>
              </w:rPr>
              <w:t>、</w:t>
            </w:r>
            <w:r w:rsidRPr="00D05CD2">
              <w:t>UCHAR</w:t>
            </w:r>
            <w:r w:rsidRPr="00D05CD2">
              <w:rPr>
                <w:rFonts w:hint="eastAsia"/>
              </w:rPr>
              <w:t>无符号字节。</w:t>
            </w:r>
          </w:p>
        </w:tc>
      </w:tr>
    </w:tbl>
    <w:p w14:paraId="5D3B7143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3D03332A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CAN_CAS信息1字节定义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32E1D2D0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6CE6BC2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4869162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1BB163B6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5EEB2759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D9E922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194B37B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49F7749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08EDD17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47BAB7D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012D0779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308FFCD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851" w:type="dxa"/>
            <w:vAlign w:val="center"/>
          </w:tcPr>
          <w:p w14:paraId="03F54CF3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550315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BCMU_PARK_BRK_FAIL</w:t>
            </w:r>
          </w:p>
        </w:tc>
        <w:tc>
          <w:tcPr>
            <w:tcW w:w="1417" w:type="dxa"/>
            <w:vAlign w:val="center"/>
          </w:tcPr>
          <w:p w14:paraId="00484DA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978621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89329D5" w14:textId="7F92015E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22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23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374D42E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E01A2F0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57D720F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CF0E27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PARK_BRK_ON</w:t>
            </w:r>
          </w:p>
        </w:tc>
        <w:tc>
          <w:tcPr>
            <w:tcW w:w="1417" w:type="dxa"/>
            <w:vAlign w:val="center"/>
          </w:tcPr>
          <w:p w14:paraId="1A8ED30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933062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EC631F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2297372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3D64927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11C7F8A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FFDBC5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/>
                <w:sz w:val="22"/>
                <w:szCs w:val="22"/>
              </w:rPr>
              <w:t>PARK_BRK_APPLY</w:t>
            </w:r>
          </w:p>
        </w:tc>
        <w:tc>
          <w:tcPr>
            <w:tcW w:w="1417" w:type="dxa"/>
            <w:vAlign w:val="center"/>
          </w:tcPr>
          <w:p w14:paraId="57C7054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B979AF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C585BE4" w14:textId="2E7C9876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24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25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3914E36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ED03F6B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49C9B57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5CB070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/>
                <w:sz w:val="22"/>
                <w:szCs w:val="22"/>
              </w:rPr>
              <w:t>BRK_NML_FAIL</w:t>
            </w:r>
          </w:p>
        </w:tc>
        <w:tc>
          <w:tcPr>
            <w:tcW w:w="1417" w:type="dxa"/>
            <w:vAlign w:val="center"/>
          </w:tcPr>
          <w:p w14:paraId="4CE8B70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401CB3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A06B9E4" w14:textId="5D6ECE5C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26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27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6BDABC81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6CB52E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330BBCD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2E4F6F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ANTISKID_OFF</w:t>
            </w:r>
          </w:p>
        </w:tc>
        <w:tc>
          <w:tcPr>
            <w:tcW w:w="1417" w:type="dxa"/>
            <w:vAlign w:val="center"/>
          </w:tcPr>
          <w:p w14:paraId="588E7E3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C9633D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2D12234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43555DF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8A9CEAC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F17DE65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9EFEAE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BRK_EMER_FAIL</w:t>
            </w:r>
          </w:p>
        </w:tc>
        <w:tc>
          <w:tcPr>
            <w:tcW w:w="1417" w:type="dxa"/>
            <w:vAlign w:val="center"/>
          </w:tcPr>
          <w:p w14:paraId="43828FF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3C2E2F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7D39D9C" w14:textId="603B38A6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28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29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16137AD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ED97298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C3122AF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9FD1FD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BRK_TOTAL_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LOSS</w:t>
            </w:r>
          </w:p>
        </w:tc>
        <w:tc>
          <w:tcPr>
            <w:tcW w:w="1417" w:type="dxa"/>
            <w:vAlign w:val="center"/>
          </w:tcPr>
          <w:p w14:paraId="4912FEE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A45B7D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89AF71A" w14:textId="1D1A6D95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30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31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1BE8CBD5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A78FF8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AA781A5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F07E2D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BRK_DEGRD</w:t>
            </w:r>
          </w:p>
        </w:tc>
        <w:tc>
          <w:tcPr>
            <w:tcW w:w="1417" w:type="dxa"/>
            <w:vAlign w:val="center"/>
          </w:tcPr>
          <w:p w14:paraId="414587F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DE2EDD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45967EE" w14:textId="6B0A21CE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32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33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bookmarkEnd w:id="2316"/>
    </w:tbl>
    <w:p w14:paraId="7F95FD71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53A21037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bookmarkStart w:id="2334" w:name="OLE_LINK35"/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CAN_CAS信息2字节定义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42C86824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bookmarkEnd w:id="2334"/>
          <w:p w14:paraId="1930AD1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6AA71EF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62737F1D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6224C2AD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5F851E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4D5D0EA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46FE134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30AA602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273D48A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7A6CBAC2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1728A41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851" w:type="dxa"/>
            <w:vAlign w:val="center"/>
          </w:tcPr>
          <w:p w14:paraId="373247F9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03D11D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kern w:val="0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BRK_LH_FAIL</w:t>
            </w:r>
          </w:p>
        </w:tc>
        <w:tc>
          <w:tcPr>
            <w:tcW w:w="1417" w:type="dxa"/>
            <w:vAlign w:val="center"/>
          </w:tcPr>
          <w:p w14:paraId="4B0A1F6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95AA2C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5C5B955" w14:textId="6AE61FA9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35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36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61E64F0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63AECE1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ADD1D90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B792F5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kern w:val="0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BRK_RH_FAIL</w:t>
            </w:r>
          </w:p>
        </w:tc>
        <w:tc>
          <w:tcPr>
            <w:tcW w:w="1417" w:type="dxa"/>
            <w:vAlign w:val="center"/>
          </w:tcPr>
          <w:p w14:paraId="7081E91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161C7E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94E4E71" w14:textId="23F2AB7D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37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38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04D733F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1C64FA1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4F92AEC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C88A43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kern w:val="0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ANTISKID_FAIL</w:t>
            </w:r>
          </w:p>
        </w:tc>
        <w:tc>
          <w:tcPr>
            <w:tcW w:w="1417" w:type="dxa"/>
            <w:vAlign w:val="center"/>
          </w:tcPr>
          <w:p w14:paraId="2180399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9F04C3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C289ADF" w14:textId="3EDF1B9C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39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40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0B31BE31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27852B8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B5DAD03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0FDBA3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LEFT_INSIDE_TEMP_OVERHEAT</w:t>
            </w:r>
          </w:p>
        </w:tc>
        <w:tc>
          <w:tcPr>
            <w:tcW w:w="1417" w:type="dxa"/>
            <w:vAlign w:val="center"/>
          </w:tcPr>
          <w:p w14:paraId="221073D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09F321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62E69E5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2ED0E92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5255137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C75113A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0442B2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LEFT_OUTSIDE_TEMP_OVERHEAT</w:t>
            </w:r>
          </w:p>
        </w:tc>
        <w:tc>
          <w:tcPr>
            <w:tcW w:w="1417" w:type="dxa"/>
            <w:vAlign w:val="center"/>
          </w:tcPr>
          <w:p w14:paraId="6FBB89B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5B9F80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57A7C12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29686AF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8C0F06F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DE0D2A2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CA927F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RIGHT_INSIDE_TEMP_OVERHEAT</w:t>
            </w:r>
          </w:p>
        </w:tc>
        <w:tc>
          <w:tcPr>
            <w:tcW w:w="1417" w:type="dxa"/>
            <w:vAlign w:val="center"/>
          </w:tcPr>
          <w:p w14:paraId="4F35648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3E8A4A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51FEE23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61185725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08DCAF3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F67E7BE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018BA7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RIGHT_OUTSIDE_TEMP_OVERHEAT</w:t>
            </w:r>
          </w:p>
        </w:tc>
        <w:tc>
          <w:tcPr>
            <w:tcW w:w="1417" w:type="dxa"/>
            <w:vAlign w:val="center"/>
          </w:tcPr>
          <w:p w14:paraId="24F280C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4C249C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2526A44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7E9E365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6CF6D40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8851C93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6D117F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BCMU_BRK_TEMP_FAIL</w:t>
            </w:r>
          </w:p>
        </w:tc>
        <w:tc>
          <w:tcPr>
            <w:tcW w:w="1417" w:type="dxa"/>
            <w:vAlign w:val="center"/>
          </w:tcPr>
          <w:p w14:paraId="0CE3425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CD9E10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592FB7A" w14:textId="45202DD9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41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42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</w:tbl>
    <w:p w14:paraId="1DC85EC1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6DFE92D7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CAN_CAS信息3字节定义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1ACF5FAD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6987909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2CB172F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237A28D8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2450AF4F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7483AB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2A1F972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3E0D52E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6426016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557ECB3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5D4C8A1F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3B08F40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851" w:type="dxa"/>
            <w:vAlign w:val="center"/>
          </w:tcPr>
          <w:p w14:paraId="0BBA0AA5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7753AC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BCMU_AUTO_BRK_FAIL</w:t>
            </w:r>
          </w:p>
        </w:tc>
        <w:tc>
          <w:tcPr>
            <w:tcW w:w="1417" w:type="dxa"/>
            <w:vAlign w:val="center"/>
          </w:tcPr>
          <w:p w14:paraId="134992F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66DDED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78BAEB5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45B828C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FFED286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249A282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6E577D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BCMU_AUTO_BRK_LO</w:t>
            </w:r>
          </w:p>
        </w:tc>
        <w:tc>
          <w:tcPr>
            <w:tcW w:w="1417" w:type="dxa"/>
            <w:vAlign w:val="center"/>
          </w:tcPr>
          <w:p w14:paraId="402F079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04ED58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568EF90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5C4D8DE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73C729C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8D42C20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34275E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BCMU_AUTO_BRK_MED</w:t>
            </w:r>
          </w:p>
        </w:tc>
        <w:tc>
          <w:tcPr>
            <w:tcW w:w="1417" w:type="dxa"/>
            <w:vAlign w:val="center"/>
          </w:tcPr>
          <w:p w14:paraId="4C63B77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2F414F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16D7025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4E7FE8C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5C977E8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20DC0F6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429F62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BCMU_AUTO_BRK_HI</w:t>
            </w:r>
          </w:p>
        </w:tc>
        <w:tc>
          <w:tcPr>
            <w:tcW w:w="1417" w:type="dxa"/>
            <w:vAlign w:val="center"/>
          </w:tcPr>
          <w:p w14:paraId="02292D3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D732FE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4647D57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735BAEB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FB6F712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0D074A8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23B1DD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BCMU_AUTO_BRK_RTO</w:t>
            </w:r>
          </w:p>
        </w:tc>
        <w:tc>
          <w:tcPr>
            <w:tcW w:w="1417" w:type="dxa"/>
            <w:vAlign w:val="center"/>
          </w:tcPr>
          <w:p w14:paraId="01AA794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94D483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67772D5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0F3D666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29205DD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0E27B0E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958609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BCMU_</w:t>
            </w:r>
            <w:r w:rsidRPr="00D05CD2">
              <w:rPr>
                <w:rFonts w:ascii="宋体" w:hAnsi="宋体" w:hint="eastAsia"/>
                <w:sz w:val="22"/>
                <w:szCs w:val="22"/>
                <w14:ligatures w14:val="standardContextual"/>
              </w:rPr>
              <w:t>BRK_PLT_PED_FAIL</w:t>
            </w:r>
          </w:p>
        </w:tc>
        <w:tc>
          <w:tcPr>
            <w:tcW w:w="1417" w:type="dxa"/>
            <w:vAlign w:val="center"/>
          </w:tcPr>
          <w:p w14:paraId="6270AFF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7EE3EF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9334BF8" w14:textId="30AA8A50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43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44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226C72A5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F0957AB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737AC6C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3ADB1E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BCMU_BRK_COPLT_PED_FAIL</w:t>
            </w:r>
          </w:p>
        </w:tc>
        <w:tc>
          <w:tcPr>
            <w:tcW w:w="1417" w:type="dxa"/>
            <w:vAlign w:val="center"/>
          </w:tcPr>
          <w:p w14:paraId="53EC40C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7D5207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EE3E984" w14:textId="6C98A165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45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46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15A37CC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1945C0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38198CD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E60C7D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BRK_NML_NO_DISPATCH</w:t>
            </w:r>
          </w:p>
        </w:tc>
        <w:tc>
          <w:tcPr>
            <w:tcW w:w="1417" w:type="dxa"/>
            <w:vAlign w:val="center"/>
          </w:tcPr>
          <w:p w14:paraId="669A0F8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B975D5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279785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不支持；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支持</w:t>
            </w:r>
          </w:p>
        </w:tc>
      </w:tr>
    </w:tbl>
    <w:p w14:paraId="437024A7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50735615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CAN_CAS信息4字节定义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4DDD4116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08440AA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5B793CA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61EF7C6C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7AC4FCB8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EF7B1EB" w14:textId="72AC26B2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2973154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7C60DC4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24232DA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6B157F1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1A38AB55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7387481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bookmarkStart w:id="2347" w:name="OLE_LINK58"/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4</w:t>
            </w:r>
            <w:bookmarkEnd w:id="2347"/>
          </w:p>
        </w:tc>
        <w:tc>
          <w:tcPr>
            <w:tcW w:w="851" w:type="dxa"/>
            <w:vAlign w:val="center"/>
          </w:tcPr>
          <w:p w14:paraId="60509085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C808F5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BCMU_TIRE_PR_FAIL</w:t>
            </w:r>
          </w:p>
        </w:tc>
        <w:tc>
          <w:tcPr>
            <w:tcW w:w="1417" w:type="dxa"/>
            <w:vAlign w:val="center"/>
          </w:tcPr>
          <w:p w14:paraId="5D2C853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931F3D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0F932D7" w14:textId="628EFDC9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48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49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5372D264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858CB41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D3E4EDA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7DF163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BCMU_LEFT_INSIDE_TIRE_PR_ADVY</w:t>
            </w:r>
          </w:p>
        </w:tc>
        <w:tc>
          <w:tcPr>
            <w:tcW w:w="1417" w:type="dxa"/>
            <w:vAlign w:val="center"/>
          </w:tcPr>
          <w:p w14:paraId="2AB3B73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E042C3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651EE5F8" w14:textId="0AF9D551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50" w:author="yaozu long" w:date="2026-01-07T21:34:00Z" w16du:dateUtc="2026-01-07T13:34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过高</w:delText>
              </w:r>
            </w:del>
            <w:ins w:id="2351" w:author="yaozu long" w:date="2026-01-07T21:34:00Z" w16du:dateUtc="2026-01-07T13:34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过高；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63B2A44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80A81A9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78FE0EF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7B1D56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BCMU_LEFT_OUTSIDE_TIRE_PR_ADVY</w:t>
            </w:r>
          </w:p>
        </w:tc>
        <w:tc>
          <w:tcPr>
            <w:tcW w:w="1417" w:type="dxa"/>
            <w:vAlign w:val="center"/>
          </w:tcPr>
          <w:p w14:paraId="0700F01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CBD836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2280B138" w14:textId="2D792C84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52" w:author="yaozu long" w:date="2026-01-07T21:34:00Z" w16du:dateUtc="2026-01-07T13:34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过高</w:delText>
              </w:r>
            </w:del>
            <w:ins w:id="2353" w:author="yaozu long" w:date="2026-01-07T21:34:00Z" w16du:dateUtc="2026-01-07T13:34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过高；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439BCF5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649899B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ABB3246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891D9A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BCMU_RIGHT_INSIDE_TIRE_PR_ADVY</w:t>
            </w:r>
          </w:p>
        </w:tc>
        <w:tc>
          <w:tcPr>
            <w:tcW w:w="1417" w:type="dxa"/>
            <w:vAlign w:val="center"/>
          </w:tcPr>
          <w:p w14:paraId="4A9BAB1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3FB0A9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10D60C81" w14:textId="1CAD7E40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54" w:author="yaozu long" w:date="2026-01-07T21:34:00Z" w16du:dateUtc="2026-01-07T13:34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过高</w:delText>
              </w:r>
            </w:del>
            <w:ins w:id="2355" w:author="yaozu long" w:date="2026-01-07T21:34:00Z" w16du:dateUtc="2026-01-07T13:34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过高；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4FF3720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F7391B3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70BFF1F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6443BF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BCMU_RIGHT_OUTSIDE_TIRE_PR_ADVY</w:t>
            </w:r>
          </w:p>
        </w:tc>
        <w:tc>
          <w:tcPr>
            <w:tcW w:w="1417" w:type="dxa"/>
            <w:vAlign w:val="center"/>
          </w:tcPr>
          <w:p w14:paraId="6DDC2AE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22E37E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3741D00" w14:textId="46D11CDD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56" w:author="yaozu long" w:date="2026-01-07T21:34:00Z" w16du:dateUtc="2026-01-07T13:34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过高</w:delText>
              </w:r>
            </w:del>
            <w:ins w:id="2357" w:author="yaozu long" w:date="2026-01-07T21:34:00Z" w16du:dateUtc="2026-01-07T13:34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过高；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4F0F418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C2DBC68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941B02E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B5F9EAC" w14:textId="7D2A6A8F" w:rsidR="00543D5D" w:rsidRPr="00D05CD2" w:rsidRDefault="00865A15">
            <w:pPr>
              <w:jc w:val="center"/>
              <w:rPr>
                <w:kern w:val="0"/>
                <w:sz w:val="22"/>
                <w:szCs w:val="22"/>
              </w:rPr>
            </w:pPr>
            <w:r w:rsidRPr="00865A15">
              <w:rPr>
                <w:kern w:val="0"/>
                <w:sz w:val="22"/>
                <w:szCs w:val="22"/>
              </w:rPr>
              <w:t>BCMU_CTR_STATUS</w:t>
            </w:r>
          </w:p>
        </w:tc>
        <w:tc>
          <w:tcPr>
            <w:tcW w:w="1417" w:type="dxa"/>
            <w:vAlign w:val="center"/>
          </w:tcPr>
          <w:p w14:paraId="6EA09BC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77DD85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4CDE24D" w14:textId="5F46F326" w:rsidR="00543D5D" w:rsidRPr="00D05CD2" w:rsidRDefault="00865A15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>
              <w:rPr>
                <w:rFonts w:hAnsi="宋体" w:hint="eastAsia"/>
                <w:kern w:val="0"/>
                <w:sz w:val="22"/>
                <w:szCs w:val="22"/>
              </w:rPr>
              <w:t>有效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54E599E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9178CB6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088B0F2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FF3C26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03E6014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970D7D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FADB50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30CF382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320A15B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2F981A9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D46376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01EB463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0514E2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C87B7C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bookmarkEnd w:id="2317"/>
    </w:tbl>
    <w:p w14:paraId="328C5E28" w14:textId="77777777" w:rsidR="00543D5D" w:rsidRPr="00D05CD2" w:rsidRDefault="00543D5D"/>
    <w:p w14:paraId="4B801A57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机轮防滑状态字节定义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4FDC20F5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68E2EE1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45D28C6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4BC19884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669E9F92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EE578AE" w14:textId="13B3B23C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7C81355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7EE3248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069C684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0E6AB7D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6B095FAA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11DC4DE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bookmarkStart w:id="2358" w:name="_Hlk209690391"/>
            <w:r w:rsidRPr="00D05CD2">
              <w:rPr>
                <w:kern w:val="0"/>
                <w:sz w:val="22"/>
                <w:szCs w:val="22"/>
              </w:rPr>
              <w:t>机轮防滑状态</w:t>
            </w:r>
          </w:p>
        </w:tc>
        <w:tc>
          <w:tcPr>
            <w:tcW w:w="851" w:type="dxa"/>
            <w:vAlign w:val="center"/>
          </w:tcPr>
          <w:p w14:paraId="1863CEBD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F4562A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左内轮防滑状态</w:t>
            </w:r>
          </w:p>
        </w:tc>
        <w:tc>
          <w:tcPr>
            <w:tcW w:w="1417" w:type="dxa"/>
            <w:vAlign w:val="center"/>
          </w:tcPr>
          <w:p w14:paraId="29A8451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AC0666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54161B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4452A1F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41CA3EE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2537C83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9F3781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左外轮防滑状态</w:t>
            </w:r>
          </w:p>
        </w:tc>
        <w:tc>
          <w:tcPr>
            <w:tcW w:w="1417" w:type="dxa"/>
            <w:vAlign w:val="center"/>
          </w:tcPr>
          <w:p w14:paraId="6E94863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A6C09C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1CD78A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2F13EF3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252EC44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C0627ED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B675A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右内轮防滑状态</w:t>
            </w:r>
          </w:p>
        </w:tc>
        <w:tc>
          <w:tcPr>
            <w:tcW w:w="1417" w:type="dxa"/>
            <w:vAlign w:val="center"/>
          </w:tcPr>
          <w:p w14:paraId="0B215CE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42E1EF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849D7B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D97167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A848E2A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CBC08F1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5B44F2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右外轮防滑状态</w:t>
            </w:r>
          </w:p>
        </w:tc>
        <w:tc>
          <w:tcPr>
            <w:tcW w:w="1417" w:type="dxa"/>
            <w:vAlign w:val="center"/>
          </w:tcPr>
          <w:p w14:paraId="3E6AEF8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133CFB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370D4B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bookmarkEnd w:id="2358"/>
      <w:tr w:rsidR="00543D5D" w:rsidRPr="00D05CD2" w14:paraId="079778F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D5A1452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D550417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BA5148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左内轮防滑故障状态</w:t>
            </w:r>
          </w:p>
        </w:tc>
        <w:tc>
          <w:tcPr>
            <w:tcW w:w="1417" w:type="dxa"/>
            <w:vAlign w:val="center"/>
          </w:tcPr>
          <w:p w14:paraId="371CDD3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82E970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9DDDFED" w14:textId="1D459562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59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60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1AE8B9B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4F1807A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4AF9055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58D6A8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左外轮防滑故障状态</w:t>
            </w:r>
          </w:p>
        </w:tc>
        <w:tc>
          <w:tcPr>
            <w:tcW w:w="1417" w:type="dxa"/>
            <w:vAlign w:val="center"/>
          </w:tcPr>
          <w:p w14:paraId="0F74735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3650E5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A8F557C" w14:textId="30B58AF2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61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62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381B0301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5ED57B2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374BE0B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9F11A1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右内轮防滑故障状态</w:t>
            </w:r>
          </w:p>
        </w:tc>
        <w:tc>
          <w:tcPr>
            <w:tcW w:w="1417" w:type="dxa"/>
            <w:vAlign w:val="center"/>
          </w:tcPr>
          <w:p w14:paraId="2880848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608B9F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A11EF8B" w14:textId="472CBD42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63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64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442E515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E14E31C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9EA90C3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4EA641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右外轮防滑故障状态</w:t>
            </w:r>
          </w:p>
        </w:tc>
        <w:tc>
          <w:tcPr>
            <w:tcW w:w="1417" w:type="dxa"/>
            <w:vAlign w:val="center"/>
          </w:tcPr>
          <w:p w14:paraId="0AED10F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5A40A9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8096885" w14:textId="532FD70D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65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66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</w:tbl>
    <w:p w14:paraId="79B38193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46FF8757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系统状态字节定义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52C3AE02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5BB5101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686DF63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427FE517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1B535D8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C06FB76" w14:textId="19918BAF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36F6E64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021B96C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70E2E5C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07D1342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7B19C654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3BEFF3A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系统状态</w:t>
            </w:r>
          </w:p>
        </w:tc>
        <w:tc>
          <w:tcPr>
            <w:tcW w:w="851" w:type="dxa"/>
            <w:vAlign w:val="center"/>
          </w:tcPr>
          <w:p w14:paraId="5AA9C047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73EF2D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BCMU_AUTO_BRK_ON</w:t>
            </w:r>
          </w:p>
        </w:tc>
        <w:tc>
          <w:tcPr>
            <w:tcW w:w="1417" w:type="dxa"/>
            <w:vAlign w:val="center"/>
          </w:tcPr>
          <w:p w14:paraId="0DEFAC8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EADB9F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37BDF7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596466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075299A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1648FB4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338496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BCMU_BRK_NML_ON</w:t>
            </w:r>
          </w:p>
        </w:tc>
        <w:tc>
          <w:tcPr>
            <w:tcW w:w="1417" w:type="dxa"/>
            <w:vAlign w:val="center"/>
          </w:tcPr>
          <w:p w14:paraId="57D783A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3660A5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58FB09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4C52A5A4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1ADBDB0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86E8FA1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86FBEF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BCMU_BRK_ALT_ON</w:t>
            </w:r>
          </w:p>
        </w:tc>
        <w:tc>
          <w:tcPr>
            <w:tcW w:w="1417" w:type="dxa"/>
            <w:vAlign w:val="center"/>
          </w:tcPr>
          <w:p w14:paraId="7FFC33B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E0739A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B8323D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653B3A9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2006571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E202ED1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C12DD8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BCMU_BRK_EMER_ON</w:t>
            </w:r>
          </w:p>
        </w:tc>
        <w:tc>
          <w:tcPr>
            <w:tcW w:w="1417" w:type="dxa"/>
            <w:vAlign w:val="center"/>
          </w:tcPr>
          <w:p w14:paraId="115A676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34BAFA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16C483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0F58BD6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FD54CF1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A58AB9A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3D77D74" w14:textId="4215FF87" w:rsidR="00543D5D" w:rsidRPr="00D05CD2" w:rsidRDefault="00382594">
            <w:pPr>
              <w:jc w:val="center"/>
              <w:rPr>
                <w:kern w:val="0"/>
                <w:sz w:val="22"/>
                <w:szCs w:val="22"/>
              </w:rPr>
            </w:pPr>
            <w:ins w:id="2367" w:author="yaozu long" w:date="2025-12-25T15:16:00Z" w16du:dateUtc="2025-12-25T07:16:00Z">
              <w:r>
                <w:rPr>
                  <w:rFonts w:hint="eastAsia"/>
                  <w:sz w:val="22"/>
                  <w:szCs w:val="22"/>
                </w:rPr>
                <w:t>轮速故障状态</w:t>
              </w:r>
            </w:ins>
            <w:del w:id="2368" w:author="yaozu long" w:date="2025-12-25T15:16:00Z" w16du:dateUtc="2025-12-25T07:16:00Z">
              <w:r w:rsidR="006E20DC" w:rsidRPr="00D05CD2" w:rsidDel="00382594">
                <w:rPr>
                  <w:rFonts w:hint="eastAsia"/>
                  <w:sz w:val="22"/>
                  <w:szCs w:val="22"/>
                </w:rPr>
                <w:delText>备用</w:delText>
              </w:r>
            </w:del>
          </w:p>
        </w:tc>
        <w:tc>
          <w:tcPr>
            <w:tcW w:w="1417" w:type="dxa"/>
            <w:vAlign w:val="center"/>
          </w:tcPr>
          <w:p w14:paraId="486D449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F9ACF4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2BA046E" w14:textId="16FECA2C" w:rsidR="00543D5D" w:rsidRPr="00D05CD2" w:rsidRDefault="00382594">
            <w:pPr>
              <w:jc w:val="center"/>
              <w:rPr>
                <w:kern w:val="0"/>
                <w:sz w:val="22"/>
                <w:szCs w:val="22"/>
              </w:rPr>
            </w:pPr>
            <w:ins w:id="2369" w:author="yaozu long" w:date="2025-12-25T15:16:00Z" w16du:dateUtc="2025-12-25T07:16:00Z">
              <w:r w:rsidRPr="00D05CD2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>
                <w:rPr>
                  <w:rFonts w:hAnsi="宋体" w:hint="eastAsia"/>
                  <w:kern w:val="0"/>
                  <w:sz w:val="22"/>
                  <w:szCs w:val="22"/>
                </w:rPr>
                <w:t>故障</w:t>
              </w:r>
              <w:r w:rsidRPr="00D05CD2">
                <w:rPr>
                  <w:rFonts w:hAnsi="宋体" w:hint="eastAsia"/>
                  <w:kern w:val="0"/>
                  <w:sz w:val="22"/>
                  <w:szCs w:val="22"/>
                </w:rPr>
                <w:t>；</w:t>
              </w:r>
              <w:r w:rsidRPr="00D05CD2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  <w:del w:id="2370" w:author="yaozu long" w:date="2025-12-25T15:16:00Z" w16du:dateUtc="2025-12-25T07:16:00Z">
              <w:r w:rsidR="006E20DC" w:rsidRPr="00D05CD2" w:rsidDel="00382594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</w:del>
          </w:p>
        </w:tc>
      </w:tr>
      <w:tr w:rsidR="00543D5D" w:rsidRPr="00D05CD2" w14:paraId="57771A7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A5896BE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B67B056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5F4EED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7CE5C74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6EE550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2AABAA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36EF73D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3B0D1B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0FDB358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7E960A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15DCE08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FF7628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017EF6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561AD96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CA1FEAE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0F7828C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4A3347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534F98E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B76D5A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98A5FE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</w:tbl>
    <w:p w14:paraId="042C1081" w14:textId="77777777" w:rsidR="00543D5D" w:rsidRPr="00D05CD2" w:rsidRDefault="00543D5D"/>
    <w:p w14:paraId="2642032A" w14:textId="77777777" w:rsidR="00543D5D" w:rsidRPr="00D05CD2" w:rsidRDefault="00543D5D"/>
    <w:p w14:paraId="7ABCA29D" w14:textId="77777777" w:rsidR="00543D5D" w:rsidRPr="00D05CD2" w:rsidRDefault="00543D5D"/>
    <w:p w14:paraId="1B356D90" w14:textId="77777777" w:rsidR="00543D5D" w:rsidRPr="00D05CD2" w:rsidRDefault="006E20DC">
      <w:pPr>
        <w:pStyle w:val="30"/>
      </w:pPr>
      <w:r w:rsidRPr="00D05CD2">
        <w:rPr>
          <w:rFonts w:hint="eastAsia"/>
        </w:rPr>
        <w:t>ABCU</w:t>
      </w:r>
      <w:r w:rsidRPr="00D05CD2">
        <w:rPr>
          <w:rFonts w:hint="eastAsia"/>
        </w:rPr>
        <w:t>的</w:t>
      </w:r>
      <w:r w:rsidRPr="00D05CD2">
        <w:rPr>
          <w:rFonts w:hint="eastAsia"/>
        </w:rPr>
        <w:t>CAN</w:t>
      </w:r>
      <w:r w:rsidRPr="00D05CD2">
        <w:rPr>
          <w:rFonts w:hint="eastAsia"/>
        </w:rPr>
        <w:t>通讯发送字节</w:t>
      </w:r>
    </w:p>
    <w:p w14:paraId="65DD4CF0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刹车系统发送数据报文1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1587C97C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431BA204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188DCE3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50157C12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3CAF4F36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2AC94821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EE7EEA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02B1474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09BF017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61DFB28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1B1FACF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4EDB9D20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4A2C6E0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ABCU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411</w:t>
            </w:r>
          </w:p>
        </w:tc>
        <w:tc>
          <w:tcPr>
            <w:tcW w:w="851" w:type="dxa"/>
            <w:vAlign w:val="center"/>
          </w:tcPr>
          <w:p w14:paraId="35A1AF6D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3DE283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sz w:val="22"/>
                <w:szCs w:val="22"/>
              </w:rPr>
              <w:t>1</w:t>
            </w:r>
          </w:p>
        </w:tc>
        <w:tc>
          <w:tcPr>
            <w:tcW w:w="1417" w:type="dxa"/>
            <w:vAlign w:val="center"/>
          </w:tcPr>
          <w:p w14:paraId="46EA3B5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62622D34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0B3A439E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466B27E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F3230EE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EB17EE4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74D0AA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417" w:type="dxa"/>
            <w:vAlign w:val="center"/>
          </w:tcPr>
          <w:p w14:paraId="6462E72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4BAAAF0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5ED3F2EC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2B90F2C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695E71C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C8E2992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CE4A6E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sz w:val="22"/>
                <w:szCs w:val="22"/>
              </w:rPr>
              <w:t>3</w:t>
            </w:r>
          </w:p>
        </w:tc>
        <w:tc>
          <w:tcPr>
            <w:tcW w:w="1417" w:type="dxa"/>
            <w:vAlign w:val="center"/>
          </w:tcPr>
          <w:p w14:paraId="02F8D4A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618A9D7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090E029F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51BCE8F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841CFEC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C57802B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1231CD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sz w:val="22"/>
                <w:szCs w:val="22"/>
              </w:rPr>
              <w:t>4</w:t>
            </w:r>
          </w:p>
        </w:tc>
        <w:tc>
          <w:tcPr>
            <w:tcW w:w="1417" w:type="dxa"/>
            <w:vAlign w:val="center"/>
          </w:tcPr>
          <w:p w14:paraId="1E074AA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66F2238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14E1B51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087EE77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672A142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F8FB14C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553C6AF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左内轮速信号</w:t>
            </w:r>
          </w:p>
        </w:tc>
        <w:tc>
          <w:tcPr>
            <w:tcW w:w="1417" w:type="dxa"/>
            <w:vAlign w:val="center"/>
          </w:tcPr>
          <w:p w14:paraId="0A21476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331C5E5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181B6019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6DC06E4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1881CD6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6CCF7EE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C47441B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D16D30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左外轮速信号</w:t>
            </w:r>
          </w:p>
        </w:tc>
        <w:tc>
          <w:tcPr>
            <w:tcW w:w="1417" w:type="dxa"/>
            <w:vAlign w:val="center"/>
          </w:tcPr>
          <w:p w14:paraId="725C07F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6AC2E32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61B2B2C6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0840667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36A64E3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7F85BCB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ED617CA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425E8A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右内轮速信号</w:t>
            </w:r>
          </w:p>
        </w:tc>
        <w:tc>
          <w:tcPr>
            <w:tcW w:w="1417" w:type="dxa"/>
            <w:vAlign w:val="center"/>
          </w:tcPr>
          <w:p w14:paraId="0138B0F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554DCD7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1B2BF78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5324504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332A0F6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BF00C07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70BDA48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A22E196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右外轮速信号</w:t>
            </w:r>
          </w:p>
        </w:tc>
        <w:tc>
          <w:tcPr>
            <w:tcW w:w="1417" w:type="dxa"/>
            <w:vAlign w:val="center"/>
          </w:tcPr>
          <w:p w14:paraId="477DEF6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605C230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50ECBEDF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27531822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5D4D1FFB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6B8A748A" w14:textId="726284EF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lastRenderedPageBreak/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，刷新周期</w:t>
            </w:r>
            <w:r w:rsidRPr="00D05CD2">
              <w:rPr>
                <w:rFonts w:eastAsiaTheme="minorEastAsia" w:hint="eastAsia"/>
                <w:kern w:val="0"/>
                <w:sz w:val="20"/>
              </w:rPr>
              <w:t>20</w:t>
            </w:r>
            <w:r w:rsidRPr="00D05CD2">
              <w:rPr>
                <w:rFonts w:eastAsiaTheme="minorEastAsia"/>
                <w:kern w:val="0"/>
                <w:sz w:val="20"/>
              </w:rPr>
              <w:t>ms</w:t>
            </w:r>
            <w:r w:rsidRPr="00D05CD2">
              <w:rPr>
                <w:rFonts w:eastAsiaTheme="minorEastAsia"/>
                <w:kern w:val="0"/>
                <w:sz w:val="20"/>
              </w:rPr>
              <w:t>（</w:t>
            </w:r>
            <w:r w:rsidRPr="00D05CD2">
              <w:rPr>
                <w:rFonts w:eastAsiaTheme="minorEastAsia"/>
                <w:kern w:val="0"/>
                <w:sz w:val="20"/>
              </w:rPr>
              <w:t>TBD</w:t>
            </w:r>
            <w:r w:rsidRPr="00D05CD2">
              <w:rPr>
                <w:rFonts w:eastAsiaTheme="minorEastAsia"/>
                <w:kern w:val="0"/>
                <w:sz w:val="20"/>
              </w:rPr>
              <w:t>）</w:t>
            </w:r>
          </w:p>
          <w:p w14:paraId="060B4B57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27EAE228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2326CD7C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73478F0B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刹车系统发送数据报文2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2AE0E577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486A3691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73EF4D8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23C6D545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2FA7712E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0592C7C1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D722C0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247F3D3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45A34D0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37D9143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1B4D473E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19FF5159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4BCEFA76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ABCU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412</w:t>
            </w:r>
          </w:p>
        </w:tc>
        <w:tc>
          <w:tcPr>
            <w:tcW w:w="851" w:type="dxa"/>
            <w:vAlign w:val="center"/>
          </w:tcPr>
          <w:p w14:paraId="4A67BE19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903C77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左内机轮刹车总压力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35ED6C5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4561C42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415F9D8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60C19F0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4AA7B0F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CA0BB10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5716A1B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2181D997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4EDFCFD3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329ECA68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7411A2E6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</w:tr>
      <w:tr w:rsidR="00543D5D" w:rsidRPr="00D05CD2" w14:paraId="2FD12EC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D6937F1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FC8D433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E9B0936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左外机轮刹车总压力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327C885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  <w:p w14:paraId="0E91CF8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Merge w:val="restart"/>
            <w:vAlign w:val="center"/>
          </w:tcPr>
          <w:p w14:paraId="5FC89B0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20A079E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2641EF46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5FA0B09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1BAAC7E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FD68BBA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34E5F50C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398B51F6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64B34AF8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18C80DA7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4749FBF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CA4ED2B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FCBE788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3EB0BE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右内机轮刹车总压力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5E8648A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  <w:p w14:paraId="00854CC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Merge w:val="restart"/>
            <w:vAlign w:val="center"/>
          </w:tcPr>
          <w:p w14:paraId="31759D2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5D6FCCB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3460F1B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774CEF9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F41B6FA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EFC3DC7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01CFFD5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4EE9797E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129EBFDB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130AE842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33423C8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D3211E1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4142047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874D6EE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右外机轮刹车总压力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52A432B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  <w:p w14:paraId="19925D0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Merge w:val="restart"/>
            <w:vAlign w:val="center"/>
          </w:tcPr>
          <w:p w14:paraId="47F5404E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1BA71179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2A6F1A07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675004F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613F29D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C39F87D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053FEF4A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2161AE3B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4FF9EE65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34F08E3F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2F002E22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765CDA6A" w14:textId="78C77523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130A3D04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49D73243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54265251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11594ED2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刹车系统发送数据报文3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598104AD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778A16E4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7C44B02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685C83B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465138E0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3565DCAF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6AF623E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478C681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2CB92A0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7978277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261E108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104E41B9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782942D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ABCU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413</w:t>
            </w:r>
          </w:p>
        </w:tc>
        <w:tc>
          <w:tcPr>
            <w:tcW w:w="851" w:type="dxa"/>
            <w:vAlign w:val="center"/>
          </w:tcPr>
          <w:p w14:paraId="16FEF961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75F07ED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4F6B1AF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7C9987B5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16B703A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bookmarkStart w:id="2371" w:name="OLE_LINK52"/>
            <w:r w:rsidRPr="00D05CD2">
              <w:rPr>
                <w:rFonts w:hint="eastAsia"/>
                <w:kern w:val="0"/>
                <w:sz w:val="20"/>
                <w:szCs w:val="21"/>
              </w:rPr>
              <w:t>/</w:t>
            </w:r>
            <w:bookmarkEnd w:id="2371"/>
          </w:p>
        </w:tc>
      </w:tr>
      <w:tr w:rsidR="00543D5D" w:rsidRPr="00D05CD2" w14:paraId="7D8503F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75E847D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B0770C7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</w:tcPr>
          <w:p w14:paraId="650BF18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45BD822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15B62F0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</w:tcPr>
          <w:p w14:paraId="49F44B4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/</w:t>
            </w:r>
          </w:p>
        </w:tc>
      </w:tr>
      <w:tr w:rsidR="00543D5D" w:rsidRPr="00D05CD2" w14:paraId="02B5958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756EBF7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8CC983F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</w:tcPr>
          <w:p w14:paraId="12D454E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15D5DD4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60953E9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rFonts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H</w:t>
            </w:r>
          </w:p>
        </w:tc>
        <w:tc>
          <w:tcPr>
            <w:tcW w:w="2795" w:type="dxa"/>
          </w:tcPr>
          <w:p w14:paraId="063B933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/</w:t>
            </w:r>
          </w:p>
        </w:tc>
      </w:tr>
      <w:tr w:rsidR="00543D5D" w:rsidRPr="00D05CD2" w14:paraId="46D0992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5733876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7F87851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</w:tcPr>
          <w:p w14:paraId="22FB021E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3078173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79AFCCC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</w:tcPr>
          <w:p w14:paraId="5C05F29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/</w:t>
            </w:r>
          </w:p>
        </w:tc>
      </w:tr>
      <w:tr w:rsidR="00543D5D" w:rsidRPr="00D05CD2" w14:paraId="3885DE8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4318C24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1204D81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B1BFD8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左主脚蹬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传感器信号</w:t>
            </w:r>
          </w:p>
        </w:tc>
        <w:tc>
          <w:tcPr>
            <w:tcW w:w="1417" w:type="dxa"/>
            <w:vAlign w:val="center"/>
          </w:tcPr>
          <w:p w14:paraId="247025E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39E2C9E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1BFDF14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~100%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0A45D36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F1ADB7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78A87E0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B6B9AF0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051A312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右主脚蹬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传感器信号</w:t>
            </w:r>
          </w:p>
        </w:tc>
        <w:tc>
          <w:tcPr>
            <w:tcW w:w="1417" w:type="dxa"/>
            <w:vAlign w:val="center"/>
          </w:tcPr>
          <w:p w14:paraId="5BE890C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64645A6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096B681F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~100%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4012E0CF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10349CD5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F43F471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C26B1D4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C7E2D4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左副脚蹬传感器信号</w:t>
            </w:r>
          </w:p>
        </w:tc>
        <w:tc>
          <w:tcPr>
            <w:tcW w:w="1417" w:type="dxa"/>
            <w:vAlign w:val="center"/>
          </w:tcPr>
          <w:p w14:paraId="141EBC3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6ACFE8FD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2008CB46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~100%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7F1B383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4A488E44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7587474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B103674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0171CCD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右副脚蹬传感器信号</w:t>
            </w:r>
          </w:p>
        </w:tc>
        <w:tc>
          <w:tcPr>
            <w:tcW w:w="1417" w:type="dxa"/>
            <w:vAlign w:val="center"/>
          </w:tcPr>
          <w:p w14:paraId="2D0CFAB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7CCC43D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745AC3B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~100%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52E49D4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1A20A7D2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5CFE1B46" w14:textId="6079F099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745E1604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616D820C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2C9711CD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刹车系统发送数据报文4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3430ED2D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4BEFF19F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79FA914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5B5022D4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4613DA86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297F676A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3C1E255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27B8186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29FFF994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314BFC6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53F9117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64D5A502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078E303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ABCU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414</w:t>
            </w:r>
          </w:p>
        </w:tc>
        <w:tc>
          <w:tcPr>
            <w:tcW w:w="851" w:type="dxa"/>
            <w:vAlign w:val="center"/>
          </w:tcPr>
          <w:p w14:paraId="14B25A2D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6BDC03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左总刹车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量反馈</w:t>
            </w:r>
          </w:p>
        </w:tc>
        <w:tc>
          <w:tcPr>
            <w:tcW w:w="1417" w:type="dxa"/>
            <w:vAlign w:val="center"/>
          </w:tcPr>
          <w:p w14:paraId="17C4BD2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5CFCC5E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1EEC14F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0%~100%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3BD92F04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161013E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7157FC4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F460FD2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01156E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右总刹车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量反馈</w:t>
            </w:r>
          </w:p>
        </w:tc>
        <w:tc>
          <w:tcPr>
            <w:tcW w:w="1417" w:type="dxa"/>
            <w:vAlign w:val="center"/>
          </w:tcPr>
          <w:p w14:paraId="7EF2BD1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0C17CBD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rFonts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6400CC6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~100%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0A247E8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20EB923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D0EC1B5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47345D2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D87A3C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左起落架平均轮速信号</w:t>
            </w:r>
          </w:p>
        </w:tc>
        <w:tc>
          <w:tcPr>
            <w:tcW w:w="1417" w:type="dxa"/>
            <w:vAlign w:val="center"/>
          </w:tcPr>
          <w:p w14:paraId="3E0D807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5EF2585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0DE8019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5BFEDCE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3279ECB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9544EF3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C6A1D47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6996A82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右起落架平均轮速信号</w:t>
            </w:r>
          </w:p>
        </w:tc>
        <w:tc>
          <w:tcPr>
            <w:tcW w:w="1417" w:type="dxa"/>
            <w:vAlign w:val="center"/>
          </w:tcPr>
          <w:p w14:paraId="6A2CEAD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1DB9E52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625A067F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47FB0A1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5F089D71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79ED4C7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EDF1421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066C007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机轮防滑状态</w:t>
            </w:r>
          </w:p>
        </w:tc>
        <w:tc>
          <w:tcPr>
            <w:tcW w:w="1417" w:type="dxa"/>
            <w:vAlign w:val="center"/>
          </w:tcPr>
          <w:p w14:paraId="15018A2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color w:val="EE0000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color w:val="EE0000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41265B1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color w:val="EE0000"/>
                <w:kern w:val="0"/>
                <w:szCs w:val="21"/>
              </w:rPr>
              <w:t>0</w:t>
            </w:r>
            <w:r w:rsidRPr="00D05CD2">
              <w:rPr>
                <w:rFonts w:hint="eastAsia"/>
                <w:color w:val="EE0000"/>
                <w:kern w:val="0"/>
                <w:szCs w:val="21"/>
              </w:rPr>
              <w:t>0</w:t>
            </w:r>
            <w:r w:rsidRPr="00D05CD2">
              <w:rPr>
                <w:rFonts w:hAnsi="宋体"/>
                <w:color w:val="EE0000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FF</w:t>
            </w:r>
            <w:r w:rsidRPr="00D05CD2">
              <w:rPr>
                <w:color w:val="EE0000"/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40BB43A7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color w:val="EE0000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color w:val="EE0000"/>
                <w:kern w:val="0"/>
                <w:sz w:val="20"/>
                <w:szCs w:val="21"/>
              </w:rPr>
              <w:t>0~255</w:t>
            </w:r>
            <w:r w:rsidRPr="00D05CD2">
              <w:rPr>
                <w:rFonts w:hint="eastAsia"/>
                <w:color w:val="EE0000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D39C5B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E6333A1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EB141B8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026644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系统状态</w:t>
            </w:r>
          </w:p>
        </w:tc>
        <w:tc>
          <w:tcPr>
            <w:tcW w:w="1417" w:type="dxa"/>
            <w:vAlign w:val="center"/>
          </w:tcPr>
          <w:p w14:paraId="025F780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color w:val="EE0000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color w:val="EE0000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72865FC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color w:val="EE0000"/>
                <w:kern w:val="0"/>
                <w:szCs w:val="21"/>
              </w:rPr>
              <w:t>0</w:t>
            </w:r>
            <w:r w:rsidRPr="00D05CD2">
              <w:rPr>
                <w:rFonts w:hint="eastAsia"/>
                <w:color w:val="EE0000"/>
                <w:kern w:val="0"/>
                <w:szCs w:val="21"/>
              </w:rPr>
              <w:t>0</w:t>
            </w:r>
            <w:r w:rsidRPr="00D05CD2">
              <w:rPr>
                <w:rFonts w:hAnsi="宋体"/>
                <w:color w:val="EE0000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FF</w:t>
            </w:r>
            <w:r w:rsidRPr="00D05CD2">
              <w:rPr>
                <w:color w:val="EE0000"/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5279D36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0~255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929BC4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CDFBE29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8C413CC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A515AF2" w14:textId="4892AA5A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3B4351F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color w:val="EE0000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color w:val="EE0000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618F9E85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color w:val="EE0000"/>
                <w:kern w:val="0"/>
                <w:szCs w:val="21"/>
              </w:rPr>
              <w:t>0</w:t>
            </w:r>
            <w:r w:rsidRPr="00D05CD2">
              <w:rPr>
                <w:rFonts w:hint="eastAsia"/>
                <w:color w:val="EE0000"/>
                <w:kern w:val="0"/>
                <w:szCs w:val="21"/>
              </w:rPr>
              <w:t>0</w:t>
            </w:r>
            <w:r w:rsidRPr="00D05CD2">
              <w:rPr>
                <w:rFonts w:hAnsi="宋体"/>
                <w:color w:val="EE0000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FF</w:t>
            </w:r>
            <w:r w:rsidRPr="00D05CD2">
              <w:rPr>
                <w:color w:val="EE0000"/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4AB48CE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0~255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68223F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3791A76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9CB0535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</w:tcPr>
          <w:p w14:paraId="15977B7F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</w:tcPr>
          <w:p w14:paraId="65BFA63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  <w:tc>
          <w:tcPr>
            <w:tcW w:w="1974" w:type="dxa"/>
          </w:tcPr>
          <w:p w14:paraId="10FB418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  <w:tc>
          <w:tcPr>
            <w:tcW w:w="2795" w:type="dxa"/>
          </w:tcPr>
          <w:p w14:paraId="4D697CC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</w:tr>
      <w:tr w:rsidR="00543D5D" w:rsidRPr="00D05CD2" w14:paraId="0E66861D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3BECEFA8" w14:textId="41A19BA9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550870C1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23EC080E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06CDF9AB" w14:textId="77777777" w:rsidR="00543D5D" w:rsidRPr="00D05CD2" w:rsidRDefault="006E20DC" w:rsidP="00D05CD2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刹车系统发送数据报文5（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飞控指令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>回绕）</w:t>
      </w:r>
    </w:p>
    <w:tbl>
      <w:tblPr>
        <w:tblStyle w:val="af5"/>
        <w:tblW w:w="9540" w:type="dxa"/>
        <w:jc w:val="center"/>
        <w:tblLayout w:type="fixed"/>
        <w:tblLook w:val="04A0" w:firstRow="1" w:lastRow="0" w:firstColumn="1" w:lastColumn="0" w:noHBand="0" w:noVBand="1"/>
      </w:tblPr>
      <w:tblGrid>
        <w:gridCol w:w="802"/>
        <w:gridCol w:w="851"/>
        <w:gridCol w:w="1701"/>
        <w:gridCol w:w="1417"/>
        <w:gridCol w:w="1974"/>
        <w:gridCol w:w="2795"/>
      </w:tblGrid>
      <w:tr w:rsidR="00543D5D" w:rsidRPr="00D05CD2" w14:paraId="4FA41490" w14:textId="77777777">
        <w:trPr>
          <w:trHeight w:val="454"/>
          <w:tblHeader/>
          <w:jc w:val="center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38008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lastRenderedPageBreak/>
              <w:t>报文</w:t>
            </w:r>
          </w:p>
          <w:p w14:paraId="47CAAC7F" w14:textId="77777777" w:rsidR="00543D5D" w:rsidRPr="00D05CD2" w:rsidRDefault="006E20DC">
            <w:pPr>
              <w:jc w:val="center"/>
            </w:pPr>
            <w:r w:rsidRPr="00D05CD2">
              <w:t>ID</w:t>
            </w:r>
          </w:p>
        </w:tc>
        <w:tc>
          <w:tcPr>
            <w:tcW w:w="87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CE246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数据段</w:t>
            </w:r>
          </w:p>
        </w:tc>
      </w:tr>
      <w:tr w:rsidR="00543D5D" w:rsidRPr="00D05CD2" w14:paraId="7F5BC897" w14:textId="77777777">
        <w:trPr>
          <w:trHeight w:val="454"/>
          <w:tblHeader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ADC3A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6513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字节号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A9377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信号名称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812C7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长度</w:t>
            </w:r>
            <w:r w:rsidRPr="00D05CD2">
              <w:t>/</w:t>
            </w:r>
            <w:r w:rsidRPr="00D05CD2">
              <w:rPr>
                <w:rFonts w:hint="eastAsia"/>
              </w:rPr>
              <w:t>类型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764A0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内容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0D56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备注</w:t>
            </w:r>
          </w:p>
        </w:tc>
      </w:tr>
      <w:tr w:rsidR="00543D5D" w:rsidRPr="00D05CD2" w14:paraId="77227F82" w14:textId="77777777">
        <w:trPr>
          <w:trHeight w:val="454"/>
          <w:jc w:val="center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BFDC4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415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849AE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9DD3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起落架状态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8E3DE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72D0C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53F22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1EF1A520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BD103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20D17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EAC14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自动飞行指令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BC6C7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A8308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A9146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108749B8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D99EE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8BBE9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961BE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自动飞行左刹车行程量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CD6DB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A0DA9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179DD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14522644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10609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4CEA7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12656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自动飞行右刹车行程量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859C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A9680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95EFD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6D0FF4F6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16056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1396D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1FC3A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指令状态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69FB1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10E39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F8D6D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44E29C6E" w14:textId="77777777">
        <w:trPr>
          <w:trHeight w:val="90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B82B4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87DE3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2396E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地速信号</w:t>
            </w:r>
            <w:r w:rsidRPr="00D05CD2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DD4EF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88B08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3BF31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0km/h~510km/h</w:t>
            </w:r>
            <w:r w:rsidRPr="00D05CD2">
              <w:rPr>
                <w:rFonts w:hint="eastAsia"/>
              </w:rPr>
              <w:t>；</w:t>
            </w:r>
          </w:p>
          <w:p w14:paraId="398B06B6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比例尺：</w:t>
            </w:r>
            <w:r w:rsidRPr="00D05CD2">
              <w:t>LSB=2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7EFA3E01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1CA4D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C4DC0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D8833E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飞机前向加速度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BF0CC9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16</w:t>
            </w:r>
            <w:r w:rsidRPr="00D05CD2">
              <w:t>/INT</w:t>
            </w:r>
          </w:p>
        </w:tc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F66909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</w:t>
            </w:r>
            <w:r w:rsidRPr="00D05CD2">
              <w:rPr>
                <w:rFonts w:hint="eastAsia"/>
              </w:rPr>
              <w:t>FF</w:t>
            </w:r>
            <w:r w:rsidRPr="00D05CD2">
              <w:t>H</w:t>
            </w:r>
          </w:p>
        </w:tc>
        <w:tc>
          <w:tcPr>
            <w:tcW w:w="279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54D2D49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rPr>
                <w:rFonts w:hint="eastAsia"/>
              </w:rPr>
              <w:t>-327.68</w:t>
            </w:r>
            <w:r w:rsidRPr="00D05CD2">
              <w:t>~</w:t>
            </w:r>
            <w:r w:rsidRPr="00D05CD2">
              <w:rPr>
                <w:rFonts w:hint="eastAsia"/>
              </w:rPr>
              <w:t>327.67m/s/s</w:t>
            </w:r>
            <w:r w:rsidRPr="00D05CD2">
              <w:rPr>
                <w:rFonts w:hint="eastAsia"/>
              </w:rPr>
              <w:t>；</w:t>
            </w:r>
          </w:p>
          <w:p w14:paraId="6E7C9761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比例尺：</w:t>
            </w:r>
            <w:r w:rsidRPr="00D05CD2">
              <w:t>LSB=</w:t>
            </w:r>
            <w:r w:rsidRPr="00D05CD2">
              <w:rPr>
                <w:rFonts w:hint="eastAsia"/>
              </w:rPr>
              <w:t>0.01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54D54A66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67D1C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6A0F1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76AE9" w14:textId="77777777" w:rsidR="00543D5D" w:rsidRPr="00D05CD2" w:rsidRDefault="00543D5D">
            <w:pPr>
              <w:jc w:val="center"/>
            </w:pP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0D304" w14:textId="77777777" w:rsidR="00543D5D" w:rsidRPr="00D05CD2" w:rsidRDefault="00543D5D">
            <w:pPr>
              <w:jc w:val="center"/>
            </w:pPr>
          </w:p>
        </w:tc>
        <w:tc>
          <w:tcPr>
            <w:tcW w:w="19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55B6A" w14:textId="77777777" w:rsidR="00543D5D" w:rsidRPr="00D05CD2" w:rsidRDefault="00543D5D">
            <w:pPr>
              <w:jc w:val="center"/>
            </w:pPr>
          </w:p>
        </w:tc>
        <w:tc>
          <w:tcPr>
            <w:tcW w:w="27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010F3" w14:textId="77777777" w:rsidR="00543D5D" w:rsidRPr="00D05CD2" w:rsidRDefault="00543D5D">
            <w:pPr>
              <w:jc w:val="center"/>
            </w:pPr>
          </w:p>
        </w:tc>
      </w:tr>
      <w:tr w:rsidR="00543D5D" w:rsidRPr="00D05CD2" w14:paraId="4F25852B" w14:textId="77777777">
        <w:trPr>
          <w:trHeight w:val="1701"/>
          <w:jc w:val="center"/>
        </w:trPr>
        <w:tc>
          <w:tcPr>
            <w:tcW w:w="95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72F3A" w14:textId="57796D79" w:rsidR="00543D5D" w:rsidRPr="00D05CD2" w:rsidRDefault="006E20DC">
            <w:pPr>
              <w:jc w:val="left"/>
            </w:pPr>
            <w:r w:rsidRPr="00D05CD2">
              <w:t>1</w:t>
            </w:r>
            <w:r w:rsidRPr="00D05CD2">
              <w:rPr>
                <w:rFonts w:hint="eastAsia"/>
              </w:rPr>
              <w:t>、</w:t>
            </w:r>
            <w:r w:rsidRPr="00D05CD2">
              <w:t>CAN</w:t>
            </w:r>
            <w:r w:rsidRPr="00D05CD2">
              <w:rPr>
                <w:rFonts w:hint="eastAsia"/>
              </w:rPr>
              <w:t>总线数据通信速率为</w:t>
            </w:r>
            <w:r w:rsidRPr="00D05CD2">
              <w:t>500kbps</w:t>
            </w:r>
            <w:r w:rsidRPr="00D05CD2">
              <w:rPr>
                <w:rFonts w:hint="eastAsia"/>
              </w:rPr>
              <w:t>，</w:t>
            </w:r>
            <w:r w:rsidR="00854369">
              <w:rPr>
                <w:rFonts w:hint="eastAsia"/>
              </w:rPr>
              <w:t>刷新周期</w:t>
            </w:r>
            <w:r w:rsidR="00854369">
              <w:rPr>
                <w:rFonts w:hint="eastAsia"/>
              </w:rPr>
              <w:t>20ms</w:t>
            </w:r>
          </w:p>
          <w:p w14:paraId="0930E560" w14:textId="77777777" w:rsidR="00543D5D" w:rsidRPr="00D05CD2" w:rsidRDefault="006E20DC">
            <w:pPr>
              <w:jc w:val="left"/>
            </w:pPr>
            <w:r w:rsidRPr="00D05CD2">
              <w:t>2</w:t>
            </w:r>
            <w:r w:rsidRPr="00D05CD2">
              <w:rPr>
                <w:rFonts w:hint="eastAsia"/>
              </w:rPr>
              <w:t>、数据类型定义：</w:t>
            </w:r>
          </w:p>
          <w:p w14:paraId="3C12374C" w14:textId="77777777" w:rsidR="00543D5D" w:rsidRPr="00D05CD2" w:rsidRDefault="006E20DC">
            <w:pPr>
              <w:jc w:val="left"/>
            </w:pPr>
            <w:r w:rsidRPr="00D05CD2">
              <w:t>A</w:t>
            </w:r>
            <w:r w:rsidRPr="00D05CD2">
              <w:rPr>
                <w:rFonts w:hint="eastAsia"/>
              </w:rPr>
              <w:t>、</w:t>
            </w:r>
            <w:r w:rsidRPr="00D05CD2">
              <w:t xml:space="preserve">BOOL </w:t>
            </w:r>
            <w:r w:rsidRPr="00D05CD2">
              <w:rPr>
                <w:rFonts w:hint="eastAsia"/>
              </w:rPr>
              <w:t>布尔型；</w:t>
            </w:r>
            <w:r w:rsidRPr="00D05CD2">
              <w:t>B</w:t>
            </w:r>
            <w:r w:rsidRPr="00D05CD2">
              <w:rPr>
                <w:rFonts w:hint="eastAsia"/>
              </w:rPr>
              <w:t>、</w:t>
            </w:r>
            <w:r w:rsidRPr="00D05CD2">
              <w:t xml:space="preserve">UINT </w:t>
            </w:r>
            <w:r w:rsidRPr="00D05CD2">
              <w:rPr>
                <w:rFonts w:hint="eastAsia"/>
              </w:rPr>
              <w:t>无符号整数；</w:t>
            </w:r>
            <w:r w:rsidRPr="00D05CD2">
              <w:t>C</w:t>
            </w:r>
            <w:r w:rsidRPr="00D05CD2">
              <w:rPr>
                <w:rFonts w:hint="eastAsia"/>
              </w:rPr>
              <w:t>、</w:t>
            </w:r>
            <w:r w:rsidRPr="00D05CD2">
              <w:t>SHORT</w:t>
            </w:r>
            <w:r w:rsidRPr="00D05CD2">
              <w:rPr>
                <w:rFonts w:hint="eastAsia"/>
              </w:rPr>
              <w:t>无符号短整数；</w:t>
            </w:r>
            <w:r w:rsidRPr="00D05CD2">
              <w:t>D</w:t>
            </w:r>
            <w:r w:rsidRPr="00D05CD2">
              <w:rPr>
                <w:rFonts w:hint="eastAsia"/>
              </w:rPr>
              <w:t>、</w:t>
            </w:r>
            <w:r w:rsidRPr="00D05CD2">
              <w:t>UCHAR</w:t>
            </w:r>
            <w:r w:rsidRPr="00D05CD2">
              <w:rPr>
                <w:rFonts w:hint="eastAsia"/>
              </w:rPr>
              <w:t>无符号字节。</w:t>
            </w:r>
          </w:p>
        </w:tc>
      </w:tr>
    </w:tbl>
    <w:p w14:paraId="3D0B6560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19309791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bookmarkStart w:id="2372" w:name="_Hlk209691223"/>
      <w:r w:rsidRPr="00D05CD2">
        <w:rPr>
          <w:rFonts w:ascii="黑体" w:eastAsia="黑体" w:hAnsi="黑体" w:hint="eastAsia"/>
          <w:kern w:val="24"/>
          <w:sz w:val="22"/>
          <w:szCs w:val="22"/>
        </w:rPr>
        <w:t>CAN_CAS信息1字节定义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1F310083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2892490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5A77A14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7C9B0D5D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775800C4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1E90FB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190E8F0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2DE4D46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617249F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570FB0D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16C5E9BA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60C48EA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851" w:type="dxa"/>
            <w:vAlign w:val="center"/>
          </w:tcPr>
          <w:p w14:paraId="0E31D4F3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CF1930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ABCU_PARK_BRK_FAIL</w:t>
            </w:r>
          </w:p>
        </w:tc>
        <w:tc>
          <w:tcPr>
            <w:tcW w:w="1417" w:type="dxa"/>
            <w:vAlign w:val="center"/>
          </w:tcPr>
          <w:p w14:paraId="09AB3C2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E0668D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0161C11" w14:textId="4B724915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73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74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4905502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822942D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0E7D3F4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00CFC1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PARK_BRK_ON</w:t>
            </w:r>
          </w:p>
        </w:tc>
        <w:tc>
          <w:tcPr>
            <w:tcW w:w="1417" w:type="dxa"/>
            <w:vAlign w:val="center"/>
          </w:tcPr>
          <w:p w14:paraId="0900B3F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E1C787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2490803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0BF5F8C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DE8E501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1C40495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F84EA1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/>
                <w:sz w:val="22"/>
                <w:szCs w:val="22"/>
              </w:rPr>
              <w:t>PARK_BRK_APPLY</w:t>
            </w:r>
          </w:p>
        </w:tc>
        <w:tc>
          <w:tcPr>
            <w:tcW w:w="1417" w:type="dxa"/>
            <w:vAlign w:val="center"/>
          </w:tcPr>
          <w:p w14:paraId="18E6EAA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7784CC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D2C4F44" w14:textId="214265F8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75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76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4A8F301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7815974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7FA6C9E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D269DD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/>
                <w:sz w:val="22"/>
                <w:szCs w:val="22"/>
              </w:rPr>
              <w:t>BRK_NML_FAIL</w:t>
            </w:r>
          </w:p>
        </w:tc>
        <w:tc>
          <w:tcPr>
            <w:tcW w:w="1417" w:type="dxa"/>
            <w:vAlign w:val="center"/>
          </w:tcPr>
          <w:p w14:paraId="1B54433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B3B006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639B9C2" w14:textId="047011A8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77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78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21A1B59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774B79E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7B1394E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2F935E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ANTISKID_OFF</w:t>
            </w:r>
          </w:p>
        </w:tc>
        <w:tc>
          <w:tcPr>
            <w:tcW w:w="1417" w:type="dxa"/>
            <w:vAlign w:val="center"/>
          </w:tcPr>
          <w:p w14:paraId="4437E5D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E15085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2ECD7DE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73F71F7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A476A3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743D3DE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F0F196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BRK_EMER_FAIL</w:t>
            </w:r>
          </w:p>
        </w:tc>
        <w:tc>
          <w:tcPr>
            <w:tcW w:w="1417" w:type="dxa"/>
            <w:vAlign w:val="center"/>
          </w:tcPr>
          <w:p w14:paraId="320601C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D66FDD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64ABC36" w14:textId="2B7DD682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79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80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1A259E1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1658FC7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9AF7530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BA7290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BRK_TOTAL_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LOSS</w:t>
            </w:r>
          </w:p>
        </w:tc>
        <w:tc>
          <w:tcPr>
            <w:tcW w:w="1417" w:type="dxa"/>
            <w:vAlign w:val="center"/>
          </w:tcPr>
          <w:p w14:paraId="28DFB45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DF6BB5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B6BD756" w14:textId="5AA6709B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81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82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247E8DF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6D1AA21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2891D8A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7AC54D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BRK_DEGRD</w:t>
            </w:r>
          </w:p>
        </w:tc>
        <w:tc>
          <w:tcPr>
            <w:tcW w:w="1417" w:type="dxa"/>
            <w:vAlign w:val="center"/>
          </w:tcPr>
          <w:p w14:paraId="6CC7A0B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047074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2D985B65" w14:textId="6BB67F7E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83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84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</w:tbl>
    <w:p w14:paraId="4560E864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07EC97FA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CAN_CAS信息2字节定义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309561D3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7B23A7D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0019234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7A68B6DE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3F74943E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9EE70B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4DB9B2D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04FB7A5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388AB9F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03C475D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14FE1E23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00D4BED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851" w:type="dxa"/>
            <w:vAlign w:val="center"/>
          </w:tcPr>
          <w:p w14:paraId="1A622BA2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5061F0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BRK_LH_FAIL</w:t>
            </w:r>
          </w:p>
        </w:tc>
        <w:tc>
          <w:tcPr>
            <w:tcW w:w="1417" w:type="dxa"/>
            <w:vAlign w:val="center"/>
          </w:tcPr>
          <w:p w14:paraId="796F752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A61A31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E7162CC" w14:textId="58275F55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85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86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70A367B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4D1E34B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FBEA9AA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554AAA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BRK_RH_FAIL</w:t>
            </w:r>
          </w:p>
        </w:tc>
        <w:tc>
          <w:tcPr>
            <w:tcW w:w="1417" w:type="dxa"/>
            <w:vAlign w:val="center"/>
          </w:tcPr>
          <w:p w14:paraId="65AA014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FFC9F5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7CF9A87" w14:textId="5CA44D02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87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88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4E32EBE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DE729C3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5115C5E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609C95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ANTISKID_FAIL</w:t>
            </w:r>
          </w:p>
        </w:tc>
        <w:tc>
          <w:tcPr>
            <w:tcW w:w="1417" w:type="dxa"/>
            <w:vAlign w:val="center"/>
          </w:tcPr>
          <w:p w14:paraId="1E25FC7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D88024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9F94830" w14:textId="26C2FED5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89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90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3E25F9A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ECFF295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E441E22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46EF19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LEFT_INSIDE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  <w:tc>
          <w:tcPr>
            <w:tcW w:w="1417" w:type="dxa"/>
            <w:vAlign w:val="center"/>
          </w:tcPr>
          <w:p w14:paraId="3E4E505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5FEEE0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2585124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20DE4B2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6D240F4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478439A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3ADC9D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LEFT_OUTSIDE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  <w:tc>
          <w:tcPr>
            <w:tcW w:w="1417" w:type="dxa"/>
            <w:vAlign w:val="center"/>
          </w:tcPr>
          <w:p w14:paraId="6A8E53F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C033E9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2362F79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3626A81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A2E2F00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F89DD79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D979AD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RIGHT_INSIDE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T</w:t>
            </w:r>
            <w:r w:rsidRPr="00D05CD2">
              <w:rPr>
                <w:rFonts w:ascii="宋体" w:hAnsi="宋体" w:cs="Arial"/>
                <w:sz w:val="22"/>
                <w:szCs w:val="22"/>
              </w:rPr>
              <w:t>EMP_OVERHEAT</w:t>
            </w:r>
          </w:p>
        </w:tc>
        <w:tc>
          <w:tcPr>
            <w:tcW w:w="1417" w:type="dxa"/>
            <w:vAlign w:val="center"/>
          </w:tcPr>
          <w:p w14:paraId="5B747D7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AB313F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0FDB38E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6E231F6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6FAE74B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FD80F20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7D8148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RIGHT_OUTSIDE_</w:t>
            </w:r>
            <w:r w:rsidRPr="00D05CD2">
              <w:rPr>
                <w:rFonts w:ascii="宋体" w:hAnsi="宋体" w:cs="Arial"/>
                <w:sz w:val="22"/>
                <w:szCs w:val="22"/>
              </w:rPr>
              <w:t>TEMP_OVERHEAT</w:t>
            </w:r>
          </w:p>
        </w:tc>
        <w:tc>
          <w:tcPr>
            <w:tcW w:w="1417" w:type="dxa"/>
            <w:vAlign w:val="center"/>
          </w:tcPr>
          <w:p w14:paraId="474D511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1FFCAE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7795C63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2B02BE2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E13EE99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5BC9FB2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8BECB0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ABCU_BRK_TEMP_FAIL</w:t>
            </w:r>
          </w:p>
        </w:tc>
        <w:tc>
          <w:tcPr>
            <w:tcW w:w="1417" w:type="dxa"/>
            <w:vAlign w:val="center"/>
          </w:tcPr>
          <w:p w14:paraId="0E3265C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4BE773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8750921" w14:textId="38F37405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91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92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</w:tbl>
    <w:p w14:paraId="50CD90B9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59888807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CAN_CAS信息3字节定义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3338A84F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72F5F9A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0006B43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2BDE8D9F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1EE2A049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4EBE75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16C26E8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26A3432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3EC6619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28FF59C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50C93889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103DDB8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851" w:type="dxa"/>
            <w:vAlign w:val="center"/>
          </w:tcPr>
          <w:p w14:paraId="2C440D22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80800A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ABCU_AUTO_BRK_FAIL</w:t>
            </w:r>
          </w:p>
        </w:tc>
        <w:tc>
          <w:tcPr>
            <w:tcW w:w="1417" w:type="dxa"/>
            <w:vAlign w:val="center"/>
          </w:tcPr>
          <w:p w14:paraId="59F6E23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D1E06F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670D494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18F65011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8502746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E293BBA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E373E8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ABCU_AUTO_BRK_LO</w:t>
            </w:r>
          </w:p>
        </w:tc>
        <w:tc>
          <w:tcPr>
            <w:tcW w:w="1417" w:type="dxa"/>
            <w:vAlign w:val="center"/>
          </w:tcPr>
          <w:p w14:paraId="62BD453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4703FE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382FA38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1198315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4D44C52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E4402D9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1CEE97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ABCU_AUTO_BRK_MED</w:t>
            </w:r>
          </w:p>
        </w:tc>
        <w:tc>
          <w:tcPr>
            <w:tcW w:w="1417" w:type="dxa"/>
            <w:vAlign w:val="center"/>
          </w:tcPr>
          <w:p w14:paraId="6584F03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6F6BD1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0163387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2A5FED2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049978C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2AA62DE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F1B77F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ABCU_AUTO_BRK_HI</w:t>
            </w:r>
          </w:p>
        </w:tc>
        <w:tc>
          <w:tcPr>
            <w:tcW w:w="1417" w:type="dxa"/>
            <w:vAlign w:val="center"/>
          </w:tcPr>
          <w:p w14:paraId="7FD588E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9BD6D9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64275F9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DD31585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F0B8522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04365D8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C121C6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ABCU_AUTO_BRK_RTO</w:t>
            </w:r>
          </w:p>
        </w:tc>
        <w:tc>
          <w:tcPr>
            <w:tcW w:w="1417" w:type="dxa"/>
            <w:vAlign w:val="center"/>
          </w:tcPr>
          <w:p w14:paraId="256610F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A9DF3A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5B10FAA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7AE5758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77B0BD4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EBD5B73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A8F0CD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ABCU_</w:t>
            </w:r>
            <w:r w:rsidRPr="00D05CD2">
              <w:rPr>
                <w:rFonts w:ascii="宋体" w:hAnsi="宋体" w:hint="eastAsia"/>
                <w:sz w:val="22"/>
                <w:szCs w:val="22"/>
                <w14:ligatures w14:val="standardContextual"/>
              </w:rPr>
              <w:t>BRK_PLT_PED_FAIL</w:t>
            </w:r>
          </w:p>
        </w:tc>
        <w:tc>
          <w:tcPr>
            <w:tcW w:w="1417" w:type="dxa"/>
            <w:vAlign w:val="center"/>
          </w:tcPr>
          <w:p w14:paraId="6539076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E20748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C067003" w14:textId="5E32D048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93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94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64EB24A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FC07579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D780CC0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F278FF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ABCU_BRK_COPLT_PED_FAIL</w:t>
            </w:r>
          </w:p>
        </w:tc>
        <w:tc>
          <w:tcPr>
            <w:tcW w:w="1417" w:type="dxa"/>
            <w:vAlign w:val="center"/>
          </w:tcPr>
          <w:p w14:paraId="79E812D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B8B7BD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2A2D6912" w14:textId="6B46863E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95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96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63AD5FF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1675DFC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CA03354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01D9D5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BRK_NML_NO_DISPATCH</w:t>
            </w:r>
          </w:p>
        </w:tc>
        <w:tc>
          <w:tcPr>
            <w:tcW w:w="1417" w:type="dxa"/>
            <w:vAlign w:val="center"/>
          </w:tcPr>
          <w:p w14:paraId="576A1AC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8CF199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8C2294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不支持；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支持</w:t>
            </w:r>
          </w:p>
        </w:tc>
      </w:tr>
    </w:tbl>
    <w:p w14:paraId="307C9E30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414A6599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CAN_CAS信息4字节定义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1F0A54C3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712A280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491EA12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654F0319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346CB547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1EDB72E" w14:textId="7B959201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1241E75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6CF9175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4207F12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16B3DCE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12644F63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08FB055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851" w:type="dxa"/>
            <w:vAlign w:val="center"/>
          </w:tcPr>
          <w:p w14:paraId="138C12E9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60F299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</w:t>
            </w:r>
            <w:r w:rsidRPr="00D05CD2">
              <w:rPr>
                <w:rFonts w:ascii="宋体" w:hAnsi="宋体" w:cs="Arial"/>
                <w:sz w:val="22"/>
                <w:szCs w:val="22"/>
              </w:rPr>
              <w:t>U_TIRE_PR_FAIL</w:t>
            </w:r>
          </w:p>
        </w:tc>
        <w:tc>
          <w:tcPr>
            <w:tcW w:w="1417" w:type="dxa"/>
            <w:vAlign w:val="center"/>
          </w:tcPr>
          <w:p w14:paraId="5848AB2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DEB04A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258DF2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17EB026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E76FC78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BE365BB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37C520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</w:t>
            </w:r>
            <w:r w:rsidRPr="00D05CD2">
              <w:rPr>
                <w:rFonts w:ascii="宋体" w:hAnsi="宋体" w:cs="Arial"/>
                <w:sz w:val="22"/>
                <w:szCs w:val="22"/>
              </w:rPr>
              <w:t>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LEFT_INSIDE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 w14:paraId="675B6DC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075B46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B88FCA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7FFFADB1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6FAB8CB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3E226A4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F4580F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</w:t>
            </w:r>
            <w:r w:rsidRPr="00D05CD2">
              <w:rPr>
                <w:rFonts w:ascii="宋体" w:hAnsi="宋体" w:cs="Arial"/>
                <w:sz w:val="22"/>
                <w:szCs w:val="22"/>
              </w:rPr>
              <w:t>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LEFT_OUTSIDE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 w14:paraId="13C9DC1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0E5B35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51E868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1E89D33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83DA86E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AF6D0F6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12450F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</w:t>
            </w:r>
            <w:r w:rsidRPr="00D05CD2">
              <w:rPr>
                <w:rFonts w:ascii="宋体" w:hAnsi="宋体" w:cs="Arial"/>
                <w:sz w:val="22"/>
                <w:szCs w:val="22"/>
              </w:rPr>
              <w:t>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RIGHT_INSIDE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 w14:paraId="5C6B528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C74B7C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73F1D7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9DCFFA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116959E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0591498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7B4A31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</w:t>
            </w:r>
            <w:r w:rsidRPr="00D05CD2">
              <w:rPr>
                <w:rFonts w:ascii="宋体" w:hAnsi="宋体" w:cs="Arial"/>
                <w:sz w:val="22"/>
                <w:szCs w:val="22"/>
              </w:rPr>
              <w:t>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RIGHT_OUTSIDE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 w14:paraId="093C65B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4F57AB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953737A" w14:textId="32D9B72C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97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398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786E434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9CDB2A3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F2057E3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F54D99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19AE1D5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ED492F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5E02FC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61BD493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4C2BF2E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273F87C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530E5C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54F880B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C5823F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80F18C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3276830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B4600A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61C7E69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F1E5EB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1E29F95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0CBBBA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7DAC0E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</w:tbl>
    <w:p w14:paraId="23626C9A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7238590E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机轮防滑状态字节定义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3E1DC02D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7C4D14B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36BE948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3770391F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13A8BA20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677002A" w14:textId="72EB578C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7B89306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46BC822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093E5CC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3502041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6E7B60C8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72DE9B2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机轮防滑状态</w:t>
            </w:r>
          </w:p>
        </w:tc>
        <w:tc>
          <w:tcPr>
            <w:tcW w:w="851" w:type="dxa"/>
            <w:vAlign w:val="center"/>
          </w:tcPr>
          <w:p w14:paraId="3B33821D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E20BE1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左内轮防滑状态</w:t>
            </w:r>
          </w:p>
        </w:tc>
        <w:tc>
          <w:tcPr>
            <w:tcW w:w="1417" w:type="dxa"/>
            <w:vAlign w:val="center"/>
          </w:tcPr>
          <w:p w14:paraId="227780F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F23781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A47C27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4D70AD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FCDEE6A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6A6595F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615B5F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左外轮防滑状态</w:t>
            </w:r>
          </w:p>
        </w:tc>
        <w:tc>
          <w:tcPr>
            <w:tcW w:w="1417" w:type="dxa"/>
            <w:vAlign w:val="center"/>
          </w:tcPr>
          <w:p w14:paraId="18B72B0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FCF79D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145E4C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0401BC4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6B3DEED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1E46DA7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221742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右内轮防滑状态</w:t>
            </w:r>
          </w:p>
        </w:tc>
        <w:tc>
          <w:tcPr>
            <w:tcW w:w="1417" w:type="dxa"/>
            <w:vAlign w:val="center"/>
          </w:tcPr>
          <w:p w14:paraId="49BF674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5E15D4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E947D3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652CB25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C17B4F1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F43D9D3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4F21A8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右外轮防滑状态</w:t>
            </w:r>
          </w:p>
        </w:tc>
        <w:tc>
          <w:tcPr>
            <w:tcW w:w="1417" w:type="dxa"/>
            <w:vAlign w:val="center"/>
          </w:tcPr>
          <w:p w14:paraId="1961133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BAFC9D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020F99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7FF9C2C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B70B1F8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91AA8C7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3D72C8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左内轮防滑故障状态</w:t>
            </w:r>
          </w:p>
        </w:tc>
        <w:tc>
          <w:tcPr>
            <w:tcW w:w="1417" w:type="dxa"/>
            <w:vAlign w:val="center"/>
          </w:tcPr>
          <w:p w14:paraId="45FA07A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43DFAE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D349726" w14:textId="008396E7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399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00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5A0C52D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89F860B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F999106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BAC229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左外轮防滑故障状态</w:t>
            </w:r>
          </w:p>
        </w:tc>
        <w:tc>
          <w:tcPr>
            <w:tcW w:w="1417" w:type="dxa"/>
            <w:vAlign w:val="center"/>
          </w:tcPr>
          <w:p w14:paraId="614E904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11EE1E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BFBC00C" w14:textId="742DE038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01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02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0EEDC03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7E998F4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C3243DE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58AB4A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右内轮防滑故障状态</w:t>
            </w:r>
          </w:p>
        </w:tc>
        <w:tc>
          <w:tcPr>
            <w:tcW w:w="1417" w:type="dxa"/>
            <w:vAlign w:val="center"/>
          </w:tcPr>
          <w:p w14:paraId="6E28299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5DC619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46A08E5" w14:textId="18C9C79D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03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04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13018C3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3E204EE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7ED7C34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33B5F4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右外轮防滑故障状态</w:t>
            </w:r>
          </w:p>
        </w:tc>
        <w:tc>
          <w:tcPr>
            <w:tcW w:w="1417" w:type="dxa"/>
            <w:vAlign w:val="center"/>
          </w:tcPr>
          <w:p w14:paraId="607CE1A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76D5D9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0091EA5" w14:textId="7B08E218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05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06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</w:tbl>
    <w:p w14:paraId="5BE6B697" w14:textId="77777777" w:rsidR="00543D5D" w:rsidRPr="00D05CD2" w:rsidRDefault="00543D5D"/>
    <w:p w14:paraId="58CEE147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7A5C3F05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系统状态字节定义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5C6E8101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6A15F09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6BB9400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247520E5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57090C86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3EAB63B" w14:textId="31117C02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7DFAB6D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38DB84D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70B24D6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792E507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70667CFA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6C746A5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系统状态</w:t>
            </w:r>
          </w:p>
        </w:tc>
        <w:tc>
          <w:tcPr>
            <w:tcW w:w="851" w:type="dxa"/>
            <w:vAlign w:val="center"/>
          </w:tcPr>
          <w:p w14:paraId="704312B7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0C06A3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U_AUTO_BRK_ON</w:t>
            </w:r>
          </w:p>
        </w:tc>
        <w:tc>
          <w:tcPr>
            <w:tcW w:w="1417" w:type="dxa"/>
            <w:vAlign w:val="center"/>
          </w:tcPr>
          <w:p w14:paraId="5AAE7F1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E95C0F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E71C19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0A22688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062B430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E1E6DEA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D20D19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U_BRK_NML_ON</w:t>
            </w:r>
          </w:p>
        </w:tc>
        <w:tc>
          <w:tcPr>
            <w:tcW w:w="1417" w:type="dxa"/>
            <w:vAlign w:val="center"/>
          </w:tcPr>
          <w:p w14:paraId="45AF2DF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F6649C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61EB9D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617FD47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3B46A2C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89D9797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9719F5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U_BRK_ALT_ON</w:t>
            </w:r>
          </w:p>
        </w:tc>
        <w:tc>
          <w:tcPr>
            <w:tcW w:w="1417" w:type="dxa"/>
            <w:vAlign w:val="center"/>
          </w:tcPr>
          <w:p w14:paraId="5E428D1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CE78B5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28C7ADA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5754BD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74B43B3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B259711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625827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U_BRK_EMER_ON</w:t>
            </w:r>
          </w:p>
        </w:tc>
        <w:tc>
          <w:tcPr>
            <w:tcW w:w="1417" w:type="dxa"/>
            <w:vAlign w:val="center"/>
          </w:tcPr>
          <w:p w14:paraId="37BF7F7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B03BF2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005720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382594" w:rsidRPr="00D05CD2" w14:paraId="05AEED75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6D518DA" w14:textId="77777777" w:rsidR="00382594" w:rsidRPr="00D05CD2" w:rsidRDefault="00382594" w:rsidP="00382594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BFF5740" w14:textId="77777777" w:rsidR="00382594" w:rsidRPr="00D05CD2" w:rsidRDefault="00382594" w:rsidP="00382594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5F20B7F" w14:textId="077AC14E" w:rsidR="00382594" w:rsidRPr="00D05CD2" w:rsidRDefault="00382594" w:rsidP="00382594">
            <w:pPr>
              <w:jc w:val="center"/>
              <w:rPr>
                <w:kern w:val="0"/>
                <w:sz w:val="22"/>
                <w:szCs w:val="22"/>
              </w:rPr>
            </w:pPr>
            <w:ins w:id="2407" w:author="yaozu long" w:date="2025-12-25T15:18:00Z" w16du:dateUtc="2025-12-25T07:18:00Z">
              <w:r>
                <w:rPr>
                  <w:rFonts w:hint="eastAsia"/>
                  <w:sz w:val="22"/>
                  <w:szCs w:val="22"/>
                </w:rPr>
                <w:t>轮速故障状态</w:t>
              </w:r>
            </w:ins>
            <w:del w:id="2408" w:author="yaozu long" w:date="2025-12-25T15:18:00Z" w16du:dateUtc="2025-12-25T07:18:00Z">
              <w:r w:rsidRPr="00D05CD2" w:rsidDel="007E682D">
                <w:rPr>
                  <w:rFonts w:hint="eastAsia"/>
                  <w:sz w:val="22"/>
                  <w:szCs w:val="22"/>
                </w:rPr>
                <w:delText>备用</w:delText>
              </w:r>
            </w:del>
          </w:p>
        </w:tc>
        <w:tc>
          <w:tcPr>
            <w:tcW w:w="1417" w:type="dxa"/>
            <w:vAlign w:val="center"/>
          </w:tcPr>
          <w:p w14:paraId="46D8DF53" w14:textId="570A24E1" w:rsidR="00382594" w:rsidRPr="00D05CD2" w:rsidRDefault="00382594" w:rsidP="00382594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ins w:id="2409" w:author="yaozu long" w:date="2025-12-25T15:18:00Z" w16du:dateUtc="2025-12-25T07:18:00Z">
              <w:r w:rsidRPr="00D05CD2">
                <w:rPr>
                  <w:rFonts w:eastAsiaTheme="minorEastAsia"/>
                  <w:kern w:val="0"/>
                  <w:sz w:val="22"/>
                  <w:szCs w:val="22"/>
                </w:rPr>
                <w:t>1</w:t>
              </w:r>
              <w:r w:rsidRPr="00D05CD2">
                <w:rPr>
                  <w:rFonts w:hAnsi="宋体" w:hint="eastAsia"/>
                  <w:kern w:val="0"/>
                  <w:sz w:val="22"/>
                  <w:szCs w:val="22"/>
                </w:rPr>
                <w:t>/</w:t>
              </w:r>
              <w:r w:rsidRPr="00D05CD2">
                <w:rPr>
                  <w:rFonts w:eastAsiaTheme="minorEastAsia" w:hint="eastAsia"/>
                  <w:kern w:val="0"/>
                  <w:sz w:val="22"/>
                  <w:szCs w:val="22"/>
                </w:rPr>
                <w:t>BOOL</w:t>
              </w:r>
            </w:ins>
            <w:del w:id="2410" w:author="yaozu long" w:date="2025-12-25T15:18:00Z" w16du:dateUtc="2025-12-25T07:18:00Z">
              <w:r w:rsidRPr="00D05CD2" w:rsidDel="007E682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7E682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7E682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3B7C601C" w14:textId="1420D050" w:rsidR="00382594" w:rsidRPr="00D05CD2" w:rsidRDefault="00382594" w:rsidP="00382594">
            <w:pPr>
              <w:jc w:val="center"/>
              <w:rPr>
                <w:kern w:val="0"/>
                <w:sz w:val="22"/>
                <w:szCs w:val="22"/>
              </w:rPr>
            </w:pPr>
            <w:ins w:id="2411" w:author="yaozu long" w:date="2025-12-25T15:18:00Z" w16du:dateUtc="2025-12-25T07:18:00Z">
              <w:r w:rsidRPr="00D05CD2">
                <w:rPr>
                  <w:rFonts w:hint="eastAsia"/>
                  <w:kern w:val="0"/>
                  <w:sz w:val="22"/>
                  <w:szCs w:val="22"/>
                </w:rPr>
                <w:t>0/1</w:t>
              </w:r>
            </w:ins>
            <w:del w:id="2412" w:author="yaozu long" w:date="2025-12-25T15:18:00Z" w16du:dateUtc="2025-12-25T07:18:00Z">
              <w:r w:rsidRPr="00D05CD2" w:rsidDel="007E682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  <w:vAlign w:val="center"/>
          </w:tcPr>
          <w:p w14:paraId="67EC05FA" w14:textId="53DD67B1" w:rsidR="00382594" w:rsidRPr="00D05CD2" w:rsidRDefault="00382594" w:rsidP="00382594">
            <w:pPr>
              <w:jc w:val="center"/>
              <w:rPr>
                <w:kern w:val="0"/>
                <w:sz w:val="22"/>
                <w:szCs w:val="22"/>
              </w:rPr>
            </w:pPr>
            <w:ins w:id="2413" w:author="yaozu long" w:date="2025-12-25T15:18:00Z" w16du:dateUtc="2025-12-25T07:18:00Z">
              <w:r w:rsidRPr="00D05CD2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>
                <w:rPr>
                  <w:rFonts w:hAnsi="宋体" w:hint="eastAsia"/>
                  <w:kern w:val="0"/>
                  <w:sz w:val="22"/>
                  <w:szCs w:val="22"/>
                </w:rPr>
                <w:t>故障</w:t>
              </w:r>
              <w:r w:rsidRPr="00D05CD2">
                <w:rPr>
                  <w:rFonts w:hAnsi="宋体" w:hint="eastAsia"/>
                  <w:kern w:val="0"/>
                  <w:sz w:val="22"/>
                  <w:szCs w:val="22"/>
                </w:rPr>
                <w:t>；</w:t>
              </w:r>
              <w:r w:rsidRPr="00D05CD2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  <w:del w:id="2414" w:author="yaozu long" w:date="2025-12-25T15:18:00Z" w16du:dateUtc="2025-12-25T07:18:00Z">
              <w:r w:rsidRPr="00D05CD2" w:rsidDel="007E682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</w:del>
          </w:p>
        </w:tc>
      </w:tr>
      <w:tr w:rsidR="00543D5D" w:rsidRPr="00D05CD2" w14:paraId="67F7DA2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1FB00C6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6032F3D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7B5B19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38A66C7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E112C3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8B88A7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2308CB8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8A7E250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0A8C9E2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491641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6B93242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DE8B58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24C59C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43090014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F86E3C3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6313872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EB20F9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6817783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DF032C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914BDD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</w:tbl>
    <w:p w14:paraId="10C2F136" w14:textId="77777777" w:rsidR="00543D5D" w:rsidRPr="00D05CD2" w:rsidRDefault="00543D5D"/>
    <w:p w14:paraId="2D13661D" w14:textId="77777777" w:rsidR="00543D5D" w:rsidRPr="00D05CD2" w:rsidRDefault="00543D5D"/>
    <w:bookmarkEnd w:id="2315"/>
    <w:bookmarkEnd w:id="2372"/>
    <w:p w14:paraId="45C586C9" w14:textId="77777777" w:rsidR="00543D5D" w:rsidRPr="00D05CD2" w:rsidRDefault="00543D5D"/>
    <w:p w14:paraId="78764685" w14:textId="1D3CAB5F" w:rsidR="00543D5D" w:rsidRPr="00D05CD2" w:rsidRDefault="006E20DC">
      <w:pPr>
        <w:pStyle w:val="30"/>
      </w:pPr>
      <w:bookmarkStart w:id="2415" w:name="_Hlk213849922"/>
      <w:r w:rsidRPr="00D05CD2">
        <w:rPr>
          <w:rFonts w:hint="eastAsia"/>
        </w:rPr>
        <w:t>BCMU/ABCU</w:t>
      </w:r>
      <w:r w:rsidRPr="00D05CD2">
        <w:rPr>
          <w:rFonts w:hint="eastAsia"/>
        </w:rPr>
        <w:t>的</w:t>
      </w:r>
      <w:r w:rsidRPr="00D05CD2">
        <w:rPr>
          <w:rFonts w:hint="eastAsia"/>
        </w:rPr>
        <w:t>CAN</w:t>
      </w:r>
      <w:r w:rsidRPr="00D05CD2">
        <w:rPr>
          <w:rFonts w:hint="eastAsia"/>
        </w:rPr>
        <w:t>通讯接</w:t>
      </w:r>
      <w:r w:rsidR="00C33F85" w:rsidRPr="00D05CD2">
        <w:rPr>
          <w:rFonts w:hint="eastAsia"/>
        </w:rPr>
        <w:t>收</w:t>
      </w:r>
      <w:r w:rsidRPr="00D05CD2">
        <w:rPr>
          <w:rFonts w:hint="eastAsia"/>
        </w:rPr>
        <w:t>字节（包含</w:t>
      </w:r>
      <w:r w:rsidRPr="00D05CD2">
        <w:rPr>
          <w:rFonts w:hint="eastAsia"/>
        </w:rPr>
        <w:t>FCC1</w:t>
      </w:r>
      <w:r w:rsidRPr="00D05CD2">
        <w:rPr>
          <w:rFonts w:hint="eastAsia"/>
        </w:rPr>
        <w:t>、</w:t>
      </w:r>
      <w:r w:rsidRPr="00D05CD2">
        <w:rPr>
          <w:rFonts w:hint="eastAsia"/>
        </w:rPr>
        <w:t>FCC2</w:t>
      </w:r>
      <w:r w:rsidRPr="00D05CD2">
        <w:rPr>
          <w:rFonts w:hint="eastAsia"/>
        </w:rPr>
        <w:t>、</w:t>
      </w:r>
      <w:r w:rsidRPr="00D05CD2">
        <w:rPr>
          <w:rFonts w:hint="eastAsia"/>
        </w:rPr>
        <w:t>FCC3</w:t>
      </w:r>
      <w:r w:rsidRPr="00D05CD2">
        <w:rPr>
          <w:rFonts w:hint="eastAsia"/>
        </w:rPr>
        <w:t>、</w:t>
      </w:r>
      <w:r w:rsidRPr="00D05CD2">
        <w:rPr>
          <w:rFonts w:hint="eastAsia"/>
        </w:rPr>
        <w:t>FCC4</w:t>
      </w:r>
      <w:r w:rsidRPr="00D05CD2">
        <w:rPr>
          <w:rFonts w:hint="eastAsia"/>
        </w:rPr>
        <w:t>）</w:t>
      </w:r>
    </w:p>
    <w:p w14:paraId="453EECC1" w14:textId="77777777" w:rsidR="00543D5D" w:rsidRPr="00D05CD2" w:rsidRDefault="006E20DC">
      <w:pPr>
        <w:pStyle w:val="afb"/>
        <w:numPr>
          <w:ilvl w:val="0"/>
          <w:numId w:val="12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飞控到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>刹车系统数据报文1</w:t>
      </w:r>
    </w:p>
    <w:tbl>
      <w:tblPr>
        <w:tblStyle w:val="af5"/>
        <w:tblW w:w="9540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709"/>
        <w:gridCol w:w="1984"/>
        <w:gridCol w:w="1276"/>
        <w:gridCol w:w="1363"/>
        <w:gridCol w:w="2795"/>
      </w:tblGrid>
      <w:tr w:rsidR="00543D5D" w:rsidRPr="00D05CD2" w14:paraId="03294DC4" w14:textId="77777777" w:rsidTr="00896417">
        <w:trPr>
          <w:trHeight w:val="454"/>
          <w:tblHeader/>
          <w:jc w:val="center"/>
        </w:trPr>
        <w:tc>
          <w:tcPr>
            <w:tcW w:w="14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FFBA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报文</w:t>
            </w:r>
          </w:p>
          <w:p w14:paraId="718125A9" w14:textId="77777777" w:rsidR="00543D5D" w:rsidRPr="00D05CD2" w:rsidRDefault="006E20DC">
            <w:pPr>
              <w:jc w:val="center"/>
            </w:pPr>
            <w:r w:rsidRPr="00D05CD2">
              <w:t>ID</w:t>
            </w:r>
          </w:p>
        </w:tc>
        <w:tc>
          <w:tcPr>
            <w:tcW w:w="81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A8819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数据段</w:t>
            </w:r>
          </w:p>
        </w:tc>
      </w:tr>
      <w:tr w:rsidR="00543D5D" w:rsidRPr="00D05CD2" w14:paraId="0EDA9771" w14:textId="77777777" w:rsidTr="00896417">
        <w:trPr>
          <w:trHeight w:val="454"/>
          <w:tblHeader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7924E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A0E76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字节号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292F4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信号名称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8741B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长度</w:t>
            </w:r>
            <w:r w:rsidRPr="00D05CD2">
              <w:t>/</w:t>
            </w:r>
            <w:r w:rsidRPr="00D05CD2">
              <w:rPr>
                <w:rFonts w:hint="eastAsia"/>
              </w:rPr>
              <w:t>类型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41C91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内容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B679B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备注</w:t>
            </w:r>
          </w:p>
        </w:tc>
      </w:tr>
      <w:tr w:rsidR="00543D5D" w:rsidRPr="00D05CD2" w14:paraId="3F2E5BAB" w14:textId="77777777" w:rsidTr="00896417">
        <w:trPr>
          <w:trHeight w:val="454"/>
          <w:jc w:val="center"/>
        </w:trPr>
        <w:tc>
          <w:tcPr>
            <w:tcW w:w="14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ABF83" w14:textId="795CCB0B" w:rsidR="00543D5D" w:rsidRDefault="005B001B">
            <w:pPr>
              <w:jc w:val="center"/>
            </w:pPr>
            <w:r>
              <w:rPr>
                <w:rFonts w:hint="eastAsia"/>
              </w:rPr>
              <w:t>FCC1-</w:t>
            </w:r>
            <w:r w:rsidR="006E20DC" w:rsidRPr="00D05CD2">
              <w:rPr>
                <w:rFonts w:hint="eastAsia"/>
              </w:rPr>
              <w:t>120</w:t>
            </w:r>
          </w:p>
          <w:p w14:paraId="75D83548" w14:textId="088EA0AA" w:rsidR="005B001B" w:rsidRDefault="005B001B">
            <w:pPr>
              <w:jc w:val="center"/>
            </w:pPr>
            <w:r>
              <w:rPr>
                <w:rFonts w:hint="eastAsia"/>
              </w:rPr>
              <w:t>FCC2-121</w:t>
            </w:r>
          </w:p>
          <w:p w14:paraId="20BD3D3C" w14:textId="13875D40" w:rsidR="005B001B" w:rsidRDefault="00114C32">
            <w:pPr>
              <w:jc w:val="center"/>
            </w:pPr>
            <w:r>
              <w:rPr>
                <w:rFonts w:hint="eastAsia"/>
              </w:rPr>
              <w:t>FCC3-</w:t>
            </w:r>
            <w:r w:rsidR="005B001B">
              <w:rPr>
                <w:rFonts w:hint="eastAsia"/>
              </w:rPr>
              <w:t>122</w:t>
            </w:r>
          </w:p>
          <w:p w14:paraId="3446AE17" w14:textId="458124A6" w:rsidR="005B001B" w:rsidRDefault="00114C32">
            <w:pPr>
              <w:jc w:val="center"/>
            </w:pPr>
            <w:r>
              <w:rPr>
                <w:rFonts w:hint="eastAsia"/>
              </w:rPr>
              <w:t>FCC4-</w:t>
            </w:r>
            <w:r w:rsidR="005B001B">
              <w:rPr>
                <w:rFonts w:hint="eastAsia"/>
              </w:rPr>
              <w:t>123</w:t>
            </w:r>
          </w:p>
          <w:p w14:paraId="1DDA1BFE" w14:textId="4CB2BAE7" w:rsidR="005B001B" w:rsidRPr="00D05CD2" w:rsidRDefault="005B001B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F8A9A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938E9" w14:textId="191A977A" w:rsidR="00543D5D" w:rsidRPr="00D05CD2" w:rsidRDefault="006B6F5D">
            <w:pPr>
              <w:jc w:val="center"/>
            </w:pPr>
            <w:bookmarkStart w:id="2416" w:name="OLE_LINK47"/>
            <w:ins w:id="2417" w:author="yaozu long" w:date="2025-12-26T13:34:00Z" w16du:dateUtc="2025-12-26T05:34:00Z">
              <w:r>
                <w:rPr>
                  <w:rFonts w:hint="eastAsia"/>
                </w:rPr>
                <w:t>预留</w:t>
              </w:r>
            </w:ins>
            <w:del w:id="2418" w:author="yaozu long" w:date="2025-12-26T13:34:00Z" w16du:dateUtc="2025-12-26T05:34:00Z">
              <w:r w:rsidRPr="00D05CD2" w:rsidDel="006B6F5D">
                <w:rPr>
                  <w:rFonts w:hint="eastAsia"/>
                </w:rPr>
                <w:delText>起落架状态</w:delText>
              </w:r>
            </w:del>
            <w:bookmarkEnd w:id="2416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AC727" w14:textId="45FD9B2E" w:rsidR="00543D5D" w:rsidRPr="00D05CD2" w:rsidRDefault="006E20DC">
            <w:pPr>
              <w:jc w:val="center"/>
            </w:pPr>
            <w:del w:id="2419" w:author="yaozu long" w:date="2025-12-26T13:34:00Z" w16du:dateUtc="2025-12-26T05:34:00Z">
              <w:r w:rsidRPr="00D05CD2" w:rsidDel="006B6F5D">
                <w:delText>8/UINT</w:delText>
              </w:r>
            </w:del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A2823" w14:textId="713CD67E" w:rsidR="00543D5D" w:rsidRPr="00D05CD2" w:rsidRDefault="006E20DC">
            <w:pPr>
              <w:jc w:val="center"/>
            </w:pPr>
            <w:del w:id="2420" w:author="yaozu long" w:date="2025-12-26T13:34:00Z" w16du:dateUtc="2025-12-26T05:34:00Z">
              <w:r w:rsidRPr="00D05CD2" w:rsidDel="006B6F5D">
                <w:delText>00</w:delText>
              </w:r>
              <w:r w:rsidRPr="00D05CD2" w:rsidDel="006B6F5D">
                <w:rPr>
                  <w:rFonts w:hint="eastAsia"/>
                </w:rPr>
                <w:delText>～</w:delText>
              </w:r>
              <w:r w:rsidRPr="00D05CD2" w:rsidDel="006B6F5D">
                <w:delText>FFH</w:delText>
              </w:r>
            </w:del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A76E9" w14:textId="3FA52A28" w:rsidR="00543D5D" w:rsidRPr="00D05CD2" w:rsidRDefault="006E20DC">
            <w:pPr>
              <w:jc w:val="center"/>
            </w:pPr>
            <w:del w:id="2421" w:author="yaozu long" w:date="2025-12-26T13:34:00Z" w16du:dateUtc="2025-12-26T05:34:00Z">
              <w:r w:rsidRPr="00D05CD2" w:rsidDel="006B6F5D">
                <w:rPr>
                  <w:rFonts w:hint="eastAsia"/>
                </w:rPr>
                <w:delText>信号范围：</w:delText>
              </w:r>
              <w:r w:rsidRPr="00D05CD2" w:rsidDel="006B6F5D">
                <w:delText>0-255</w:delText>
              </w:r>
              <w:r w:rsidRPr="00D05CD2" w:rsidDel="006B6F5D">
                <w:rPr>
                  <w:rFonts w:hint="eastAsia"/>
                </w:rPr>
                <w:delText>；</w:delText>
              </w:r>
            </w:del>
          </w:p>
        </w:tc>
      </w:tr>
      <w:tr w:rsidR="00543D5D" w:rsidRPr="00D05CD2" w14:paraId="37A45AF1" w14:textId="77777777" w:rsidTr="00896417">
        <w:trPr>
          <w:trHeight w:val="454"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EB62E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AFAAB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FBBF8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自动飞行指令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E3C32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E98F7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F0350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248EB601" w14:textId="77777777" w:rsidTr="00896417">
        <w:trPr>
          <w:trHeight w:val="454"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F5810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ED77F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96DD2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自动飞行左刹车行程量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A1CDD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E9D1E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74464" w14:textId="4375EC47" w:rsidR="00543D5D" w:rsidRDefault="006E20DC">
            <w:pPr>
              <w:jc w:val="center"/>
              <w:rPr>
                <w:ins w:id="2422" w:author="yaozu long" w:date="2025-12-25T08:53:00Z" w16du:dateUtc="2025-12-25T00:53:00Z"/>
              </w:rPr>
            </w:pPr>
            <w:r w:rsidRPr="00D05CD2">
              <w:rPr>
                <w:rFonts w:hint="eastAsia"/>
              </w:rPr>
              <w:t>信号范围：</w:t>
            </w:r>
            <w:r w:rsidRPr="00D05CD2">
              <w:t>0-</w:t>
            </w:r>
            <w:ins w:id="2423" w:author="yaozu long" w:date="2025-12-25T08:54:00Z" w16du:dateUtc="2025-12-25T00:54:00Z">
              <w:r w:rsidR="00C71D3F">
                <w:rPr>
                  <w:rFonts w:hint="eastAsia"/>
                </w:rPr>
                <w:t>102</w:t>
              </w:r>
            </w:ins>
            <w:del w:id="2424" w:author="yaozu long" w:date="2025-12-25T08:54:00Z" w16du:dateUtc="2025-12-25T00:54:00Z">
              <w:r w:rsidRPr="00D05CD2" w:rsidDel="00C71D3F">
                <w:delText>255</w:delText>
              </w:r>
            </w:del>
            <w:r w:rsidRPr="00D05CD2">
              <w:rPr>
                <w:rFonts w:hint="eastAsia"/>
              </w:rPr>
              <w:t>；</w:t>
            </w:r>
          </w:p>
          <w:p w14:paraId="70B1441F" w14:textId="3BEC8824" w:rsidR="00C71D3F" w:rsidRPr="00D05CD2" w:rsidRDefault="00C71D3F">
            <w:pPr>
              <w:jc w:val="center"/>
            </w:pPr>
            <w:bookmarkStart w:id="2425" w:name="OLE_LINK43"/>
            <w:ins w:id="2426" w:author="yaozu long" w:date="2025-12-25T08:54:00Z" w16du:dateUtc="2025-12-25T00:54:00Z">
              <w:r w:rsidRPr="00D05CD2">
                <w:rPr>
                  <w:rFonts w:hint="eastAsia"/>
                </w:rPr>
                <w:t>比例尺：</w:t>
              </w:r>
              <w:r w:rsidRPr="00D05CD2">
                <w:t>LSB=</w:t>
              </w:r>
              <w:r>
                <w:rPr>
                  <w:rFonts w:hint="eastAsia"/>
                </w:rPr>
                <w:t>0.4</w:t>
              </w:r>
              <w:r w:rsidRPr="00D05CD2">
                <w:rPr>
                  <w:rFonts w:hint="eastAsia"/>
                </w:rPr>
                <w:t>；</w:t>
              </w:r>
            </w:ins>
            <w:bookmarkEnd w:id="2425"/>
          </w:p>
        </w:tc>
      </w:tr>
      <w:tr w:rsidR="00543D5D" w:rsidRPr="00D05CD2" w14:paraId="05B6392B" w14:textId="77777777" w:rsidTr="00896417">
        <w:trPr>
          <w:trHeight w:val="454"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71887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91A4A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FB8D" w14:textId="05EC68B2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自动飞行右刹车行程量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B676A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DAF1B" w14:textId="59793660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9C3EE" w14:textId="31183C16" w:rsidR="00543D5D" w:rsidRDefault="006E20DC">
            <w:pPr>
              <w:jc w:val="center"/>
              <w:rPr>
                <w:ins w:id="2427" w:author="yaozu long" w:date="2025-12-25T08:54:00Z" w16du:dateUtc="2025-12-25T00:54:00Z"/>
              </w:rPr>
            </w:pPr>
            <w:r w:rsidRPr="00D05CD2">
              <w:rPr>
                <w:rFonts w:hint="eastAsia"/>
              </w:rPr>
              <w:t>信号范围：</w:t>
            </w:r>
            <w:r w:rsidRPr="00D05CD2">
              <w:t>0-</w:t>
            </w:r>
            <w:del w:id="2428" w:author="yaozu long" w:date="2025-12-25T08:54:00Z" w16du:dateUtc="2025-12-25T00:54:00Z">
              <w:r w:rsidRPr="00D05CD2" w:rsidDel="00C71D3F">
                <w:delText>255</w:delText>
              </w:r>
            </w:del>
            <w:ins w:id="2429" w:author="yaozu long" w:date="2025-12-25T08:54:00Z" w16du:dateUtc="2025-12-25T00:54:00Z">
              <w:r w:rsidR="00C71D3F">
                <w:rPr>
                  <w:rFonts w:hint="eastAsia"/>
                </w:rPr>
                <w:t>102</w:t>
              </w:r>
            </w:ins>
            <w:r w:rsidRPr="00D05CD2">
              <w:rPr>
                <w:rFonts w:hint="eastAsia"/>
              </w:rPr>
              <w:t>；</w:t>
            </w:r>
          </w:p>
          <w:p w14:paraId="3353D2BE" w14:textId="5BC8EA0E" w:rsidR="00C71D3F" w:rsidRPr="00D05CD2" w:rsidRDefault="00C71D3F">
            <w:pPr>
              <w:jc w:val="center"/>
            </w:pPr>
            <w:ins w:id="2430" w:author="yaozu long" w:date="2025-12-25T08:54:00Z" w16du:dateUtc="2025-12-25T00:54:00Z">
              <w:r w:rsidRPr="00D05CD2">
                <w:rPr>
                  <w:rFonts w:hint="eastAsia"/>
                </w:rPr>
                <w:t>比例尺：</w:t>
              </w:r>
              <w:r w:rsidRPr="00D05CD2">
                <w:t>LSB=</w:t>
              </w:r>
              <w:r>
                <w:rPr>
                  <w:rFonts w:hint="eastAsia"/>
                </w:rPr>
                <w:t>0.4</w:t>
              </w:r>
              <w:r w:rsidRPr="00D05CD2">
                <w:rPr>
                  <w:rFonts w:hint="eastAsia"/>
                </w:rPr>
                <w:t>；</w:t>
              </w:r>
            </w:ins>
          </w:p>
        </w:tc>
      </w:tr>
      <w:tr w:rsidR="00543D5D" w:rsidRPr="00D05CD2" w14:paraId="601B6C85" w14:textId="77777777" w:rsidTr="00896417">
        <w:trPr>
          <w:trHeight w:val="454"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BD789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2C159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36B8C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指令状态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DD81A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9B14D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BA0EB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6A23F99C" w14:textId="77777777" w:rsidTr="00896417">
        <w:trPr>
          <w:trHeight w:val="90"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A3F30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6D50B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0D39C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地速信号</w:t>
            </w:r>
            <w:r w:rsidRPr="00D05CD2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2FE8F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65BDE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CF62C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0km/h~510km/h</w:t>
            </w:r>
            <w:r w:rsidRPr="00D05CD2">
              <w:rPr>
                <w:rFonts w:hint="eastAsia"/>
              </w:rPr>
              <w:t>；</w:t>
            </w:r>
          </w:p>
          <w:p w14:paraId="3386E651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比例尺：</w:t>
            </w:r>
            <w:r w:rsidRPr="00D05CD2">
              <w:t>LSB=2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08499D31" w14:textId="77777777" w:rsidTr="00896417">
        <w:trPr>
          <w:trHeight w:val="454"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1D2B5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1E520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1CEE863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飞机前向加速度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3D11DE7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16</w:t>
            </w:r>
            <w:r w:rsidRPr="00D05CD2">
              <w:t>/INT</w:t>
            </w:r>
          </w:p>
        </w:tc>
        <w:tc>
          <w:tcPr>
            <w:tcW w:w="136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6FA2335" w14:textId="7536AAD3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</w:t>
            </w:r>
            <w:r w:rsidRPr="00D05CD2">
              <w:rPr>
                <w:rFonts w:hint="eastAsia"/>
              </w:rPr>
              <w:t>FF</w:t>
            </w:r>
            <w:r w:rsidRPr="00D05CD2">
              <w:t>H</w:t>
            </w:r>
          </w:p>
        </w:tc>
        <w:tc>
          <w:tcPr>
            <w:tcW w:w="279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7AF2EF" w14:textId="77777777" w:rsidR="00FF5828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</w:p>
          <w:p w14:paraId="2BD58569" w14:textId="28B33EBF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-327.68</w:t>
            </w:r>
            <w:r w:rsidRPr="00D05CD2">
              <w:t>~</w:t>
            </w:r>
            <w:r w:rsidRPr="00D05CD2">
              <w:rPr>
                <w:rFonts w:hint="eastAsia"/>
              </w:rPr>
              <w:t>327.67m/s/s</w:t>
            </w:r>
            <w:r w:rsidRPr="00D05CD2">
              <w:rPr>
                <w:rFonts w:hint="eastAsia"/>
              </w:rPr>
              <w:t>；</w:t>
            </w:r>
          </w:p>
          <w:p w14:paraId="55B5465B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比例尺：</w:t>
            </w:r>
            <w:r w:rsidRPr="00D05CD2">
              <w:t>LSB=</w:t>
            </w:r>
            <w:r w:rsidRPr="00D05CD2">
              <w:rPr>
                <w:rFonts w:hint="eastAsia"/>
              </w:rPr>
              <w:t>0.01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1DE35857" w14:textId="77777777" w:rsidTr="00896417">
        <w:trPr>
          <w:trHeight w:val="454"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8262F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282D2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A11F0" w14:textId="77777777" w:rsidR="00543D5D" w:rsidRPr="00D05CD2" w:rsidRDefault="00543D5D">
            <w:pPr>
              <w:jc w:val="center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342FC" w14:textId="77777777" w:rsidR="00543D5D" w:rsidRPr="00D05CD2" w:rsidRDefault="00543D5D">
            <w:pPr>
              <w:jc w:val="center"/>
            </w:pPr>
          </w:p>
        </w:tc>
        <w:tc>
          <w:tcPr>
            <w:tcW w:w="13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B97A4" w14:textId="77777777" w:rsidR="00543D5D" w:rsidRPr="00D05CD2" w:rsidRDefault="00543D5D">
            <w:pPr>
              <w:jc w:val="center"/>
            </w:pPr>
          </w:p>
        </w:tc>
        <w:tc>
          <w:tcPr>
            <w:tcW w:w="27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0FC52" w14:textId="77777777" w:rsidR="00543D5D" w:rsidRPr="00D05CD2" w:rsidRDefault="00543D5D">
            <w:pPr>
              <w:jc w:val="center"/>
            </w:pPr>
          </w:p>
        </w:tc>
      </w:tr>
      <w:tr w:rsidR="00543D5D" w:rsidRPr="00D05CD2" w14:paraId="5CCA22CF" w14:textId="77777777">
        <w:trPr>
          <w:trHeight w:val="1701"/>
          <w:jc w:val="center"/>
        </w:trPr>
        <w:tc>
          <w:tcPr>
            <w:tcW w:w="95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34B86" w14:textId="530DED10" w:rsidR="00543D5D" w:rsidRPr="00D05CD2" w:rsidRDefault="006E20DC">
            <w:pPr>
              <w:jc w:val="center"/>
            </w:pPr>
            <w:r w:rsidRPr="00D05CD2">
              <w:lastRenderedPageBreak/>
              <w:t>1</w:t>
            </w:r>
            <w:r w:rsidRPr="00D05CD2">
              <w:rPr>
                <w:rFonts w:hint="eastAsia"/>
              </w:rPr>
              <w:t>、</w:t>
            </w:r>
            <w:r w:rsidRPr="00D05CD2">
              <w:t>CAN</w:t>
            </w:r>
            <w:r w:rsidRPr="00D05CD2">
              <w:rPr>
                <w:rFonts w:hint="eastAsia"/>
              </w:rPr>
              <w:t>总线数据通信速率为</w:t>
            </w:r>
            <w:r w:rsidRPr="00D05CD2">
              <w:t>500kbps</w:t>
            </w:r>
            <w:r w:rsidRPr="00D05CD2">
              <w:rPr>
                <w:rFonts w:hint="eastAsia"/>
              </w:rPr>
              <w:t>，</w:t>
            </w:r>
            <w:r w:rsidR="00854369">
              <w:rPr>
                <w:rFonts w:hint="eastAsia"/>
              </w:rPr>
              <w:t>刷新周期</w:t>
            </w:r>
            <w:r w:rsidR="00854369">
              <w:rPr>
                <w:rFonts w:hint="eastAsia"/>
              </w:rPr>
              <w:t>20ms</w:t>
            </w:r>
          </w:p>
          <w:p w14:paraId="3C03DB13" w14:textId="77777777" w:rsidR="00543D5D" w:rsidRPr="00D05CD2" w:rsidRDefault="006E20DC">
            <w:pPr>
              <w:jc w:val="center"/>
            </w:pPr>
            <w:r w:rsidRPr="00D05CD2">
              <w:t>2</w:t>
            </w:r>
            <w:r w:rsidRPr="00D05CD2">
              <w:rPr>
                <w:rFonts w:hint="eastAsia"/>
              </w:rPr>
              <w:t>、数据类型定义：</w:t>
            </w:r>
          </w:p>
          <w:p w14:paraId="39BF685A" w14:textId="77777777" w:rsidR="00543D5D" w:rsidRPr="00D05CD2" w:rsidRDefault="006E20DC">
            <w:pPr>
              <w:jc w:val="center"/>
            </w:pPr>
            <w:r w:rsidRPr="00D05CD2">
              <w:t>A</w:t>
            </w:r>
            <w:r w:rsidRPr="00D05CD2">
              <w:rPr>
                <w:rFonts w:hint="eastAsia"/>
              </w:rPr>
              <w:t>、</w:t>
            </w:r>
            <w:r w:rsidRPr="00D05CD2">
              <w:t xml:space="preserve">BOOL </w:t>
            </w:r>
            <w:r w:rsidRPr="00D05CD2">
              <w:rPr>
                <w:rFonts w:hint="eastAsia"/>
              </w:rPr>
              <w:t>布尔型；</w:t>
            </w:r>
            <w:r w:rsidRPr="00D05CD2">
              <w:t>B</w:t>
            </w:r>
            <w:r w:rsidRPr="00D05CD2">
              <w:rPr>
                <w:rFonts w:hint="eastAsia"/>
              </w:rPr>
              <w:t>、</w:t>
            </w:r>
            <w:r w:rsidRPr="00D05CD2">
              <w:t xml:space="preserve">UINT </w:t>
            </w:r>
            <w:r w:rsidRPr="00D05CD2">
              <w:rPr>
                <w:rFonts w:hint="eastAsia"/>
              </w:rPr>
              <w:t>无符号整数；</w:t>
            </w:r>
            <w:r w:rsidRPr="00D05CD2">
              <w:t>C</w:t>
            </w:r>
            <w:r w:rsidRPr="00D05CD2">
              <w:rPr>
                <w:rFonts w:hint="eastAsia"/>
              </w:rPr>
              <w:t>、</w:t>
            </w:r>
            <w:r w:rsidRPr="00D05CD2">
              <w:t>SHORT</w:t>
            </w:r>
            <w:r w:rsidRPr="00D05CD2">
              <w:rPr>
                <w:rFonts w:hint="eastAsia"/>
              </w:rPr>
              <w:t>无符号短整数；</w:t>
            </w:r>
            <w:r w:rsidRPr="00D05CD2">
              <w:t>D</w:t>
            </w:r>
            <w:r w:rsidRPr="00D05CD2">
              <w:rPr>
                <w:rFonts w:hint="eastAsia"/>
              </w:rPr>
              <w:t>、</w:t>
            </w:r>
            <w:r w:rsidRPr="00D05CD2">
              <w:t>UCHAR</w:t>
            </w:r>
            <w:r w:rsidRPr="00D05CD2">
              <w:rPr>
                <w:rFonts w:hint="eastAsia"/>
              </w:rPr>
              <w:t>无符号字节。</w:t>
            </w:r>
          </w:p>
        </w:tc>
      </w:tr>
    </w:tbl>
    <w:p w14:paraId="600C43F3" w14:textId="77777777" w:rsidR="00543D5D" w:rsidRPr="00D05CD2" w:rsidRDefault="00543D5D">
      <w:pPr>
        <w:jc w:val="center"/>
      </w:pPr>
    </w:p>
    <w:p w14:paraId="217F26FC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</w:pPr>
    </w:p>
    <w:p w14:paraId="0B6587D1" w14:textId="3612FCE4" w:rsidR="00543D5D" w:rsidRPr="00D05CD2" w:rsidDel="006B6F5D" w:rsidRDefault="006E20DC">
      <w:pPr>
        <w:pStyle w:val="afb"/>
        <w:numPr>
          <w:ilvl w:val="0"/>
          <w:numId w:val="12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2431" w:author="yaozu long" w:date="2025-12-26T13:34:00Z" w16du:dateUtc="2025-12-26T05:34:00Z"/>
          <w:rFonts w:ascii="黑体" w:eastAsia="黑体" w:hAnsi="黑体" w:hint="eastAsia"/>
          <w:kern w:val="24"/>
          <w:sz w:val="22"/>
          <w:szCs w:val="22"/>
        </w:rPr>
      </w:pPr>
      <w:del w:id="2432" w:author="yaozu long" w:date="2025-12-26T13:34:00Z" w16du:dateUtc="2025-12-26T05:34:00Z">
        <w:r w:rsidRPr="00D05CD2" w:rsidDel="006B6F5D">
          <w:rPr>
            <w:rFonts w:ascii="黑体" w:eastAsia="黑体" w:hAnsi="黑体" w:hint="eastAsia"/>
            <w:kern w:val="24"/>
            <w:sz w:val="22"/>
            <w:szCs w:val="22"/>
          </w:rPr>
          <w:delText>起落架状态数据字节1</w:delText>
        </w:r>
      </w:del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:rsidDel="006B6F5D" w14:paraId="5EA1ED72" w14:textId="49448851">
        <w:trPr>
          <w:trHeight w:val="454"/>
          <w:tblHeader/>
          <w:jc w:val="center"/>
          <w:del w:id="2433" w:author="yaozu long" w:date="2025-12-26T13:34:00Z"/>
        </w:trPr>
        <w:tc>
          <w:tcPr>
            <w:tcW w:w="801" w:type="dxa"/>
            <w:vMerge w:val="restart"/>
            <w:vAlign w:val="center"/>
          </w:tcPr>
          <w:p w14:paraId="1BB6484D" w14:textId="720BEA32" w:rsidR="00543D5D" w:rsidRPr="00D05CD2" w:rsidDel="006B6F5D" w:rsidRDefault="006E20DC">
            <w:pPr>
              <w:jc w:val="center"/>
              <w:rPr>
                <w:del w:id="2434" w:author="yaozu long" w:date="2025-12-26T13:34:00Z" w16du:dateUtc="2025-12-26T05:34:00Z"/>
                <w:kern w:val="0"/>
                <w:sz w:val="22"/>
                <w:szCs w:val="22"/>
              </w:rPr>
            </w:pPr>
            <w:del w:id="2435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字节名</w:delText>
              </w:r>
            </w:del>
          </w:p>
        </w:tc>
        <w:tc>
          <w:tcPr>
            <w:tcW w:w="8738" w:type="dxa"/>
            <w:gridSpan w:val="5"/>
            <w:vAlign w:val="center"/>
          </w:tcPr>
          <w:p w14:paraId="64F17A55" w14:textId="693249C2" w:rsidR="00543D5D" w:rsidRPr="00D05CD2" w:rsidDel="006B6F5D" w:rsidRDefault="006E20DC">
            <w:pPr>
              <w:jc w:val="center"/>
              <w:rPr>
                <w:del w:id="2436" w:author="yaozu long" w:date="2025-12-26T13:34:00Z" w16du:dateUtc="2025-12-26T05:34:00Z"/>
                <w:kern w:val="0"/>
                <w:sz w:val="22"/>
                <w:szCs w:val="22"/>
              </w:rPr>
            </w:pPr>
            <w:del w:id="2437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数据段</w:delText>
              </w:r>
            </w:del>
          </w:p>
        </w:tc>
      </w:tr>
      <w:tr w:rsidR="00543D5D" w:rsidRPr="00D05CD2" w:rsidDel="006B6F5D" w14:paraId="10E8619D" w14:textId="1AEEF6D6">
        <w:trPr>
          <w:trHeight w:val="454"/>
          <w:tblHeader/>
          <w:jc w:val="center"/>
          <w:del w:id="2438" w:author="yaozu long" w:date="2025-12-26T13:34:00Z"/>
        </w:trPr>
        <w:tc>
          <w:tcPr>
            <w:tcW w:w="801" w:type="dxa"/>
            <w:vMerge/>
            <w:vAlign w:val="center"/>
          </w:tcPr>
          <w:p w14:paraId="0331A2D2" w14:textId="652E7A65" w:rsidR="00543D5D" w:rsidRPr="00D05CD2" w:rsidDel="006B6F5D" w:rsidRDefault="00543D5D">
            <w:pPr>
              <w:jc w:val="center"/>
              <w:rPr>
                <w:del w:id="2439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4D9F5FF" w14:textId="584EAF1B" w:rsidR="00543D5D" w:rsidRPr="00D05CD2" w:rsidDel="006B6F5D" w:rsidRDefault="006E20DC">
            <w:pPr>
              <w:jc w:val="center"/>
              <w:rPr>
                <w:del w:id="2440" w:author="yaozu long" w:date="2025-12-26T13:34:00Z" w16du:dateUtc="2025-12-26T05:34:00Z"/>
                <w:kern w:val="0"/>
                <w:sz w:val="22"/>
                <w:szCs w:val="22"/>
              </w:rPr>
            </w:pPr>
            <w:del w:id="2441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Bit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位</w:delText>
              </w:r>
            </w:del>
          </w:p>
        </w:tc>
        <w:tc>
          <w:tcPr>
            <w:tcW w:w="1701" w:type="dxa"/>
            <w:vAlign w:val="center"/>
          </w:tcPr>
          <w:p w14:paraId="51604C1F" w14:textId="748B5892" w:rsidR="00543D5D" w:rsidRPr="00D05CD2" w:rsidDel="006B6F5D" w:rsidRDefault="006E20DC">
            <w:pPr>
              <w:jc w:val="center"/>
              <w:rPr>
                <w:del w:id="2442" w:author="yaozu long" w:date="2025-12-26T13:34:00Z" w16du:dateUtc="2025-12-26T05:34:00Z"/>
                <w:kern w:val="0"/>
                <w:sz w:val="22"/>
                <w:szCs w:val="22"/>
              </w:rPr>
            </w:pPr>
            <w:del w:id="2443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1417" w:type="dxa"/>
            <w:vAlign w:val="center"/>
          </w:tcPr>
          <w:p w14:paraId="3871C3E3" w14:textId="0137CED7" w:rsidR="00543D5D" w:rsidRPr="00D05CD2" w:rsidDel="006B6F5D" w:rsidRDefault="006E20DC">
            <w:pPr>
              <w:jc w:val="center"/>
              <w:rPr>
                <w:del w:id="2444" w:author="yaozu long" w:date="2025-12-26T13:34:00Z" w16du:dateUtc="2025-12-26T05:34:00Z"/>
                <w:kern w:val="0"/>
                <w:sz w:val="22"/>
                <w:szCs w:val="22"/>
              </w:rPr>
            </w:pPr>
            <w:del w:id="2445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长度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类型</w:delText>
              </w:r>
            </w:del>
          </w:p>
        </w:tc>
        <w:tc>
          <w:tcPr>
            <w:tcW w:w="1974" w:type="dxa"/>
            <w:vAlign w:val="center"/>
          </w:tcPr>
          <w:p w14:paraId="002900C4" w14:textId="7E5D0CE3" w:rsidR="00543D5D" w:rsidRPr="00D05CD2" w:rsidDel="006B6F5D" w:rsidRDefault="006E20DC">
            <w:pPr>
              <w:jc w:val="center"/>
              <w:rPr>
                <w:del w:id="2446" w:author="yaozu long" w:date="2025-12-26T13:34:00Z" w16du:dateUtc="2025-12-26T05:34:00Z"/>
                <w:kern w:val="0"/>
                <w:sz w:val="22"/>
                <w:szCs w:val="22"/>
              </w:rPr>
            </w:pPr>
            <w:del w:id="2447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内容</w:delText>
              </w:r>
            </w:del>
          </w:p>
        </w:tc>
        <w:tc>
          <w:tcPr>
            <w:tcW w:w="2795" w:type="dxa"/>
            <w:vAlign w:val="center"/>
          </w:tcPr>
          <w:p w14:paraId="0CDA0947" w14:textId="50D1C7E8" w:rsidR="00543D5D" w:rsidRPr="00D05CD2" w:rsidDel="006B6F5D" w:rsidRDefault="006E20DC">
            <w:pPr>
              <w:jc w:val="center"/>
              <w:rPr>
                <w:del w:id="2448" w:author="yaozu long" w:date="2025-12-26T13:34:00Z" w16du:dateUtc="2025-12-26T05:34:00Z"/>
                <w:kern w:val="0"/>
                <w:sz w:val="22"/>
                <w:szCs w:val="22"/>
              </w:rPr>
            </w:pPr>
            <w:del w:id="2449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备注</w:delText>
              </w:r>
            </w:del>
          </w:p>
        </w:tc>
      </w:tr>
      <w:tr w:rsidR="009C042B" w:rsidRPr="00D05CD2" w:rsidDel="006B6F5D" w14:paraId="7F99C99B" w14:textId="29540ADF">
        <w:trPr>
          <w:trHeight w:val="454"/>
          <w:jc w:val="center"/>
          <w:del w:id="2450" w:author="yaozu long" w:date="2025-12-26T13:34:00Z"/>
        </w:trPr>
        <w:tc>
          <w:tcPr>
            <w:tcW w:w="801" w:type="dxa"/>
            <w:vMerge w:val="restart"/>
            <w:vAlign w:val="center"/>
          </w:tcPr>
          <w:p w14:paraId="42ED40F8" w14:textId="3AFC2B35" w:rsidR="009C042B" w:rsidRPr="00D05CD2" w:rsidDel="006B6F5D" w:rsidRDefault="009C042B" w:rsidP="009C042B">
            <w:pPr>
              <w:jc w:val="center"/>
              <w:rPr>
                <w:del w:id="2451" w:author="yaozu long" w:date="2025-12-26T13:34:00Z" w16du:dateUtc="2025-12-26T05:34:00Z"/>
                <w:kern w:val="0"/>
                <w:sz w:val="22"/>
                <w:szCs w:val="22"/>
              </w:rPr>
            </w:pPr>
            <w:del w:id="2452" w:author="yaozu long" w:date="2025-12-26T13:34:00Z" w16du:dateUtc="2025-12-26T05:34:00Z">
              <w:r w:rsidRPr="00D05CD2" w:rsidDel="006B6F5D">
                <w:rPr>
                  <w:rFonts w:hint="eastAsia"/>
                </w:rPr>
                <w:delText>起落架状态</w:delText>
              </w:r>
            </w:del>
          </w:p>
        </w:tc>
        <w:tc>
          <w:tcPr>
            <w:tcW w:w="851" w:type="dxa"/>
            <w:vAlign w:val="center"/>
          </w:tcPr>
          <w:p w14:paraId="75874FE8" w14:textId="7712564F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453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9D6EB0E" w14:textId="52E85EBB" w:rsidR="009C042B" w:rsidRPr="00757A0E" w:rsidDel="006B6F5D" w:rsidRDefault="009C042B" w:rsidP="009C042B">
            <w:pPr>
              <w:rPr>
                <w:del w:id="2454" w:author="yaozu long" w:date="2025-12-26T13:34:00Z" w16du:dateUtc="2025-12-26T05:34:00Z"/>
                <w:b/>
                <w:bCs/>
                <w:color w:val="EE0000"/>
              </w:rPr>
            </w:pPr>
            <w:del w:id="2455" w:author="yaozu long" w:date="2025-12-26T13:34:00Z" w16du:dateUtc="2025-12-26T05:34:00Z">
              <w:r w:rsidRPr="00757A0E" w:rsidDel="006B6F5D">
                <w:rPr>
                  <w:b/>
                  <w:bCs/>
                  <w:color w:val="EE0000"/>
                </w:rPr>
                <w:delText>Consolidated MLG Not Downlocked</w:delText>
              </w:r>
            </w:del>
          </w:p>
          <w:p w14:paraId="1196D718" w14:textId="30C56E54" w:rsidR="009C042B" w:rsidRPr="00D05CD2" w:rsidDel="006B6F5D" w:rsidRDefault="009C042B" w:rsidP="009C042B">
            <w:pPr>
              <w:jc w:val="center"/>
              <w:rPr>
                <w:del w:id="2456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457" w:author="yaozu long" w:date="2025-12-26T13:34:00Z" w16du:dateUtc="2025-12-26T05:34:00Z">
              <w:r w:rsidRPr="00757A0E" w:rsidDel="006B6F5D">
                <w:rPr>
                  <w:rFonts w:hint="eastAsia"/>
                  <w:b/>
                  <w:bCs/>
                  <w:color w:val="EE0000"/>
                </w:rPr>
                <w:delText>主起下位</w:delText>
              </w:r>
              <w:r w:rsidRPr="00757A0E" w:rsidDel="006B6F5D">
                <w:rPr>
                  <w:b/>
                  <w:bCs/>
                  <w:color w:val="EE0000"/>
                </w:rPr>
                <w:delText>锁定</w:delText>
              </w:r>
            </w:del>
          </w:p>
        </w:tc>
        <w:tc>
          <w:tcPr>
            <w:tcW w:w="1417" w:type="dxa"/>
            <w:vAlign w:val="center"/>
          </w:tcPr>
          <w:p w14:paraId="3C1B5CFA" w14:textId="5596DEBB" w:rsidR="009C042B" w:rsidRPr="00D05CD2" w:rsidDel="006B6F5D" w:rsidRDefault="009C042B" w:rsidP="009C042B">
            <w:pPr>
              <w:jc w:val="center"/>
              <w:rPr>
                <w:del w:id="2458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459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075CE86E" w14:textId="444C2E03" w:rsidR="009C042B" w:rsidRPr="00D05CD2" w:rsidDel="006B6F5D" w:rsidRDefault="009C042B" w:rsidP="009C042B">
            <w:pPr>
              <w:jc w:val="center"/>
              <w:rPr>
                <w:del w:id="2460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461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  <w:vAlign w:val="center"/>
          </w:tcPr>
          <w:p w14:paraId="7F41E880" w14:textId="179A7B91" w:rsidR="009C042B" w:rsidRPr="00D05CD2" w:rsidDel="006B6F5D" w:rsidRDefault="009C042B" w:rsidP="009C042B">
            <w:pPr>
              <w:jc w:val="center"/>
              <w:rPr>
                <w:del w:id="2462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463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 xml:space="preserve">0=not Downlocked </w:delText>
              </w:r>
            </w:del>
          </w:p>
          <w:p w14:paraId="4E9D33D8" w14:textId="6FE211BB" w:rsidR="009C042B" w:rsidRPr="00D05CD2" w:rsidDel="006B6F5D" w:rsidRDefault="009C042B" w:rsidP="009C042B">
            <w:pPr>
              <w:jc w:val="center"/>
              <w:rPr>
                <w:del w:id="2464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465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1=Downlocked</w:delText>
              </w:r>
            </w:del>
          </w:p>
          <w:p w14:paraId="18315B3F" w14:textId="7AF87957" w:rsidR="009C042B" w:rsidRPr="00D05CD2" w:rsidDel="006B6F5D" w:rsidRDefault="009C042B" w:rsidP="009C042B">
            <w:pPr>
              <w:jc w:val="center"/>
              <w:rPr>
                <w:del w:id="2466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467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从起落架系统得来</w:delText>
              </w:r>
            </w:del>
          </w:p>
        </w:tc>
      </w:tr>
      <w:tr w:rsidR="009C042B" w:rsidRPr="00D05CD2" w:rsidDel="006B6F5D" w14:paraId="44BD7482" w14:textId="1847A3AA">
        <w:trPr>
          <w:trHeight w:val="454"/>
          <w:jc w:val="center"/>
          <w:del w:id="2468" w:author="yaozu long" w:date="2025-12-26T13:34:00Z"/>
        </w:trPr>
        <w:tc>
          <w:tcPr>
            <w:tcW w:w="801" w:type="dxa"/>
            <w:vMerge/>
            <w:vAlign w:val="center"/>
          </w:tcPr>
          <w:p w14:paraId="102A675A" w14:textId="1831E80D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469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2763D75" w14:textId="4DA008CC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470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40F7884" w14:textId="7DF41119" w:rsidR="009C042B" w:rsidRPr="00757A0E" w:rsidDel="006B6F5D" w:rsidRDefault="009C042B" w:rsidP="009C042B">
            <w:pPr>
              <w:rPr>
                <w:del w:id="2471" w:author="yaozu long" w:date="2025-12-26T13:34:00Z" w16du:dateUtc="2025-12-26T05:34:00Z"/>
                <w:b/>
                <w:bCs/>
                <w:color w:val="EE0000"/>
              </w:rPr>
            </w:pPr>
            <w:del w:id="2472" w:author="yaozu long" w:date="2025-12-26T13:34:00Z" w16du:dateUtc="2025-12-26T05:34:00Z">
              <w:r w:rsidRPr="00757A0E" w:rsidDel="006B6F5D">
                <w:rPr>
                  <w:b/>
                  <w:bCs/>
                  <w:color w:val="EE0000"/>
                </w:rPr>
                <w:delText>Consolidated MLG Uplocked</w:delText>
              </w:r>
            </w:del>
          </w:p>
          <w:p w14:paraId="7E20FD25" w14:textId="6CD495E0" w:rsidR="009C042B" w:rsidRPr="00D05CD2" w:rsidDel="006B6F5D" w:rsidRDefault="009C042B" w:rsidP="009C042B">
            <w:pPr>
              <w:jc w:val="center"/>
              <w:rPr>
                <w:del w:id="2473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474" w:author="yaozu long" w:date="2025-12-26T13:34:00Z" w16du:dateUtc="2025-12-26T05:34:00Z">
              <w:r w:rsidRPr="00757A0E" w:rsidDel="006B6F5D">
                <w:rPr>
                  <w:rFonts w:hint="eastAsia"/>
                  <w:b/>
                  <w:bCs/>
                  <w:color w:val="EE0000"/>
                </w:rPr>
                <w:delText>主起</w:delText>
              </w:r>
              <w:r w:rsidRPr="00757A0E" w:rsidDel="006B6F5D">
                <w:rPr>
                  <w:b/>
                  <w:bCs/>
                  <w:color w:val="EE0000"/>
                </w:rPr>
                <w:delText>上位锁定</w:delText>
              </w:r>
            </w:del>
          </w:p>
        </w:tc>
        <w:tc>
          <w:tcPr>
            <w:tcW w:w="1417" w:type="dxa"/>
            <w:vAlign w:val="center"/>
          </w:tcPr>
          <w:p w14:paraId="4DE7499E" w14:textId="388E2526" w:rsidR="009C042B" w:rsidRPr="00D05CD2" w:rsidDel="006B6F5D" w:rsidRDefault="009C042B" w:rsidP="009C042B">
            <w:pPr>
              <w:jc w:val="center"/>
              <w:rPr>
                <w:del w:id="2475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476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6B197F35" w14:textId="21CCC184" w:rsidR="009C042B" w:rsidRPr="00D05CD2" w:rsidDel="006B6F5D" w:rsidRDefault="009C042B" w:rsidP="009C042B">
            <w:pPr>
              <w:jc w:val="center"/>
              <w:rPr>
                <w:del w:id="2477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478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  <w:vAlign w:val="center"/>
          </w:tcPr>
          <w:p w14:paraId="79370366" w14:textId="7FFB911F" w:rsidR="009C042B" w:rsidRPr="00D05CD2" w:rsidDel="006B6F5D" w:rsidRDefault="009C042B" w:rsidP="009C042B">
            <w:pPr>
              <w:jc w:val="center"/>
              <w:rPr>
                <w:del w:id="2479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480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 xml:space="preserve">0=not Uplocked </w:delText>
              </w:r>
            </w:del>
          </w:p>
          <w:p w14:paraId="7783E832" w14:textId="76BF5825" w:rsidR="009C042B" w:rsidRPr="00D05CD2" w:rsidDel="006B6F5D" w:rsidRDefault="009C042B" w:rsidP="009C042B">
            <w:pPr>
              <w:jc w:val="center"/>
              <w:rPr>
                <w:del w:id="2481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482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1=Uplocked</w:delText>
              </w:r>
            </w:del>
          </w:p>
          <w:p w14:paraId="63C04575" w14:textId="571D40B1" w:rsidR="009C042B" w:rsidRPr="00D05CD2" w:rsidDel="006B6F5D" w:rsidRDefault="009C042B" w:rsidP="009C042B">
            <w:pPr>
              <w:jc w:val="center"/>
              <w:rPr>
                <w:del w:id="2483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484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从起落架系统得来</w:delText>
              </w:r>
            </w:del>
          </w:p>
        </w:tc>
      </w:tr>
      <w:tr w:rsidR="009C042B" w:rsidRPr="00D05CD2" w:rsidDel="006B6F5D" w14:paraId="7B069DBB" w14:textId="7350FEE4">
        <w:trPr>
          <w:trHeight w:val="454"/>
          <w:jc w:val="center"/>
          <w:del w:id="2485" w:author="yaozu long" w:date="2025-12-26T13:34:00Z"/>
        </w:trPr>
        <w:tc>
          <w:tcPr>
            <w:tcW w:w="801" w:type="dxa"/>
            <w:vMerge/>
            <w:vAlign w:val="center"/>
          </w:tcPr>
          <w:p w14:paraId="32193082" w14:textId="0F5E70AD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486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EF6AC89" w14:textId="35154E00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487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2054679" w14:textId="7244126E" w:rsidR="009C042B" w:rsidRPr="00D05CD2" w:rsidDel="006B6F5D" w:rsidRDefault="009C042B" w:rsidP="009C042B">
            <w:pPr>
              <w:rPr>
                <w:del w:id="2488" w:author="yaozu long" w:date="2025-12-26T13:34:00Z" w16du:dateUtc="2025-12-26T05:34:00Z"/>
              </w:rPr>
            </w:pPr>
            <w:del w:id="2489" w:author="yaozu long" w:date="2025-12-26T13:34:00Z" w16du:dateUtc="2025-12-26T05:34:00Z">
              <w:r w:rsidRPr="00D05CD2" w:rsidDel="006B6F5D">
                <w:delText xml:space="preserve">MLG RH WOW Proxi Sensor </w:delText>
              </w:r>
            </w:del>
          </w:p>
          <w:p w14:paraId="659E2206" w14:textId="101F0B9E" w:rsidR="009C042B" w:rsidRPr="00D05CD2" w:rsidDel="006B6F5D" w:rsidRDefault="009C042B" w:rsidP="009C042B">
            <w:pPr>
              <w:jc w:val="center"/>
              <w:rPr>
                <w:del w:id="2490" w:author="yaozu long" w:date="2025-12-26T13:34:00Z" w16du:dateUtc="2025-12-26T05:34:00Z"/>
                <w:kern w:val="0"/>
                <w:sz w:val="22"/>
                <w:szCs w:val="22"/>
              </w:rPr>
            </w:pPr>
            <w:del w:id="2491" w:author="yaozu long" w:date="2025-12-26T13:34:00Z" w16du:dateUtc="2025-12-26T05:34:00Z">
              <w:r w:rsidRPr="00D05CD2" w:rsidDel="006B6F5D">
                <w:rPr>
                  <w:rFonts w:hint="eastAsia"/>
                </w:rPr>
                <w:delText>右主起</w:delText>
              </w:r>
              <w:r w:rsidRPr="00D05CD2" w:rsidDel="006B6F5D">
                <w:delText>轮载接近传感器状态</w:delText>
              </w:r>
            </w:del>
          </w:p>
        </w:tc>
        <w:tc>
          <w:tcPr>
            <w:tcW w:w="1417" w:type="dxa"/>
            <w:vAlign w:val="center"/>
          </w:tcPr>
          <w:p w14:paraId="4324873A" w14:textId="5ED1555F" w:rsidR="009C042B" w:rsidRPr="00D05CD2" w:rsidDel="006B6F5D" w:rsidRDefault="009C042B" w:rsidP="009C042B">
            <w:pPr>
              <w:jc w:val="center"/>
              <w:rPr>
                <w:del w:id="2492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493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5D86830F" w14:textId="63717C6F" w:rsidR="009C042B" w:rsidRPr="00D05CD2" w:rsidDel="006B6F5D" w:rsidRDefault="009C042B" w:rsidP="009C042B">
            <w:pPr>
              <w:jc w:val="center"/>
              <w:rPr>
                <w:del w:id="2494" w:author="yaozu long" w:date="2025-12-26T13:34:00Z" w16du:dateUtc="2025-12-26T05:34:00Z"/>
                <w:kern w:val="0"/>
                <w:sz w:val="22"/>
                <w:szCs w:val="22"/>
              </w:rPr>
            </w:pPr>
            <w:del w:id="2495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  <w:vAlign w:val="center"/>
          </w:tcPr>
          <w:p w14:paraId="2CB13E31" w14:textId="3741B4A3" w:rsidR="009C042B" w:rsidRPr="00D05CD2" w:rsidDel="006B6F5D" w:rsidRDefault="009C042B" w:rsidP="009C042B">
            <w:pPr>
              <w:jc w:val="center"/>
              <w:rPr>
                <w:del w:id="2496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497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0=not WOW</w:delText>
              </w:r>
            </w:del>
          </w:p>
          <w:p w14:paraId="634CA8F7" w14:textId="2D792DF8" w:rsidR="009C042B" w:rsidRPr="00D05CD2" w:rsidDel="006B6F5D" w:rsidRDefault="009C042B" w:rsidP="009C042B">
            <w:pPr>
              <w:jc w:val="center"/>
              <w:rPr>
                <w:del w:id="2498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499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1=WOW</w:delText>
              </w:r>
            </w:del>
          </w:p>
          <w:p w14:paraId="3A3DD7BA" w14:textId="2A68033D" w:rsidR="009C042B" w:rsidRPr="00D05CD2" w:rsidDel="006B6F5D" w:rsidRDefault="009C042B" w:rsidP="009C042B">
            <w:pPr>
              <w:jc w:val="center"/>
              <w:rPr>
                <w:del w:id="2500" w:author="yaozu long" w:date="2025-12-26T13:34:00Z" w16du:dateUtc="2025-12-26T05:34:00Z"/>
                <w:kern w:val="0"/>
                <w:sz w:val="22"/>
                <w:szCs w:val="22"/>
              </w:rPr>
            </w:pPr>
            <w:bookmarkStart w:id="2501" w:name="OLE_LINK3"/>
            <w:del w:id="2502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从起落架系统得来</w:delText>
              </w:r>
              <w:bookmarkEnd w:id="2501"/>
            </w:del>
          </w:p>
        </w:tc>
      </w:tr>
      <w:tr w:rsidR="009C042B" w:rsidRPr="00D05CD2" w:rsidDel="006B6F5D" w14:paraId="51EFF59E" w14:textId="34A2B580">
        <w:trPr>
          <w:trHeight w:val="454"/>
          <w:jc w:val="center"/>
          <w:del w:id="2503" w:author="yaozu long" w:date="2025-12-26T13:34:00Z"/>
        </w:trPr>
        <w:tc>
          <w:tcPr>
            <w:tcW w:w="801" w:type="dxa"/>
            <w:vMerge/>
            <w:vAlign w:val="center"/>
          </w:tcPr>
          <w:p w14:paraId="14E39C2C" w14:textId="054F78D4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504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346D82F" w14:textId="54DB0434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505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9531C33" w14:textId="4FE7AFBC" w:rsidR="009C042B" w:rsidRPr="00D05CD2" w:rsidDel="006B6F5D" w:rsidRDefault="009C042B" w:rsidP="009C042B">
            <w:pPr>
              <w:jc w:val="center"/>
              <w:rPr>
                <w:del w:id="2506" w:author="yaozu long" w:date="2025-12-26T13:34:00Z" w16du:dateUtc="2025-12-26T05:34:00Z"/>
                <w:kern w:val="0"/>
                <w:sz w:val="22"/>
                <w:szCs w:val="22"/>
              </w:rPr>
            </w:pPr>
            <w:del w:id="2507" w:author="yaozu long" w:date="2025-12-26T13:34:00Z" w16du:dateUtc="2025-12-26T05:34:00Z">
              <w:r w:rsidRPr="00D05CD2" w:rsidDel="006B6F5D">
                <w:delText xml:space="preserve">MLG LH WOW Proxi Sensor </w:delText>
              </w:r>
            </w:del>
          </w:p>
        </w:tc>
        <w:tc>
          <w:tcPr>
            <w:tcW w:w="1417" w:type="dxa"/>
            <w:vAlign w:val="center"/>
          </w:tcPr>
          <w:p w14:paraId="2E183BD9" w14:textId="16153B6D" w:rsidR="009C042B" w:rsidRPr="00D05CD2" w:rsidDel="006B6F5D" w:rsidRDefault="009C042B" w:rsidP="009C042B">
            <w:pPr>
              <w:jc w:val="center"/>
              <w:rPr>
                <w:del w:id="2508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509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7E5ABF11" w14:textId="4C6B7FBB" w:rsidR="009C042B" w:rsidRPr="00D05CD2" w:rsidDel="006B6F5D" w:rsidRDefault="009C042B" w:rsidP="009C042B">
            <w:pPr>
              <w:jc w:val="center"/>
              <w:rPr>
                <w:del w:id="2510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511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  <w:vAlign w:val="center"/>
          </w:tcPr>
          <w:p w14:paraId="0F5CE4AF" w14:textId="261F506F" w:rsidR="009C042B" w:rsidRPr="00D05CD2" w:rsidDel="006B6F5D" w:rsidRDefault="009C042B" w:rsidP="009C042B">
            <w:pPr>
              <w:jc w:val="center"/>
              <w:rPr>
                <w:del w:id="2512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513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0=not WOW</w:delText>
              </w:r>
            </w:del>
          </w:p>
          <w:p w14:paraId="17801F5E" w14:textId="0F9DD28A" w:rsidR="009C042B" w:rsidRPr="00D05CD2" w:rsidDel="006B6F5D" w:rsidRDefault="009C042B" w:rsidP="009C042B">
            <w:pPr>
              <w:jc w:val="center"/>
              <w:rPr>
                <w:del w:id="2514" w:author="yaozu long" w:date="2025-12-26T13:34:00Z" w16du:dateUtc="2025-12-26T05:34:00Z"/>
                <w:kern w:val="0"/>
                <w:sz w:val="22"/>
                <w:szCs w:val="22"/>
              </w:rPr>
            </w:pPr>
            <w:del w:id="2515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1=WOW</w:delText>
              </w:r>
            </w:del>
          </w:p>
        </w:tc>
      </w:tr>
      <w:tr w:rsidR="009C042B" w:rsidRPr="00D05CD2" w:rsidDel="006B6F5D" w14:paraId="7072320B" w14:textId="10E31191">
        <w:trPr>
          <w:trHeight w:val="454"/>
          <w:jc w:val="center"/>
          <w:del w:id="2516" w:author="yaozu long" w:date="2025-12-26T13:34:00Z"/>
        </w:trPr>
        <w:tc>
          <w:tcPr>
            <w:tcW w:w="801" w:type="dxa"/>
            <w:vMerge/>
            <w:vAlign w:val="center"/>
          </w:tcPr>
          <w:p w14:paraId="75EBFDAF" w14:textId="6119C045" w:rsidR="009C042B" w:rsidRPr="00D05CD2" w:rsidDel="006B6F5D" w:rsidRDefault="009C042B" w:rsidP="009C042B">
            <w:pPr>
              <w:jc w:val="center"/>
              <w:rPr>
                <w:del w:id="2517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74817C2" w14:textId="33F20FED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518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BB551F5" w14:textId="589D39C3" w:rsidR="009C042B" w:rsidRPr="00D05CD2" w:rsidDel="006B6F5D" w:rsidRDefault="009C042B" w:rsidP="009C042B">
            <w:pPr>
              <w:rPr>
                <w:del w:id="2519" w:author="yaozu long" w:date="2025-12-26T13:34:00Z" w16du:dateUtc="2025-12-26T05:34:00Z"/>
              </w:rPr>
            </w:pPr>
            <w:del w:id="2520" w:author="yaozu long" w:date="2025-12-26T13:34:00Z" w16du:dateUtc="2025-12-26T05:34:00Z">
              <w:r w:rsidRPr="00D05CD2" w:rsidDel="006B6F5D">
                <w:delText>MLG RH WOW Proxi Sensor operational</w:delText>
              </w:r>
            </w:del>
          </w:p>
          <w:p w14:paraId="1ADA6189" w14:textId="457A2E9A" w:rsidR="009C042B" w:rsidRPr="00D05CD2" w:rsidDel="006B6F5D" w:rsidRDefault="009C042B" w:rsidP="009C042B">
            <w:pPr>
              <w:jc w:val="center"/>
              <w:rPr>
                <w:del w:id="2521" w:author="yaozu long" w:date="2025-12-26T13:34:00Z" w16du:dateUtc="2025-12-26T05:34:00Z"/>
                <w:kern w:val="0"/>
                <w:sz w:val="22"/>
                <w:szCs w:val="22"/>
              </w:rPr>
            </w:pPr>
            <w:del w:id="2522" w:author="yaozu long" w:date="2025-12-26T13:34:00Z" w16du:dateUtc="2025-12-26T05:34:00Z">
              <w:r w:rsidRPr="00D05CD2" w:rsidDel="006B6F5D">
                <w:rPr>
                  <w:rFonts w:hint="eastAsia"/>
                </w:rPr>
                <w:delText>右</w:delText>
              </w:r>
              <w:r w:rsidRPr="00D05CD2" w:rsidDel="006B6F5D">
                <w:delText>主起轮载接近传感器</w:delText>
              </w:r>
              <w:r w:rsidRPr="00D05CD2" w:rsidDel="006B6F5D">
                <w:rPr>
                  <w:rFonts w:hint="eastAsia"/>
                </w:rPr>
                <w:delText>有效</w:delText>
              </w:r>
              <w:r w:rsidRPr="00D05CD2" w:rsidDel="006B6F5D">
                <w:delText>状态</w:delText>
              </w:r>
            </w:del>
          </w:p>
        </w:tc>
        <w:tc>
          <w:tcPr>
            <w:tcW w:w="1417" w:type="dxa"/>
            <w:vAlign w:val="center"/>
          </w:tcPr>
          <w:p w14:paraId="2132DD88" w14:textId="76E65E3A" w:rsidR="009C042B" w:rsidRPr="00D05CD2" w:rsidDel="006B6F5D" w:rsidRDefault="009C042B" w:rsidP="009C042B">
            <w:pPr>
              <w:jc w:val="center"/>
              <w:rPr>
                <w:del w:id="2523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524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59FBF770" w14:textId="3B59209B" w:rsidR="009C042B" w:rsidRPr="00D05CD2" w:rsidDel="006B6F5D" w:rsidRDefault="009C042B" w:rsidP="009C042B">
            <w:pPr>
              <w:jc w:val="center"/>
              <w:rPr>
                <w:del w:id="2525" w:author="yaozu long" w:date="2025-12-26T13:34:00Z" w16du:dateUtc="2025-12-26T05:34:00Z"/>
                <w:kern w:val="0"/>
                <w:sz w:val="22"/>
                <w:szCs w:val="22"/>
              </w:rPr>
            </w:pPr>
            <w:del w:id="2526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</w:tcPr>
          <w:p w14:paraId="1B598FCA" w14:textId="190798BC" w:rsidR="009C042B" w:rsidRPr="00D05CD2" w:rsidDel="006B6F5D" w:rsidRDefault="009C042B" w:rsidP="009C042B">
            <w:pPr>
              <w:jc w:val="center"/>
              <w:rPr>
                <w:del w:id="2527" w:author="yaozu long" w:date="2025-12-26T13:34:00Z" w16du:dateUtc="2025-12-26T05:34:00Z"/>
              </w:rPr>
            </w:pPr>
            <w:del w:id="2528" w:author="yaozu long" w:date="2025-12-26T13:34:00Z" w16du:dateUtc="2025-12-26T05:34:00Z">
              <w:r w:rsidRPr="00D05CD2" w:rsidDel="006B6F5D">
                <w:delText xml:space="preserve">0=not Operational </w:delText>
              </w:r>
            </w:del>
          </w:p>
          <w:p w14:paraId="18DC1287" w14:textId="38902775" w:rsidR="009C042B" w:rsidRPr="00D05CD2" w:rsidDel="006B6F5D" w:rsidRDefault="009C042B" w:rsidP="009C042B">
            <w:pPr>
              <w:jc w:val="center"/>
              <w:rPr>
                <w:del w:id="2529" w:author="yaozu long" w:date="2025-12-26T13:34:00Z" w16du:dateUtc="2025-12-26T05:34:00Z"/>
              </w:rPr>
            </w:pPr>
            <w:del w:id="2530" w:author="yaozu long" w:date="2025-12-26T13:34:00Z" w16du:dateUtc="2025-12-26T05:34:00Z">
              <w:r w:rsidRPr="00D05CD2" w:rsidDel="006B6F5D">
                <w:delText>1=Operational</w:delText>
              </w:r>
            </w:del>
          </w:p>
          <w:p w14:paraId="5BEB04DC" w14:textId="67A06F84" w:rsidR="009C042B" w:rsidRPr="00D05CD2" w:rsidDel="006B6F5D" w:rsidRDefault="009C042B" w:rsidP="009C042B">
            <w:pPr>
              <w:jc w:val="center"/>
              <w:rPr>
                <w:del w:id="2531" w:author="yaozu long" w:date="2025-12-26T13:34:00Z" w16du:dateUtc="2025-12-26T05:34:00Z"/>
                <w:kern w:val="0"/>
                <w:sz w:val="22"/>
                <w:szCs w:val="22"/>
              </w:rPr>
            </w:pPr>
            <w:del w:id="2532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从起落架系统得来</w:delText>
              </w:r>
            </w:del>
          </w:p>
        </w:tc>
      </w:tr>
      <w:tr w:rsidR="009C042B" w:rsidRPr="00D05CD2" w:rsidDel="006B6F5D" w14:paraId="65DE9745" w14:textId="00178031">
        <w:trPr>
          <w:trHeight w:val="454"/>
          <w:jc w:val="center"/>
          <w:del w:id="2533" w:author="yaozu long" w:date="2025-12-26T13:34:00Z"/>
        </w:trPr>
        <w:tc>
          <w:tcPr>
            <w:tcW w:w="801" w:type="dxa"/>
            <w:vMerge/>
            <w:vAlign w:val="center"/>
          </w:tcPr>
          <w:p w14:paraId="2C93EDDB" w14:textId="7225AFC1" w:rsidR="009C042B" w:rsidRPr="00D05CD2" w:rsidDel="006B6F5D" w:rsidRDefault="009C042B" w:rsidP="009C042B">
            <w:pPr>
              <w:jc w:val="center"/>
              <w:rPr>
                <w:del w:id="2534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6BD59DB" w14:textId="2AD47547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535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6B44D9E" w14:textId="3241C2FF" w:rsidR="009C042B" w:rsidRPr="00D05CD2" w:rsidDel="006B6F5D" w:rsidRDefault="009C042B" w:rsidP="009C042B">
            <w:pPr>
              <w:jc w:val="center"/>
              <w:rPr>
                <w:del w:id="2536" w:author="yaozu long" w:date="2025-12-26T13:34:00Z" w16du:dateUtc="2025-12-26T05:34:00Z"/>
                <w:kern w:val="0"/>
                <w:sz w:val="22"/>
                <w:szCs w:val="22"/>
              </w:rPr>
            </w:pPr>
            <w:del w:id="2537" w:author="yaozu long" w:date="2025-12-26T13:34:00Z" w16du:dateUtc="2025-12-26T05:34:00Z">
              <w:r w:rsidRPr="00D05CD2" w:rsidDel="006B6F5D">
                <w:delText>MLG LH WOW Proxi Sensor operational</w:delText>
              </w:r>
            </w:del>
          </w:p>
        </w:tc>
        <w:tc>
          <w:tcPr>
            <w:tcW w:w="1417" w:type="dxa"/>
            <w:vAlign w:val="center"/>
          </w:tcPr>
          <w:p w14:paraId="58BAEE2D" w14:textId="0EA3F55E" w:rsidR="009C042B" w:rsidRPr="00D05CD2" w:rsidDel="006B6F5D" w:rsidRDefault="009C042B" w:rsidP="009C042B">
            <w:pPr>
              <w:jc w:val="center"/>
              <w:rPr>
                <w:del w:id="2538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539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1A4A66D1" w14:textId="45B39261" w:rsidR="009C042B" w:rsidRPr="00D05CD2" w:rsidDel="006B6F5D" w:rsidRDefault="009C042B" w:rsidP="009C042B">
            <w:pPr>
              <w:jc w:val="center"/>
              <w:rPr>
                <w:del w:id="2540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541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</w:tcPr>
          <w:p w14:paraId="7172B075" w14:textId="40B89BB6" w:rsidR="009C042B" w:rsidRPr="00D05CD2" w:rsidDel="006B6F5D" w:rsidRDefault="009C042B" w:rsidP="009C042B">
            <w:pPr>
              <w:jc w:val="center"/>
              <w:rPr>
                <w:del w:id="2542" w:author="yaozu long" w:date="2025-12-26T13:34:00Z" w16du:dateUtc="2025-12-26T05:34:00Z"/>
              </w:rPr>
            </w:pPr>
            <w:del w:id="2543" w:author="yaozu long" w:date="2025-12-26T13:34:00Z" w16du:dateUtc="2025-12-26T05:34:00Z">
              <w:r w:rsidRPr="00D05CD2" w:rsidDel="006B6F5D">
                <w:delText xml:space="preserve">0=not Operational </w:delText>
              </w:r>
            </w:del>
          </w:p>
          <w:p w14:paraId="3860E0AD" w14:textId="2EBC734C" w:rsidR="009C042B" w:rsidRPr="00D05CD2" w:rsidDel="006B6F5D" w:rsidRDefault="009C042B" w:rsidP="009C042B">
            <w:pPr>
              <w:jc w:val="center"/>
              <w:rPr>
                <w:del w:id="2544" w:author="yaozu long" w:date="2025-12-26T13:34:00Z" w16du:dateUtc="2025-12-26T05:34:00Z"/>
              </w:rPr>
            </w:pPr>
            <w:del w:id="2545" w:author="yaozu long" w:date="2025-12-26T13:34:00Z" w16du:dateUtc="2025-12-26T05:34:00Z">
              <w:r w:rsidRPr="00D05CD2" w:rsidDel="006B6F5D">
                <w:delText>1=Operational</w:delText>
              </w:r>
            </w:del>
          </w:p>
          <w:p w14:paraId="7D2E7DBC" w14:textId="292B603B" w:rsidR="009C042B" w:rsidRPr="00D05CD2" w:rsidDel="006B6F5D" w:rsidRDefault="009C042B" w:rsidP="009C042B">
            <w:pPr>
              <w:jc w:val="center"/>
              <w:rPr>
                <w:del w:id="2546" w:author="yaozu long" w:date="2025-12-26T13:34:00Z" w16du:dateUtc="2025-12-26T05:34:00Z"/>
                <w:kern w:val="0"/>
                <w:sz w:val="22"/>
                <w:szCs w:val="22"/>
              </w:rPr>
            </w:pPr>
            <w:del w:id="2547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从起落架系统得来</w:delText>
              </w:r>
            </w:del>
          </w:p>
        </w:tc>
      </w:tr>
      <w:tr w:rsidR="009C042B" w:rsidRPr="00D05CD2" w:rsidDel="006B6F5D" w14:paraId="3DEB1880" w14:textId="647A76CD">
        <w:trPr>
          <w:trHeight w:val="454"/>
          <w:jc w:val="center"/>
          <w:del w:id="2548" w:author="yaozu long" w:date="2025-12-26T13:34:00Z"/>
        </w:trPr>
        <w:tc>
          <w:tcPr>
            <w:tcW w:w="801" w:type="dxa"/>
            <w:vMerge/>
            <w:vAlign w:val="center"/>
          </w:tcPr>
          <w:p w14:paraId="5648DDEF" w14:textId="209D9997" w:rsidR="009C042B" w:rsidRPr="00D05CD2" w:rsidDel="006B6F5D" w:rsidRDefault="009C042B" w:rsidP="009C042B">
            <w:pPr>
              <w:jc w:val="center"/>
              <w:rPr>
                <w:del w:id="2549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53DBCF9" w14:textId="5919FBC4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550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FB749A2" w14:textId="25906B2E" w:rsidR="009C042B" w:rsidRPr="00D05CD2" w:rsidDel="006B6F5D" w:rsidRDefault="009C042B" w:rsidP="009C042B">
            <w:pPr>
              <w:jc w:val="center"/>
              <w:rPr>
                <w:del w:id="2551" w:author="yaozu long" w:date="2025-12-26T13:34:00Z" w16du:dateUtc="2025-12-26T05:34:00Z"/>
                <w:kern w:val="0"/>
                <w:sz w:val="22"/>
                <w:szCs w:val="22"/>
              </w:rPr>
            </w:pPr>
            <w:del w:id="2552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备用</w:delText>
              </w:r>
            </w:del>
          </w:p>
        </w:tc>
        <w:tc>
          <w:tcPr>
            <w:tcW w:w="1417" w:type="dxa"/>
            <w:vAlign w:val="center"/>
          </w:tcPr>
          <w:p w14:paraId="6684587B" w14:textId="20BD1884" w:rsidR="009C042B" w:rsidRPr="00D05CD2" w:rsidDel="006B6F5D" w:rsidRDefault="009C042B" w:rsidP="009C042B">
            <w:pPr>
              <w:jc w:val="center"/>
              <w:rPr>
                <w:del w:id="2553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554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6523A27C" w14:textId="042CFD28" w:rsidR="009C042B" w:rsidRPr="00D05CD2" w:rsidDel="006B6F5D" w:rsidRDefault="009C042B" w:rsidP="009C042B">
            <w:pPr>
              <w:jc w:val="center"/>
              <w:rPr>
                <w:del w:id="2555" w:author="yaozu long" w:date="2025-12-26T13:34:00Z" w16du:dateUtc="2025-12-26T05:34:00Z"/>
                <w:kern w:val="0"/>
                <w:sz w:val="22"/>
                <w:szCs w:val="22"/>
              </w:rPr>
            </w:pPr>
            <w:del w:id="2556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  <w:vAlign w:val="center"/>
          </w:tcPr>
          <w:p w14:paraId="50ED15E9" w14:textId="77D293BB" w:rsidR="009C042B" w:rsidRPr="00D05CD2" w:rsidDel="006B6F5D" w:rsidRDefault="009C042B" w:rsidP="009C042B">
            <w:pPr>
              <w:jc w:val="center"/>
              <w:rPr>
                <w:del w:id="2557" w:author="yaozu long" w:date="2025-12-26T13:34:00Z" w16du:dateUtc="2025-12-26T05:34:00Z"/>
                <w:kern w:val="0"/>
                <w:sz w:val="22"/>
                <w:szCs w:val="22"/>
              </w:rPr>
            </w:pPr>
            <w:del w:id="2558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</w:del>
          </w:p>
        </w:tc>
      </w:tr>
      <w:tr w:rsidR="009C042B" w:rsidRPr="00D05CD2" w:rsidDel="006B6F5D" w14:paraId="72638AF5" w14:textId="734A0C22">
        <w:trPr>
          <w:trHeight w:val="454"/>
          <w:jc w:val="center"/>
          <w:del w:id="2559" w:author="yaozu long" w:date="2025-12-26T13:34:00Z"/>
        </w:trPr>
        <w:tc>
          <w:tcPr>
            <w:tcW w:w="801" w:type="dxa"/>
            <w:vMerge/>
            <w:vAlign w:val="center"/>
          </w:tcPr>
          <w:p w14:paraId="0BDBA3ED" w14:textId="492C78B4" w:rsidR="009C042B" w:rsidRPr="00D05CD2" w:rsidDel="006B6F5D" w:rsidRDefault="009C042B" w:rsidP="009C042B">
            <w:pPr>
              <w:jc w:val="center"/>
              <w:rPr>
                <w:del w:id="2560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4A26FF0" w14:textId="4A1F7040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561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6CF6474" w14:textId="3F1D03DF" w:rsidR="009C042B" w:rsidRPr="00D05CD2" w:rsidDel="006B6F5D" w:rsidRDefault="009C042B" w:rsidP="009C042B">
            <w:pPr>
              <w:jc w:val="center"/>
              <w:rPr>
                <w:del w:id="2562" w:author="yaozu long" w:date="2025-12-26T13:34:00Z" w16du:dateUtc="2025-12-26T05:34:00Z"/>
                <w:kern w:val="0"/>
                <w:sz w:val="22"/>
                <w:szCs w:val="22"/>
              </w:rPr>
            </w:pPr>
            <w:del w:id="2563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备用</w:delText>
              </w:r>
            </w:del>
          </w:p>
        </w:tc>
        <w:tc>
          <w:tcPr>
            <w:tcW w:w="1417" w:type="dxa"/>
            <w:vAlign w:val="center"/>
          </w:tcPr>
          <w:p w14:paraId="50663722" w14:textId="6019BB5B" w:rsidR="009C042B" w:rsidRPr="00D05CD2" w:rsidDel="006B6F5D" w:rsidRDefault="009C042B" w:rsidP="009C042B">
            <w:pPr>
              <w:jc w:val="center"/>
              <w:rPr>
                <w:del w:id="2564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565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2CEC86C0" w14:textId="5B1A20FC" w:rsidR="009C042B" w:rsidRPr="00D05CD2" w:rsidDel="006B6F5D" w:rsidRDefault="009C042B" w:rsidP="009C042B">
            <w:pPr>
              <w:jc w:val="center"/>
              <w:rPr>
                <w:del w:id="2566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567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  <w:vAlign w:val="center"/>
          </w:tcPr>
          <w:p w14:paraId="7E98336E" w14:textId="30C79273" w:rsidR="009C042B" w:rsidRPr="00D05CD2" w:rsidDel="006B6F5D" w:rsidRDefault="009C042B" w:rsidP="009C042B">
            <w:pPr>
              <w:jc w:val="center"/>
              <w:rPr>
                <w:del w:id="2568" w:author="yaozu long" w:date="2025-12-26T13:34:00Z" w16du:dateUtc="2025-12-26T05:34:00Z"/>
                <w:kern w:val="0"/>
                <w:sz w:val="22"/>
                <w:szCs w:val="22"/>
              </w:rPr>
            </w:pPr>
            <w:del w:id="2569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</w:del>
          </w:p>
        </w:tc>
      </w:tr>
    </w:tbl>
    <w:p w14:paraId="53425843" w14:textId="77777777" w:rsidR="00543D5D" w:rsidRPr="00D05CD2" w:rsidRDefault="00543D5D">
      <w:pPr>
        <w:jc w:val="center"/>
      </w:pPr>
    </w:p>
    <w:p w14:paraId="46479D57" w14:textId="77777777" w:rsidR="00543D5D" w:rsidRPr="00D05CD2" w:rsidRDefault="006E20DC">
      <w:pPr>
        <w:pStyle w:val="afb"/>
        <w:numPr>
          <w:ilvl w:val="0"/>
          <w:numId w:val="12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自动飞行指令数据字节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7E2D7C8B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25BB0C9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4D5FC43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23BFC8E9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46FF52D7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D8D671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1E3EBA5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0A0A5DC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650C41E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1BD24E8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636FB7A8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111720D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</w:rPr>
              <w:t>自动飞行指令</w:t>
            </w:r>
          </w:p>
        </w:tc>
        <w:tc>
          <w:tcPr>
            <w:tcW w:w="851" w:type="dxa"/>
            <w:vAlign w:val="center"/>
          </w:tcPr>
          <w:p w14:paraId="263B1C05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EBDC7C3" w14:textId="77777777" w:rsidR="00543D5D" w:rsidRPr="00D05CD2" w:rsidRDefault="006E20DC">
            <w:pPr>
              <w:jc w:val="center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AUTOFLIGHT_MODE_ON</w:t>
            </w:r>
          </w:p>
        </w:tc>
        <w:tc>
          <w:tcPr>
            <w:tcW w:w="1417" w:type="dxa"/>
            <w:vAlign w:val="center"/>
          </w:tcPr>
          <w:p w14:paraId="1B1EE51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C768C8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1AC855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1-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有效；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无效</w:t>
            </w:r>
          </w:p>
        </w:tc>
      </w:tr>
      <w:tr w:rsidR="00543D5D" w:rsidRPr="00D05CD2" w14:paraId="50E318E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2089BAB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3832F05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89AA130" w14:textId="77777777" w:rsidR="00543D5D" w:rsidRPr="00D05CD2" w:rsidRDefault="006E20DC">
            <w:pPr>
              <w:jc w:val="center"/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AUTOFILGHT</w:t>
            </w:r>
            <w:r w:rsidRPr="00D05CD2">
              <w:rPr>
                <w:rFonts w:hint="eastAsia"/>
                <w:sz w:val="22"/>
                <w:szCs w:val="22"/>
              </w:rPr>
              <w:lastRenderedPageBreak/>
              <w:t>_Park_Brake_ON</w:t>
            </w:r>
            <w:proofErr w:type="spellEnd"/>
          </w:p>
        </w:tc>
        <w:tc>
          <w:tcPr>
            <w:tcW w:w="1417" w:type="dxa"/>
            <w:vAlign w:val="center"/>
          </w:tcPr>
          <w:p w14:paraId="508C8ED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lastRenderedPageBreak/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7CD7F8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8A2940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1-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有效；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无效</w:t>
            </w:r>
          </w:p>
        </w:tc>
      </w:tr>
      <w:tr w:rsidR="00543D5D" w:rsidRPr="00D05CD2" w14:paraId="50BAF0D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83619B5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7B9FB6B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74D2E71" w14:textId="7117992B" w:rsidR="00543D5D" w:rsidRPr="00D05CD2" w:rsidRDefault="006E20DC">
            <w:pPr>
              <w:jc w:val="center"/>
              <w:rPr>
                <w:sz w:val="22"/>
                <w:szCs w:val="22"/>
              </w:rPr>
            </w:pPr>
            <w:proofErr w:type="spellStart"/>
            <w:r w:rsidRPr="00C71D3F">
              <w:rPr>
                <w:sz w:val="22"/>
                <w:szCs w:val="22"/>
                <w:highlight w:val="yellow"/>
                <w:rPrChange w:id="2570" w:author="yaozu long" w:date="2025-12-25T08:54:00Z" w16du:dateUtc="2025-12-25T00:54:00Z">
                  <w:rPr>
                    <w:sz w:val="22"/>
                    <w:szCs w:val="22"/>
                  </w:rPr>
                </w:rPrChange>
              </w:rPr>
              <w:t>AUTOFLIGHT_Antiskid_</w:t>
            </w:r>
            <w:r w:rsidR="00336EF8" w:rsidRPr="00C71D3F">
              <w:rPr>
                <w:sz w:val="22"/>
                <w:szCs w:val="22"/>
                <w:highlight w:val="yellow"/>
                <w:rPrChange w:id="2571" w:author="yaozu long" w:date="2025-12-25T08:54:00Z" w16du:dateUtc="2025-12-25T00:54:00Z">
                  <w:rPr>
                    <w:sz w:val="22"/>
                    <w:szCs w:val="22"/>
                  </w:rPr>
                </w:rPrChange>
              </w:rPr>
              <w:t>OFF</w:t>
            </w:r>
            <w:proofErr w:type="spellEnd"/>
            <w:r w:rsidR="00336EF8" w:rsidRPr="00C71D3F">
              <w:rPr>
                <w:sz w:val="22"/>
                <w:szCs w:val="22"/>
                <w:highlight w:val="yellow"/>
                <w:rPrChange w:id="2572" w:author="yaozu long" w:date="2025-12-25T08:54:00Z" w16du:dateUtc="2025-12-25T00:54:00Z">
                  <w:rPr>
                    <w:sz w:val="22"/>
                    <w:szCs w:val="22"/>
                  </w:rPr>
                </w:rPrChange>
              </w:rPr>
              <w:t>/EMG_ON</w:t>
            </w:r>
          </w:p>
        </w:tc>
        <w:tc>
          <w:tcPr>
            <w:tcW w:w="1417" w:type="dxa"/>
            <w:vAlign w:val="center"/>
          </w:tcPr>
          <w:p w14:paraId="5A7BED9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63E531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311CEB2" w14:textId="76357909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1-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有效；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无效</w:t>
            </w:r>
            <w:r w:rsidR="00336EF8">
              <w:rPr>
                <w:rFonts w:ascii="Arial" w:hAnsi="Arial" w:cs="Arial" w:hint="eastAsia"/>
                <w:sz w:val="22"/>
                <w:szCs w:val="22"/>
              </w:rPr>
              <w:t>///</w:t>
            </w:r>
            <w:r w:rsidR="00336EF8">
              <w:rPr>
                <w:rFonts w:ascii="Arial" w:hAnsi="Arial" w:cs="Arial" w:hint="eastAsia"/>
                <w:sz w:val="22"/>
                <w:szCs w:val="22"/>
              </w:rPr>
              <w:t>改为应急标志位</w:t>
            </w:r>
          </w:p>
        </w:tc>
      </w:tr>
      <w:tr w:rsidR="00543D5D" w:rsidRPr="00D05CD2" w14:paraId="7FBA101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7A6B15B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A22D25F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5467878" w14:textId="77777777" w:rsidR="00543D5D" w:rsidRPr="00D05CD2" w:rsidRDefault="006E20DC">
            <w:pPr>
              <w:jc w:val="center"/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AUTOFLIGHT_AutoBrake_OFF</w:t>
            </w:r>
            <w:proofErr w:type="spellEnd"/>
          </w:p>
        </w:tc>
        <w:tc>
          <w:tcPr>
            <w:tcW w:w="1417" w:type="dxa"/>
            <w:vAlign w:val="center"/>
          </w:tcPr>
          <w:p w14:paraId="4F0F1F7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7ECE52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1D9569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1-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有效；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无效</w:t>
            </w:r>
          </w:p>
        </w:tc>
      </w:tr>
      <w:tr w:rsidR="00543D5D" w:rsidRPr="00D05CD2" w14:paraId="4F96F5D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7092686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A960175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33E0A9A" w14:textId="77777777" w:rsidR="00543D5D" w:rsidRPr="00D05CD2" w:rsidRDefault="006E20DC">
            <w:pPr>
              <w:jc w:val="center"/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AUTOFLIGHT_AutoBrake_LO</w:t>
            </w:r>
            <w:proofErr w:type="spellEnd"/>
          </w:p>
        </w:tc>
        <w:tc>
          <w:tcPr>
            <w:tcW w:w="1417" w:type="dxa"/>
            <w:vAlign w:val="center"/>
          </w:tcPr>
          <w:p w14:paraId="50E157C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CD5BA1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8046FE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1-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有效；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无效</w:t>
            </w:r>
          </w:p>
        </w:tc>
      </w:tr>
      <w:tr w:rsidR="00543D5D" w:rsidRPr="00D05CD2" w14:paraId="359E80E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FC6B990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B2160AB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2158A3E" w14:textId="77777777" w:rsidR="00543D5D" w:rsidRPr="00D05CD2" w:rsidRDefault="006E20DC">
            <w:pPr>
              <w:jc w:val="center"/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AUTOFLIGHT_AutoBrake_MED</w:t>
            </w:r>
            <w:proofErr w:type="spellEnd"/>
          </w:p>
        </w:tc>
        <w:tc>
          <w:tcPr>
            <w:tcW w:w="1417" w:type="dxa"/>
            <w:vAlign w:val="center"/>
          </w:tcPr>
          <w:p w14:paraId="261415C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175195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B57FB1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5BF05FF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FA5847A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4829600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AB55125" w14:textId="77777777" w:rsidR="00543D5D" w:rsidRPr="00D05CD2" w:rsidRDefault="006E20DC">
            <w:pPr>
              <w:jc w:val="center"/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AUTOFLIGHT_AutoBrake_HI</w:t>
            </w:r>
            <w:proofErr w:type="spellEnd"/>
          </w:p>
        </w:tc>
        <w:tc>
          <w:tcPr>
            <w:tcW w:w="1417" w:type="dxa"/>
            <w:vAlign w:val="center"/>
          </w:tcPr>
          <w:p w14:paraId="43F0732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6E1751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711AE1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5F6F0BF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C8607C2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16C6882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94E5063" w14:textId="77777777" w:rsidR="00543D5D" w:rsidRPr="00D05CD2" w:rsidRDefault="006E20DC">
            <w:pPr>
              <w:jc w:val="center"/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AUTOFLIGHT_AutoBrake_RTO</w:t>
            </w:r>
            <w:proofErr w:type="spellEnd"/>
          </w:p>
        </w:tc>
        <w:tc>
          <w:tcPr>
            <w:tcW w:w="1417" w:type="dxa"/>
            <w:vAlign w:val="center"/>
          </w:tcPr>
          <w:p w14:paraId="2604798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C30290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B66325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</w:tbl>
    <w:p w14:paraId="615FEB95" w14:textId="77777777" w:rsidR="00543D5D" w:rsidRPr="00D05CD2" w:rsidRDefault="00543D5D">
      <w:pPr>
        <w:jc w:val="center"/>
      </w:pPr>
    </w:p>
    <w:p w14:paraId="75603C1C" w14:textId="77777777" w:rsidR="00543D5D" w:rsidRPr="00D05CD2" w:rsidRDefault="00543D5D">
      <w:pPr>
        <w:jc w:val="center"/>
      </w:pPr>
    </w:p>
    <w:p w14:paraId="7777B049" w14:textId="77777777" w:rsidR="00543D5D" w:rsidRPr="00D05CD2" w:rsidRDefault="006E20DC">
      <w:pPr>
        <w:pStyle w:val="afb"/>
        <w:numPr>
          <w:ilvl w:val="0"/>
          <w:numId w:val="12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指令状态数据字节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07E77D49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688B5F3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1C18640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19C2AE80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18B048EA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15BE14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49A064E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6A4B15E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20B0FD1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6C0477B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6299DC8A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27A6508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</w:rPr>
              <w:t>指令状态</w:t>
            </w:r>
          </w:p>
        </w:tc>
        <w:tc>
          <w:tcPr>
            <w:tcW w:w="851" w:type="dxa"/>
            <w:vAlign w:val="center"/>
          </w:tcPr>
          <w:p w14:paraId="6567B695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EEA9F1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左油门指令</w:t>
            </w:r>
          </w:p>
        </w:tc>
        <w:tc>
          <w:tcPr>
            <w:tcW w:w="1417" w:type="dxa"/>
            <w:vAlign w:val="center"/>
          </w:tcPr>
          <w:p w14:paraId="51C4E2F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BB57AC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BF02C2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7CB5114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A8D7A9F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7B63B6C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652F96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右油门指令</w:t>
            </w:r>
          </w:p>
        </w:tc>
        <w:tc>
          <w:tcPr>
            <w:tcW w:w="1417" w:type="dxa"/>
            <w:vAlign w:val="center"/>
          </w:tcPr>
          <w:p w14:paraId="319DAA1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DA7740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16B0F7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61A8D75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4DF87E2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1E7D7DD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284E257" w14:textId="4D446832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kern w:val="0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1417" w:type="dxa"/>
            <w:vAlign w:val="center"/>
          </w:tcPr>
          <w:p w14:paraId="502B13D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C1A73A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Merge w:val="restart"/>
            <w:vAlign w:val="center"/>
          </w:tcPr>
          <w:p w14:paraId="6FA247F7" w14:textId="0E2C55A5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</w:tc>
      </w:tr>
      <w:tr w:rsidR="00543D5D" w:rsidRPr="00D05CD2" w14:paraId="3DDFD162" w14:textId="77777777" w:rsidTr="00D05CD2">
        <w:trPr>
          <w:trHeight w:val="603"/>
          <w:jc w:val="center"/>
        </w:trPr>
        <w:tc>
          <w:tcPr>
            <w:tcW w:w="801" w:type="dxa"/>
            <w:vMerge/>
            <w:vAlign w:val="center"/>
          </w:tcPr>
          <w:p w14:paraId="3148D6C6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4752E9C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E8CCB9D" w14:textId="55DE40DB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kern w:val="0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1417" w:type="dxa"/>
            <w:vAlign w:val="center"/>
          </w:tcPr>
          <w:p w14:paraId="3C6C3DB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62D08E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Merge/>
            <w:vAlign w:val="center"/>
          </w:tcPr>
          <w:p w14:paraId="3E80559A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</w:tr>
      <w:tr w:rsidR="00543D5D" w:rsidRPr="00D05CD2" w14:paraId="283562A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7639392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E0B18F2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1A931B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7A03705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6F7FBF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9C942F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35EBFE4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CDBF9B6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FA2AD73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116249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40853FA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3EBAE5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6680BC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45AA61E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8A7ED00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619E4EF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B0D4CB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0D9969D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68B5AE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FE5C24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14:paraId="6A203CA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895D7B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F848FDD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4D948D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3184736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4B0C5A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4FDC56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bookmarkEnd w:id="2415"/>
    </w:tbl>
    <w:p w14:paraId="5E465358" w14:textId="77777777" w:rsidR="00543D5D" w:rsidRDefault="00543D5D">
      <w:pPr>
        <w:jc w:val="center"/>
      </w:pPr>
    </w:p>
    <w:sectPr w:rsidR="00543D5D">
      <w:footerReference w:type="default" r:id="rId12"/>
      <w:headerReference w:type="default" r:id="rId16"/>
      <w:pgSz w:w="11906" w:h="16838"/>
      <w:pgMar w:top="1134" w:right="1134" w:bottom="1134" w:left="1134" w:header="624" w:footer="624" w:gutter="567"/>
      <w:pgNumType w:start="1"/>
      <w:cols w:space="425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yaozu long" w:date="2025-11-04T11:34:00Z" w:initials="yl">
    <w:p w14:paraId="0CC2AB46" w14:textId="77777777" w:rsidR="00D974E9" w:rsidRDefault="00D974E9" w:rsidP="00D974E9">
      <w:pPr>
        <w:pStyle w:val="a7"/>
      </w:pPr>
      <w:r>
        <w:rPr>
          <w:rStyle w:val="af8"/>
        </w:rPr>
        <w:annotationRef/>
      </w:r>
      <w:r>
        <w:rPr>
          <w:rFonts w:hint="eastAsia"/>
        </w:rPr>
        <w:t>全文更改</w:t>
      </w:r>
      <w:r>
        <w:t>9</w:t>
      </w:r>
      <w:r>
        <w:rPr>
          <w:rFonts w:hint="eastAsia"/>
        </w:rPr>
        <w:t>、</w:t>
      </w:r>
      <w:r>
        <w:t>10</w:t>
      </w:r>
      <w:r>
        <w:rPr>
          <w:rFonts w:hint="eastAsia"/>
        </w:rPr>
        <w:t>位</w:t>
      </w:r>
    </w:p>
  </w:comment>
  <w:comment w:id="76" w:author="Xiaomeng Du" w:date="2025-10-22T16:22:00Z" w:initials="">
    <w:p w14:paraId="7B8E60BE" w14:textId="76DDD93E" w:rsidR="00543D5D" w:rsidRDefault="006E20DC">
      <w:pPr>
        <w:pStyle w:val="a7"/>
      </w:pPr>
      <w:r>
        <w:rPr>
          <w:rFonts w:hint="eastAsia"/>
        </w:rPr>
        <w:t>按照飞控要求补充飞控发出指令的指令回绕，</w:t>
      </w:r>
      <w:r>
        <w:rPr>
          <w:rFonts w:hint="eastAsia"/>
        </w:rPr>
        <w:t>ABCU</w:t>
      </w:r>
      <w:r>
        <w:rPr>
          <w:rFonts w:hint="eastAsia"/>
        </w:rPr>
        <w:t>和对应</w:t>
      </w:r>
      <w:r>
        <w:rPr>
          <w:rFonts w:hint="eastAsia"/>
        </w:rPr>
        <w:t>CAN</w:t>
      </w:r>
      <w:r>
        <w:rPr>
          <w:rFonts w:hint="eastAsia"/>
        </w:rPr>
        <w:t>通讯都有相应的批注修改</w:t>
      </w:r>
    </w:p>
  </w:comment>
  <w:comment w:id="104" w:author="Xiaomeng Du" w:date="2025-10-22T16:19:00Z" w:initials="">
    <w:p w14:paraId="5B096748" w14:textId="77777777" w:rsidR="00543D5D" w:rsidRDefault="006E20DC">
      <w:pPr>
        <w:pStyle w:val="a7"/>
      </w:pPr>
      <w:r>
        <w:rPr>
          <w:rFonts w:hint="eastAsia"/>
        </w:rPr>
        <w:t>ABCU</w:t>
      </w:r>
      <w:r>
        <w:rPr>
          <w:rFonts w:hint="eastAsia"/>
        </w:rPr>
        <w:t>无自动刹车功能，是否需要按照飞控要求作自动刹车刹车指令回绕</w:t>
      </w:r>
    </w:p>
  </w:comment>
  <w:comment w:id="108" w:author="Xiaomeng Du" w:date="2025-10-22T17:05:00Z" w:initials="">
    <w:p w14:paraId="49FB3272" w14:textId="77777777" w:rsidR="00543D5D" w:rsidRDefault="006E20DC">
      <w:pPr>
        <w:pStyle w:val="a7"/>
      </w:pPr>
      <w:r>
        <w:rPr>
          <w:rFonts w:hint="eastAsia"/>
        </w:rPr>
        <w:t>按照</w:t>
      </w:r>
      <w:r>
        <w:rPr>
          <w:rFonts w:hint="eastAsia"/>
        </w:rPr>
        <w:t>429</w:t>
      </w:r>
      <w:r>
        <w:rPr>
          <w:rFonts w:hint="eastAsia"/>
        </w:rPr>
        <w:t>航电要求，相同</w:t>
      </w:r>
      <w:r>
        <w:rPr>
          <w:rFonts w:hint="eastAsia"/>
        </w:rPr>
        <w:t>DIU</w:t>
      </w:r>
      <w:r>
        <w:rPr>
          <w:rFonts w:hint="eastAsia"/>
        </w:rPr>
        <w:t>发出的信号，不同接收端</w:t>
      </w:r>
      <w:r>
        <w:rPr>
          <w:rFonts w:hint="eastAsia"/>
        </w:rPr>
        <w:t>label</w:t>
      </w:r>
      <w:r>
        <w:rPr>
          <w:rFonts w:hint="eastAsia"/>
        </w:rPr>
        <w:t>号不能重复，由于两个控制盒会接收同一个</w:t>
      </w:r>
      <w:r>
        <w:rPr>
          <w:rFonts w:hint="eastAsia"/>
        </w:rPr>
        <w:t>DIU</w:t>
      </w:r>
      <w:r>
        <w:rPr>
          <w:rFonts w:hint="eastAsia"/>
        </w:rPr>
        <w:t>（</w:t>
      </w:r>
      <w:r>
        <w:rPr>
          <w:rFonts w:hint="eastAsia"/>
        </w:rPr>
        <w:t>DIU4</w:t>
      </w:r>
      <w:r>
        <w:rPr>
          <w:rFonts w:hint="eastAsia"/>
        </w:rPr>
        <w:t>）信号，</w:t>
      </w:r>
      <w:r>
        <w:rPr>
          <w:rFonts w:hint="eastAsia"/>
        </w:rPr>
        <w:t>ABCU</w:t>
      </w:r>
      <w:r>
        <w:rPr>
          <w:rFonts w:hint="eastAsia"/>
        </w:rPr>
        <w:t>接收信号的</w:t>
      </w:r>
      <w:r>
        <w:rPr>
          <w:rFonts w:hint="eastAsia"/>
        </w:rPr>
        <w:t>label</w:t>
      </w:r>
      <w:r>
        <w:rPr>
          <w:rFonts w:hint="eastAsia"/>
        </w:rPr>
        <w:t>重新调整，</w:t>
      </w:r>
      <w:r>
        <w:rPr>
          <w:rFonts w:hint="eastAsia"/>
        </w:rPr>
        <w:t>EOICD</w:t>
      </w:r>
      <w:r>
        <w:rPr>
          <w:rFonts w:hint="eastAsia"/>
        </w:rPr>
        <w:t>也拆开编写</w:t>
      </w:r>
    </w:p>
  </w:comment>
  <w:comment w:id="126" w:author="Xiaomeng Du" w:date="2025-10-22T17:10:00Z" w:initials="">
    <w:p w14:paraId="76DA2B1C" w14:textId="77777777" w:rsidR="00543D5D" w:rsidRDefault="006E20DC">
      <w:pPr>
        <w:pStyle w:val="a7"/>
      </w:pPr>
      <w:r>
        <w:rPr>
          <w:rFonts w:hint="eastAsia"/>
        </w:rPr>
        <w:t>自动飞行的行程量更改为左右，分别控制左起落架和右起落架</w:t>
      </w:r>
    </w:p>
  </w:comment>
  <w:comment w:id="142" w:author="Xiaomeng Du" w:date="2025-10-22T17:10:00Z" w:initials="">
    <w:p w14:paraId="12B5E781" w14:textId="77777777" w:rsidR="00543D5D" w:rsidRDefault="006E20DC">
      <w:pPr>
        <w:pStyle w:val="a7"/>
      </w:pPr>
      <w:r>
        <w:rPr>
          <w:rFonts w:hint="eastAsia"/>
        </w:rPr>
        <w:t>发现重复了，</w:t>
      </w:r>
      <w:r>
        <w:rPr>
          <w:rFonts w:hint="eastAsia"/>
        </w:rPr>
        <w:t>005</w:t>
      </w:r>
      <w:r>
        <w:rPr>
          <w:rFonts w:hint="eastAsia"/>
        </w:rPr>
        <w:t>改成</w:t>
      </w:r>
      <w:r>
        <w:rPr>
          <w:rFonts w:hint="eastAsia"/>
        </w:rPr>
        <w:t>015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C2AB46" w15:done="0"/>
  <w15:commentEx w15:paraId="7B8E60BE" w15:done="0"/>
  <w15:commentEx w15:paraId="5B096748" w15:done="0"/>
  <w15:commentEx w15:paraId="49FB3272" w15:done="0"/>
  <w15:commentEx w15:paraId="76DA2B1C" w15:done="0"/>
  <w15:commentEx w15:paraId="12B5E7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C451C7" w16cex:dateUtc="2025-11-04T0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C2AB46" w16cid:durableId="15C451C7"/>
  <w16cid:commentId w16cid:paraId="7B8E60BE" w16cid:durableId="7B8E60BE"/>
  <w16cid:commentId w16cid:paraId="5B096748" w16cid:durableId="5B096748"/>
  <w16cid:commentId w16cid:paraId="49FB3272" w16cid:durableId="49FB3272"/>
  <w16cid:commentId w16cid:paraId="76DA2B1C" w16cid:durableId="76DA2B1C"/>
  <w16cid:commentId w16cid:paraId="12B5E781" w16cid:durableId="12B5E78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61B2A" w14:textId="77777777" w:rsidR="00A16DD6" w:rsidRDefault="00A16DD6">
      <w:r>
        <w:separator/>
      </w:r>
    </w:p>
  </w:endnote>
  <w:endnote w:type="continuationSeparator" w:id="0">
    <w:p w14:paraId="0C192464" w14:textId="77777777" w:rsidR="00A16DD6" w:rsidRDefault="00A16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长城仿宋">
    <w:altName w:val="黑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D10E" w14:textId="77777777" w:rsidR="00543D5D" w:rsidRDefault="006E20DC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A05DA" w14:textId="77777777" w:rsidR="00A16DD6" w:rsidRDefault="00A16DD6">
      <w:r>
        <w:separator/>
      </w:r>
    </w:p>
  </w:footnote>
  <w:footnote w:type="continuationSeparator" w:id="0">
    <w:p w14:paraId="3B24D4D8" w14:textId="77777777" w:rsidR="00A16DD6" w:rsidRDefault="00A16DD6">
      <w:r>
        <w:continuationSeparator/>
      </w:r>
    </w:p>
  </w:footnote>
</w:footnotes>
</file>

<file path=word/header1.xml><?xml version="1.0" encoding="utf-8"?>
<w:hdr xmlns:w="http://schemas.openxmlformats.org/wordprocessingml/2006/main" xmlns:v="urn:schemas-microsoft-com:vml" xmlns:o="urn:schemas-microsoft-com:office:office">
  <w:p w:rsidP="00543D5D" w:rsidRDefault="006E20DC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9C6BE5"/>
    <w:multiLevelType w:val="multilevel"/>
    <w:tmpl w:val="829C6BE5"/>
    <w:lvl w:ilvl="0">
      <w:numFmt w:val="decimal"/>
      <w:lvlText w:val="%1"/>
      <w:lvlJc w:val="left"/>
      <w:pPr>
        <w:ind w:left="43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8486D70C"/>
    <w:multiLevelType w:val="multilevel"/>
    <w:tmpl w:val="8486D70C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A1812B2B"/>
    <w:multiLevelType w:val="multilevel"/>
    <w:tmpl w:val="A1812B2B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B52D6A20"/>
    <w:multiLevelType w:val="multilevel"/>
    <w:tmpl w:val="B52D6A20"/>
    <w:lvl w:ilvl="0">
      <w:numFmt w:val="decimal"/>
      <w:lvlText w:val="%1"/>
      <w:lvlJc w:val="left"/>
      <w:pPr>
        <w:ind w:left="43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BB4DD2D6"/>
    <w:multiLevelType w:val="multilevel"/>
    <w:tmpl w:val="BB4DD2D6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E7176181"/>
    <w:multiLevelType w:val="multilevel"/>
    <w:tmpl w:val="E7176181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FB2CE675"/>
    <w:multiLevelType w:val="multilevel"/>
    <w:tmpl w:val="FB2CE675"/>
    <w:lvl w:ilvl="0">
      <w:numFmt w:val="decimal"/>
      <w:lvlText w:val="%1"/>
      <w:lvlJc w:val="left"/>
      <w:pPr>
        <w:ind w:left="43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FFF561A8"/>
    <w:multiLevelType w:val="multilevel"/>
    <w:tmpl w:val="FFF561A8"/>
    <w:lvl w:ilvl="0">
      <w:start w:val="1"/>
      <w:numFmt w:val="decimal"/>
      <w:lvlText w:val="表 6.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 w15:restartNumberingAfterBreak="0">
    <w:nsid w:val="02B04838"/>
    <w:multiLevelType w:val="multilevel"/>
    <w:tmpl w:val="02B04838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5E72983"/>
    <w:multiLevelType w:val="multilevel"/>
    <w:tmpl w:val="05E72983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BC23D6E"/>
    <w:multiLevelType w:val="multilevel"/>
    <w:tmpl w:val="0BC23D6E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D3264AE"/>
    <w:multiLevelType w:val="multilevel"/>
    <w:tmpl w:val="0D3264AE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14A6C6D"/>
    <w:multiLevelType w:val="multilevel"/>
    <w:tmpl w:val="114A6C6D"/>
    <w:lvl w:ilvl="0">
      <w:start w:val="1"/>
      <w:numFmt w:val="decimal"/>
      <w:lvlText w:val="表1.%1."/>
      <w:lvlJc w:val="left"/>
      <w:pPr>
        <w:ind w:left="420" w:hanging="4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48A1B99"/>
    <w:multiLevelType w:val="multilevel"/>
    <w:tmpl w:val="148A1B99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C81C4F8"/>
    <w:multiLevelType w:val="multilevel"/>
    <w:tmpl w:val="1C81C4F8"/>
    <w:lvl w:ilvl="0">
      <w:start w:val="1"/>
      <w:numFmt w:val="decimal"/>
      <w:lvlText w:val="表 4.%1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C637EB2"/>
    <w:multiLevelType w:val="multilevel"/>
    <w:tmpl w:val="2C637EB2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D8A44DC"/>
    <w:multiLevelType w:val="multilevel"/>
    <w:tmpl w:val="2D8A44DC"/>
    <w:lvl w:ilvl="0">
      <w:start w:val="1"/>
      <w:numFmt w:val="decimal"/>
      <w:lvlText w:val="表2.%1."/>
      <w:lvlJc w:val="left"/>
      <w:pPr>
        <w:ind w:left="420" w:hanging="4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E6A4200"/>
    <w:multiLevelType w:val="multilevel"/>
    <w:tmpl w:val="2E6A4200"/>
    <w:lvl w:ilvl="0">
      <w:start w:val="1"/>
      <w:numFmt w:val="decimal"/>
      <w:pStyle w:val="ggg"/>
      <w:isLgl/>
      <w:suff w:val="space"/>
      <w:lvlText w:val="%1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7">
      <w:start w:val="1"/>
      <w:numFmt w:val="decimal"/>
      <w:lvlRestart w:val="0"/>
      <w:suff w:val="space"/>
      <w:lvlText w:val="表%8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8">
      <w:start w:val="1"/>
      <w:numFmt w:val="decimal"/>
      <w:suff w:val="nothing"/>
      <w:lvlText w:val="表%8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</w:abstractNum>
  <w:abstractNum w:abstractNumId="18" w15:restartNumberingAfterBreak="0">
    <w:nsid w:val="34B60C21"/>
    <w:multiLevelType w:val="multilevel"/>
    <w:tmpl w:val="34B60C21"/>
    <w:lvl w:ilvl="0">
      <w:start w:val="1"/>
      <w:numFmt w:val="decimal"/>
      <w:lvlText w:val="表 5.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9" w15:restartNumberingAfterBreak="0">
    <w:nsid w:val="39F539D8"/>
    <w:multiLevelType w:val="multilevel"/>
    <w:tmpl w:val="39F539D8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0845423"/>
    <w:multiLevelType w:val="multilevel"/>
    <w:tmpl w:val="40845423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5A92D3E"/>
    <w:multiLevelType w:val="multilevel"/>
    <w:tmpl w:val="45A92D3E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A154C74"/>
    <w:multiLevelType w:val="multilevel"/>
    <w:tmpl w:val="4A154C74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0494D00"/>
    <w:multiLevelType w:val="multilevel"/>
    <w:tmpl w:val="50494D00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290EDCC"/>
    <w:multiLevelType w:val="multilevel"/>
    <w:tmpl w:val="5290EDCC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4C3753A"/>
    <w:multiLevelType w:val="multilevel"/>
    <w:tmpl w:val="54C3753A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57105E0"/>
    <w:multiLevelType w:val="multilevel"/>
    <w:tmpl w:val="557105E0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5CB107D"/>
    <w:multiLevelType w:val="multilevel"/>
    <w:tmpl w:val="8486D70C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C475110"/>
    <w:multiLevelType w:val="multilevel"/>
    <w:tmpl w:val="5C475110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1262E1F"/>
    <w:multiLevelType w:val="multilevel"/>
    <w:tmpl w:val="61262E1F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2E18E54"/>
    <w:multiLevelType w:val="multilevel"/>
    <w:tmpl w:val="62E18E54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6FC6F71"/>
    <w:multiLevelType w:val="multilevel"/>
    <w:tmpl w:val="76FC6F71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73C1672"/>
    <w:multiLevelType w:val="multilevel"/>
    <w:tmpl w:val="773C1672"/>
    <w:lvl w:ilvl="0">
      <w:start w:val="1"/>
      <w:numFmt w:val="lowerLetter"/>
      <w:pStyle w:val="40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7D5741E"/>
    <w:multiLevelType w:val="multilevel"/>
    <w:tmpl w:val="77D5741E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CE40B57"/>
    <w:multiLevelType w:val="multilevel"/>
    <w:tmpl w:val="7CE40B57"/>
    <w:lvl w:ilvl="0">
      <w:start w:val="1"/>
      <w:numFmt w:val="decimal"/>
      <w:lvlText w:val="表3.%1."/>
      <w:lvlJc w:val="left"/>
      <w:pPr>
        <w:ind w:left="420" w:hanging="4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83455130">
    <w:abstractNumId w:val="32"/>
  </w:num>
  <w:num w:numId="2" w16cid:durableId="945577932">
    <w:abstractNumId w:val="17"/>
  </w:num>
  <w:num w:numId="3" w16cid:durableId="2000839743">
    <w:abstractNumId w:val="12"/>
  </w:num>
  <w:num w:numId="4" w16cid:durableId="1172641827">
    <w:abstractNumId w:val="34"/>
  </w:num>
  <w:num w:numId="5" w16cid:durableId="571431371">
    <w:abstractNumId w:val="16"/>
  </w:num>
  <w:num w:numId="6" w16cid:durableId="347222672">
    <w:abstractNumId w:val="14"/>
  </w:num>
  <w:num w:numId="7" w16cid:durableId="991174612">
    <w:abstractNumId w:val="28"/>
  </w:num>
  <w:num w:numId="8" w16cid:durableId="2119133145">
    <w:abstractNumId w:val="2"/>
  </w:num>
  <w:num w:numId="9" w16cid:durableId="1621649297">
    <w:abstractNumId w:val="0"/>
  </w:num>
  <w:num w:numId="10" w16cid:durableId="1291738802">
    <w:abstractNumId w:val="6"/>
  </w:num>
  <w:num w:numId="11" w16cid:durableId="348994861">
    <w:abstractNumId w:val="3"/>
  </w:num>
  <w:num w:numId="12" w16cid:durableId="517354885">
    <w:abstractNumId w:val="7"/>
  </w:num>
  <w:num w:numId="13" w16cid:durableId="685525661">
    <w:abstractNumId w:val="10"/>
  </w:num>
  <w:num w:numId="14" w16cid:durableId="868446347">
    <w:abstractNumId w:val="26"/>
  </w:num>
  <w:num w:numId="15" w16cid:durableId="1058478463">
    <w:abstractNumId w:val="29"/>
  </w:num>
  <w:num w:numId="16" w16cid:durableId="1779910393">
    <w:abstractNumId w:val="15"/>
  </w:num>
  <w:num w:numId="17" w16cid:durableId="1025594268">
    <w:abstractNumId w:val="11"/>
  </w:num>
  <w:num w:numId="18" w16cid:durableId="1212961564">
    <w:abstractNumId w:val="31"/>
  </w:num>
  <w:num w:numId="19" w16cid:durableId="626621240">
    <w:abstractNumId w:val="13"/>
  </w:num>
  <w:num w:numId="20" w16cid:durableId="898437511">
    <w:abstractNumId w:val="18"/>
  </w:num>
  <w:num w:numId="21" w16cid:durableId="1107384896">
    <w:abstractNumId w:val="9"/>
  </w:num>
  <w:num w:numId="22" w16cid:durableId="2078941703">
    <w:abstractNumId w:val="5"/>
  </w:num>
  <w:num w:numId="23" w16cid:durableId="1675842751">
    <w:abstractNumId w:val="4"/>
  </w:num>
  <w:num w:numId="24" w16cid:durableId="1702978600">
    <w:abstractNumId w:val="24"/>
  </w:num>
  <w:num w:numId="25" w16cid:durableId="169829822">
    <w:abstractNumId w:val="1"/>
  </w:num>
  <w:num w:numId="26" w16cid:durableId="1053701125">
    <w:abstractNumId w:val="23"/>
  </w:num>
  <w:num w:numId="27" w16cid:durableId="275798129">
    <w:abstractNumId w:val="22"/>
  </w:num>
  <w:num w:numId="28" w16cid:durableId="1203591613">
    <w:abstractNumId w:val="19"/>
  </w:num>
  <w:num w:numId="29" w16cid:durableId="8725281">
    <w:abstractNumId w:val="8"/>
  </w:num>
  <w:num w:numId="30" w16cid:durableId="1631478624">
    <w:abstractNumId w:val="30"/>
  </w:num>
  <w:num w:numId="31" w16cid:durableId="472723509">
    <w:abstractNumId w:val="20"/>
  </w:num>
  <w:num w:numId="32" w16cid:durableId="987517230">
    <w:abstractNumId w:val="21"/>
  </w:num>
  <w:num w:numId="33" w16cid:durableId="289744681">
    <w:abstractNumId w:val="25"/>
  </w:num>
  <w:num w:numId="34" w16cid:durableId="1956869258">
    <w:abstractNumId w:val="33"/>
  </w:num>
  <w:num w:numId="35" w16cid:durableId="1298491477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ozu long">
    <w15:presenceInfo w15:providerId="Windows Live" w15:userId="b1092543d19f13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C38"/>
    <w:rsid w:val="00004263"/>
    <w:rsid w:val="00021E81"/>
    <w:rsid w:val="00022D9C"/>
    <w:rsid w:val="0003741F"/>
    <w:rsid w:val="0004639B"/>
    <w:rsid w:val="000474DD"/>
    <w:rsid w:val="00050C62"/>
    <w:rsid w:val="000522A8"/>
    <w:rsid w:val="00052C50"/>
    <w:rsid w:val="00055A07"/>
    <w:rsid w:val="00061165"/>
    <w:rsid w:val="00073A47"/>
    <w:rsid w:val="00087B31"/>
    <w:rsid w:val="000923DA"/>
    <w:rsid w:val="000A13A7"/>
    <w:rsid w:val="000A45DA"/>
    <w:rsid w:val="000B2FDE"/>
    <w:rsid w:val="000B3599"/>
    <w:rsid w:val="000C5AC8"/>
    <w:rsid w:val="000D1203"/>
    <w:rsid w:val="000D29C0"/>
    <w:rsid w:val="000D342B"/>
    <w:rsid w:val="000D3598"/>
    <w:rsid w:val="000D46E4"/>
    <w:rsid w:val="000D6394"/>
    <w:rsid w:val="000E1139"/>
    <w:rsid w:val="000F0486"/>
    <w:rsid w:val="000F0C58"/>
    <w:rsid w:val="000F1214"/>
    <w:rsid w:val="00111DA8"/>
    <w:rsid w:val="00114C32"/>
    <w:rsid w:val="001169D9"/>
    <w:rsid w:val="001172C5"/>
    <w:rsid w:val="00125C43"/>
    <w:rsid w:val="00130271"/>
    <w:rsid w:val="001378FE"/>
    <w:rsid w:val="00144FFD"/>
    <w:rsid w:val="00145620"/>
    <w:rsid w:val="00153898"/>
    <w:rsid w:val="00160164"/>
    <w:rsid w:val="00162C99"/>
    <w:rsid w:val="00176D39"/>
    <w:rsid w:val="00177B58"/>
    <w:rsid w:val="00180150"/>
    <w:rsid w:val="001946A7"/>
    <w:rsid w:val="00196340"/>
    <w:rsid w:val="001A24C7"/>
    <w:rsid w:val="001A42A0"/>
    <w:rsid w:val="001A4333"/>
    <w:rsid w:val="001A5082"/>
    <w:rsid w:val="001A605B"/>
    <w:rsid w:val="001A685E"/>
    <w:rsid w:val="001A7786"/>
    <w:rsid w:val="001B0B78"/>
    <w:rsid w:val="001B103A"/>
    <w:rsid w:val="001B1832"/>
    <w:rsid w:val="001C04B3"/>
    <w:rsid w:val="001D1BDC"/>
    <w:rsid w:val="001D31BB"/>
    <w:rsid w:val="001E79AE"/>
    <w:rsid w:val="001F2CC1"/>
    <w:rsid w:val="001F3D37"/>
    <w:rsid w:val="00201DB0"/>
    <w:rsid w:val="0020290B"/>
    <w:rsid w:val="00204857"/>
    <w:rsid w:val="00215616"/>
    <w:rsid w:val="002200DC"/>
    <w:rsid w:val="00220E6E"/>
    <w:rsid w:val="002254F7"/>
    <w:rsid w:val="00231FB5"/>
    <w:rsid w:val="00232F80"/>
    <w:rsid w:val="00237E98"/>
    <w:rsid w:val="00247306"/>
    <w:rsid w:val="002477BB"/>
    <w:rsid w:val="002525F9"/>
    <w:rsid w:val="00254006"/>
    <w:rsid w:val="002574AD"/>
    <w:rsid w:val="00262244"/>
    <w:rsid w:val="00264417"/>
    <w:rsid w:val="002659C0"/>
    <w:rsid w:val="0026789A"/>
    <w:rsid w:val="0027633D"/>
    <w:rsid w:val="00284E32"/>
    <w:rsid w:val="00287620"/>
    <w:rsid w:val="002971B1"/>
    <w:rsid w:val="002A5299"/>
    <w:rsid w:val="002A6DA5"/>
    <w:rsid w:val="002B3F1C"/>
    <w:rsid w:val="002B6F27"/>
    <w:rsid w:val="002C2365"/>
    <w:rsid w:val="002C243A"/>
    <w:rsid w:val="002D40EB"/>
    <w:rsid w:val="002E2196"/>
    <w:rsid w:val="002E4B1B"/>
    <w:rsid w:val="002E5FD1"/>
    <w:rsid w:val="002E7C0E"/>
    <w:rsid w:val="002F4993"/>
    <w:rsid w:val="002F4EF5"/>
    <w:rsid w:val="00306EF6"/>
    <w:rsid w:val="00314C92"/>
    <w:rsid w:val="0031767D"/>
    <w:rsid w:val="003210C2"/>
    <w:rsid w:val="0032238A"/>
    <w:rsid w:val="00326550"/>
    <w:rsid w:val="0032761E"/>
    <w:rsid w:val="00336EF8"/>
    <w:rsid w:val="00351B66"/>
    <w:rsid w:val="00351D38"/>
    <w:rsid w:val="00382594"/>
    <w:rsid w:val="00395166"/>
    <w:rsid w:val="003A2AF5"/>
    <w:rsid w:val="003A5A11"/>
    <w:rsid w:val="003B1A73"/>
    <w:rsid w:val="003B63C7"/>
    <w:rsid w:val="003C07E5"/>
    <w:rsid w:val="003C0B8A"/>
    <w:rsid w:val="003C2655"/>
    <w:rsid w:val="003C696E"/>
    <w:rsid w:val="003D6367"/>
    <w:rsid w:val="003F1E0C"/>
    <w:rsid w:val="00404DBD"/>
    <w:rsid w:val="00412CF4"/>
    <w:rsid w:val="00414624"/>
    <w:rsid w:val="00416790"/>
    <w:rsid w:val="00426CD9"/>
    <w:rsid w:val="0042794B"/>
    <w:rsid w:val="004356D7"/>
    <w:rsid w:val="00436536"/>
    <w:rsid w:val="00444CAD"/>
    <w:rsid w:val="0045337A"/>
    <w:rsid w:val="00460C41"/>
    <w:rsid w:val="00463131"/>
    <w:rsid w:val="00470A1C"/>
    <w:rsid w:val="00471167"/>
    <w:rsid w:val="00472D2F"/>
    <w:rsid w:val="00480932"/>
    <w:rsid w:val="00484739"/>
    <w:rsid w:val="0049302E"/>
    <w:rsid w:val="004A5613"/>
    <w:rsid w:val="004A68AA"/>
    <w:rsid w:val="004C27ED"/>
    <w:rsid w:val="004C5B41"/>
    <w:rsid w:val="004C668F"/>
    <w:rsid w:val="004D38E1"/>
    <w:rsid w:val="004D3EA7"/>
    <w:rsid w:val="004E3F1F"/>
    <w:rsid w:val="004E4282"/>
    <w:rsid w:val="004E5941"/>
    <w:rsid w:val="004F33F5"/>
    <w:rsid w:val="00513FD2"/>
    <w:rsid w:val="00515C0C"/>
    <w:rsid w:val="0052046E"/>
    <w:rsid w:val="005263B9"/>
    <w:rsid w:val="00526510"/>
    <w:rsid w:val="00533223"/>
    <w:rsid w:val="00535DB9"/>
    <w:rsid w:val="005361F5"/>
    <w:rsid w:val="005370B8"/>
    <w:rsid w:val="00537E9A"/>
    <w:rsid w:val="005421D8"/>
    <w:rsid w:val="00543D5D"/>
    <w:rsid w:val="00545A79"/>
    <w:rsid w:val="00546705"/>
    <w:rsid w:val="00547908"/>
    <w:rsid w:val="0055304E"/>
    <w:rsid w:val="00560991"/>
    <w:rsid w:val="00565A58"/>
    <w:rsid w:val="00575731"/>
    <w:rsid w:val="00583096"/>
    <w:rsid w:val="005863F2"/>
    <w:rsid w:val="00590BD9"/>
    <w:rsid w:val="005919F8"/>
    <w:rsid w:val="00591F65"/>
    <w:rsid w:val="005922DC"/>
    <w:rsid w:val="00594A82"/>
    <w:rsid w:val="005A299F"/>
    <w:rsid w:val="005A5E90"/>
    <w:rsid w:val="005B001B"/>
    <w:rsid w:val="005B1F39"/>
    <w:rsid w:val="005B5DDC"/>
    <w:rsid w:val="005B7083"/>
    <w:rsid w:val="005D086C"/>
    <w:rsid w:val="005D1C0E"/>
    <w:rsid w:val="005D70B7"/>
    <w:rsid w:val="005E2C91"/>
    <w:rsid w:val="005E7030"/>
    <w:rsid w:val="0060301E"/>
    <w:rsid w:val="006030BC"/>
    <w:rsid w:val="00604D74"/>
    <w:rsid w:val="00607E86"/>
    <w:rsid w:val="006146B2"/>
    <w:rsid w:val="00622169"/>
    <w:rsid w:val="00623548"/>
    <w:rsid w:val="00626CC5"/>
    <w:rsid w:val="0063687B"/>
    <w:rsid w:val="0064052C"/>
    <w:rsid w:val="006407A5"/>
    <w:rsid w:val="00642709"/>
    <w:rsid w:val="006441F5"/>
    <w:rsid w:val="00644EA0"/>
    <w:rsid w:val="00644F0A"/>
    <w:rsid w:val="006457C1"/>
    <w:rsid w:val="00647E36"/>
    <w:rsid w:val="0065147C"/>
    <w:rsid w:val="006562EF"/>
    <w:rsid w:val="00656FF4"/>
    <w:rsid w:val="0066069A"/>
    <w:rsid w:val="006767FA"/>
    <w:rsid w:val="00681375"/>
    <w:rsid w:val="006840D4"/>
    <w:rsid w:val="00685ACC"/>
    <w:rsid w:val="00686432"/>
    <w:rsid w:val="0068684D"/>
    <w:rsid w:val="0069096A"/>
    <w:rsid w:val="0069218F"/>
    <w:rsid w:val="006A4C97"/>
    <w:rsid w:val="006A61FC"/>
    <w:rsid w:val="006B0596"/>
    <w:rsid w:val="006B6F5D"/>
    <w:rsid w:val="006B7ABE"/>
    <w:rsid w:val="006C471D"/>
    <w:rsid w:val="006C64A3"/>
    <w:rsid w:val="006D48A4"/>
    <w:rsid w:val="006E0454"/>
    <w:rsid w:val="006E20DC"/>
    <w:rsid w:val="006E441A"/>
    <w:rsid w:val="006E4F76"/>
    <w:rsid w:val="006E5207"/>
    <w:rsid w:val="006F30DD"/>
    <w:rsid w:val="006F40D3"/>
    <w:rsid w:val="006F4374"/>
    <w:rsid w:val="00704F9D"/>
    <w:rsid w:val="00705EAE"/>
    <w:rsid w:val="0071123C"/>
    <w:rsid w:val="00725BCA"/>
    <w:rsid w:val="00726EBC"/>
    <w:rsid w:val="00736129"/>
    <w:rsid w:val="007403E0"/>
    <w:rsid w:val="00741E97"/>
    <w:rsid w:val="0074370F"/>
    <w:rsid w:val="00745351"/>
    <w:rsid w:val="00747225"/>
    <w:rsid w:val="007508F2"/>
    <w:rsid w:val="007648C0"/>
    <w:rsid w:val="007663DE"/>
    <w:rsid w:val="00766592"/>
    <w:rsid w:val="007668E0"/>
    <w:rsid w:val="007708EE"/>
    <w:rsid w:val="00770CD2"/>
    <w:rsid w:val="00776074"/>
    <w:rsid w:val="00780EF2"/>
    <w:rsid w:val="007841FF"/>
    <w:rsid w:val="00786861"/>
    <w:rsid w:val="00791ABB"/>
    <w:rsid w:val="00793929"/>
    <w:rsid w:val="007971E4"/>
    <w:rsid w:val="00797785"/>
    <w:rsid w:val="007A1388"/>
    <w:rsid w:val="007A29DA"/>
    <w:rsid w:val="007A43D4"/>
    <w:rsid w:val="007B2E29"/>
    <w:rsid w:val="007D44D0"/>
    <w:rsid w:val="007E2F83"/>
    <w:rsid w:val="007E4D07"/>
    <w:rsid w:val="007F376B"/>
    <w:rsid w:val="00802257"/>
    <w:rsid w:val="00824F6F"/>
    <w:rsid w:val="008327FD"/>
    <w:rsid w:val="00832A7C"/>
    <w:rsid w:val="0085114E"/>
    <w:rsid w:val="0085146F"/>
    <w:rsid w:val="008519DA"/>
    <w:rsid w:val="00851F35"/>
    <w:rsid w:val="00851F66"/>
    <w:rsid w:val="00851FF3"/>
    <w:rsid w:val="00854369"/>
    <w:rsid w:val="00854ED4"/>
    <w:rsid w:val="008569AB"/>
    <w:rsid w:val="00864F81"/>
    <w:rsid w:val="00865997"/>
    <w:rsid w:val="00865A15"/>
    <w:rsid w:val="008676F5"/>
    <w:rsid w:val="00873166"/>
    <w:rsid w:val="008766D6"/>
    <w:rsid w:val="00877DEE"/>
    <w:rsid w:val="0088044E"/>
    <w:rsid w:val="008833BE"/>
    <w:rsid w:val="008846C5"/>
    <w:rsid w:val="00890E24"/>
    <w:rsid w:val="008921D2"/>
    <w:rsid w:val="00896417"/>
    <w:rsid w:val="008A6274"/>
    <w:rsid w:val="008B1645"/>
    <w:rsid w:val="008B3EF5"/>
    <w:rsid w:val="008C7FF6"/>
    <w:rsid w:val="008D0877"/>
    <w:rsid w:val="008D3856"/>
    <w:rsid w:val="008E0EC1"/>
    <w:rsid w:val="008E2AAE"/>
    <w:rsid w:val="008E4821"/>
    <w:rsid w:val="008F4805"/>
    <w:rsid w:val="008F4B79"/>
    <w:rsid w:val="008F78A8"/>
    <w:rsid w:val="008F7A45"/>
    <w:rsid w:val="009006C3"/>
    <w:rsid w:val="00905B06"/>
    <w:rsid w:val="00905B4B"/>
    <w:rsid w:val="009066CD"/>
    <w:rsid w:val="009107CA"/>
    <w:rsid w:val="009125E8"/>
    <w:rsid w:val="0091753B"/>
    <w:rsid w:val="0092161F"/>
    <w:rsid w:val="00922528"/>
    <w:rsid w:val="00923DE1"/>
    <w:rsid w:val="00927957"/>
    <w:rsid w:val="0093067A"/>
    <w:rsid w:val="00935D77"/>
    <w:rsid w:val="009407A9"/>
    <w:rsid w:val="00943C95"/>
    <w:rsid w:val="009448D8"/>
    <w:rsid w:val="00944C2F"/>
    <w:rsid w:val="00944F18"/>
    <w:rsid w:val="00945403"/>
    <w:rsid w:val="00951714"/>
    <w:rsid w:val="0095469D"/>
    <w:rsid w:val="00957155"/>
    <w:rsid w:val="0096153A"/>
    <w:rsid w:val="0096590D"/>
    <w:rsid w:val="00973BD8"/>
    <w:rsid w:val="00976417"/>
    <w:rsid w:val="00980FBA"/>
    <w:rsid w:val="0098136E"/>
    <w:rsid w:val="009859D2"/>
    <w:rsid w:val="00986007"/>
    <w:rsid w:val="009864FC"/>
    <w:rsid w:val="00987934"/>
    <w:rsid w:val="00994A6C"/>
    <w:rsid w:val="00996696"/>
    <w:rsid w:val="009A0F4A"/>
    <w:rsid w:val="009B12F4"/>
    <w:rsid w:val="009B28E6"/>
    <w:rsid w:val="009B45A2"/>
    <w:rsid w:val="009C042B"/>
    <w:rsid w:val="009C3D9A"/>
    <w:rsid w:val="009D2DDD"/>
    <w:rsid w:val="009D70A9"/>
    <w:rsid w:val="009E14AE"/>
    <w:rsid w:val="009E167F"/>
    <w:rsid w:val="009F068D"/>
    <w:rsid w:val="009F3E29"/>
    <w:rsid w:val="009F40DC"/>
    <w:rsid w:val="009F5953"/>
    <w:rsid w:val="009F6DD5"/>
    <w:rsid w:val="00A06158"/>
    <w:rsid w:val="00A06D07"/>
    <w:rsid w:val="00A06E50"/>
    <w:rsid w:val="00A07BE6"/>
    <w:rsid w:val="00A10912"/>
    <w:rsid w:val="00A114E6"/>
    <w:rsid w:val="00A13BDC"/>
    <w:rsid w:val="00A14ECF"/>
    <w:rsid w:val="00A16DD6"/>
    <w:rsid w:val="00A217D4"/>
    <w:rsid w:val="00A24C45"/>
    <w:rsid w:val="00A269F4"/>
    <w:rsid w:val="00A30428"/>
    <w:rsid w:val="00A45365"/>
    <w:rsid w:val="00A45530"/>
    <w:rsid w:val="00A4669B"/>
    <w:rsid w:val="00A46B1F"/>
    <w:rsid w:val="00A509FF"/>
    <w:rsid w:val="00A54E08"/>
    <w:rsid w:val="00A56997"/>
    <w:rsid w:val="00A60944"/>
    <w:rsid w:val="00A6240B"/>
    <w:rsid w:val="00A70E5D"/>
    <w:rsid w:val="00A73475"/>
    <w:rsid w:val="00A82788"/>
    <w:rsid w:val="00A85BCA"/>
    <w:rsid w:val="00A87D66"/>
    <w:rsid w:val="00A90B98"/>
    <w:rsid w:val="00A9192C"/>
    <w:rsid w:val="00A9640B"/>
    <w:rsid w:val="00AA3CA7"/>
    <w:rsid w:val="00AA7B3E"/>
    <w:rsid w:val="00AB19A9"/>
    <w:rsid w:val="00AB66E7"/>
    <w:rsid w:val="00AC53F3"/>
    <w:rsid w:val="00AC7727"/>
    <w:rsid w:val="00AD09E7"/>
    <w:rsid w:val="00AD0A62"/>
    <w:rsid w:val="00AD204D"/>
    <w:rsid w:val="00AF6F79"/>
    <w:rsid w:val="00B11EE2"/>
    <w:rsid w:val="00B1269D"/>
    <w:rsid w:val="00B20ABE"/>
    <w:rsid w:val="00B236D2"/>
    <w:rsid w:val="00B2391A"/>
    <w:rsid w:val="00B25031"/>
    <w:rsid w:val="00B25FE5"/>
    <w:rsid w:val="00B40EB6"/>
    <w:rsid w:val="00B41039"/>
    <w:rsid w:val="00B41F20"/>
    <w:rsid w:val="00B42813"/>
    <w:rsid w:val="00B42A7A"/>
    <w:rsid w:val="00B42C48"/>
    <w:rsid w:val="00B45855"/>
    <w:rsid w:val="00B47FFC"/>
    <w:rsid w:val="00B57C49"/>
    <w:rsid w:val="00B62B4C"/>
    <w:rsid w:val="00B64537"/>
    <w:rsid w:val="00B653E4"/>
    <w:rsid w:val="00B65B17"/>
    <w:rsid w:val="00B7328D"/>
    <w:rsid w:val="00B83489"/>
    <w:rsid w:val="00B8554F"/>
    <w:rsid w:val="00B871E2"/>
    <w:rsid w:val="00B92D43"/>
    <w:rsid w:val="00B95A97"/>
    <w:rsid w:val="00BA3482"/>
    <w:rsid w:val="00BA7EF7"/>
    <w:rsid w:val="00BB2A5F"/>
    <w:rsid w:val="00BB2B49"/>
    <w:rsid w:val="00BB3B2E"/>
    <w:rsid w:val="00BB3E47"/>
    <w:rsid w:val="00BB717E"/>
    <w:rsid w:val="00BD5A0E"/>
    <w:rsid w:val="00BD601C"/>
    <w:rsid w:val="00BE3339"/>
    <w:rsid w:val="00BE5D12"/>
    <w:rsid w:val="00BE5EAB"/>
    <w:rsid w:val="00C007B5"/>
    <w:rsid w:val="00C12D42"/>
    <w:rsid w:val="00C213CA"/>
    <w:rsid w:val="00C22764"/>
    <w:rsid w:val="00C33F85"/>
    <w:rsid w:val="00C352BB"/>
    <w:rsid w:val="00C369F7"/>
    <w:rsid w:val="00C449AA"/>
    <w:rsid w:val="00C50C90"/>
    <w:rsid w:val="00C526D2"/>
    <w:rsid w:val="00C563D5"/>
    <w:rsid w:val="00C6010A"/>
    <w:rsid w:val="00C70F02"/>
    <w:rsid w:val="00C712B3"/>
    <w:rsid w:val="00C71D3F"/>
    <w:rsid w:val="00C74D6A"/>
    <w:rsid w:val="00C755A5"/>
    <w:rsid w:val="00C86C46"/>
    <w:rsid w:val="00C904F9"/>
    <w:rsid w:val="00C90EBE"/>
    <w:rsid w:val="00C96EA7"/>
    <w:rsid w:val="00C971AD"/>
    <w:rsid w:val="00CA4993"/>
    <w:rsid w:val="00CA6D70"/>
    <w:rsid w:val="00CB590A"/>
    <w:rsid w:val="00CB61FD"/>
    <w:rsid w:val="00CC73B8"/>
    <w:rsid w:val="00CE4332"/>
    <w:rsid w:val="00CE6BCA"/>
    <w:rsid w:val="00D00548"/>
    <w:rsid w:val="00D00E6B"/>
    <w:rsid w:val="00D034F8"/>
    <w:rsid w:val="00D04447"/>
    <w:rsid w:val="00D05CD2"/>
    <w:rsid w:val="00D07560"/>
    <w:rsid w:val="00D13EEA"/>
    <w:rsid w:val="00D147F3"/>
    <w:rsid w:val="00D1529E"/>
    <w:rsid w:val="00D16D40"/>
    <w:rsid w:val="00D20E93"/>
    <w:rsid w:val="00D24D6E"/>
    <w:rsid w:val="00D319B1"/>
    <w:rsid w:val="00D42634"/>
    <w:rsid w:val="00D43F6B"/>
    <w:rsid w:val="00D44B77"/>
    <w:rsid w:val="00D451CD"/>
    <w:rsid w:val="00D51FF8"/>
    <w:rsid w:val="00D52891"/>
    <w:rsid w:val="00D52E8F"/>
    <w:rsid w:val="00D578B9"/>
    <w:rsid w:val="00D6307D"/>
    <w:rsid w:val="00D6766B"/>
    <w:rsid w:val="00D70113"/>
    <w:rsid w:val="00D715C6"/>
    <w:rsid w:val="00D73814"/>
    <w:rsid w:val="00D743AD"/>
    <w:rsid w:val="00D74DB0"/>
    <w:rsid w:val="00D766ED"/>
    <w:rsid w:val="00D84F80"/>
    <w:rsid w:val="00D85222"/>
    <w:rsid w:val="00D91302"/>
    <w:rsid w:val="00D9277F"/>
    <w:rsid w:val="00D974E9"/>
    <w:rsid w:val="00DA26AE"/>
    <w:rsid w:val="00DA4EA0"/>
    <w:rsid w:val="00DB26A7"/>
    <w:rsid w:val="00DB2AA5"/>
    <w:rsid w:val="00DB4C38"/>
    <w:rsid w:val="00DC0529"/>
    <w:rsid w:val="00DC1DEE"/>
    <w:rsid w:val="00DD61AF"/>
    <w:rsid w:val="00DD6924"/>
    <w:rsid w:val="00DE229C"/>
    <w:rsid w:val="00DF2156"/>
    <w:rsid w:val="00E02162"/>
    <w:rsid w:val="00E15740"/>
    <w:rsid w:val="00E16BE9"/>
    <w:rsid w:val="00E2664C"/>
    <w:rsid w:val="00E3089C"/>
    <w:rsid w:val="00E315B3"/>
    <w:rsid w:val="00E32AC8"/>
    <w:rsid w:val="00E41DD6"/>
    <w:rsid w:val="00E43134"/>
    <w:rsid w:val="00E625D6"/>
    <w:rsid w:val="00E66AEC"/>
    <w:rsid w:val="00E74A03"/>
    <w:rsid w:val="00E75B14"/>
    <w:rsid w:val="00E90B31"/>
    <w:rsid w:val="00E91787"/>
    <w:rsid w:val="00E92728"/>
    <w:rsid w:val="00E9426A"/>
    <w:rsid w:val="00E954BC"/>
    <w:rsid w:val="00E96922"/>
    <w:rsid w:val="00E97246"/>
    <w:rsid w:val="00EA392E"/>
    <w:rsid w:val="00EB2632"/>
    <w:rsid w:val="00EB4872"/>
    <w:rsid w:val="00EB6C66"/>
    <w:rsid w:val="00EC1015"/>
    <w:rsid w:val="00EC23FB"/>
    <w:rsid w:val="00EC273D"/>
    <w:rsid w:val="00EC701C"/>
    <w:rsid w:val="00ED474B"/>
    <w:rsid w:val="00EE62E1"/>
    <w:rsid w:val="00EE7BEF"/>
    <w:rsid w:val="00EF4702"/>
    <w:rsid w:val="00F05CDA"/>
    <w:rsid w:val="00F06801"/>
    <w:rsid w:val="00F13373"/>
    <w:rsid w:val="00F1462B"/>
    <w:rsid w:val="00F23DD0"/>
    <w:rsid w:val="00F266C9"/>
    <w:rsid w:val="00F3776A"/>
    <w:rsid w:val="00F45D42"/>
    <w:rsid w:val="00F46526"/>
    <w:rsid w:val="00F46C26"/>
    <w:rsid w:val="00F53D22"/>
    <w:rsid w:val="00F53F5D"/>
    <w:rsid w:val="00F54390"/>
    <w:rsid w:val="00F55E65"/>
    <w:rsid w:val="00F67967"/>
    <w:rsid w:val="00F7050C"/>
    <w:rsid w:val="00F71373"/>
    <w:rsid w:val="00F73676"/>
    <w:rsid w:val="00F82A95"/>
    <w:rsid w:val="00F85C11"/>
    <w:rsid w:val="00F87E25"/>
    <w:rsid w:val="00F935B6"/>
    <w:rsid w:val="00F93BB0"/>
    <w:rsid w:val="00F940B2"/>
    <w:rsid w:val="00F95514"/>
    <w:rsid w:val="00FA16DE"/>
    <w:rsid w:val="00FA65B4"/>
    <w:rsid w:val="00FB2D9B"/>
    <w:rsid w:val="00FB7267"/>
    <w:rsid w:val="00FC71D5"/>
    <w:rsid w:val="00FD44EC"/>
    <w:rsid w:val="00FE4F79"/>
    <w:rsid w:val="00FE7599"/>
    <w:rsid w:val="00FF5828"/>
    <w:rsid w:val="011F7565"/>
    <w:rsid w:val="015F254D"/>
    <w:rsid w:val="01823A06"/>
    <w:rsid w:val="01EA2131"/>
    <w:rsid w:val="02890D36"/>
    <w:rsid w:val="028C0A7F"/>
    <w:rsid w:val="02906142"/>
    <w:rsid w:val="033049C7"/>
    <w:rsid w:val="035A6E90"/>
    <w:rsid w:val="04623E3F"/>
    <w:rsid w:val="046318C1"/>
    <w:rsid w:val="04986517"/>
    <w:rsid w:val="04AE64BD"/>
    <w:rsid w:val="04D5637C"/>
    <w:rsid w:val="04DA2804"/>
    <w:rsid w:val="04E8539D"/>
    <w:rsid w:val="050B2FD3"/>
    <w:rsid w:val="053B15A4"/>
    <w:rsid w:val="05906AAF"/>
    <w:rsid w:val="05983EBC"/>
    <w:rsid w:val="05CB7B8E"/>
    <w:rsid w:val="05ED35C6"/>
    <w:rsid w:val="06223E20"/>
    <w:rsid w:val="0664230B"/>
    <w:rsid w:val="06B70A90"/>
    <w:rsid w:val="06BA5298"/>
    <w:rsid w:val="06C510AB"/>
    <w:rsid w:val="06CD64B7"/>
    <w:rsid w:val="06CF19BA"/>
    <w:rsid w:val="06D14EBD"/>
    <w:rsid w:val="06D6469C"/>
    <w:rsid w:val="07641EAE"/>
    <w:rsid w:val="07886BEA"/>
    <w:rsid w:val="0795047E"/>
    <w:rsid w:val="07E2057E"/>
    <w:rsid w:val="07E301FD"/>
    <w:rsid w:val="080055AF"/>
    <w:rsid w:val="088D12CB"/>
    <w:rsid w:val="08A3561E"/>
    <w:rsid w:val="08BB5CE2"/>
    <w:rsid w:val="090728DE"/>
    <w:rsid w:val="093F04BA"/>
    <w:rsid w:val="09893DB1"/>
    <w:rsid w:val="0A1B1122"/>
    <w:rsid w:val="0A454A85"/>
    <w:rsid w:val="0A6F0BAC"/>
    <w:rsid w:val="0A70662D"/>
    <w:rsid w:val="0AB17097"/>
    <w:rsid w:val="0AFA6591"/>
    <w:rsid w:val="0B0B0A2A"/>
    <w:rsid w:val="0B0E19AF"/>
    <w:rsid w:val="0B14133A"/>
    <w:rsid w:val="0B4C4D17"/>
    <w:rsid w:val="0B8E273A"/>
    <w:rsid w:val="0C520D1F"/>
    <w:rsid w:val="0D2C77AB"/>
    <w:rsid w:val="0D811433"/>
    <w:rsid w:val="0DCF2837"/>
    <w:rsid w:val="0E3634E0"/>
    <w:rsid w:val="0E5E0E21"/>
    <w:rsid w:val="0E6D5BB9"/>
    <w:rsid w:val="0E937FF7"/>
    <w:rsid w:val="0E9F768C"/>
    <w:rsid w:val="0EE65882"/>
    <w:rsid w:val="0EF64818"/>
    <w:rsid w:val="0F131BCA"/>
    <w:rsid w:val="0F1D7F5B"/>
    <w:rsid w:val="0F2B146F"/>
    <w:rsid w:val="0F2E01F5"/>
    <w:rsid w:val="0F4E652C"/>
    <w:rsid w:val="0F773AEC"/>
    <w:rsid w:val="0FB64C56"/>
    <w:rsid w:val="0FE36A1F"/>
    <w:rsid w:val="10181477"/>
    <w:rsid w:val="10196EF9"/>
    <w:rsid w:val="10345524"/>
    <w:rsid w:val="104E02CD"/>
    <w:rsid w:val="1085402A"/>
    <w:rsid w:val="108C5BB3"/>
    <w:rsid w:val="10CD13D1"/>
    <w:rsid w:val="10DE59BD"/>
    <w:rsid w:val="11150096"/>
    <w:rsid w:val="11771034"/>
    <w:rsid w:val="117F1CC3"/>
    <w:rsid w:val="12463C8B"/>
    <w:rsid w:val="1270704D"/>
    <w:rsid w:val="12892176"/>
    <w:rsid w:val="12BF2650"/>
    <w:rsid w:val="12C46AD7"/>
    <w:rsid w:val="12E23B09"/>
    <w:rsid w:val="12FD7F36"/>
    <w:rsid w:val="13247DF6"/>
    <w:rsid w:val="136256DC"/>
    <w:rsid w:val="13781A7E"/>
    <w:rsid w:val="13EA0AB8"/>
    <w:rsid w:val="144C52D9"/>
    <w:rsid w:val="148235B5"/>
    <w:rsid w:val="15111B9F"/>
    <w:rsid w:val="15B75BB0"/>
    <w:rsid w:val="162177DE"/>
    <w:rsid w:val="16560BB2"/>
    <w:rsid w:val="16810AFC"/>
    <w:rsid w:val="16BE72DC"/>
    <w:rsid w:val="16EB272A"/>
    <w:rsid w:val="170D06E0"/>
    <w:rsid w:val="17CD529B"/>
    <w:rsid w:val="17F52BDC"/>
    <w:rsid w:val="17FF34EC"/>
    <w:rsid w:val="18771EB1"/>
    <w:rsid w:val="18E018E0"/>
    <w:rsid w:val="1922234A"/>
    <w:rsid w:val="198048E1"/>
    <w:rsid w:val="19827DE5"/>
    <w:rsid w:val="19A52923"/>
    <w:rsid w:val="19E01483"/>
    <w:rsid w:val="19E7558B"/>
    <w:rsid w:val="19F50124"/>
    <w:rsid w:val="19FC5530"/>
    <w:rsid w:val="1A0E0CCD"/>
    <w:rsid w:val="1A225770"/>
    <w:rsid w:val="1A3B0898"/>
    <w:rsid w:val="1A5326BB"/>
    <w:rsid w:val="1A734275"/>
    <w:rsid w:val="1AA25CBE"/>
    <w:rsid w:val="1ADC4B9E"/>
    <w:rsid w:val="1AE06E27"/>
    <w:rsid w:val="1B481CCF"/>
    <w:rsid w:val="1B674782"/>
    <w:rsid w:val="1B764D9C"/>
    <w:rsid w:val="1C037E84"/>
    <w:rsid w:val="1C374E29"/>
    <w:rsid w:val="1C3E47E5"/>
    <w:rsid w:val="1CE13FEE"/>
    <w:rsid w:val="1D0B4E33"/>
    <w:rsid w:val="1DA41B2E"/>
    <w:rsid w:val="1DD21378"/>
    <w:rsid w:val="1DE11D1C"/>
    <w:rsid w:val="1E1E7279"/>
    <w:rsid w:val="1E8F4FAF"/>
    <w:rsid w:val="1EE2283A"/>
    <w:rsid w:val="1F585CFC"/>
    <w:rsid w:val="1F680515"/>
    <w:rsid w:val="200F7A29"/>
    <w:rsid w:val="20531417"/>
    <w:rsid w:val="206E5844"/>
    <w:rsid w:val="214D162F"/>
    <w:rsid w:val="216D40E2"/>
    <w:rsid w:val="21822135"/>
    <w:rsid w:val="21DC5A1B"/>
    <w:rsid w:val="21DC7C19"/>
    <w:rsid w:val="225C17EC"/>
    <w:rsid w:val="22A60967"/>
    <w:rsid w:val="22EA2355"/>
    <w:rsid w:val="23077707"/>
    <w:rsid w:val="237E2BC9"/>
    <w:rsid w:val="23880F5A"/>
    <w:rsid w:val="23E073EA"/>
    <w:rsid w:val="24053DA7"/>
    <w:rsid w:val="24466D8E"/>
    <w:rsid w:val="24EF17A6"/>
    <w:rsid w:val="250D0D56"/>
    <w:rsid w:val="25637566"/>
    <w:rsid w:val="256C6B71"/>
    <w:rsid w:val="25E37AB4"/>
    <w:rsid w:val="260C44FC"/>
    <w:rsid w:val="2629602A"/>
    <w:rsid w:val="263C7249"/>
    <w:rsid w:val="264777D9"/>
    <w:rsid w:val="266C1F97"/>
    <w:rsid w:val="26962DDB"/>
    <w:rsid w:val="26AF5F03"/>
    <w:rsid w:val="26BE651E"/>
    <w:rsid w:val="26ED37EA"/>
    <w:rsid w:val="271933B4"/>
    <w:rsid w:val="27575417"/>
    <w:rsid w:val="27AA2CA3"/>
    <w:rsid w:val="27B66AB6"/>
    <w:rsid w:val="27BA76BA"/>
    <w:rsid w:val="27C17045"/>
    <w:rsid w:val="27C35DCC"/>
    <w:rsid w:val="27ED6C10"/>
    <w:rsid w:val="27FF492C"/>
    <w:rsid w:val="28067B3A"/>
    <w:rsid w:val="28233866"/>
    <w:rsid w:val="28256D6A"/>
    <w:rsid w:val="289C7CAD"/>
    <w:rsid w:val="289D572F"/>
    <w:rsid w:val="28DD1D9B"/>
    <w:rsid w:val="28E53925"/>
    <w:rsid w:val="2948144B"/>
    <w:rsid w:val="29C66496"/>
    <w:rsid w:val="29F12B5D"/>
    <w:rsid w:val="2A0240FC"/>
    <w:rsid w:val="2A1E01A9"/>
    <w:rsid w:val="2A806F49"/>
    <w:rsid w:val="2A8B74D8"/>
    <w:rsid w:val="2B164EBE"/>
    <w:rsid w:val="2B1B6DC7"/>
    <w:rsid w:val="2B355773"/>
    <w:rsid w:val="2B5449A3"/>
    <w:rsid w:val="2B7C00E6"/>
    <w:rsid w:val="2C013BC2"/>
    <w:rsid w:val="2C4A1A38"/>
    <w:rsid w:val="2C4E043E"/>
    <w:rsid w:val="2C9A7238"/>
    <w:rsid w:val="2C9F1142"/>
    <w:rsid w:val="2CBD64F3"/>
    <w:rsid w:val="2D040E66"/>
    <w:rsid w:val="2D591BF5"/>
    <w:rsid w:val="2E870FE2"/>
    <w:rsid w:val="2E8C2BF8"/>
    <w:rsid w:val="2E917373"/>
    <w:rsid w:val="2E9402F8"/>
    <w:rsid w:val="2EBD14BC"/>
    <w:rsid w:val="2EE25E79"/>
    <w:rsid w:val="2EE72300"/>
    <w:rsid w:val="2EED7A8D"/>
    <w:rsid w:val="300B6BE0"/>
    <w:rsid w:val="301D017F"/>
    <w:rsid w:val="303F0333"/>
    <w:rsid w:val="30754091"/>
    <w:rsid w:val="3086432B"/>
    <w:rsid w:val="30B0516F"/>
    <w:rsid w:val="312D7FBC"/>
    <w:rsid w:val="31A002FB"/>
    <w:rsid w:val="31C3157E"/>
    <w:rsid w:val="31C439B2"/>
    <w:rsid w:val="320B4127"/>
    <w:rsid w:val="32560D23"/>
    <w:rsid w:val="328E0E7D"/>
    <w:rsid w:val="32CF2F6B"/>
    <w:rsid w:val="32E86094"/>
    <w:rsid w:val="32FD27B6"/>
    <w:rsid w:val="33070B47"/>
    <w:rsid w:val="334B2535"/>
    <w:rsid w:val="336765E2"/>
    <w:rsid w:val="33712774"/>
    <w:rsid w:val="339077A6"/>
    <w:rsid w:val="33CA2E03"/>
    <w:rsid w:val="33EB6BBB"/>
    <w:rsid w:val="34083F6D"/>
    <w:rsid w:val="34137D7F"/>
    <w:rsid w:val="34217095"/>
    <w:rsid w:val="34AC5582"/>
    <w:rsid w:val="352765C3"/>
    <w:rsid w:val="354C0D81"/>
    <w:rsid w:val="35787646"/>
    <w:rsid w:val="359D4003"/>
    <w:rsid w:val="35C43EC2"/>
    <w:rsid w:val="35DC736B"/>
    <w:rsid w:val="36144F46"/>
    <w:rsid w:val="362167DA"/>
    <w:rsid w:val="365F40C1"/>
    <w:rsid w:val="36B85A54"/>
    <w:rsid w:val="36E01197"/>
    <w:rsid w:val="36F01431"/>
    <w:rsid w:val="36F24934"/>
    <w:rsid w:val="372C3815"/>
    <w:rsid w:val="375A77DC"/>
    <w:rsid w:val="37701980"/>
    <w:rsid w:val="37AA0860"/>
    <w:rsid w:val="37FF5D6B"/>
    <w:rsid w:val="380B5401"/>
    <w:rsid w:val="3875702F"/>
    <w:rsid w:val="38BA649F"/>
    <w:rsid w:val="38C71038"/>
    <w:rsid w:val="38CE09C2"/>
    <w:rsid w:val="38F165F8"/>
    <w:rsid w:val="39176838"/>
    <w:rsid w:val="392D67DD"/>
    <w:rsid w:val="39440601"/>
    <w:rsid w:val="395D152B"/>
    <w:rsid w:val="39706EC7"/>
    <w:rsid w:val="39D3116A"/>
    <w:rsid w:val="39D5466D"/>
    <w:rsid w:val="3A094EC7"/>
    <w:rsid w:val="3AC10DF2"/>
    <w:rsid w:val="3B2C3D25"/>
    <w:rsid w:val="3B5F4174"/>
    <w:rsid w:val="3B692505"/>
    <w:rsid w:val="3B95464E"/>
    <w:rsid w:val="3BDA7340"/>
    <w:rsid w:val="3C8E2667"/>
    <w:rsid w:val="3D0B54B4"/>
    <w:rsid w:val="3DF763B6"/>
    <w:rsid w:val="3E060BCF"/>
    <w:rsid w:val="3E263682"/>
    <w:rsid w:val="3E332998"/>
    <w:rsid w:val="3EA242D1"/>
    <w:rsid w:val="3ED45DA4"/>
    <w:rsid w:val="3F8832C9"/>
    <w:rsid w:val="3FBE399E"/>
    <w:rsid w:val="40053F18"/>
    <w:rsid w:val="40173E32"/>
    <w:rsid w:val="402F4D5C"/>
    <w:rsid w:val="406B713F"/>
    <w:rsid w:val="407057C5"/>
    <w:rsid w:val="40D74270"/>
    <w:rsid w:val="40FB7928"/>
    <w:rsid w:val="416A1261"/>
    <w:rsid w:val="41916F22"/>
    <w:rsid w:val="41D73E13"/>
    <w:rsid w:val="42236491"/>
    <w:rsid w:val="426E780A"/>
    <w:rsid w:val="42721A93"/>
    <w:rsid w:val="429A3B51"/>
    <w:rsid w:val="433C115C"/>
    <w:rsid w:val="436F06B1"/>
    <w:rsid w:val="438E0F66"/>
    <w:rsid w:val="43CB5548"/>
    <w:rsid w:val="43E828F9"/>
    <w:rsid w:val="44007FA0"/>
    <w:rsid w:val="4430746A"/>
    <w:rsid w:val="44E8249C"/>
    <w:rsid w:val="45290D07"/>
    <w:rsid w:val="452E518F"/>
    <w:rsid w:val="45520847"/>
    <w:rsid w:val="459B57C3"/>
    <w:rsid w:val="45C2437E"/>
    <w:rsid w:val="45F416D5"/>
    <w:rsid w:val="460C6D7B"/>
    <w:rsid w:val="46FF1807"/>
    <w:rsid w:val="47105324"/>
    <w:rsid w:val="47AE3F29"/>
    <w:rsid w:val="48220665"/>
    <w:rsid w:val="485B1AC3"/>
    <w:rsid w:val="48B102D4"/>
    <w:rsid w:val="49336199"/>
    <w:rsid w:val="493D4634"/>
    <w:rsid w:val="495D296B"/>
    <w:rsid w:val="49A607E1"/>
    <w:rsid w:val="4A1F4C27"/>
    <w:rsid w:val="4B205ACF"/>
    <w:rsid w:val="4B3E2E80"/>
    <w:rsid w:val="4BA30626"/>
    <w:rsid w:val="4BBC594D"/>
    <w:rsid w:val="4BE619D3"/>
    <w:rsid w:val="4C1827E3"/>
    <w:rsid w:val="4CBB10F3"/>
    <w:rsid w:val="4CBD45F6"/>
    <w:rsid w:val="4D3E3BA7"/>
    <w:rsid w:val="4D4C30E3"/>
    <w:rsid w:val="4DB33889"/>
    <w:rsid w:val="4DE343D9"/>
    <w:rsid w:val="4DF92CF9"/>
    <w:rsid w:val="4E22193F"/>
    <w:rsid w:val="4E2260BC"/>
    <w:rsid w:val="4E34765B"/>
    <w:rsid w:val="4E4F3708"/>
    <w:rsid w:val="4E570B14"/>
    <w:rsid w:val="4E7B5851"/>
    <w:rsid w:val="4EB856B6"/>
    <w:rsid w:val="4EF22F11"/>
    <w:rsid w:val="4F170F52"/>
    <w:rsid w:val="4F52422F"/>
    <w:rsid w:val="4F836083"/>
    <w:rsid w:val="50501F54"/>
    <w:rsid w:val="506256F1"/>
    <w:rsid w:val="50C67994"/>
    <w:rsid w:val="510319F7"/>
    <w:rsid w:val="5110328B"/>
    <w:rsid w:val="512A76B9"/>
    <w:rsid w:val="518C3EDA"/>
    <w:rsid w:val="52054A9D"/>
    <w:rsid w:val="523320E9"/>
    <w:rsid w:val="525200CA"/>
    <w:rsid w:val="525C548E"/>
    <w:rsid w:val="52F07F1E"/>
    <w:rsid w:val="53481C31"/>
    <w:rsid w:val="53516CBE"/>
    <w:rsid w:val="538F7E27"/>
    <w:rsid w:val="547748A2"/>
    <w:rsid w:val="54B42188"/>
    <w:rsid w:val="54B7788A"/>
    <w:rsid w:val="54CB652A"/>
    <w:rsid w:val="54F363EA"/>
    <w:rsid w:val="55537708"/>
    <w:rsid w:val="556876AD"/>
    <w:rsid w:val="558105D7"/>
    <w:rsid w:val="558D1E6B"/>
    <w:rsid w:val="55B9292F"/>
    <w:rsid w:val="55BF4839"/>
    <w:rsid w:val="55D212DB"/>
    <w:rsid w:val="55F1630D"/>
    <w:rsid w:val="55F31810"/>
    <w:rsid w:val="56553E33"/>
    <w:rsid w:val="568B650B"/>
    <w:rsid w:val="569B0D24"/>
    <w:rsid w:val="56D0377C"/>
    <w:rsid w:val="56F23931"/>
    <w:rsid w:val="56F96B3F"/>
    <w:rsid w:val="57106764"/>
    <w:rsid w:val="572C6094"/>
    <w:rsid w:val="573A621A"/>
    <w:rsid w:val="57AB43E4"/>
    <w:rsid w:val="58032874"/>
    <w:rsid w:val="584B2C69"/>
    <w:rsid w:val="58753AAD"/>
    <w:rsid w:val="58C625B2"/>
    <w:rsid w:val="58E575E4"/>
    <w:rsid w:val="590A1DA2"/>
    <w:rsid w:val="590B30A7"/>
    <w:rsid w:val="59537C18"/>
    <w:rsid w:val="597B0EF6"/>
    <w:rsid w:val="59A1101C"/>
    <w:rsid w:val="59AC73AD"/>
    <w:rsid w:val="59AD4E2E"/>
    <w:rsid w:val="5AC16EF5"/>
    <w:rsid w:val="5B433721"/>
    <w:rsid w:val="5B88343B"/>
    <w:rsid w:val="5BA31A66"/>
    <w:rsid w:val="5BF175E7"/>
    <w:rsid w:val="5C1F3B00"/>
    <w:rsid w:val="5C3C0960"/>
    <w:rsid w:val="5C435D6C"/>
    <w:rsid w:val="5CA73892"/>
    <w:rsid w:val="5CC55041"/>
    <w:rsid w:val="5D032927"/>
    <w:rsid w:val="5DB239C4"/>
    <w:rsid w:val="5DCF0D76"/>
    <w:rsid w:val="5DED0326"/>
    <w:rsid w:val="5DF744B9"/>
    <w:rsid w:val="5E45203A"/>
    <w:rsid w:val="5E515E4C"/>
    <w:rsid w:val="5E5C1C5F"/>
    <w:rsid w:val="5F4872DE"/>
    <w:rsid w:val="5F844F44"/>
    <w:rsid w:val="5F8C2351"/>
    <w:rsid w:val="5FF14274"/>
    <w:rsid w:val="60584F1D"/>
    <w:rsid w:val="60BD26C3"/>
    <w:rsid w:val="61892513"/>
    <w:rsid w:val="619C1D31"/>
    <w:rsid w:val="61B23ED4"/>
    <w:rsid w:val="61DA2E9A"/>
    <w:rsid w:val="61F8244A"/>
    <w:rsid w:val="61FD68D2"/>
    <w:rsid w:val="61FE0AD0"/>
    <w:rsid w:val="62356A2C"/>
    <w:rsid w:val="627D6E20"/>
    <w:rsid w:val="62C21B13"/>
    <w:rsid w:val="62CA6F20"/>
    <w:rsid w:val="63DB0061"/>
    <w:rsid w:val="640F75B7"/>
    <w:rsid w:val="64557D2B"/>
    <w:rsid w:val="64A81D34"/>
    <w:rsid w:val="64EC3722"/>
    <w:rsid w:val="65220379"/>
    <w:rsid w:val="655C7259"/>
    <w:rsid w:val="65AB6FD8"/>
    <w:rsid w:val="66032EEA"/>
    <w:rsid w:val="664F3369"/>
    <w:rsid w:val="66D954AE"/>
    <w:rsid w:val="67110EA9"/>
    <w:rsid w:val="672D4F56"/>
    <w:rsid w:val="67662B31"/>
    <w:rsid w:val="67E433FF"/>
    <w:rsid w:val="68AF3DCD"/>
    <w:rsid w:val="68DC0114"/>
    <w:rsid w:val="68E56825"/>
    <w:rsid w:val="698D37BB"/>
    <w:rsid w:val="69981B4C"/>
    <w:rsid w:val="69C14F0F"/>
    <w:rsid w:val="69DB5AB9"/>
    <w:rsid w:val="6A095303"/>
    <w:rsid w:val="6B2E2EE7"/>
    <w:rsid w:val="6B34022B"/>
    <w:rsid w:val="6B7D2C66"/>
    <w:rsid w:val="6BE62696"/>
    <w:rsid w:val="6CEB2C42"/>
    <w:rsid w:val="6CF02B48"/>
    <w:rsid w:val="6CFD7C5F"/>
    <w:rsid w:val="6D1D4911"/>
    <w:rsid w:val="6D357DB9"/>
    <w:rsid w:val="6D394241"/>
    <w:rsid w:val="6D891A42"/>
    <w:rsid w:val="6D904C50"/>
    <w:rsid w:val="6E360C61"/>
    <w:rsid w:val="6E526F0C"/>
    <w:rsid w:val="6F3F5890"/>
    <w:rsid w:val="6F7615ED"/>
    <w:rsid w:val="6F7C0F78"/>
    <w:rsid w:val="6F8A4A0A"/>
    <w:rsid w:val="6F93531A"/>
    <w:rsid w:val="6FFA3DC5"/>
    <w:rsid w:val="70054354"/>
    <w:rsid w:val="70770E10"/>
    <w:rsid w:val="712212A8"/>
    <w:rsid w:val="71671D9D"/>
    <w:rsid w:val="7174582F"/>
    <w:rsid w:val="717C64BF"/>
    <w:rsid w:val="71E600ED"/>
    <w:rsid w:val="71E87D6D"/>
    <w:rsid w:val="71F02BFB"/>
    <w:rsid w:val="71F60387"/>
    <w:rsid w:val="72005413"/>
    <w:rsid w:val="722865D8"/>
    <w:rsid w:val="72417502"/>
    <w:rsid w:val="724A458E"/>
    <w:rsid w:val="72C53ED8"/>
    <w:rsid w:val="72D444F2"/>
    <w:rsid w:val="72DA05FA"/>
    <w:rsid w:val="73173CE2"/>
    <w:rsid w:val="731E366D"/>
    <w:rsid w:val="74321EB0"/>
    <w:rsid w:val="744F39DE"/>
    <w:rsid w:val="74753C1E"/>
    <w:rsid w:val="74AB0875"/>
    <w:rsid w:val="74BE1A94"/>
    <w:rsid w:val="74DB35C2"/>
    <w:rsid w:val="751B7C2F"/>
    <w:rsid w:val="75830558"/>
    <w:rsid w:val="75E02E70"/>
    <w:rsid w:val="76422F15"/>
    <w:rsid w:val="765F4A43"/>
    <w:rsid w:val="771C067A"/>
    <w:rsid w:val="77492442"/>
    <w:rsid w:val="778C092D"/>
    <w:rsid w:val="77C6528F"/>
    <w:rsid w:val="77E42641"/>
    <w:rsid w:val="77F34E5A"/>
    <w:rsid w:val="78761BB0"/>
    <w:rsid w:val="78A10475"/>
    <w:rsid w:val="78A83684"/>
    <w:rsid w:val="78E037DD"/>
    <w:rsid w:val="78F26F7B"/>
    <w:rsid w:val="790D0E29"/>
    <w:rsid w:val="79173937"/>
    <w:rsid w:val="792B03DA"/>
    <w:rsid w:val="797030CC"/>
    <w:rsid w:val="79A757A5"/>
    <w:rsid w:val="79C14150"/>
    <w:rsid w:val="79D52DF1"/>
    <w:rsid w:val="7A392B15"/>
    <w:rsid w:val="7A48532E"/>
    <w:rsid w:val="7A607152"/>
    <w:rsid w:val="7AC810FF"/>
    <w:rsid w:val="7B1C5306"/>
    <w:rsid w:val="7B9C10D8"/>
    <w:rsid w:val="7BC3261C"/>
    <w:rsid w:val="7BF73D70"/>
    <w:rsid w:val="7C0A4F8F"/>
    <w:rsid w:val="7C14589E"/>
    <w:rsid w:val="7C664024"/>
    <w:rsid w:val="7C75463E"/>
    <w:rsid w:val="7CB650A7"/>
    <w:rsid w:val="7CFF45A2"/>
    <w:rsid w:val="7D1144BC"/>
    <w:rsid w:val="7D3B0B84"/>
    <w:rsid w:val="7D5B3117"/>
    <w:rsid w:val="7D7305DF"/>
    <w:rsid w:val="7D90608F"/>
    <w:rsid w:val="7E3F712D"/>
    <w:rsid w:val="7E423935"/>
    <w:rsid w:val="7E4313B6"/>
    <w:rsid w:val="7E6C6CF7"/>
    <w:rsid w:val="7ECF5717"/>
    <w:rsid w:val="7F2F22B8"/>
    <w:rsid w:val="7F6C211D"/>
    <w:rsid w:val="7F6F30A2"/>
    <w:rsid w:val="7FAC61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AFE27"/>
  <w15:docId w15:val="{738E9901-3C22-4B27-A9AB-9118DAD6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pPr>
      <w:keepNext/>
      <w:keepLines/>
      <w:spacing w:line="360" w:lineRule="auto"/>
      <w:ind w:left="720" w:hanging="720"/>
      <w:outlineLvl w:val="2"/>
    </w:pPr>
    <w:rPr>
      <w:rFonts w:eastAsia="黑体"/>
      <w:bCs/>
      <w:sz w:val="24"/>
      <w:szCs w:val="32"/>
    </w:rPr>
  </w:style>
  <w:style w:type="paragraph" w:styleId="41">
    <w:name w:val="heading 4"/>
    <w:basedOn w:val="a"/>
    <w:next w:val="a"/>
    <w:link w:val="42"/>
    <w:uiPriority w:val="9"/>
    <w:unhideWhenUsed/>
    <w:qFormat/>
    <w:pPr>
      <w:keepNext/>
      <w:keepLines/>
      <w:spacing w:line="360" w:lineRule="auto"/>
      <w:outlineLvl w:val="3"/>
    </w:pPr>
    <w:rPr>
      <w:rFonts w:asciiTheme="majorHAnsi" w:eastAsiaTheme="majorEastAsia" w:hAnsiTheme="majorHAnsi" w:cstheme="majorBidi"/>
      <w:bCs/>
      <w:sz w:val="24"/>
      <w:szCs w:val="28"/>
    </w:rPr>
  </w:style>
  <w:style w:type="paragraph" w:styleId="50">
    <w:name w:val="heading 5"/>
    <w:basedOn w:val="a"/>
    <w:next w:val="a"/>
    <w:link w:val="51"/>
    <w:uiPriority w:val="9"/>
    <w:unhideWhenUsed/>
    <w:qFormat/>
    <w:pPr>
      <w:keepNext/>
      <w:keepLines/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unhideWhenUsed/>
    <w:qFormat/>
    <w:pPr>
      <w:keepNext/>
      <w:keepLines/>
      <w:spacing w:before="240" w:after="64" w:line="320" w:lineRule="auto"/>
      <w:ind w:left="1152" w:hanging="1152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0">
    <w:name w:val="heading 7"/>
    <w:basedOn w:val="a"/>
    <w:next w:val="a"/>
    <w:link w:val="71"/>
    <w:uiPriority w:val="9"/>
    <w:unhideWhenUsed/>
    <w:qFormat/>
    <w:pPr>
      <w:keepNext/>
      <w:keepLines/>
      <w:spacing w:before="240" w:after="64" w:line="320" w:lineRule="auto"/>
      <w:ind w:left="1296" w:hanging="1296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240" w:after="64" w:line="320" w:lineRule="auto"/>
      <w:ind w:left="1440" w:hanging="1440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240" w:after="64" w:line="320" w:lineRule="auto"/>
      <w:ind w:left="1584" w:hanging="1584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Chars="1200" w:left="2520"/>
    </w:pPr>
    <w:rPr>
      <w:rFonts w:ascii="Calibri" w:hAnsi="Calibri" w:cs="黑体"/>
      <w:szCs w:val="22"/>
    </w:rPr>
  </w:style>
  <w:style w:type="paragraph" w:styleId="a3">
    <w:name w:val="Normal Indent"/>
    <w:basedOn w:val="a"/>
    <w:link w:val="a4"/>
    <w:qFormat/>
    <w:pPr>
      <w:spacing w:line="360" w:lineRule="auto"/>
      <w:ind w:firstLineChars="200" w:firstLine="420"/>
    </w:pPr>
    <w:rPr>
      <w:rFonts w:ascii="宋体"/>
      <w:sz w:val="28"/>
    </w:rPr>
  </w:style>
  <w:style w:type="paragraph" w:styleId="a5">
    <w:name w:val="Document Map"/>
    <w:basedOn w:val="a"/>
    <w:link w:val="a6"/>
    <w:uiPriority w:val="99"/>
    <w:unhideWhenUsed/>
    <w:qFormat/>
    <w:rPr>
      <w:rFonts w:ascii="宋体"/>
      <w:sz w:val="18"/>
      <w:szCs w:val="18"/>
    </w:rPr>
  </w:style>
  <w:style w:type="paragraph" w:styleId="a7">
    <w:name w:val="annotation text"/>
    <w:basedOn w:val="a"/>
    <w:link w:val="a8"/>
    <w:unhideWhenUsed/>
    <w:qFormat/>
    <w:pPr>
      <w:jc w:val="left"/>
    </w:pPr>
  </w:style>
  <w:style w:type="paragraph" w:styleId="TOC5">
    <w:name w:val="toc 5"/>
    <w:basedOn w:val="a"/>
    <w:next w:val="a"/>
    <w:uiPriority w:val="39"/>
    <w:unhideWhenUsed/>
    <w:qFormat/>
    <w:pPr>
      <w:ind w:leftChars="800" w:left="1680"/>
    </w:pPr>
    <w:rPr>
      <w:rFonts w:ascii="Calibri" w:hAnsi="Calibri" w:cs="黑体"/>
      <w:szCs w:val="22"/>
    </w:r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TOC8">
    <w:name w:val="toc 8"/>
    <w:basedOn w:val="a"/>
    <w:next w:val="a"/>
    <w:uiPriority w:val="39"/>
    <w:unhideWhenUsed/>
    <w:qFormat/>
    <w:pPr>
      <w:ind w:leftChars="1400" w:left="2940"/>
    </w:pPr>
    <w:rPr>
      <w:rFonts w:ascii="Calibri" w:hAnsi="Calibri" w:cs="黑体"/>
      <w:szCs w:val="22"/>
    </w:rPr>
  </w:style>
  <w:style w:type="paragraph" w:styleId="a9">
    <w:name w:val="Balloon Text"/>
    <w:basedOn w:val="a"/>
    <w:link w:val="aa"/>
    <w:uiPriority w:val="99"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left" w:pos="420"/>
        <w:tab w:val="right" w:leader="dot" w:pos="9639"/>
      </w:tabs>
      <w:spacing w:line="360" w:lineRule="auto"/>
    </w:pPr>
    <w:rPr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  <w:rPr>
      <w:rFonts w:ascii="Calibri" w:hAnsi="Calibri" w:cs="黑体"/>
      <w:szCs w:val="22"/>
    </w:rPr>
  </w:style>
  <w:style w:type="paragraph" w:styleId="af">
    <w:name w:val="Subtitle"/>
    <w:basedOn w:val="a"/>
    <w:next w:val="a"/>
    <w:link w:val="af0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6">
    <w:name w:val="toc 6"/>
    <w:basedOn w:val="a"/>
    <w:next w:val="a"/>
    <w:uiPriority w:val="39"/>
    <w:unhideWhenUsed/>
    <w:qFormat/>
    <w:pPr>
      <w:ind w:leftChars="1000" w:left="2100"/>
    </w:pPr>
    <w:rPr>
      <w:rFonts w:ascii="Calibri" w:hAnsi="Calibri" w:cs="黑体"/>
      <w:szCs w:val="22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9627"/>
      </w:tabs>
    </w:pPr>
  </w:style>
  <w:style w:type="paragraph" w:styleId="TOC9">
    <w:name w:val="toc 9"/>
    <w:basedOn w:val="a"/>
    <w:next w:val="a"/>
    <w:uiPriority w:val="39"/>
    <w:unhideWhenUsed/>
    <w:qFormat/>
    <w:pPr>
      <w:ind w:leftChars="1600" w:left="3360"/>
    </w:pPr>
    <w:rPr>
      <w:rFonts w:ascii="Calibri" w:hAnsi="Calibri" w:cs="黑体"/>
      <w:szCs w:val="22"/>
    </w:rPr>
  </w:style>
  <w:style w:type="paragraph" w:styleId="af1">
    <w:name w:val="Title"/>
    <w:basedOn w:val="a"/>
    <w:link w:val="af2"/>
    <w:uiPriority w:val="10"/>
    <w:qFormat/>
    <w:pPr>
      <w:jc w:val="center"/>
      <w:outlineLvl w:val="0"/>
    </w:pPr>
    <w:rPr>
      <w:rFonts w:ascii="Arial" w:eastAsia="黑体" w:hAnsi="Arial"/>
      <w:b/>
      <w:sz w:val="32"/>
      <w:szCs w:val="20"/>
    </w:rPr>
  </w:style>
  <w:style w:type="paragraph" w:styleId="af3">
    <w:name w:val="annotation subject"/>
    <w:basedOn w:val="a7"/>
    <w:next w:val="a7"/>
    <w:link w:val="af4"/>
    <w:uiPriority w:val="99"/>
    <w:semiHidden/>
    <w:unhideWhenUsed/>
    <w:qFormat/>
    <w:rPr>
      <w:b/>
      <w:bCs/>
    </w:rPr>
  </w:style>
  <w:style w:type="table" w:styleId="af5">
    <w:name w:val="Table Grid"/>
    <w:basedOn w:val="a1"/>
    <w:qFormat/>
    <w:rPr>
      <w:rFonts w:ascii="Calibri" w:eastAsia="宋体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7">
    <w:name w:val="Hyperlink"/>
    <w:basedOn w:val="a0"/>
    <w:uiPriority w:val="99"/>
    <w:qFormat/>
    <w:rPr>
      <w:color w:val="0000FF"/>
      <w:u w:val="single"/>
    </w:rPr>
  </w:style>
  <w:style w:type="character" w:styleId="af8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0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1">
    <w:name w:val="标题 3 字符"/>
    <w:basedOn w:val="a0"/>
    <w:link w:val="30"/>
    <w:uiPriority w:val="9"/>
    <w:qFormat/>
    <w:rPr>
      <w:rFonts w:ascii="Times New Roman" w:eastAsia="黑体" w:hAnsi="Times New Roman" w:cs="Times New Roman"/>
      <w:bCs/>
      <w:sz w:val="24"/>
      <w:szCs w:val="32"/>
    </w:rPr>
  </w:style>
  <w:style w:type="character" w:customStyle="1" w:styleId="42">
    <w:name w:val="标题 4 字符"/>
    <w:basedOn w:val="a0"/>
    <w:link w:val="41"/>
    <w:uiPriority w:val="9"/>
    <w:qFormat/>
    <w:rPr>
      <w:rFonts w:asciiTheme="majorHAnsi" w:eastAsiaTheme="majorEastAsia" w:hAnsiTheme="majorHAnsi" w:cstheme="majorBidi"/>
      <w:bCs/>
      <w:sz w:val="24"/>
      <w:szCs w:val="28"/>
    </w:rPr>
  </w:style>
  <w:style w:type="character" w:customStyle="1" w:styleId="51">
    <w:name w:val="标题 5 字符"/>
    <w:basedOn w:val="a0"/>
    <w:link w:val="50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1">
    <w:name w:val="标题 7 字符"/>
    <w:basedOn w:val="a0"/>
    <w:link w:val="70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character" w:customStyle="1" w:styleId="ae">
    <w:name w:val="页眉 字符"/>
    <w:basedOn w:val="a0"/>
    <w:link w:val="ad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2">
    <w:name w:val="标题 字符"/>
    <w:basedOn w:val="a0"/>
    <w:link w:val="af1"/>
    <w:uiPriority w:val="10"/>
    <w:qFormat/>
    <w:rPr>
      <w:rFonts w:ascii="Arial" w:eastAsia="黑体" w:hAnsi="Arial" w:cs="Times New Roman"/>
      <w:b/>
      <w:sz w:val="32"/>
      <w:szCs w:val="20"/>
    </w:rPr>
  </w:style>
  <w:style w:type="paragraph" w:customStyle="1" w:styleId="40">
    <w:name w:val="条标题4"/>
    <w:basedOn w:val="a"/>
    <w:qFormat/>
    <w:pPr>
      <w:numPr>
        <w:numId w:val="1"/>
      </w:numPr>
    </w:pPr>
    <w:rPr>
      <w:rFonts w:ascii="黑体" w:eastAsia="黑体"/>
      <w:sz w:val="24"/>
    </w:rPr>
  </w:style>
  <w:style w:type="paragraph" w:customStyle="1" w:styleId="af9">
    <w:name w:val="文件正文"/>
    <w:basedOn w:val="a"/>
    <w:qFormat/>
    <w:pPr>
      <w:ind w:right="210"/>
    </w:pPr>
    <w:rPr>
      <w:rFonts w:ascii="宋体" w:hAnsi="Calibri"/>
      <w:sz w:val="24"/>
      <w:szCs w:val="22"/>
    </w:rPr>
  </w:style>
  <w:style w:type="paragraph" w:customStyle="1" w:styleId="xl34">
    <w:name w:val="xl34"/>
    <w:basedOn w:val="a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afa">
    <w:name w:val="章标题"/>
    <w:basedOn w:val="a"/>
    <w:link w:val="Char"/>
    <w:qFormat/>
    <w:pPr>
      <w:spacing w:line="360" w:lineRule="auto"/>
    </w:pPr>
    <w:rPr>
      <w:rFonts w:ascii="黑体" w:eastAsia="黑体" w:cs="宋体"/>
      <w:sz w:val="24"/>
      <w:szCs w:val="20"/>
    </w:rPr>
  </w:style>
  <w:style w:type="character" w:customStyle="1" w:styleId="Char">
    <w:name w:val="章标题 Char"/>
    <w:basedOn w:val="a0"/>
    <w:link w:val="afa"/>
    <w:qFormat/>
    <w:locked/>
    <w:rPr>
      <w:rFonts w:ascii="黑体" w:eastAsia="黑体" w:hAnsi="Times New Roman" w:cs="宋体"/>
      <w:sz w:val="24"/>
      <w:szCs w:val="20"/>
    </w:rPr>
  </w:style>
  <w:style w:type="character" w:customStyle="1" w:styleId="aa">
    <w:name w:val="批注框文本 字符"/>
    <w:basedOn w:val="a0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b">
    <w:name w:val="List Paragraph"/>
    <w:basedOn w:val="a"/>
    <w:link w:val="afc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fc">
    <w:name w:val="列表段落 字符"/>
    <w:link w:val="afb"/>
    <w:uiPriority w:val="34"/>
    <w:qFormat/>
    <w:rPr>
      <w:rFonts w:ascii="Times New Roman" w:eastAsia="宋体" w:hAnsi="Times New Roman" w:cs="Times New Roman"/>
      <w:szCs w:val="24"/>
    </w:rPr>
  </w:style>
  <w:style w:type="character" w:customStyle="1" w:styleId="a8">
    <w:name w:val="批注文字 字符"/>
    <w:basedOn w:val="a0"/>
    <w:link w:val="a7"/>
    <w:qFormat/>
    <w:rPr>
      <w:rFonts w:ascii="Times New Roman" w:eastAsia="宋体" w:hAnsi="Times New Roman" w:cs="Times New Roman"/>
      <w:szCs w:val="24"/>
    </w:rPr>
  </w:style>
  <w:style w:type="character" w:customStyle="1" w:styleId="af4">
    <w:name w:val="批注主题 字符"/>
    <w:basedOn w:val="a8"/>
    <w:link w:val="af3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11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6">
    <w:name w:val="文档结构图 字符"/>
    <w:basedOn w:val="a0"/>
    <w:link w:val="a5"/>
    <w:uiPriority w:val="99"/>
    <w:qFormat/>
    <w:rPr>
      <w:rFonts w:ascii="宋体" w:eastAsia="宋体" w:hAnsi="Times New Roman" w:cs="Times New Roman"/>
      <w:sz w:val="18"/>
      <w:szCs w:val="18"/>
    </w:rPr>
  </w:style>
  <w:style w:type="paragraph" w:customStyle="1" w:styleId="afd">
    <w:name w:val="正文字体"/>
    <w:link w:val="Char0"/>
    <w:qFormat/>
    <w:pPr>
      <w:widowControl w:val="0"/>
      <w:adjustRightInd w:val="0"/>
      <w:snapToGrid w:val="0"/>
      <w:spacing w:line="420" w:lineRule="atLeast"/>
      <w:ind w:firstLineChars="200" w:firstLine="480"/>
    </w:pPr>
    <w:rPr>
      <w:rFonts w:ascii="Times New Roman" w:eastAsia="宋体" w:hAnsi="Times New Roman" w:cs="Times New Roman"/>
      <w:snapToGrid w:val="0"/>
      <w:sz w:val="24"/>
      <w:szCs w:val="24"/>
    </w:rPr>
  </w:style>
  <w:style w:type="character" w:customStyle="1" w:styleId="Char0">
    <w:name w:val="正文字体 Char"/>
    <w:basedOn w:val="a0"/>
    <w:link w:val="afd"/>
    <w:qFormat/>
    <w:rPr>
      <w:rFonts w:ascii="Times New Roman" w:eastAsia="宋体" w:hAnsi="Times New Roman" w:cs="Times New Roman"/>
      <w:snapToGrid w:val="0"/>
      <w:kern w:val="0"/>
      <w:sz w:val="24"/>
      <w:szCs w:val="24"/>
    </w:rPr>
  </w:style>
  <w:style w:type="paragraph" w:customStyle="1" w:styleId="Chart">
    <w:name w:val="Chart"/>
    <w:basedOn w:val="a"/>
    <w:qFormat/>
    <w:pPr>
      <w:jc w:val="center"/>
    </w:pPr>
    <w:rPr>
      <w:rFonts w:ascii="宋体" w:hAnsi="宋体"/>
      <w:sz w:val="18"/>
      <w:szCs w:val="21"/>
    </w:rPr>
  </w:style>
  <w:style w:type="paragraph" w:customStyle="1" w:styleId="SWIEE">
    <w:name w:val="章标题(SWIEE)"/>
    <w:next w:val="a"/>
    <w:qFormat/>
    <w:pPr>
      <w:adjustRightInd w:val="0"/>
      <w:snapToGrid w:val="0"/>
      <w:spacing w:before="120" w:after="120" w:line="300" w:lineRule="auto"/>
      <w:jc w:val="center"/>
    </w:pPr>
    <w:rPr>
      <w:rFonts w:ascii="黑体" w:eastAsia="黑体" w:hAnsi="宋体" w:cs="Times New Roman"/>
      <w:sz w:val="24"/>
    </w:rPr>
  </w:style>
  <w:style w:type="paragraph" w:customStyle="1" w:styleId="ddd">
    <w:name w:val="ddd"/>
    <w:basedOn w:val="a"/>
    <w:link w:val="dddChar"/>
    <w:qFormat/>
    <w:pPr>
      <w:spacing w:line="360" w:lineRule="auto"/>
      <w:ind w:firstLineChars="200" w:firstLine="480"/>
      <w:jc w:val="left"/>
    </w:pPr>
    <w:rPr>
      <w:rFonts w:asciiTheme="minorEastAsia" w:eastAsiaTheme="minorEastAsia" w:hAnsiTheme="minorEastAsia"/>
      <w:sz w:val="24"/>
    </w:rPr>
  </w:style>
  <w:style w:type="character" w:customStyle="1" w:styleId="dddChar">
    <w:name w:val="ddd Char"/>
    <w:basedOn w:val="a0"/>
    <w:link w:val="ddd"/>
    <w:qFormat/>
    <w:rPr>
      <w:rFonts w:asciiTheme="minorEastAsia" w:hAnsiTheme="minorEastAsia" w:cs="Times New Roman"/>
      <w:sz w:val="24"/>
      <w:szCs w:val="24"/>
    </w:rPr>
  </w:style>
  <w:style w:type="paragraph" w:customStyle="1" w:styleId="2">
    <w:name w:val="编号标题2"/>
    <w:next w:val="a"/>
    <w:link w:val="2Char"/>
    <w:qFormat/>
    <w:pPr>
      <w:numPr>
        <w:ilvl w:val="1"/>
        <w:numId w:val="2"/>
      </w:numPr>
      <w:spacing w:line="480" w:lineRule="auto"/>
      <w:ind w:left="840" w:hanging="420"/>
      <w:outlineLvl w:val="1"/>
    </w:pPr>
    <w:rPr>
      <w:rFonts w:ascii="黑体" w:eastAsia="黑体" w:hAnsi="黑体" w:cs="Times New Roman"/>
      <w:sz w:val="24"/>
    </w:rPr>
  </w:style>
  <w:style w:type="paragraph" w:customStyle="1" w:styleId="3">
    <w:name w:val="编号标题3"/>
    <w:next w:val="a"/>
    <w:link w:val="3Char"/>
    <w:qFormat/>
    <w:pPr>
      <w:numPr>
        <w:ilvl w:val="2"/>
        <w:numId w:val="2"/>
      </w:numPr>
      <w:spacing w:line="360" w:lineRule="auto"/>
      <w:ind w:left="1260" w:hanging="420"/>
      <w:outlineLvl w:val="2"/>
    </w:pPr>
    <w:rPr>
      <w:rFonts w:ascii="黑体" w:eastAsia="黑体" w:hAnsi="黑体" w:cs="Times New Roman"/>
      <w:sz w:val="24"/>
    </w:rPr>
  </w:style>
  <w:style w:type="paragraph" w:customStyle="1" w:styleId="4">
    <w:name w:val="编号标题4"/>
    <w:next w:val="a"/>
    <w:qFormat/>
    <w:pPr>
      <w:numPr>
        <w:ilvl w:val="3"/>
        <w:numId w:val="2"/>
      </w:numPr>
      <w:spacing w:line="360" w:lineRule="auto"/>
      <w:ind w:left="1680" w:hanging="420"/>
      <w:outlineLvl w:val="3"/>
    </w:pPr>
    <w:rPr>
      <w:rFonts w:ascii="黑体" w:eastAsia="黑体" w:hAnsi="黑体" w:cs="Times New Roman"/>
      <w:sz w:val="24"/>
    </w:rPr>
  </w:style>
  <w:style w:type="paragraph" w:customStyle="1" w:styleId="5">
    <w:name w:val="编号标题5"/>
    <w:next w:val="a"/>
    <w:qFormat/>
    <w:pPr>
      <w:numPr>
        <w:ilvl w:val="4"/>
        <w:numId w:val="2"/>
      </w:numPr>
      <w:spacing w:line="360" w:lineRule="auto"/>
      <w:ind w:left="2100" w:hanging="420"/>
      <w:outlineLvl w:val="4"/>
    </w:pPr>
    <w:rPr>
      <w:rFonts w:ascii="黑体" w:eastAsia="黑体" w:hAnsi="Times New Roman" w:cs="Times New Roman"/>
      <w:sz w:val="28"/>
    </w:rPr>
  </w:style>
  <w:style w:type="paragraph" w:customStyle="1" w:styleId="6">
    <w:name w:val="编号标题6"/>
    <w:next w:val="a"/>
    <w:qFormat/>
    <w:pPr>
      <w:numPr>
        <w:ilvl w:val="5"/>
        <w:numId w:val="2"/>
      </w:numPr>
      <w:spacing w:line="360" w:lineRule="auto"/>
      <w:ind w:left="2520" w:hanging="420"/>
      <w:outlineLvl w:val="5"/>
    </w:pPr>
    <w:rPr>
      <w:rFonts w:ascii="黑体" w:eastAsia="黑体" w:hAnsi="Times New Roman" w:cs="Times New Roman"/>
      <w:sz w:val="28"/>
    </w:rPr>
  </w:style>
  <w:style w:type="paragraph" w:customStyle="1" w:styleId="7">
    <w:name w:val="编号标题7"/>
    <w:next w:val="a"/>
    <w:qFormat/>
    <w:pPr>
      <w:numPr>
        <w:ilvl w:val="6"/>
        <w:numId w:val="2"/>
      </w:numPr>
      <w:spacing w:line="360" w:lineRule="auto"/>
      <w:ind w:left="2940" w:hanging="420"/>
      <w:outlineLvl w:val="6"/>
    </w:pPr>
    <w:rPr>
      <w:rFonts w:ascii="黑体" w:eastAsia="黑体" w:hAnsi="Times New Roman" w:cs="Times New Roman"/>
      <w:sz w:val="28"/>
    </w:rPr>
  </w:style>
  <w:style w:type="character" w:customStyle="1" w:styleId="3Char">
    <w:name w:val="编号标题3 Char"/>
    <w:basedOn w:val="a0"/>
    <w:link w:val="3"/>
    <w:qFormat/>
    <w:locked/>
    <w:rPr>
      <w:rFonts w:ascii="黑体" w:eastAsia="黑体" w:hAnsi="黑体" w:cs="Times New Roman"/>
      <w:kern w:val="0"/>
      <w:sz w:val="24"/>
      <w:szCs w:val="20"/>
    </w:rPr>
  </w:style>
  <w:style w:type="character" w:customStyle="1" w:styleId="2Char">
    <w:name w:val="编号标题2 Char"/>
    <w:basedOn w:val="a0"/>
    <w:link w:val="2"/>
    <w:qFormat/>
    <w:locked/>
    <w:rPr>
      <w:rFonts w:ascii="黑体" w:eastAsia="黑体" w:hAnsi="黑体" w:cs="Times New Roman"/>
      <w:kern w:val="0"/>
      <w:sz w:val="24"/>
      <w:szCs w:val="20"/>
    </w:rPr>
  </w:style>
  <w:style w:type="paragraph" w:customStyle="1" w:styleId="ggg">
    <w:name w:val="ggg"/>
    <w:basedOn w:val="a"/>
    <w:qFormat/>
    <w:pPr>
      <w:widowControl/>
      <w:numPr>
        <w:numId w:val="2"/>
      </w:numPr>
      <w:spacing w:line="480" w:lineRule="auto"/>
      <w:ind w:left="420" w:hanging="420"/>
      <w:jc w:val="left"/>
      <w:outlineLvl w:val="0"/>
    </w:pPr>
    <w:rPr>
      <w:rFonts w:ascii="黑体" w:eastAsia="黑体"/>
      <w:sz w:val="24"/>
    </w:rPr>
  </w:style>
  <w:style w:type="paragraph" w:customStyle="1" w:styleId="afe">
    <w:name w:val="表头"/>
    <w:basedOn w:val="a"/>
    <w:qFormat/>
    <w:pPr>
      <w:jc w:val="center"/>
    </w:pPr>
    <w:rPr>
      <w:rFonts w:ascii="宋体"/>
      <w:b/>
      <w:kern w:val="0"/>
      <w:szCs w:val="20"/>
    </w:rPr>
  </w:style>
  <w:style w:type="paragraph" w:customStyle="1" w:styleId="aff">
    <w:name w:val="表中文字"/>
    <w:basedOn w:val="a"/>
    <w:qFormat/>
    <w:pPr>
      <w:adjustRightInd w:val="0"/>
      <w:snapToGrid w:val="0"/>
    </w:pPr>
    <w:rPr>
      <w:rFonts w:ascii="宋体"/>
      <w:kern w:val="24"/>
      <w:sz w:val="24"/>
      <w:szCs w:val="20"/>
    </w:rPr>
  </w:style>
  <w:style w:type="character" w:customStyle="1" w:styleId="12">
    <w:name w:val="不明显强调1"/>
    <w:basedOn w:val="a0"/>
    <w:uiPriority w:val="19"/>
    <w:qFormat/>
    <w:rPr>
      <w:rFonts w:asciiTheme="minorEastAsia" w:eastAsiaTheme="minorEastAsia" w:hAnsiTheme="minorEastAsia"/>
      <w:sz w:val="18"/>
    </w:rPr>
  </w:style>
  <w:style w:type="paragraph" w:customStyle="1" w:styleId="17878">
    <w:name w:val="样式 标题 1 + 黑体 小四 段前: 7.8 磅 段后: 7.8 磅"/>
    <w:basedOn w:val="1"/>
    <w:qFormat/>
    <w:pPr>
      <w:keepLines w:val="0"/>
      <w:spacing w:before="156" w:after="156" w:line="240" w:lineRule="auto"/>
      <w:ind w:left="900" w:hanging="420"/>
    </w:pPr>
    <w:rPr>
      <w:rFonts w:ascii="黑体" w:eastAsia="黑体" w:hAnsi="宋体" w:cs="宋体"/>
      <w:bCs w:val="0"/>
      <w:kern w:val="2"/>
      <w:sz w:val="24"/>
      <w:szCs w:val="20"/>
    </w:rPr>
  </w:style>
  <w:style w:type="paragraph" w:customStyle="1" w:styleId="A11">
    <w:name w:val="附录标题A.1.1"/>
    <w:next w:val="afd"/>
    <w:qFormat/>
    <w:pPr>
      <w:tabs>
        <w:tab w:val="left" w:pos="0"/>
      </w:tabs>
      <w:adjustRightInd w:val="0"/>
      <w:snapToGrid w:val="0"/>
      <w:spacing w:line="420" w:lineRule="atLeast"/>
      <w:outlineLvl w:val="2"/>
    </w:pPr>
    <w:rPr>
      <w:rFonts w:ascii="Times New Roman" w:eastAsia="宋体" w:hAnsi="Times New Roman" w:cs="Calibri"/>
      <w:snapToGrid w:val="0"/>
      <w:sz w:val="24"/>
      <w:szCs w:val="28"/>
    </w:rPr>
  </w:style>
  <w:style w:type="paragraph" w:customStyle="1" w:styleId="aff0">
    <w:name w:val="正文内容"/>
    <w:link w:val="Char1"/>
    <w:qFormat/>
    <w:pPr>
      <w:spacing w:line="360" w:lineRule="auto"/>
      <w:ind w:firstLineChars="200" w:firstLine="200"/>
    </w:pPr>
    <w:rPr>
      <w:rFonts w:ascii="宋体" w:eastAsia="宋体" w:hAnsi="Times New Roman" w:cs="Times New Roman"/>
      <w:kern w:val="2"/>
      <w:sz w:val="24"/>
      <w:szCs w:val="24"/>
    </w:rPr>
  </w:style>
  <w:style w:type="character" w:customStyle="1" w:styleId="Char1">
    <w:name w:val="正文内容 Char"/>
    <w:basedOn w:val="a0"/>
    <w:link w:val="aff0"/>
    <w:qFormat/>
    <w:rPr>
      <w:rFonts w:ascii="宋体" w:eastAsia="宋体" w:hAnsi="Times New Roman" w:cs="Times New Roman"/>
      <w:sz w:val="24"/>
      <w:szCs w:val="24"/>
    </w:rPr>
  </w:style>
  <w:style w:type="character" w:customStyle="1" w:styleId="Char2">
    <w:name w:val="标准正文 Char"/>
    <w:link w:val="aff1"/>
    <w:qFormat/>
    <w:locked/>
    <w:rPr>
      <w:rFonts w:ascii="宋体" w:hAnsi="Times New Roman"/>
      <w:kern w:val="28"/>
      <w:sz w:val="28"/>
    </w:rPr>
  </w:style>
  <w:style w:type="paragraph" w:customStyle="1" w:styleId="aff1">
    <w:name w:val="标准正文"/>
    <w:basedOn w:val="a"/>
    <w:link w:val="Char2"/>
    <w:qFormat/>
    <w:pPr>
      <w:adjustRightInd w:val="0"/>
      <w:spacing w:line="360" w:lineRule="auto"/>
      <w:jc w:val="left"/>
      <w:textAlignment w:val="baseline"/>
    </w:pPr>
    <w:rPr>
      <w:rFonts w:ascii="宋体" w:eastAsiaTheme="minorEastAsia" w:cstheme="minorBidi"/>
      <w:kern w:val="28"/>
      <w:sz w:val="28"/>
      <w:szCs w:val="22"/>
    </w:rPr>
  </w:style>
  <w:style w:type="paragraph" w:customStyle="1" w:styleId="A10">
    <w:name w:val="附录标题A.1"/>
    <w:next w:val="afd"/>
    <w:qFormat/>
    <w:pPr>
      <w:tabs>
        <w:tab w:val="left" w:pos="0"/>
      </w:tabs>
      <w:adjustRightInd w:val="0"/>
      <w:snapToGrid w:val="0"/>
      <w:spacing w:line="420" w:lineRule="atLeast"/>
      <w:outlineLvl w:val="1"/>
    </w:pPr>
    <w:rPr>
      <w:rFonts w:ascii="Times New Roman" w:eastAsia="宋体" w:hAnsi="Times New Roman" w:cs="Calibri"/>
      <w:snapToGrid w:val="0"/>
      <w:sz w:val="24"/>
      <w:szCs w:val="28"/>
    </w:rPr>
  </w:style>
  <w:style w:type="paragraph" w:customStyle="1" w:styleId="aff2">
    <w:name w:val="附录"/>
    <w:next w:val="afd"/>
    <w:qFormat/>
    <w:pPr>
      <w:adjustRightInd w:val="0"/>
      <w:snapToGrid w:val="0"/>
      <w:spacing w:afterLines="50" w:line="420" w:lineRule="atLeast"/>
      <w:jc w:val="center"/>
      <w:outlineLvl w:val="0"/>
    </w:pPr>
    <w:rPr>
      <w:rFonts w:ascii="Times New Roman" w:eastAsia="黑体" w:hAnsi="Times New Roman" w:cs="Calibri"/>
      <w:snapToGrid w:val="0"/>
      <w:sz w:val="24"/>
      <w:szCs w:val="28"/>
    </w:rPr>
  </w:style>
  <w:style w:type="paragraph" w:customStyle="1" w:styleId="101-">
    <w:name w:val="101-表内容"/>
    <w:basedOn w:val="a"/>
    <w:qFormat/>
    <w:pPr>
      <w:widowControl/>
      <w:adjustRightInd w:val="0"/>
      <w:snapToGrid w:val="0"/>
      <w:spacing w:beforeLines="20" w:afterLines="20"/>
      <w:jc w:val="center"/>
    </w:pPr>
    <w:rPr>
      <w:rFonts w:ascii="宋体" w:hAnsi="宋体"/>
      <w:bCs/>
      <w:color w:val="000000"/>
      <w:kern w:val="0"/>
      <w:sz w:val="18"/>
      <w:szCs w:val="20"/>
    </w:rPr>
  </w:style>
  <w:style w:type="character" w:customStyle="1" w:styleId="Char10">
    <w:name w:val="批注文字 Char1"/>
    <w:basedOn w:val="a0"/>
    <w:uiPriority w:val="99"/>
    <w:semiHidden/>
    <w:qFormat/>
    <w:rPr>
      <w:rFonts w:ascii="Times New Roman" w:eastAsia="宋体" w:hAnsi="Times New Roman" w:cs="Times New Roman"/>
      <w:szCs w:val="24"/>
    </w:rPr>
  </w:style>
  <w:style w:type="paragraph" w:customStyle="1" w:styleId="A11111">
    <w:name w:val="附录标题A.1.1.1.1.1"/>
    <w:next w:val="afd"/>
    <w:qFormat/>
    <w:pPr>
      <w:tabs>
        <w:tab w:val="left" w:pos="0"/>
      </w:tabs>
      <w:adjustRightInd w:val="0"/>
      <w:snapToGrid w:val="0"/>
      <w:spacing w:line="420" w:lineRule="atLeast"/>
      <w:outlineLvl w:val="5"/>
    </w:pPr>
    <w:rPr>
      <w:rFonts w:ascii="Times New Roman" w:eastAsia="宋体" w:hAnsi="Times New Roman" w:cs="Calibri"/>
      <w:kern w:val="2"/>
      <w:sz w:val="24"/>
    </w:rPr>
  </w:style>
  <w:style w:type="paragraph" w:customStyle="1" w:styleId="178781">
    <w:name w:val="样式 标题 1 + 黑体 小四 段前: 7.8 磅 段后: 7.8 磅1"/>
    <w:basedOn w:val="1"/>
    <w:qFormat/>
    <w:pPr>
      <w:tabs>
        <w:tab w:val="left" w:pos="432"/>
      </w:tabs>
      <w:spacing w:before="156" w:after="156" w:line="240" w:lineRule="auto"/>
      <w:ind w:left="432" w:hanging="432"/>
    </w:pPr>
    <w:rPr>
      <w:rFonts w:ascii="黑体" w:eastAsia="黑体" w:hAnsi="宋体" w:cs="宋体"/>
      <w:bCs w:val="0"/>
      <w:kern w:val="2"/>
      <w:sz w:val="24"/>
      <w:szCs w:val="20"/>
    </w:rPr>
  </w:style>
  <w:style w:type="paragraph" w:customStyle="1" w:styleId="aff3">
    <w:name w:val="图编号"/>
    <w:next w:val="afd"/>
    <w:qFormat/>
    <w:pPr>
      <w:adjustRightInd w:val="0"/>
      <w:snapToGrid w:val="0"/>
      <w:spacing w:beforeLines="30" w:line="420" w:lineRule="atLeast"/>
      <w:ind w:left="420" w:hanging="420"/>
      <w:jc w:val="center"/>
    </w:pPr>
    <w:rPr>
      <w:rFonts w:ascii="黑体" w:eastAsia="黑体" w:hAnsi="Times New Roman" w:cs="Calibri"/>
      <w:snapToGrid w:val="0"/>
      <w:sz w:val="21"/>
      <w:szCs w:val="21"/>
    </w:rPr>
  </w:style>
  <w:style w:type="paragraph" w:customStyle="1" w:styleId="A1111">
    <w:name w:val="附录标题A.1.1.1.1"/>
    <w:next w:val="afd"/>
    <w:qFormat/>
    <w:pPr>
      <w:tabs>
        <w:tab w:val="left" w:pos="0"/>
      </w:tabs>
      <w:adjustRightInd w:val="0"/>
      <w:snapToGrid w:val="0"/>
      <w:spacing w:line="420" w:lineRule="atLeast"/>
      <w:outlineLvl w:val="4"/>
    </w:pPr>
    <w:rPr>
      <w:rFonts w:ascii="Times New Roman" w:eastAsia="宋体" w:hAnsi="Times New Roman" w:cs="Calibri"/>
      <w:snapToGrid w:val="0"/>
      <w:sz w:val="24"/>
      <w:szCs w:val="28"/>
    </w:rPr>
  </w:style>
  <w:style w:type="paragraph" w:customStyle="1" w:styleId="37878">
    <w:name w:val="样式 标题 3 + 黑体 小四 非加粗 段前: 7.8 磅 段后: 7.8 磅 行距: 单倍行距"/>
    <w:basedOn w:val="30"/>
    <w:qFormat/>
    <w:pPr>
      <w:tabs>
        <w:tab w:val="left" w:pos="432"/>
        <w:tab w:val="left" w:pos="720"/>
      </w:tabs>
      <w:spacing w:before="156" w:after="156" w:line="240" w:lineRule="auto"/>
    </w:pPr>
    <w:rPr>
      <w:rFonts w:ascii="黑体" w:cs="宋体"/>
      <w:b/>
      <w:bCs w:val="0"/>
      <w:szCs w:val="20"/>
    </w:rPr>
  </w:style>
  <w:style w:type="paragraph" w:customStyle="1" w:styleId="aff4">
    <w:name w:val="表编号"/>
    <w:next w:val="a"/>
    <w:qFormat/>
    <w:pPr>
      <w:tabs>
        <w:tab w:val="left" w:pos="360"/>
      </w:tabs>
      <w:adjustRightInd w:val="0"/>
      <w:snapToGrid w:val="0"/>
      <w:spacing w:afterLines="20" w:line="420" w:lineRule="atLeast"/>
      <w:ind w:left="360" w:hanging="360"/>
      <w:jc w:val="center"/>
    </w:pPr>
    <w:rPr>
      <w:rFonts w:ascii="黑体" w:eastAsia="黑体" w:hAnsi="Times New Roman" w:cs="Calibri"/>
      <w:snapToGrid w:val="0"/>
      <w:sz w:val="21"/>
      <w:szCs w:val="28"/>
    </w:rPr>
  </w:style>
  <w:style w:type="character" w:customStyle="1" w:styleId="Char11">
    <w:name w:val="文档结构图 Char1"/>
    <w:basedOn w:val="a0"/>
    <w:uiPriority w:val="99"/>
    <w:semiHidden/>
    <w:qFormat/>
    <w:rPr>
      <w:rFonts w:ascii="Microsoft YaHei UI" w:eastAsia="Microsoft YaHei UI" w:hAnsi="Times New Roman" w:cs="Times New Roman"/>
      <w:sz w:val="18"/>
      <w:szCs w:val="18"/>
    </w:rPr>
  </w:style>
  <w:style w:type="paragraph" w:customStyle="1" w:styleId="TOP">
    <w:name w:val="TOP"/>
    <w:basedOn w:val="a"/>
    <w:qFormat/>
    <w:pPr>
      <w:spacing w:line="420" w:lineRule="exact"/>
      <w:jc w:val="center"/>
    </w:pPr>
    <w:rPr>
      <w:rFonts w:ascii="黑体" w:eastAsia="黑体" w:hAnsi="黑体"/>
      <w:szCs w:val="28"/>
    </w:rPr>
  </w:style>
  <w:style w:type="paragraph" w:customStyle="1" w:styleId="aff5">
    <w:name w:val="仿宋"/>
    <w:basedOn w:val="a"/>
    <w:next w:val="a"/>
    <w:qFormat/>
    <w:pPr>
      <w:adjustRightInd w:val="0"/>
      <w:spacing w:line="360" w:lineRule="auto"/>
      <w:textAlignment w:val="baseline"/>
    </w:pPr>
    <w:rPr>
      <w:rFonts w:ascii="宋体" w:eastAsia="长城仿宋"/>
      <w:kern w:val="28"/>
      <w:sz w:val="24"/>
      <w:szCs w:val="20"/>
    </w:rPr>
  </w:style>
  <w:style w:type="paragraph" w:customStyle="1" w:styleId="13">
    <w:name w:val="列出段落1"/>
    <w:basedOn w:val="a"/>
    <w:uiPriority w:val="34"/>
    <w:qFormat/>
    <w:pPr>
      <w:ind w:firstLineChars="200" w:firstLine="420"/>
    </w:pPr>
    <w:rPr>
      <w:rFonts w:eastAsiaTheme="minorEastAsia" w:cstheme="minorBidi"/>
    </w:rPr>
  </w:style>
  <w:style w:type="paragraph" w:customStyle="1" w:styleId="A111">
    <w:name w:val="附录标题A.1.1.1"/>
    <w:next w:val="afd"/>
    <w:qFormat/>
    <w:pPr>
      <w:tabs>
        <w:tab w:val="left" w:pos="0"/>
      </w:tabs>
      <w:adjustRightInd w:val="0"/>
      <w:snapToGrid w:val="0"/>
      <w:spacing w:line="420" w:lineRule="atLeast"/>
      <w:outlineLvl w:val="3"/>
    </w:pPr>
    <w:rPr>
      <w:rFonts w:ascii="Times New Roman" w:eastAsia="宋体" w:hAnsi="Times New Roman" w:cs="Calibri"/>
      <w:snapToGrid w:val="0"/>
      <w:sz w:val="24"/>
      <w:szCs w:val="28"/>
    </w:rPr>
  </w:style>
  <w:style w:type="paragraph" w:customStyle="1" w:styleId="TOC11">
    <w:name w:val="TOC 标题1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eastAsia="黑体" w:hAnsi="Cambria"/>
      <w:b w:val="0"/>
      <w:color w:val="365F91"/>
      <w:kern w:val="0"/>
      <w:sz w:val="28"/>
      <w:szCs w:val="28"/>
    </w:rPr>
  </w:style>
  <w:style w:type="paragraph" w:customStyle="1" w:styleId="210">
    <w:name w:val="标题 21"/>
    <w:basedOn w:val="a"/>
    <w:next w:val="a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310">
    <w:name w:val="目录 31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2Char1">
    <w:name w:val="标题 2 Char1"/>
    <w:basedOn w:val="a0"/>
    <w:uiPriority w:val="9"/>
    <w:semiHidden/>
    <w:qFormat/>
    <w:rPr>
      <w:rFonts w:ascii="Calibri Light" w:eastAsia="宋体" w:hAnsi="Calibri Light" w:cs="Times New Roman"/>
      <w:b/>
      <w:bCs/>
      <w:sz w:val="32"/>
      <w:szCs w:val="32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4">
    <w:name w:val="正文缩进 字符"/>
    <w:link w:val="a3"/>
    <w:qFormat/>
    <w:rPr>
      <w:rFonts w:ascii="宋体" w:eastAsia="宋体" w:hAnsi="Times New Roman" w:cs="Times New Roman"/>
      <w:sz w:val="28"/>
      <w:szCs w:val="24"/>
    </w:rPr>
  </w:style>
  <w:style w:type="paragraph" w:customStyle="1" w:styleId="22">
    <w:name w:val="修订2"/>
    <w:hidden/>
    <w:uiPriority w:val="99"/>
    <w:unhideWhenUsed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32">
    <w:name w:val="修订3"/>
    <w:hidden/>
    <w:uiPriority w:val="99"/>
    <w:unhideWhenUsed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0">
    <w:name w:val="副标题 字符"/>
    <w:basedOn w:val="a0"/>
    <w:link w:val="af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f6">
    <w:name w:val="Quote"/>
    <w:basedOn w:val="a"/>
    <w:next w:val="a"/>
    <w:link w:val="aff7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ff7">
    <w:name w:val="引用 字符"/>
    <w:basedOn w:val="a0"/>
    <w:link w:val="aff6"/>
    <w:uiPriority w:val="29"/>
    <w:qFormat/>
    <w:rPr>
      <w:i/>
      <w:iCs/>
      <w:color w:val="404040" w:themeColor="text1" w:themeTint="BF"/>
      <w:kern w:val="2"/>
      <w:sz w:val="21"/>
      <w:szCs w:val="22"/>
    </w:rPr>
  </w:style>
  <w:style w:type="character" w:customStyle="1" w:styleId="14">
    <w:name w:val="明显强调1"/>
    <w:basedOn w:val="a0"/>
    <w:uiPriority w:val="21"/>
    <w:qFormat/>
    <w:rPr>
      <w:i/>
      <w:iCs/>
      <w:color w:val="365F91" w:themeColor="accent1" w:themeShade="BF"/>
    </w:rPr>
  </w:style>
  <w:style w:type="paragraph" w:styleId="aff8">
    <w:name w:val="Intense Quote"/>
    <w:basedOn w:val="a"/>
    <w:next w:val="a"/>
    <w:link w:val="aff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365F91" w:themeColor="accent1" w:themeShade="BF"/>
      <w:szCs w:val="22"/>
    </w:rPr>
  </w:style>
  <w:style w:type="character" w:customStyle="1" w:styleId="aff9">
    <w:name w:val="明显引用 字符"/>
    <w:basedOn w:val="a0"/>
    <w:link w:val="aff8"/>
    <w:uiPriority w:val="30"/>
    <w:qFormat/>
    <w:rPr>
      <w:i/>
      <w:iCs/>
      <w:color w:val="365F91" w:themeColor="accent1" w:themeShade="BF"/>
      <w:kern w:val="2"/>
      <w:sz w:val="21"/>
      <w:szCs w:val="22"/>
    </w:rPr>
  </w:style>
  <w:style w:type="character" w:customStyle="1" w:styleId="15">
    <w:name w:val="明显参考1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affa">
    <w:name w:val="标准文件_段"/>
    <w:qFormat/>
    <w:pPr>
      <w:widowControl w:val="0"/>
      <w:spacing w:after="160" w:line="360" w:lineRule="auto"/>
      <w:ind w:firstLineChars="200" w:firstLine="480"/>
      <w:jc w:val="both"/>
    </w:pPr>
    <w:rPr>
      <w:rFonts w:ascii="Times New Roman" w:eastAsia="宋体" w:hAnsi="Times New Roman" w:cs="Times New Roman"/>
      <w:kern w:val="2"/>
      <w:sz w:val="24"/>
    </w:rPr>
  </w:style>
  <w:style w:type="paragraph" w:customStyle="1" w:styleId="affb">
    <w:name w:val="图"/>
    <w:next w:val="a"/>
    <w:qFormat/>
    <w:pPr>
      <w:spacing w:after="160" w:line="360" w:lineRule="auto"/>
      <w:jc w:val="center"/>
    </w:pPr>
    <w:rPr>
      <w:rFonts w:ascii="黑体" w:eastAsia="黑体" w:hAnsi="黑体" w:cs="Times New Roman"/>
      <w:kern w:val="2"/>
      <w:sz w:val="24"/>
      <w:szCs w:val="24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fc">
    <w:name w:val="Revision"/>
    <w:hidden/>
    <w:uiPriority w:val="99"/>
    <w:unhideWhenUsed/>
    <w:rsid w:val="00C33F85"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commentsIds.xml" Type="http://schemas.microsoft.com/office/2016/09/relationships/commentsIds"/><Relationship Id="rId11" Target="commentsExtensible.xml" Type="http://schemas.microsoft.com/office/2018/08/relationships/commentsExtensible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people.xml" Type="http://schemas.microsoft.com/office/2011/relationships/people"/><Relationship Id="rId15" Target="theme/theme1.xml" Type="http://schemas.openxmlformats.org/officeDocument/2006/relationships/theme"/><Relationship Id="rId16" Target="header1.xml" Type="http://schemas.openxmlformats.org/officeDocument/2006/relationships/header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comments.xml" Type="http://schemas.openxmlformats.org/officeDocument/2006/relationships/comments"/><Relationship Id="rId9" Target="commentsExtended.xml" Type="http://schemas.microsoft.com/office/2011/relationships/commentsExtended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C40E35-B599-46FA-922D-AD48501EF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72</Pages>
  <Words>19484</Words>
  <Characters>34294</Characters>
  <Application>Microsoft Office Word</Application>
  <DocSecurity>0</DocSecurity>
  <Lines>11431</Lines>
  <Paragraphs>10755</Paragraphs>
  <ScaleCrop>false</ScaleCrop>
  <Company/>
  <LinksUpToDate>false</LinksUpToDate>
  <CharactersWithSpaces>43023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2026-01-07T13:35:00Z</dcterms:created>
  <dc:creator>贾盈盈</dc:creator>
  <cp:lastModifiedBy>yaozu long</cp:lastModifiedBy>
  <cp:lastPrinted>2025-09-02T02:33:00Z</cp:lastPrinted>
  <dcterms:modified xsi:type="dcterms:W3CDTF">2026-01-07T13:35:00Z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AC9636260BB34C748616245111EAC027_13</vt:lpwstr>
  </property>
  <property fmtid="{D5CDD505-2E9C-101B-9397-08002B2CF9AE}" pid="4" name="KSOTemplateDocerSaveRecord">
    <vt:lpwstr>eyJoZGlkIjoiMzQzOWU2ODEyNWM0OTk3ZWU2ZjRlYTkyMWQ0N2EwNjMiLCJ1c2VySWQiOiI2NDg2NTUzNDkifQ==</vt:lpwstr>
  </property>
</Properties>
</file>