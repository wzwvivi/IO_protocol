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people+xml" PartName="/word/peop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3"/>
      </w:pPr>
      <w:r>
        <w:rPr>
          <w:rFonts w:hint="eastAsia"/>
        </w:rPr>
        <w:t>目的和范围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本文件定义了CE-25A飞机高升力系统中主飞行控制计算机（FCC）、备份飞行控制计算机（BCM）、马达控制电子（MCE）、襟翼作动器（EMA）的CAN总线、RS485通讯协议。</w:t>
      </w:r>
    </w:p>
    <w:p>
      <w:pPr>
        <w:pStyle w:val="23"/>
      </w:pPr>
      <w:r>
        <w:rPr>
          <w:rFonts w:hint="eastAsia"/>
        </w:rPr>
        <w:t>引用文件</w:t>
      </w:r>
    </w:p>
    <w:p>
      <w:pPr>
        <w:pStyle w:val="11"/>
        <w:keepNext/>
        <w:ind w:firstLine="480"/>
      </w:pPr>
      <w:bookmarkStart w:id="0" w:name="_Ref181709916"/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</w:t>
      </w:r>
      <w:r>
        <w:fldChar w:fldCharType="end"/>
      </w:r>
      <w:bookmarkEnd w:id="0"/>
      <w:r>
        <w:rPr>
          <w:rFonts w:hint="eastAsia"/>
        </w:rPr>
        <w:t xml:space="preserve"> 引用文件列表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74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7450" w:type="dxa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文件名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</w:t>
            </w:r>
          </w:p>
        </w:tc>
        <w:tc>
          <w:tcPr>
            <w:tcW w:w="7450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全电飞机高升力控制系统技术方案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</w:t>
            </w:r>
          </w:p>
        </w:tc>
        <w:tc>
          <w:tcPr>
            <w:tcW w:w="7450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CAN 2.0规范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3</w:t>
            </w:r>
          </w:p>
        </w:tc>
        <w:tc>
          <w:tcPr>
            <w:tcW w:w="7450" w:type="dxa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作动器FCC指令选择逻辑</w:t>
            </w:r>
          </w:p>
        </w:tc>
      </w:tr>
    </w:tbl>
    <w:p>
      <w:pPr>
        <w:pStyle w:val="23"/>
      </w:pPr>
      <w:r>
        <w:rPr>
          <w:rFonts w:hint="eastAsia"/>
        </w:rPr>
        <w:t>系统概述</w:t>
      </w:r>
    </w:p>
    <w:p>
      <w:pPr>
        <w:pStyle w:val="24"/>
      </w:pPr>
      <w:r>
        <w:rPr>
          <w:rFonts w:hint="eastAsia"/>
        </w:rPr>
        <w:t>系统架构</w:t>
      </w:r>
    </w:p>
    <w:p>
      <w:pPr>
        <w:pStyle w:val="24"/>
      </w:pPr>
      <w:r>
        <w:rPr>
          <w:rFonts w:hint="eastAsia"/>
        </w:rPr>
        <w:t>高升力作动系统CAN与RS485通信的FCC指令选择逻辑</w:t>
      </w:r>
    </w:p>
    <w:p>
      <w:pPr>
        <w:pStyle w:val="25"/>
        <w:rPr>
          <w:rFonts w:hint="eastAsia"/>
        </w:rPr>
      </w:pPr>
      <w:r>
        <w:rPr>
          <w:rFonts w:hint="eastAsia"/>
        </w:rPr>
        <w:t>表决逻辑</w:t>
      </w:r>
    </w:p>
    <w:p>
      <w:pPr>
        <w:pStyle w:val="43"/>
        <w:ind w:firstLine="480"/>
        <w:rPr>
          <w:rFonts w:hint="eastAsia" w:eastAsia="宋体"/>
          <w:lang w:eastAsia="zh-CN"/>
        </w:rPr>
      </w:pPr>
      <w:r>
        <w:rPr>
          <w:rFonts w:hint="eastAsia"/>
        </w:rPr>
        <w:t>飞控发送的指令包括状态指令和控制指令，状态指令包含4 台飞控的主备状态</w:t>
      </w:r>
      <w:r>
        <w:rPr>
          <w:rFonts w:hint="eastAsia"/>
          <w:lang w:eastAsia="zh-CN"/>
        </w:rPr>
        <w:t>。</w:t>
      </w:r>
    </w:p>
    <w:p>
      <w:pPr>
        <w:pStyle w:val="43"/>
        <w:ind w:firstLine="480"/>
        <w:rPr>
          <w:rFonts w:hint="eastAsia"/>
        </w:rPr>
      </w:pPr>
      <w:r>
        <w:rPr>
          <w:rFonts w:hint="eastAsia"/>
        </w:rPr>
        <w:t>4 台飞控在未发生主备切换的状态下，发出的状态指令应完全相同。舵系统收到任意一包状态指令后，无论该指令来自于哪台飞控，就根据该状态指令判定哪台飞控为主，并解析和执行主飞控对应的控制指令。</w:t>
      </w:r>
    </w:p>
    <w:p>
      <w:pPr>
        <w:pStyle w:val="43"/>
        <w:ind w:firstLine="480"/>
        <w:rPr>
          <w:rFonts w:hint="eastAsia"/>
        </w:rPr>
      </w:pPr>
      <w:r>
        <w:rPr>
          <w:rFonts w:hint="eastAsia"/>
        </w:rPr>
        <w:t>在飞控主备表决过程中，可能存在以下情况发生：</w:t>
      </w:r>
    </w:p>
    <w:p>
      <w:pPr>
        <w:pStyle w:val="43"/>
        <w:numPr>
          <w:ilvl w:val="0"/>
          <w:numId w:val="2"/>
        </w:numPr>
        <w:ind w:firstLineChars="0"/>
      </w:pPr>
      <w:r>
        <w:t>舵系统收到的</w:t>
      </w:r>
      <w:r>
        <w:rPr>
          <w:rFonts w:hint="eastAsia"/>
          <w:lang w:val="en-US" w:eastAsia="zh-CN"/>
        </w:rPr>
        <w:t>控制</w:t>
      </w:r>
      <w:r>
        <w:t>指令全为备</w:t>
      </w:r>
      <w:r>
        <w:rPr>
          <w:rFonts w:hint="eastAsia"/>
          <w:lang w:val="en-US" w:eastAsia="zh-CN"/>
        </w:rPr>
        <w:t>计算机的指令</w:t>
      </w:r>
      <w:r>
        <w:rPr>
          <w:rFonts w:hint="eastAsia"/>
        </w:rPr>
        <w:t>：此时舵系统若持续100ms没有收到主飞控的</w:t>
      </w:r>
      <w:r>
        <w:rPr>
          <w:rFonts w:hint="eastAsia"/>
          <w:lang w:val="en-US" w:eastAsia="zh-CN"/>
        </w:rPr>
        <w:t>控制</w:t>
      </w:r>
      <w:r>
        <w:rPr>
          <w:rFonts w:hint="eastAsia"/>
        </w:rPr>
        <w:t>指令，按照FCC1&gt;FCC2&gt;FCC3&gt;BCM的优先级，选择执行飞控</w:t>
      </w:r>
      <w:r>
        <w:rPr>
          <w:rFonts w:hint="eastAsia"/>
          <w:lang w:val="en-US" w:eastAsia="zh-CN"/>
        </w:rPr>
        <w:t>控制</w:t>
      </w:r>
      <w:r>
        <w:rPr>
          <w:rFonts w:hint="eastAsia"/>
        </w:rPr>
        <w:t>指令，直到收到主飞控</w:t>
      </w:r>
      <w:r>
        <w:rPr>
          <w:rFonts w:hint="eastAsia"/>
          <w:lang w:val="en-US" w:eastAsia="zh-CN"/>
        </w:rPr>
        <w:t>的控制</w:t>
      </w:r>
      <w:r>
        <w:rPr>
          <w:rFonts w:hint="eastAsia"/>
        </w:rPr>
        <w:t>指令</w:t>
      </w:r>
      <w:r>
        <w:t>；</w:t>
      </w:r>
    </w:p>
    <w:p>
      <w:pPr>
        <w:pStyle w:val="43"/>
        <w:numPr>
          <w:ilvl w:val="0"/>
          <w:numId w:val="2"/>
        </w:numPr>
        <w:ind w:firstLineChars="0"/>
      </w:pPr>
      <w:r>
        <w:t>舵系统收到的状态指令有多个主：此时按照以下顺序执行指令：FCC1&gt;FCC2&gt;FCC3&gt;BCM。</w:t>
      </w:r>
    </w:p>
    <w:p>
      <w:pPr>
        <w:pStyle w:val="25"/>
        <w:rPr>
          <w:rFonts w:hint="eastAsia"/>
        </w:rPr>
      </w:pPr>
      <w:r>
        <w:rPr>
          <w:rFonts w:hint="eastAsia"/>
        </w:rPr>
        <w:t>通道逻辑</w:t>
      </w:r>
    </w:p>
    <w:p>
      <w:pPr>
        <w:pStyle w:val="43"/>
        <w:ind w:firstLine="480"/>
        <w:rPr>
          <w:rFonts w:hint="eastAsia"/>
        </w:rPr>
      </w:pPr>
      <w:r>
        <w:rPr>
          <w:rFonts w:hint="eastAsia"/>
        </w:rPr>
        <w:t>飞控与高升力通过485和CAN连接，485为主通道，CAN 为备通道，单台飞控在485和CAN通道上发出的指令内容应完全相同。</w:t>
      </w:r>
    </w:p>
    <w:p>
      <w:pPr>
        <w:pStyle w:val="43"/>
        <w:ind w:firstLine="480"/>
        <w:rPr>
          <w:rFonts w:hint="eastAsia"/>
        </w:rPr>
      </w:pPr>
      <w:r>
        <w:rPr>
          <w:rFonts w:hint="eastAsia"/>
        </w:rPr>
        <w:t>高升力接收</w:t>
      </w:r>
      <w:r>
        <w:rPr>
          <w:rFonts w:hint="eastAsia"/>
          <w:lang w:val="en-US" w:eastAsia="zh-CN"/>
        </w:rPr>
        <w:t>所有</w:t>
      </w:r>
      <w:r>
        <w:rPr>
          <w:rFonts w:hint="eastAsia"/>
        </w:rPr>
        <w:t>飞控在485或CAN上发送的状态指令，并根据状态指令选择哪台飞控为主。</w:t>
      </w:r>
    </w:p>
    <w:p>
      <w:pPr>
        <w:pStyle w:val="23"/>
        <w:numPr>
          <w:ilvl w:val="-1"/>
          <w:numId w:val="0"/>
        </w:numPr>
        <w:ind w:firstLine="480" w:firstLineChars="200"/>
        <w:rPr>
          <w:ins w:id="0" w:author="BY" w:date="2025-05-21T11:01:25Z"/>
        </w:rPr>
      </w:pPr>
      <w:r>
        <w:rPr>
          <w:rFonts w:hint="eastAsia"/>
        </w:rPr>
        <w:t>高升力</w:t>
      </w:r>
      <w:r>
        <w:rPr>
          <w:rFonts w:hint="eastAsia"/>
          <w:lang w:val="en-US" w:eastAsia="zh-CN"/>
        </w:rPr>
        <w:t>同时</w:t>
      </w:r>
      <w:r>
        <w:rPr>
          <w:rFonts w:hint="eastAsia"/>
        </w:rPr>
        <w:t>接收485和CAN的控制指令，若连续100ms未收到来自主飞控485</w:t>
      </w:r>
      <w:r>
        <w:rPr>
          <w:rFonts w:hint="eastAsia"/>
          <w:lang w:val="en-US" w:eastAsia="zh-CN"/>
        </w:rPr>
        <w:t>或</w:t>
      </w:r>
      <w:r>
        <w:rPr>
          <w:rFonts w:hint="eastAsia"/>
        </w:rPr>
        <w:t>CAN的控制指令时，判定485</w:t>
      </w:r>
      <w:r>
        <w:rPr>
          <w:rFonts w:hint="eastAsia"/>
          <w:lang w:val="en-US" w:eastAsia="zh-CN"/>
        </w:rPr>
        <w:t>或</w:t>
      </w:r>
      <w:r>
        <w:rPr>
          <w:rFonts w:hint="eastAsia"/>
        </w:rPr>
        <w:t>CAN通道故障。</w:t>
      </w:r>
    </w:p>
    <w:p>
      <w:pPr>
        <w:pStyle w:val="23"/>
      </w:pPr>
      <w:r>
        <w:rPr>
          <w:rFonts w:hint="eastAsia"/>
        </w:rPr>
        <w:t>CAN通信总线协议</w:t>
      </w:r>
    </w:p>
    <w:p>
      <w:pPr>
        <w:pStyle w:val="24"/>
      </w:pPr>
      <w:r>
        <w:rPr>
          <w:rFonts w:hint="eastAsia"/>
        </w:rPr>
        <w:t>概述</w:t>
      </w:r>
    </w:p>
    <w:p>
      <w:pPr>
        <w:pStyle w:val="43"/>
        <w:ind w:firstLine="480"/>
        <w:rPr>
          <w:kern w:val="44"/>
          <w:szCs w:val="44"/>
        </w:rPr>
      </w:pPr>
      <w:r>
        <w:rPr>
          <w:rFonts w:hint="eastAsia"/>
          <w:kern w:val="44"/>
          <w:szCs w:val="44"/>
        </w:rPr>
        <w:t>CAN总线协议使用CAN2.0B规范，采用标准帧的形式，波特率采用1Mbit/s。CAN总线数据帧中的数据先发低字节再发高字节。对于16位数据字，先发低字节再发高字节。</w:t>
      </w:r>
    </w:p>
    <w:p>
      <w:pPr>
        <w:pStyle w:val="24"/>
      </w:pPr>
      <w:r>
        <w:rPr>
          <w:rFonts w:hint="eastAsia"/>
        </w:rPr>
        <w:t>CAN ID配置</w:t>
      </w:r>
    </w:p>
    <w:p>
      <w:pPr>
        <w:pStyle w:val="43"/>
        <w:ind w:firstLine="480"/>
        <w:rPr>
          <w:rFonts w:hint="default" w:eastAsia="宋体"/>
          <w:kern w:val="44"/>
          <w:szCs w:val="44"/>
          <w:lang w:val="en-US" w:eastAsia="zh-CN"/>
        </w:rPr>
      </w:pPr>
      <w:r>
        <w:rPr>
          <w:rFonts w:hint="eastAsia"/>
          <w:szCs w:val="21"/>
        </w:rPr>
        <w:t>飞控计算机与作动器</w:t>
      </w:r>
      <w:r>
        <w:rPr>
          <w:rFonts w:hint="eastAsia"/>
          <w:szCs w:val="24"/>
        </w:rPr>
        <w:t>驱动控制器MCE</w:t>
      </w:r>
      <w:r>
        <w:rPr>
          <w:rFonts w:hint="eastAsia"/>
          <w:szCs w:val="21"/>
        </w:rPr>
        <w:t>通信ID号配置表如下表所示。</w:t>
      </w:r>
      <w:r>
        <w:rPr>
          <w:rFonts w:hint="eastAsia"/>
          <w:szCs w:val="21"/>
          <w:lang w:val="en-US" w:eastAsia="zh-CN"/>
        </w:rPr>
        <w:t>预留的数据帧的CAN ID 见表2标红的部分</w:t>
      </w:r>
    </w:p>
    <w:p>
      <w:pPr>
        <w:pStyle w:val="11"/>
        <w:keepNext/>
        <w:ind w:firstLine="480"/>
        <w:rPr>
          <w:color w:val="000000"/>
        </w:rPr>
      </w:pPr>
      <w:r>
        <w:rPr>
          <w:rFonts w:hint="eastAsia"/>
          <w:color w:val="000000"/>
        </w:rPr>
        <w:t>表2 通信ID号配置表</w:t>
      </w:r>
    </w:p>
    <w:tbl>
      <w:tblPr>
        <w:tblStyle w:val="16"/>
        <w:tblW w:w="8282" w:type="dxa"/>
        <w:tblInd w:w="9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3"/>
        <w:gridCol w:w="875"/>
        <w:gridCol w:w="2774"/>
        <w:gridCol w:w="1012"/>
        <w:gridCol w:w="1096"/>
        <w:gridCol w:w="150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Style w:val="48"/>
                <w:rFonts w:hint="default"/>
                <w:lang w:bidi="ar"/>
              </w:rPr>
              <w:t>序号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  <w:lang w:bidi="ar"/>
              </w:rPr>
              <w:t>CAN ID</w:t>
            </w: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Style w:val="49"/>
                <w:lang w:bidi="ar"/>
              </w:rPr>
              <w:t>CAN</w:t>
            </w:r>
            <w:r>
              <w:rPr>
                <w:rStyle w:val="48"/>
                <w:rFonts w:hint="default"/>
                <w:lang w:bidi="ar"/>
              </w:rPr>
              <w:t>包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Style w:val="48"/>
                <w:rFonts w:hint="default"/>
                <w:lang w:bidi="ar"/>
              </w:rPr>
              <w:t>发出方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  <w:lang w:bidi="ar"/>
              </w:rPr>
              <w:t>HZ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Style w:val="49"/>
                <w:lang w:bidi="ar"/>
              </w:rPr>
              <w:t>CAN</w:t>
            </w:r>
            <w:r>
              <w:rPr>
                <w:rStyle w:val="48"/>
                <w:rFonts w:hint="default"/>
                <w:lang w:bidi="ar"/>
              </w:rPr>
              <w:t>类型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0x1</w:t>
            </w: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MCE_POS_CMD(MCE控制指令)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FCC1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等线" w:cs="Times New Roman"/>
                <w:color w:val="000000" w:themeColor="text1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标准帧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0x1</w:t>
            </w: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MCE_POS_CMD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FCC2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标准帧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0x1</w:t>
            </w: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MCE_POS_CMD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FCC3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标准帧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0x1</w:t>
            </w: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MCE_POS_CMD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BCM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标准帧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0x21A</w:t>
            </w: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FCC_STA</w:t>
            </w: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（飞控计算机状态）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FCC1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标准帧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0x21B</w:t>
            </w: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FCC_STA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FCC2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标准帧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0x21C</w:t>
            </w: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FCC_STA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FCC3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标准帧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0x21D</w:t>
            </w: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FCC_STA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BCM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标准帧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Times New Roman" w:hAnsi="Times New Roman" w:eastAsia="等线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等线" w:cs="Times New Roman"/>
                <w:color w:val="000000" w:themeColor="text1"/>
                <w:kern w:val="2"/>
                <w:sz w:val="22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0x2</w:t>
            </w: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MCE使能状态控制帧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等线" w:cs="Times New Roman"/>
                <w:color w:val="000000" w:themeColor="text1"/>
                <w:kern w:val="2"/>
                <w:sz w:val="22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FCC1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widowControl/>
              <w:jc w:val="center"/>
              <w:rPr>
                <w:rFonts w:hint="default" w:ascii="Times New Roman" w:hAnsi="Times New Roman" w:eastAsia="等线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上电之后发送一次（TBD）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标准帧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等线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等线" w:cs="Times New Roman"/>
                <w:color w:val="000000" w:themeColor="text1"/>
                <w:kern w:val="2"/>
                <w:sz w:val="22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0x2</w:t>
            </w: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MCE使能状态控制帧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等线" w:cs="Times New Roman"/>
                <w:color w:val="000000" w:themeColor="text1"/>
                <w:kern w:val="2"/>
                <w:sz w:val="22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FCC2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widowControl/>
              <w:jc w:val="center"/>
              <w:rPr>
                <w:rFonts w:hint="default" w:ascii="Times New Roman" w:hAnsi="Times New Roman" w:eastAsia="等线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上电之后发送一次（TBD）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标准帧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等线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等线" w:cs="Times New Roman"/>
                <w:color w:val="000000" w:themeColor="text1"/>
                <w:kern w:val="2"/>
                <w:sz w:val="22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0x2</w:t>
            </w: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MCE使能状态控制帧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等线" w:cs="Times New Roman"/>
                <w:color w:val="000000" w:themeColor="text1"/>
                <w:kern w:val="2"/>
                <w:sz w:val="22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FCC3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widowControl/>
              <w:jc w:val="center"/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上电之后发送一次（TBD）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标准帧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等线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等线" w:cs="Times New Roman"/>
                <w:color w:val="000000" w:themeColor="text1"/>
                <w:kern w:val="2"/>
                <w:sz w:val="22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0x2</w:t>
            </w: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等线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MCE使能状态控制帧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等线" w:cs="Times New Roman"/>
                <w:color w:val="000000" w:themeColor="text1"/>
                <w:kern w:val="2"/>
                <w:sz w:val="22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BCM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widowControl/>
              <w:jc w:val="center"/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上电之后发送一次（TBD）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标准帧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等线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等线" w:cs="Times New Roman"/>
                <w:color w:val="000000" w:themeColor="text1"/>
                <w:kern w:val="0"/>
                <w:sz w:val="22"/>
                <w:szCs w:val="22"/>
                <w:highlight w:val="red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highlight w:val="red"/>
                <w:lang w:bidi="ar"/>
                <w14:textFill>
                  <w14:solidFill>
                    <w14:schemeClr w14:val="tx1"/>
                  </w14:solidFill>
                </w14:textFill>
              </w:rPr>
              <w:t>0x</w:t>
            </w: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highlight w:val="red"/>
                <w:lang w:bidi="ar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highlight w:val="red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highlight w:val="red"/>
                <w:lang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数据帧1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等线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MCE7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widowControl/>
              <w:jc w:val="center"/>
              <w:rPr>
                <w:rFonts w:hint="default" w:ascii="Times New Roman" w:hAnsi="Times New Roman" w:eastAsia="等线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标准帧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等线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等线" w:cs="Times New Roman"/>
                <w:color w:val="000000" w:themeColor="text1"/>
                <w:kern w:val="0"/>
                <w:sz w:val="22"/>
                <w:szCs w:val="22"/>
                <w:highlight w:val="red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highlight w:val="red"/>
                <w:lang w:bidi="ar"/>
                <w14:textFill>
                  <w14:solidFill>
                    <w14:schemeClr w14:val="tx1"/>
                  </w14:solidFill>
                </w14:textFill>
              </w:rPr>
              <w:t>0x</w:t>
            </w: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highlight w:val="red"/>
                <w:lang w:bidi="ar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highlight w:val="red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highlight w:val="red"/>
                <w:lang w:bidi="ar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数据帧1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等线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MCE8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widowControl/>
              <w:jc w:val="center"/>
              <w:rPr>
                <w:rFonts w:hint="default" w:ascii="Times New Roman" w:hAnsi="Times New Roman" w:eastAsia="等线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标准帧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等线" w:cs="Times New Roman"/>
                <w:color w:val="000000" w:themeColor="text1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0x317</w:t>
            </w: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数据帧2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-作动器位置指令反馈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MCE7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标准帧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等线" w:cs="Times New Roman"/>
                <w:color w:val="000000" w:themeColor="text1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0x318</w:t>
            </w: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数据帧2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-作动器位置指令反馈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MCE8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标准帧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0x327</w:t>
            </w: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数据帧2-传感器位置反馈</w:t>
            </w:r>
          </w:p>
          <w:p>
            <w:pPr>
              <w:widowControl/>
              <w:jc w:val="center"/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MCE7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widowControl/>
              <w:jc w:val="center"/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标准帧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lang w:val="en-US" w:eastAsia="zh-CN" w:bidi="ar"/>
              </w:rPr>
              <w:t>18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Times New Roman" w:hAnsi="Times New Roman" w:cs="Times New Roman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lang w:val="en-US" w:eastAsia="zh-CN" w:bidi="ar"/>
              </w:rPr>
              <w:t>0x328</w:t>
            </w: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lang w:val="en-US" w:eastAsia="zh-CN" w:bidi="ar"/>
              </w:rPr>
              <w:t>数据帧2-传感器位置反馈</w:t>
            </w:r>
          </w:p>
          <w:p>
            <w:pPr>
              <w:widowControl/>
              <w:jc w:val="center"/>
              <w:rPr>
                <w:rFonts w:hint="eastAsia" w:ascii="Times New Roman" w:hAnsi="Times New Roman" w:cs="Times New Roman"/>
                <w:color w:val="000000"/>
                <w:kern w:val="0"/>
                <w:sz w:val="22"/>
                <w:lang w:val="en-US" w:eastAsia="zh-CN" w:bidi="ar"/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Times New Roman" w:hAnsi="Times New Roman" w:cs="Times New Roman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lang w:val="en-US" w:eastAsia="zh-CN" w:bidi="ar"/>
              </w:rPr>
              <w:t>MCE8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widowControl/>
              <w:jc w:val="center"/>
              <w:rPr>
                <w:rFonts w:hint="eastAsia" w:ascii="Times New Roman" w:hAnsi="Times New Roman" w:cs="Times New Roman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lang w:val="en-US" w:eastAsia="zh-CN" w:bidi="ar"/>
              </w:rPr>
              <w:t>50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Times New Roman" w:hAnsi="Times New Roman" w:cs="Times New Roman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lang w:val="en-US" w:eastAsia="zh-CN" w:bidi="ar"/>
              </w:rPr>
              <w:t>标准帧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等线" w:cs="Times New Roman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lang w:val="en-US" w:eastAsia="zh-CN" w:bidi="ar"/>
              </w:rPr>
              <w:t>19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等线" w:cs="Times New Roman"/>
                <w:color w:val="000000"/>
                <w:sz w:val="22"/>
                <w:highlight w:val="red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  <w:highlight w:val="red"/>
                <w:lang w:bidi="ar"/>
              </w:rPr>
              <w:t>0x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highlight w:val="red"/>
                <w:lang w:val="en-US" w:eastAsia="zh-CN" w:bidi="ar"/>
              </w:rPr>
              <w:t>417</w:t>
            </w: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lang w:bidi="ar"/>
              </w:rPr>
              <w:t>数据帧3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  <w:lang w:bidi="ar"/>
              </w:rPr>
              <w:t>MCE7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lang w:bidi="ar"/>
              </w:rPr>
              <w:t>10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  <w:lang w:bidi="ar"/>
              </w:rPr>
              <w:t>标准帧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等线" w:cs="Times New Roman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lang w:val="en-US" w:eastAsia="zh-CN" w:bidi="ar"/>
              </w:rPr>
              <w:t>20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等线" w:cs="Times New Roman"/>
                <w:color w:val="000000"/>
                <w:sz w:val="22"/>
                <w:highlight w:val="red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  <w:highlight w:val="red"/>
                <w:lang w:bidi="ar"/>
              </w:rPr>
              <w:t>0x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highlight w:val="red"/>
                <w:lang w:val="en-US" w:eastAsia="zh-CN" w:bidi="ar"/>
              </w:rPr>
              <w:t>418</w:t>
            </w: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lang w:bidi="ar"/>
              </w:rPr>
              <w:t>数据帧3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  <w:lang w:bidi="ar"/>
              </w:rPr>
              <w:t>MCE8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lang w:bidi="ar"/>
              </w:rPr>
              <w:t>10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  <w:lang w:bidi="ar"/>
              </w:rPr>
              <w:t>标准帧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lang w:val="en-US" w:eastAsia="zh-CN" w:bidi="ar"/>
              </w:rPr>
              <w:t>21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highlight w:val="red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  <w:highlight w:val="red"/>
                <w:lang w:bidi="ar"/>
              </w:rPr>
              <w:t>0x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highlight w:val="red"/>
                <w:lang w:val="en-US" w:eastAsia="zh-CN" w:bidi="ar"/>
              </w:rPr>
              <w:t>427</w:t>
            </w: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lang w:bidi="ar"/>
              </w:rPr>
              <w:t>数据帧4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  <w:lang w:bidi="ar"/>
              </w:rPr>
              <w:t>MCE7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lang w:bidi="ar"/>
              </w:rPr>
              <w:t>10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  <w:lang w:bidi="ar"/>
              </w:rPr>
              <w:t>标准帧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lang w:val="en-US" w:eastAsia="zh-CN" w:bidi="ar"/>
              </w:rPr>
              <w:t>22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highlight w:val="red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  <w:highlight w:val="red"/>
                <w:lang w:bidi="ar"/>
              </w:rPr>
              <w:t>0x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highlight w:val="red"/>
                <w:lang w:val="en-US" w:eastAsia="zh-CN" w:bidi="ar"/>
              </w:rPr>
              <w:t>428</w:t>
            </w: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lang w:bidi="ar"/>
              </w:rPr>
              <w:t>数据帧4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  <w:lang w:bidi="ar"/>
              </w:rPr>
              <w:t>MCE8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lang w:bidi="ar"/>
              </w:rPr>
              <w:t>10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  <w:lang w:bidi="ar"/>
              </w:rPr>
              <w:t>标准帧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lang w:val="en-US" w:eastAsia="zh-CN" w:bidi="ar"/>
              </w:rPr>
              <w:t>23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2"/>
                <w:highlight w:val="red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  <w:highlight w:val="red"/>
                <w:lang w:bidi="ar"/>
              </w:rPr>
              <w:t>0x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highlight w:val="red"/>
                <w:lang w:val="en-US" w:eastAsia="zh-CN" w:bidi="ar"/>
              </w:rPr>
              <w:t>347</w:t>
            </w: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Times New Roman" w:hAnsi="Times New Roman" w:eastAsia="等线" w:cs="Times New Roman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lang w:bidi="ar"/>
              </w:rPr>
              <w:t>数据帧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lang w:val="en-US" w:eastAsia="zh-CN" w:bidi="ar"/>
              </w:rPr>
              <w:t>5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等线" w:cs="Times New Roman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  <w:lang w:bidi="ar"/>
              </w:rPr>
              <w:t>MCE7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widowControl/>
              <w:jc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lang w:val="en-US" w:eastAsia="zh-CN" w:bidi="ar"/>
              </w:rPr>
              <w:t>10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  <w:lang w:bidi="ar"/>
              </w:rPr>
              <w:t>标准帧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lang w:val="en-US" w:eastAsia="zh-CN" w:bidi="ar"/>
              </w:rPr>
              <w:t>24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szCs w:val="22"/>
                <w:highlight w:val="red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  <w:highlight w:val="red"/>
                <w:lang w:bidi="ar"/>
              </w:rPr>
              <w:t>0x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highlight w:val="red"/>
                <w:lang w:val="en-US" w:eastAsia="zh-CN" w:bidi="ar"/>
              </w:rPr>
              <w:t>348</w:t>
            </w: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Times New Roman" w:hAnsi="Times New Roman" w:cs="Times New Roman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lang w:bidi="ar"/>
              </w:rPr>
              <w:t>数据帧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lang w:val="en-US" w:eastAsia="zh-CN" w:bidi="ar"/>
              </w:rPr>
              <w:t>5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等线" w:cs="Times New Roman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  <w:lang w:bidi="ar"/>
              </w:rPr>
              <w:t>MCE8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widowControl/>
              <w:jc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lang w:val="en-US" w:eastAsia="zh-CN" w:bidi="ar"/>
              </w:rPr>
              <w:t>10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  <w:lang w:bidi="ar"/>
              </w:rPr>
              <w:t>标准帧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  <w:t>25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  <w:sz w:val="22"/>
                <w:lang w:bidi="ar"/>
              </w:rPr>
              <w:t>0x</w:t>
            </w: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bidi="ar"/>
              </w:rPr>
              <w:t>3</w:t>
            </w: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  <w:t>5</w:t>
            </w: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bidi="ar"/>
              </w:rPr>
              <w:t>7</w:t>
            </w: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  <w:t>预留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  <w:t>MCE7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  <w:t>50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bidi="ar"/>
              </w:rPr>
              <w:t>标准帧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  <w:t>26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  <w:sz w:val="22"/>
                <w:lang w:bidi="ar"/>
              </w:rPr>
              <w:t>0x</w:t>
            </w: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bidi="ar"/>
              </w:rPr>
              <w:t>3</w:t>
            </w: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  <w:t>5</w:t>
            </w: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bidi="ar"/>
              </w:rPr>
              <w:t>8</w:t>
            </w: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  <w:t>预留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FF0000"/>
                <w:kern w:val="0"/>
                <w:sz w:val="22"/>
                <w:lang w:val="en-US" w:bidi="ar"/>
              </w:rPr>
            </w:pP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  <w:t>MCE8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  <w:t>50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bidi="ar"/>
              </w:rPr>
              <w:t>标准帧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  <w:t>27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  <w:sz w:val="22"/>
                <w:lang w:bidi="ar"/>
              </w:rPr>
              <w:t>0x</w:t>
            </w: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  <w:t>16</w:t>
            </w:r>
            <w:r>
              <w:rPr>
                <w:rFonts w:ascii="Times New Roman" w:hAnsi="Times New Roman" w:cs="Times New Roman"/>
                <w:color w:val="FF0000"/>
                <w:kern w:val="0"/>
                <w:sz w:val="22"/>
                <w:lang w:bidi="ar"/>
              </w:rPr>
              <w:t>A</w:t>
            </w: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  <w:t>预留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  <w:sz w:val="22"/>
                <w:lang w:bidi="ar"/>
              </w:rPr>
              <w:t>FCC1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  <w:t>50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bidi="ar"/>
              </w:rPr>
              <w:t>标准帧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  <w:t>28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  <w:sz w:val="22"/>
                <w:lang w:bidi="ar"/>
              </w:rPr>
              <w:t>0x</w:t>
            </w: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  <w:t>16</w:t>
            </w:r>
            <w:r>
              <w:rPr>
                <w:rFonts w:ascii="Times New Roman" w:hAnsi="Times New Roman" w:cs="Times New Roman"/>
                <w:color w:val="FF0000"/>
                <w:kern w:val="0"/>
                <w:sz w:val="22"/>
                <w:lang w:bidi="ar"/>
              </w:rPr>
              <w:t>B</w:t>
            </w: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  <w:t>预留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  <w:sz w:val="22"/>
                <w:lang w:bidi="ar"/>
              </w:rPr>
              <w:t>FCC2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  <w:t>50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bidi="ar"/>
              </w:rPr>
              <w:t>标准帧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  <w:t>29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  <w:sz w:val="22"/>
                <w:lang w:bidi="ar"/>
              </w:rPr>
              <w:t>0x</w:t>
            </w: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  <w:t>16</w:t>
            </w:r>
            <w:r>
              <w:rPr>
                <w:rFonts w:ascii="Times New Roman" w:hAnsi="Times New Roman" w:cs="Times New Roman"/>
                <w:color w:val="FF0000"/>
                <w:kern w:val="0"/>
                <w:sz w:val="22"/>
                <w:lang w:bidi="ar"/>
              </w:rPr>
              <w:t>C</w:t>
            </w: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  <w:t>预留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  <w:sz w:val="22"/>
                <w:lang w:bidi="ar"/>
              </w:rPr>
              <w:t>FCC3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  <w:t>50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bidi="ar"/>
              </w:rPr>
              <w:t>标准帧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  <w:t>30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  <w:sz w:val="22"/>
                <w:lang w:bidi="ar"/>
              </w:rPr>
              <w:t>0x</w:t>
            </w: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  <w:t>16</w:t>
            </w:r>
            <w:r>
              <w:rPr>
                <w:rFonts w:ascii="Times New Roman" w:hAnsi="Times New Roman" w:cs="Times New Roman"/>
                <w:color w:val="FF0000"/>
                <w:kern w:val="0"/>
                <w:sz w:val="22"/>
                <w:lang w:bidi="ar"/>
              </w:rPr>
              <w:t>D</w:t>
            </w:r>
          </w:p>
        </w:tc>
        <w:tc>
          <w:tcPr>
            <w:tcW w:w="2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bidi="ar"/>
              </w:rPr>
            </w:pP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  <w:t>预留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  <w:sz w:val="22"/>
                <w:lang w:bidi="ar"/>
              </w:rPr>
              <w:t>BCM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  <w:t>50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color w:val="FF0000"/>
                <w:kern w:val="0"/>
                <w:sz w:val="22"/>
                <w:lang w:bidi="ar"/>
              </w:rPr>
              <w:t>标准帧</w:t>
            </w:r>
          </w:p>
        </w:tc>
      </w:tr>
    </w:tbl>
    <w:p>
      <w:pPr>
        <w:pStyle w:val="24"/>
        <w:rPr>
          <w:color w:val="000000"/>
          <w:szCs w:val="24"/>
        </w:rPr>
      </w:pPr>
      <w:r>
        <w:rPr>
          <w:rFonts w:hint="eastAsia"/>
          <w:color w:val="000000"/>
          <w:szCs w:val="24"/>
        </w:rPr>
        <w:t>命令</w:t>
      </w:r>
      <w:r>
        <w:rPr>
          <w:color w:val="000000"/>
          <w:szCs w:val="24"/>
        </w:rPr>
        <w:t>类</w:t>
      </w:r>
    </w:p>
    <w:p>
      <w:pPr>
        <w:pStyle w:val="25"/>
        <w:rPr>
          <w:color w:val="000000"/>
          <w:szCs w:val="24"/>
        </w:rPr>
      </w:pPr>
      <w:r>
        <w:rPr>
          <w:rFonts w:hint="eastAsia"/>
          <w:color w:val="000000"/>
          <w:szCs w:val="24"/>
        </w:rPr>
        <w:t>MCE</w:t>
      </w:r>
      <w:r>
        <w:rPr>
          <w:color w:val="000000"/>
          <w:szCs w:val="24"/>
        </w:rPr>
        <w:t>控制命令（</w:t>
      </w:r>
      <w:r>
        <w:rPr>
          <w:rFonts w:hint="eastAsia"/>
          <w:color w:val="000000"/>
          <w:szCs w:val="24"/>
        </w:rPr>
        <w:t>MCE</w:t>
      </w:r>
      <w:r>
        <w:rPr>
          <w:color w:val="000000"/>
          <w:szCs w:val="24"/>
        </w:rPr>
        <w:t>_POS_CMD）</w:t>
      </w:r>
    </w:p>
    <w:p>
      <w:pPr>
        <w:pStyle w:val="25"/>
        <w:numPr>
          <w:ilvl w:val="2"/>
          <w:numId w:val="0"/>
        </w:numPr>
        <w:ind w:firstLine="480" w:firstLineChars="200"/>
        <w:rPr>
          <w:kern w:val="44"/>
          <w:szCs w:val="44"/>
        </w:rPr>
      </w:pPr>
      <w:r>
        <w:rPr>
          <w:rFonts w:hint="eastAsia"/>
          <w:kern w:val="44"/>
          <w:szCs w:val="44"/>
        </w:rPr>
        <w:t>MCE控制指令帧定义飞控计算机发给MCE的使能与位置指令信息，具体定义如下，以表中的CAN ID区别不同FCM发给不同MCE的通讯内容。</w:t>
      </w:r>
    </w:p>
    <w:p>
      <w:pPr>
        <w:pStyle w:val="25"/>
        <w:numPr>
          <w:ilvl w:val="2"/>
          <w:numId w:val="0"/>
        </w:numPr>
        <w:jc w:val="center"/>
        <w:rPr>
          <w:rFonts w:hint="default" w:eastAsia="宋体"/>
          <w:color w:val="000000"/>
          <w:szCs w:val="24"/>
          <w:lang w:val="en-US" w:eastAsia="zh-CN"/>
        </w:rPr>
      </w:pPr>
      <w:r>
        <w:rPr>
          <w:rFonts w:hint="eastAsia"/>
          <w:color w:val="000000"/>
          <w:szCs w:val="24"/>
          <w:lang w:val="en-US" w:eastAsia="zh-CN"/>
        </w:rPr>
        <w:t>MCE_POS_CMD控制指令帧</w:t>
      </w:r>
    </w:p>
    <w:tbl>
      <w:tblPr>
        <w:tblStyle w:val="61"/>
        <w:tblW w:w="9153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4"/>
        <w:gridCol w:w="886"/>
        <w:gridCol w:w="1023"/>
        <w:gridCol w:w="1077"/>
        <w:gridCol w:w="1308"/>
        <w:gridCol w:w="946"/>
        <w:gridCol w:w="946"/>
        <w:gridCol w:w="1623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  <w:jc w:val="center"/>
        </w:trPr>
        <w:tc>
          <w:tcPr>
            <w:tcW w:w="1344" w:type="dxa"/>
            <w:tcBorders>
              <w:top w:val="single" w:color="000000" w:sz="10" w:space="0"/>
              <w:left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源</w:t>
            </w:r>
          </w:p>
        </w:tc>
        <w:tc>
          <w:tcPr>
            <w:tcW w:w="2986" w:type="dxa"/>
            <w:gridSpan w:val="3"/>
            <w:tcBorders>
              <w:top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1"/>
                <w:szCs w:val="21"/>
              </w:rPr>
              <w:t>FCM</w:t>
            </w:r>
          </w:p>
        </w:tc>
        <w:tc>
          <w:tcPr>
            <w:tcW w:w="1308" w:type="dxa"/>
            <w:tcBorders>
              <w:top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通讯周期</w:t>
            </w:r>
          </w:p>
        </w:tc>
        <w:tc>
          <w:tcPr>
            <w:tcW w:w="3515" w:type="dxa"/>
            <w:gridSpan w:val="3"/>
            <w:tcBorders>
              <w:top w:val="single" w:color="000000" w:sz="10" w:space="0"/>
              <w:right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5"/>
                <w:szCs w:val="21"/>
                <w:lang w:val="en-US" w:eastAsia="zh-CN"/>
              </w:rPr>
              <w:t>20</w:t>
            </w:r>
            <w:r>
              <w:rPr>
                <w:rFonts w:ascii="宋体" w:hAnsi="宋体" w:eastAsia="宋体"/>
                <w:spacing w:val="-5"/>
                <w:szCs w:val="21"/>
              </w:rPr>
              <w:t>ms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  <w:jc w:val="center"/>
        </w:trPr>
        <w:tc>
          <w:tcPr>
            <w:tcW w:w="1344" w:type="dxa"/>
            <w:tcBorders>
              <w:left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2"/>
                <w:szCs w:val="21"/>
              </w:rPr>
              <w:t>目标</w:t>
            </w:r>
          </w:p>
        </w:tc>
        <w:tc>
          <w:tcPr>
            <w:tcW w:w="2986" w:type="dxa"/>
            <w:gridSpan w:val="3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Arial" w:eastAsia="等线"/>
                <w:lang w:val="en-US" w:eastAsia="zh-CN"/>
              </w:rPr>
            </w:pPr>
            <w:r>
              <w:rPr>
                <w:rFonts w:hint="eastAsia" w:ascii="Arial"/>
              </w:rPr>
              <w:t>MCE</w:t>
            </w:r>
            <w:r>
              <w:rPr>
                <w:rFonts w:hint="eastAsia" w:ascii="Arial"/>
                <w:lang w:val="en-US" w:eastAsia="zh-CN"/>
              </w:rPr>
              <w:t>7和8</w:t>
            </w:r>
          </w:p>
        </w:tc>
        <w:tc>
          <w:tcPr>
            <w:tcW w:w="130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CAN</w:t>
            </w:r>
            <w:r>
              <w:rPr>
                <w:rFonts w:ascii="宋体" w:hAnsi="宋体" w:eastAsia="宋体"/>
                <w:spacing w:val="20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3"/>
                <w:szCs w:val="21"/>
              </w:rPr>
              <w:t>ID</w:t>
            </w:r>
          </w:p>
        </w:tc>
        <w:tc>
          <w:tcPr>
            <w:tcW w:w="3515" w:type="dxa"/>
            <w:gridSpan w:val="3"/>
            <w:tcBorders>
              <w:right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FCC1发送:0x14A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FCC2发送：0x14B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FCC3发送：0x14C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Arial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BCM发送：0x14D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1" w:hRule="atLeast"/>
          <w:jc w:val="center"/>
        </w:trPr>
        <w:tc>
          <w:tcPr>
            <w:tcW w:w="1344" w:type="dxa"/>
            <w:tcBorders>
              <w:left w:val="single" w:color="000000" w:sz="10" w:space="0"/>
              <w:bottom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信号名称</w:t>
            </w:r>
          </w:p>
        </w:tc>
        <w:tc>
          <w:tcPr>
            <w:tcW w:w="886" w:type="dxa"/>
            <w:tcBorders>
              <w:bottom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字节</w:t>
            </w:r>
          </w:p>
        </w:tc>
        <w:tc>
          <w:tcPr>
            <w:tcW w:w="1023" w:type="dxa"/>
            <w:tcBorders>
              <w:bottom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起始位</w:t>
            </w:r>
          </w:p>
        </w:tc>
        <w:tc>
          <w:tcPr>
            <w:tcW w:w="1077" w:type="dxa"/>
            <w:tcBorders>
              <w:bottom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right="209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4"/>
                <w:szCs w:val="21"/>
              </w:rPr>
              <w:t>长度</w:t>
            </w:r>
            <w:r>
              <w:rPr>
                <w:rFonts w:ascii="宋体" w:hAnsi="宋体" w:eastAsia="宋体"/>
                <w:spacing w:val="-9"/>
                <w:szCs w:val="21"/>
              </w:rPr>
              <w:t>（位）</w:t>
            </w:r>
          </w:p>
        </w:tc>
        <w:tc>
          <w:tcPr>
            <w:tcW w:w="1308" w:type="dxa"/>
            <w:tcBorders>
              <w:bottom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类型描述</w:t>
            </w:r>
          </w:p>
        </w:tc>
        <w:tc>
          <w:tcPr>
            <w:tcW w:w="946" w:type="dxa"/>
            <w:tcBorders>
              <w:bottom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分辨率</w:t>
            </w:r>
          </w:p>
        </w:tc>
        <w:tc>
          <w:tcPr>
            <w:tcW w:w="946" w:type="dxa"/>
            <w:tcBorders>
              <w:bottom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偏移量</w:t>
            </w:r>
          </w:p>
        </w:tc>
        <w:tc>
          <w:tcPr>
            <w:tcW w:w="1623" w:type="dxa"/>
            <w:tcBorders>
              <w:bottom w:val="single" w:color="000000" w:sz="10" w:space="0"/>
              <w:right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信号范围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  <w:jc w:val="center"/>
        </w:trPr>
        <w:tc>
          <w:tcPr>
            <w:tcW w:w="1344" w:type="dxa"/>
            <w:tcBorders>
              <w:top w:val="single" w:color="000000" w:sz="10" w:space="0"/>
              <w:left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MCE7位置控制指令</w:t>
            </w:r>
          </w:p>
        </w:tc>
        <w:tc>
          <w:tcPr>
            <w:tcW w:w="886" w:type="dxa"/>
            <w:tcBorders>
              <w:top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BYTE0</w:t>
            </w:r>
            <w:r>
              <w:rPr>
                <w:rFonts w:hint="eastAsia" w:ascii="宋体" w:hAnsi="宋体" w:eastAsia="宋体"/>
                <w:spacing w:val="-1"/>
                <w:szCs w:val="21"/>
                <w:lang w:eastAsia="zh-CN"/>
              </w:rPr>
              <w:t>、</w:t>
            </w:r>
            <w:r>
              <w:rPr>
                <w:rFonts w:ascii="宋体" w:hAnsi="宋体" w:eastAsia="宋体"/>
                <w:spacing w:val="-3"/>
                <w:szCs w:val="21"/>
              </w:rPr>
              <w:t>BYTE1</w:t>
            </w:r>
          </w:p>
        </w:tc>
        <w:tc>
          <w:tcPr>
            <w:tcW w:w="1023" w:type="dxa"/>
            <w:tcBorders>
              <w:top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077" w:type="dxa"/>
            <w:tcBorders>
              <w:top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16</w:t>
            </w:r>
          </w:p>
        </w:tc>
        <w:tc>
          <w:tcPr>
            <w:tcW w:w="1308" w:type="dxa"/>
            <w:tcBorders>
              <w:top w:val="single" w:color="000000" w:sz="10" w:space="0"/>
            </w:tcBorders>
            <w:vAlign w:val="center"/>
          </w:tcPr>
          <w:p>
            <w:pPr>
              <w:pStyle w:val="62"/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946" w:type="dxa"/>
            <w:tcBorders>
              <w:top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0.01</w:t>
            </w:r>
          </w:p>
        </w:tc>
        <w:tc>
          <w:tcPr>
            <w:tcW w:w="946" w:type="dxa"/>
            <w:tcBorders>
              <w:top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623" w:type="dxa"/>
            <w:tcBorders>
              <w:top w:val="single" w:color="000000" w:sz="10" w:space="0"/>
              <w:right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0～</w:t>
            </w:r>
            <w:r>
              <w:rPr>
                <w:rFonts w:hint="eastAsia" w:ascii="宋体" w:hAnsi="宋体" w:eastAsia="宋体"/>
                <w:spacing w:val="-1"/>
                <w:szCs w:val="21"/>
                <w:lang w:val="en-US" w:eastAsia="zh-CN"/>
              </w:rPr>
              <w:t>53</w:t>
            </w:r>
            <w:r>
              <w:rPr>
                <w:rFonts w:ascii="宋体" w:hAnsi="宋体" w:eastAsia="宋体"/>
                <w:spacing w:val="-1"/>
                <w:szCs w:val="21"/>
              </w:rPr>
              <w:t>mm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（0x0-0X</w:t>
            </w: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14B4</w:t>
            </w:r>
            <w:r>
              <w:rPr>
                <w:rFonts w:ascii="宋体" w:hAnsi="宋体" w:eastAsia="宋体"/>
                <w:spacing w:val="-2"/>
                <w:szCs w:val="21"/>
              </w:rPr>
              <w:t>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  <w:jc w:val="center"/>
        </w:trPr>
        <w:tc>
          <w:tcPr>
            <w:tcW w:w="1344" w:type="dxa"/>
            <w:tcBorders>
              <w:left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MCE8</w:t>
            </w:r>
            <w:r>
              <w:rPr>
                <w:rFonts w:ascii="宋体" w:hAnsi="宋体" w:eastAsia="宋体"/>
                <w:spacing w:val="-2"/>
                <w:szCs w:val="21"/>
              </w:rPr>
              <w:t>位置</w:t>
            </w: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控制</w:t>
            </w:r>
            <w:r>
              <w:rPr>
                <w:rFonts w:ascii="宋体" w:hAnsi="宋体" w:eastAsia="宋体"/>
                <w:spacing w:val="-2"/>
                <w:szCs w:val="21"/>
              </w:rPr>
              <w:t>指令</w:t>
            </w:r>
          </w:p>
        </w:tc>
        <w:tc>
          <w:tcPr>
            <w:tcW w:w="88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BYTE</w:t>
            </w:r>
            <w:r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  <w:t>2</w:t>
            </w:r>
            <w:r>
              <w:rPr>
                <w:rFonts w:ascii="宋体" w:hAnsi="宋体" w:eastAsia="宋体"/>
                <w:spacing w:val="-3"/>
                <w:szCs w:val="21"/>
              </w:rPr>
              <w:t>、BYTE</w:t>
            </w:r>
            <w:r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  <w:t>3</w:t>
            </w:r>
          </w:p>
        </w:tc>
        <w:tc>
          <w:tcPr>
            <w:tcW w:w="1023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16</w:t>
            </w:r>
          </w:p>
        </w:tc>
        <w:tc>
          <w:tcPr>
            <w:tcW w:w="107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pacing w:val="-6"/>
                <w:szCs w:val="21"/>
                <w:lang w:val="en-US" w:eastAsia="zh-CN"/>
              </w:rPr>
              <w:t>16</w:t>
            </w:r>
          </w:p>
        </w:tc>
        <w:tc>
          <w:tcPr>
            <w:tcW w:w="130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9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0.01</w:t>
            </w:r>
          </w:p>
        </w:tc>
        <w:tc>
          <w:tcPr>
            <w:tcW w:w="9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623" w:type="dxa"/>
            <w:tcBorders>
              <w:right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0～201mm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（0x0-0X4E84）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344" w:type="dxa"/>
            <w:tcBorders>
              <w:left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/>
                <w:spacing w:val="-2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MCE7锁定指令（用于判断倾斜的锁定指令）</w:t>
            </w:r>
          </w:p>
        </w:tc>
        <w:tc>
          <w:tcPr>
            <w:tcW w:w="88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spacing w:val="-3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BYTE</w:t>
            </w:r>
            <w:r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  <w:t>4</w:t>
            </w:r>
          </w:p>
        </w:tc>
        <w:tc>
          <w:tcPr>
            <w:tcW w:w="1023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32</w:t>
            </w:r>
          </w:p>
        </w:tc>
        <w:tc>
          <w:tcPr>
            <w:tcW w:w="107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/>
                <w:spacing w:val="-6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pacing w:val="-6"/>
                <w:szCs w:val="21"/>
                <w:lang w:val="en-US" w:eastAsia="zh-CN"/>
              </w:rPr>
              <w:t>8</w:t>
            </w:r>
          </w:p>
        </w:tc>
        <w:tc>
          <w:tcPr>
            <w:tcW w:w="1308" w:type="dxa"/>
            <w:vAlign w:val="center"/>
          </w:tcPr>
          <w:p>
            <w:pPr>
              <w:pStyle w:val="62"/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pacing w:val="-6"/>
                <w:sz w:val="21"/>
                <w:szCs w:val="21"/>
                <w:lang w:eastAsia="zh-CN"/>
              </w:rPr>
              <w:t>0</w:t>
            </w:r>
            <w:r>
              <w:rPr>
                <w:rFonts w:ascii="宋体" w:hAnsi="宋体" w:eastAsia="宋体" w:cs="宋体"/>
                <w:spacing w:val="-6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  <w:lang w:val="en-US" w:eastAsia="zh-CN"/>
              </w:rPr>
              <w:t>正常</w:t>
            </w:r>
            <w:r>
              <w:rPr>
                <w:rFonts w:ascii="宋体" w:hAnsi="宋体" w:eastAsia="宋体" w:cs="宋体"/>
                <w:spacing w:val="31"/>
                <w:sz w:val="21"/>
                <w:szCs w:val="21"/>
                <w:lang w:eastAsia="zh-CN"/>
              </w:rPr>
              <w:t xml:space="preserve"> </w:t>
            </w:r>
            <w:r>
              <w:rPr>
                <w:spacing w:val="-6"/>
                <w:sz w:val="21"/>
                <w:szCs w:val="21"/>
                <w:lang w:eastAsia="zh-CN"/>
              </w:rPr>
              <w:t>1</w:t>
            </w:r>
            <w:r>
              <w:rPr>
                <w:rFonts w:ascii="宋体" w:hAnsi="宋体" w:eastAsia="宋体" w:cs="宋体"/>
                <w:spacing w:val="-6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  <w:lang w:val="en-US" w:eastAsia="zh-CN"/>
              </w:rPr>
              <w:t>故障锁定</w:t>
            </w:r>
          </w:p>
        </w:tc>
        <w:tc>
          <w:tcPr>
            <w:tcW w:w="9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/>
                <w:szCs w:val="21"/>
                <w:highlight w:val="none"/>
              </w:rPr>
              <w:t>1</w:t>
            </w:r>
          </w:p>
        </w:tc>
        <w:tc>
          <w:tcPr>
            <w:tcW w:w="9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/>
                <w:szCs w:val="21"/>
                <w:highlight w:val="none"/>
              </w:rPr>
              <w:t>0</w:t>
            </w:r>
          </w:p>
        </w:tc>
        <w:tc>
          <w:tcPr>
            <w:tcW w:w="1623" w:type="dxa"/>
            <w:tcBorders>
              <w:right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  <w:highlight w:val="none"/>
              </w:rPr>
            </w:pPr>
            <w:r>
              <w:rPr>
                <w:rFonts w:ascii="宋体" w:hAnsi="宋体" w:eastAsia="宋体"/>
                <w:spacing w:val="-2"/>
                <w:szCs w:val="21"/>
                <w:highlight w:val="none"/>
              </w:rPr>
              <w:t>0～255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/>
                <w:spacing w:val="-2"/>
                <w:szCs w:val="21"/>
                <w:highlight w:val="none"/>
              </w:rPr>
              <w:t>（0X0～0XFF）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344" w:type="dxa"/>
            <w:tcBorders>
              <w:left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/>
                <w:spacing w:val="-2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MCE8锁定指令（用于判断倾斜的锁定指令）</w:t>
            </w:r>
          </w:p>
        </w:tc>
        <w:tc>
          <w:tcPr>
            <w:tcW w:w="88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spacing w:val="-3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BYTE</w:t>
            </w:r>
            <w:r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  <w:t>5</w:t>
            </w:r>
          </w:p>
        </w:tc>
        <w:tc>
          <w:tcPr>
            <w:tcW w:w="1023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40</w:t>
            </w:r>
          </w:p>
        </w:tc>
        <w:tc>
          <w:tcPr>
            <w:tcW w:w="107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/>
                <w:spacing w:val="-6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pacing w:val="-6"/>
                <w:szCs w:val="21"/>
                <w:lang w:val="en-US" w:eastAsia="zh-CN"/>
              </w:rPr>
              <w:t>8</w:t>
            </w:r>
          </w:p>
        </w:tc>
        <w:tc>
          <w:tcPr>
            <w:tcW w:w="130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  <w:r>
              <w:rPr>
                <w:spacing w:val="-6"/>
                <w:sz w:val="21"/>
                <w:szCs w:val="21"/>
                <w:lang w:eastAsia="zh-CN"/>
              </w:rPr>
              <w:t>0</w:t>
            </w:r>
            <w:r>
              <w:rPr>
                <w:rFonts w:ascii="宋体" w:hAnsi="宋体" w:eastAsia="宋体" w:cs="宋体"/>
                <w:spacing w:val="-6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  <w:lang w:val="en-US" w:eastAsia="zh-CN"/>
              </w:rPr>
              <w:t>正常</w:t>
            </w:r>
            <w:r>
              <w:rPr>
                <w:rFonts w:ascii="宋体" w:hAnsi="宋体" w:eastAsia="宋体" w:cs="宋体"/>
                <w:spacing w:val="31"/>
                <w:sz w:val="21"/>
                <w:szCs w:val="21"/>
                <w:lang w:eastAsia="zh-CN"/>
              </w:rPr>
              <w:t xml:space="preserve"> </w:t>
            </w:r>
            <w:r>
              <w:rPr>
                <w:spacing w:val="-6"/>
                <w:sz w:val="21"/>
                <w:szCs w:val="21"/>
                <w:lang w:eastAsia="zh-CN"/>
              </w:rPr>
              <w:t>1</w:t>
            </w:r>
            <w:r>
              <w:rPr>
                <w:rFonts w:ascii="宋体" w:hAnsi="宋体" w:eastAsia="宋体" w:cs="宋体"/>
                <w:spacing w:val="-6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  <w:lang w:val="en-US" w:eastAsia="zh-CN"/>
              </w:rPr>
              <w:t>故障锁定</w:t>
            </w:r>
          </w:p>
        </w:tc>
        <w:tc>
          <w:tcPr>
            <w:tcW w:w="9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pacing w:val="-2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/>
                <w:spacing w:val="-2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9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highlight w:val="none"/>
                <w:lang w:val="en-US" w:eastAsia="zh-CN"/>
              </w:rPr>
              <w:t>0</w:t>
            </w:r>
          </w:p>
        </w:tc>
        <w:tc>
          <w:tcPr>
            <w:tcW w:w="1623" w:type="dxa"/>
            <w:tcBorders>
              <w:right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  <w:highlight w:val="none"/>
              </w:rPr>
            </w:pPr>
            <w:r>
              <w:rPr>
                <w:rFonts w:ascii="宋体" w:hAnsi="宋体" w:eastAsia="宋体"/>
                <w:spacing w:val="-2"/>
                <w:szCs w:val="21"/>
                <w:highlight w:val="none"/>
              </w:rPr>
              <w:t>0～255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spacing w:val="-2"/>
                <w:szCs w:val="21"/>
                <w:highlight w:val="none"/>
              </w:rPr>
            </w:pPr>
            <w:r>
              <w:rPr>
                <w:rFonts w:ascii="宋体" w:hAnsi="宋体" w:eastAsia="宋体"/>
                <w:spacing w:val="-2"/>
                <w:szCs w:val="21"/>
                <w:highlight w:val="none"/>
              </w:rPr>
              <w:t>（0X0～0XFF）</w:t>
            </w:r>
          </w:p>
        </w:tc>
      </w:tr>
    </w:tbl>
    <w:p>
      <w:pPr>
        <w:pStyle w:val="25"/>
        <w:numPr>
          <w:ilvl w:val="2"/>
          <w:numId w:val="0"/>
        </w:numPr>
        <w:ind w:leftChars="0"/>
        <w:rPr>
          <w:color w:val="000000"/>
          <w:szCs w:val="24"/>
        </w:rPr>
      </w:pPr>
    </w:p>
    <w:p>
      <w:pPr>
        <w:pStyle w:val="25"/>
        <w:rPr>
          <w:rFonts w:hint="default"/>
          <w:color w:val="000000"/>
          <w:szCs w:val="24"/>
          <w:lang w:val="en-US" w:eastAsia="zh-CN"/>
        </w:rPr>
      </w:pPr>
      <w:r>
        <w:rPr>
          <w:rFonts w:hint="eastAsia"/>
          <w:color w:val="000000"/>
          <w:szCs w:val="24"/>
          <w:lang w:val="en-US" w:eastAsia="zh-CN"/>
        </w:rPr>
        <w:t>MCE使能状态控制帧</w:t>
      </w:r>
    </w:p>
    <w:p>
      <w:pPr>
        <w:pStyle w:val="25"/>
        <w:numPr>
          <w:ilvl w:val="2"/>
          <w:numId w:val="0"/>
        </w:numPr>
        <w:ind w:leftChars="0"/>
        <w:rPr>
          <w:color w:val="000000"/>
          <w:szCs w:val="24"/>
        </w:rPr>
      </w:pPr>
    </w:p>
    <w:tbl>
      <w:tblPr>
        <w:tblStyle w:val="61"/>
        <w:tblW w:w="9153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4"/>
        <w:gridCol w:w="886"/>
        <w:gridCol w:w="1023"/>
        <w:gridCol w:w="1077"/>
        <w:gridCol w:w="1308"/>
        <w:gridCol w:w="946"/>
        <w:gridCol w:w="946"/>
        <w:gridCol w:w="1623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  <w:jc w:val="center"/>
        </w:trPr>
        <w:tc>
          <w:tcPr>
            <w:tcW w:w="1344" w:type="dxa"/>
            <w:tcBorders>
              <w:top w:val="single" w:color="000000" w:sz="10" w:space="0"/>
              <w:left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源</w:t>
            </w:r>
          </w:p>
        </w:tc>
        <w:tc>
          <w:tcPr>
            <w:tcW w:w="2986" w:type="dxa"/>
            <w:gridSpan w:val="3"/>
            <w:tcBorders>
              <w:top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1"/>
                <w:szCs w:val="21"/>
              </w:rPr>
              <w:t>FCM</w:t>
            </w:r>
          </w:p>
        </w:tc>
        <w:tc>
          <w:tcPr>
            <w:tcW w:w="1308" w:type="dxa"/>
            <w:tcBorders>
              <w:top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通讯周期</w:t>
            </w:r>
          </w:p>
        </w:tc>
        <w:tc>
          <w:tcPr>
            <w:tcW w:w="3515" w:type="dxa"/>
            <w:gridSpan w:val="3"/>
            <w:tcBorders>
              <w:top w:val="single" w:color="000000" w:sz="10" w:space="0"/>
              <w:right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pacing w:val="-5"/>
                <w:szCs w:val="21"/>
                <w:lang w:val="en-US" w:eastAsia="zh-CN"/>
              </w:rPr>
              <w:t>上电之后发一帧(TBD)使能信号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  <w:jc w:val="center"/>
        </w:trPr>
        <w:tc>
          <w:tcPr>
            <w:tcW w:w="1344" w:type="dxa"/>
            <w:tcBorders>
              <w:left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2"/>
                <w:szCs w:val="21"/>
              </w:rPr>
              <w:t>目标</w:t>
            </w:r>
          </w:p>
        </w:tc>
        <w:tc>
          <w:tcPr>
            <w:tcW w:w="2986" w:type="dxa"/>
            <w:gridSpan w:val="3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Arial" w:eastAsia="等线"/>
                <w:lang w:val="en-US" w:eastAsia="zh-CN"/>
              </w:rPr>
            </w:pPr>
            <w:r>
              <w:rPr>
                <w:rFonts w:hint="eastAsia" w:ascii="Arial"/>
              </w:rPr>
              <w:t>MCE</w:t>
            </w:r>
            <w:r>
              <w:rPr>
                <w:rFonts w:hint="eastAsia" w:ascii="Arial"/>
                <w:lang w:val="en-US" w:eastAsia="zh-CN"/>
              </w:rPr>
              <w:t>7和8</w:t>
            </w:r>
          </w:p>
        </w:tc>
        <w:tc>
          <w:tcPr>
            <w:tcW w:w="130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CAN</w:t>
            </w:r>
            <w:r>
              <w:rPr>
                <w:rFonts w:ascii="宋体" w:hAnsi="宋体" w:eastAsia="宋体"/>
                <w:spacing w:val="20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3"/>
                <w:szCs w:val="21"/>
              </w:rPr>
              <w:t>ID</w:t>
            </w:r>
          </w:p>
        </w:tc>
        <w:tc>
          <w:tcPr>
            <w:tcW w:w="3515" w:type="dxa"/>
            <w:gridSpan w:val="3"/>
            <w:tcBorders>
              <w:right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FCC1发送:0x15A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FCC2发送：0x15B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FCC3发送：0x15C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BCM发送：0x15D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1" w:hRule="atLeast"/>
          <w:jc w:val="center"/>
        </w:trPr>
        <w:tc>
          <w:tcPr>
            <w:tcW w:w="1344" w:type="dxa"/>
            <w:tcBorders>
              <w:left w:val="single" w:color="000000" w:sz="10" w:space="0"/>
              <w:bottom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信号名称</w:t>
            </w:r>
          </w:p>
        </w:tc>
        <w:tc>
          <w:tcPr>
            <w:tcW w:w="886" w:type="dxa"/>
            <w:tcBorders>
              <w:bottom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字节</w:t>
            </w:r>
          </w:p>
        </w:tc>
        <w:tc>
          <w:tcPr>
            <w:tcW w:w="1023" w:type="dxa"/>
            <w:tcBorders>
              <w:bottom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起始位</w:t>
            </w:r>
          </w:p>
        </w:tc>
        <w:tc>
          <w:tcPr>
            <w:tcW w:w="1077" w:type="dxa"/>
            <w:tcBorders>
              <w:bottom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ind w:right="209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4"/>
                <w:szCs w:val="21"/>
              </w:rPr>
              <w:t>长度</w:t>
            </w:r>
            <w:r>
              <w:rPr>
                <w:rFonts w:ascii="宋体" w:hAnsi="宋体" w:eastAsia="宋体"/>
                <w:spacing w:val="-9"/>
                <w:szCs w:val="21"/>
              </w:rPr>
              <w:t>（位）</w:t>
            </w:r>
          </w:p>
        </w:tc>
        <w:tc>
          <w:tcPr>
            <w:tcW w:w="1308" w:type="dxa"/>
            <w:tcBorders>
              <w:bottom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类型描述</w:t>
            </w:r>
          </w:p>
        </w:tc>
        <w:tc>
          <w:tcPr>
            <w:tcW w:w="946" w:type="dxa"/>
            <w:tcBorders>
              <w:bottom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分辨率</w:t>
            </w:r>
          </w:p>
        </w:tc>
        <w:tc>
          <w:tcPr>
            <w:tcW w:w="946" w:type="dxa"/>
            <w:tcBorders>
              <w:bottom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偏移量</w:t>
            </w:r>
          </w:p>
        </w:tc>
        <w:tc>
          <w:tcPr>
            <w:tcW w:w="1623" w:type="dxa"/>
            <w:tcBorders>
              <w:bottom w:val="single" w:color="000000" w:sz="10" w:space="0"/>
              <w:right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信号范围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  <w:jc w:val="center"/>
        </w:trPr>
        <w:tc>
          <w:tcPr>
            <w:tcW w:w="1344" w:type="dxa"/>
            <w:tcBorders>
              <w:top w:val="single" w:color="000000" w:sz="10" w:space="0"/>
              <w:left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MCE7</w:t>
            </w:r>
            <w:r>
              <w:rPr>
                <w:rFonts w:ascii="宋体" w:hAnsi="宋体" w:eastAsia="宋体"/>
                <w:spacing w:val="-2"/>
                <w:szCs w:val="21"/>
              </w:rPr>
              <w:t>使能指令</w:t>
            </w:r>
          </w:p>
        </w:tc>
        <w:tc>
          <w:tcPr>
            <w:tcW w:w="886" w:type="dxa"/>
            <w:tcBorders>
              <w:top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BYTE0</w:t>
            </w:r>
          </w:p>
        </w:tc>
        <w:tc>
          <w:tcPr>
            <w:tcW w:w="1023" w:type="dxa"/>
            <w:tcBorders>
              <w:top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077" w:type="dxa"/>
            <w:tcBorders>
              <w:top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8</w:t>
            </w:r>
          </w:p>
        </w:tc>
        <w:tc>
          <w:tcPr>
            <w:tcW w:w="1308" w:type="dxa"/>
            <w:tcBorders>
              <w:top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使能状态</w:t>
            </w:r>
          </w:p>
          <w:p>
            <w:pPr>
              <w:pStyle w:val="62"/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spacing w:val="-6"/>
                <w:sz w:val="21"/>
                <w:szCs w:val="21"/>
                <w:lang w:eastAsia="zh-CN"/>
              </w:rPr>
              <w:t>0</w:t>
            </w:r>
            <w:r>
              <w:rPr>
                <w:rFonts w:ascii="宋体" w:hAnsi="宋体" w:eastAsia="宋体" w:cs="宋体"/>
                <w:spacing w:val="-6"/>
                <w:sz w:val="21"/>
                <w:szCs w:val="21"/>
                <w:lang w:eastAsia="zh-CN"/>
              </w:rPr>
              <w:t>：使能</w:t>
            </w:r>
            <w:r>
              <w:rPr>
                <w:rFonts w:ascii="宋体" w:hAnsi="宋体" w:eastAsia="宋体" w:cs="宋体"/>
                <w:spacing w:val="31"/>
                <w:sz w:val="21"/>
                <w:szCs w:val="21"/>
                <w:lang w:eastAsia="zh-CN"/>
              </w:rPr>
              <w:t xml:space="preserve"> </w:t>
            </w:r>
            <w:r>
              <w:rPr>
                <w:spacing w:val="-6"/>
                <w:sz w:val="21"/>
                <w:szCs w:val="21"/>
                <w:lang w:eastAsia="zh-CN"/>
              </w:rPr>
              <w:t>1</w:t>
            </w:r>
            <w:r>
              <w:rPr>
                <w:rFonts w:ascii="宋体" w:hAnsi="宋体" w:eastAsia="宋体" w:cs="宋体"/>
                <w:spacing w:val="-6"/>
                <w:sz w:val="21"/>
                <w:szCs w:val="21"/>
                <w:lang w:eastAsia="zh-CN"/>
              </w:rPr>
              <w:t>：失能</w:t>
            </w:r>
          </w:p>
        </w:tc>
        <w:tc>
          <w:tcPr>
            <w:tcW w:w="946" w:type="dxa"/>
            <w:tcBorders>
              <w:top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46" w:type="dxa"/>
            <w:tcBorders>
              <w:top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  <w:highlight w:val="none"/>
              </w:rPr>
            </w:pPr>
            <w:r>
              <w:rPr>
                <w:rFonts w:ascii="宋体" w:hAnsi="宋体" w:eastAsia="宋体"/>
                <w:szCs w:val="21"/>
                <w:highlight w:val="none"/>
              </w:rPr>
              <w:t>0</w:t>
            </w:r>
          </w:p>
        </w:tc>
        <w:tc>
          <w:tcPr>
            <w:tcW w:w="1623" w:type="dxa"/>
            <w:tcBorders>
              <w:top w:val="single" w:color="000000" w:sz="10" w:space="0"/>
              <w:right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  <w:highlight w:val="none"/>
              </w:rPr>
            </w:pPr>
            <w:r>
              <w:rPr>
                <w:rFonts w:ascii="宋体" w:hAnsi="宋体" w:eastAsia="宋体"/>
                <w:spacing w:val="-2"/>
                <w:szCs w:val="21"/>
                <w:highlight w:val="none"/>
              </w:rPr>
              <w:t>0～255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  <w:highlight w:val="none"/>
              </w:rPr>
            </w:pPr>
            <w:r>
              <w:rPr>
                <w:rFonts w:ascii="宋体" w:hAnsi="宋体" w:eastAsia="宋体"/>
                <w:spacing w:val="-2"/>
                <w:szCs w:val="21"/>
                <w:highlight w:val="none"/>
              </w:rPr>
              <w:t>（0X0～0XFF）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  <w:jc w:val="center"/>
        </w:trPr>
        <w:tc>
          <w:tcPr>
            <w:tcW w:w="1344" w:type="dxa"/>
            <w:tcBorders>
              <w:left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MCE8</w:t>
            </w:r>
            <w:r>
              <w:rPr>
                <w:rFonts w:ascii="宋体" w:hAnsi="宋体" w:eastAsia="宋体"/>
                <w:spacing w:val="-2"/>
                <w:szCs w:val="21"/>
              </w:rPr>
              <w:t>使能指令</w:t>
            </w:r>
          </w:p>
        </w:tc>
        <w:tc>
          <w:tcPr>
            <w:tcW w:w="88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</w:t>
            </w:r>
            <w:r>
              <w:rPr>
                <w:rFonts w:hint="eastAsia" w:ascii="宋体" w:hAnsi="宋体" w:eastAsia="宋体"/>
                <w:spacing w:val="-1"/>
                <w:szCs w:val="21"/>
                <w:lang w:val="en-US" w:eastAsia="zh-CN"/>
              </w:rPr>
              <w:t>1</w:t>
            </w:r>
          </w:p>
        </w:tc>
        <w:tc>
          <w:tcPr>
            <w:tcW w:w="1023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8</w:t>
            </w:r>
          </w:p>
        </w:tc>
        <w:tc>
          <w:tcPr>
            <w:tcW w:w="107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16</w:t>
            </w:r>
          </w:p>
        </w:tc>
        <w:tc>
          <w:tcPr>
            <w:tcW w:w="130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使能状态</w:t>
            </w:r>
          </w:p>
          <w:p>
            <w:pPr>
              <w:pStyle w:val="62"/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pacing w:val="-6"/>
                <w:sz w:val="21"/>
                <w:szCs w:val="21"/>
                <w:lang w:eastAsia="zh-CN"/>
              </w:rPr>
              <w:t>0</w:t>
            </w:r>
            <w:r>
              <w:rPr>
                <w:rFonts w:ascii="宋体" w:hAnsi="宋体" w:eastAsia="宋体" w:cs="宋体"/>
                <w:spacing w:val="-6"/>
                <w:sz w:val="21"/>
                <w:szCs w:val="21"/>
                <w:lang w:eastAsia="zh-CN"/>
              </w:rPr>
              <w:t>：使能</w:t>
            </w:r>
            <w:r>
              <w:rPr>
                <w:rFonts w:ascii="宋体" w:hAnsi="宋体" w:eastAsia="宋体" w:cs="宋体"/>
                <w:spacing w:val="31"/>
                <w:sz w:val="21"/>
                <w:szCs w:val="21"/>
                <w:lang w:eastAsia="zh-CN"/>
              </w:rPr>
              <w:t xml:space="preserve"> </w:t>
            </w:r>
            <w:r>
              <w:rPr>
                <w:spacing w:val="-6"/>
                <w:sz w:val="21"/>
                <w:szCs w:val="21"/>
                <w:lang w:eastAsia="zh-CN"/>
              </w:rPr>
              <w:t>1</w:t>
            </w:r>
            <w:r>
              <w:rPr>
                <w:rFonts w:ascii="宋体" w:hAnsi="宋体" w:eastAsia="宋体" w:cs="宋体"/>
                <w:spacing w:val="-6"/>
                <w:sz w:val="21"/>
                <w:szCs w:val="21"/>
                <w:lang w:eastAsia="zh-CN"/>
              </w:rPr>
              <w:t>：失能</w:t>
            </w:r>
          </w:p>
        </w:tc>
        <w:tc>
          <w:tcPr>
            <w:tcW w:w="9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/>
                <w:szCs w:val="21"/>
                <w:highlight w:val="none"/>
              </w:rPr>
              <w:t>0</w:t>
            </w:r>
          </w:p>
        </w:tc>
        <w:tc>
          <w:tcPr>
            <w:tcW w:w="1623" w:type="dxa"/>
            <w:tcBorders>
              <w:right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  <w:highlight w:val="none"/>
              </w:rPr>
            </w:pPr>
            <w:r>
              <w:rPr>
                <w:rFonts w:ascii="宋体" w:hAnsi="宋体" w:eastAsia="宋体"/>
                <w:spacing w:val="-2"/>
                <w:szCs w:val="21"/>
                <w:highlight w:val="none"/>
              </w:rPr>
              <w:t>0～255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/>
                <w:spacing w:val="-2"/>
                <w:szCs w:val="21"/>
                <w:highlight w:val="none"/>
              </w:rPr>
              <w:t>（0X0～0XFF）</w:t>
            </w:r>
          </w:p>
        </w:tc>
      </w:tr>
    </w:tbl>
    <w:p>
      <w:pPr>
        <w:pStyle w:val="25"/>
        <w:numPr>
          <w:ilvl w:val="2"/>
          <w:numId w:val="0"/>
        </w:numPr>
        <w:ind w:leftChars="0"/>
        <w:rPr>
          <w:color w:val="000000"/>
          <w:szCs w:val="24"/>
        </w:rPr>
      </w:pPr>
    </w:p>
    <w:p>
      <w:pPr>
        <w:pStyle w:val="25"/>
        <w:numPr>
          <w:ilvl w:val="2"/>
          <w:numId w:val="0"/>
        </w:numPr>
        <w:ind w:leftChars="0"/>
        <w:rPr>
          <w:color w:val="000000"/>
          <w:szCs w:val="24"/>
        </w:rPr>
      </w:pPr>
    </w:p>
    <w:p>
      <w:pPr>
        <w:pStyle w:val="25"/>
        <w:rPr>
          <w:color w:val="000000"/>
          <w:szCs w:val="24"/>
        </w:rPr>
      </w:pPr>
      <w:r>
        <w:rPr>
          <w:rFonts w:hint="eastAsia"/>
          <w:color w:val="000000"/>
          <w:szCs w:val="24"/>
        </w:rPr>
        <w:t>飞控计算机状态</w:t>
      </w:r>
      <w:r>
        <w:rPr>
          <w:color w:val="000000"/>
          <w:szCs w:val="24"/>
        </w:rPr>
        <w:t>（FCC_STA）</w:t>
      </w:r>
    </w:p>
    <w:p>
      <w:pPr>
        <w:pStyle w:val="43"/>
        <w:ind w:firstLine="480"/>
        <w:rPr>
          <w:rFonts w:hint="eastAsia"/>
          <w:color w:val="000000"/>
          <w:szCs w:val="24"/>
          <w:lang w:val="en-US" w:eastAsia="zh-CN"/>
        </w:rPr>
      </w:pPr>
      <w:r>
        <w:rPr>
          <w:rFonts w:hint="eastAsia"/>
          <w:color w:val="000000"/>
          <w:szCs w:val="24"/>
        </w:rPr>
        <w:t>飞控计算机状态帧</w:t>
      </w:r>
      <w:r>
        <w:rPr>
          <w:color w:val="000000"/>
          <w:szCs w:val="24"/>
        </w:rPr>
        <w:t>FC</w:t>
      </w:r>
      <w:r>
        <w:rPr>
          <w:rFonts w:hint="eastAsia"/>
          <w:color w:val="000000"/>
          <w:szCs w:val="24"/>
        </w:rPr>
        <w:t>C_STA</w:t>
      </w:r>
      <w:r>
        <w:rPr>
          <w:rFonts w:hint="eastAsia"/>
          <w:color w:val="000000"/>
          <w:szCs w:val="24"/>
          <w:lang w:val="en-US" w:eastAsia="zh-CN"/>
        </w:rPr>
        <w:t>与CAN ID对应关系为：</w:t>
      </w:r>
    </w:p>
    <w:p>
      <w:pPr>
        <w:pStyle w:val="43"/>
        <w:ind w:firstLine="480"/>
        <w:rPr>
          <w:rFonts w:hint="eastAsia"/>
          <w:color w:val="000000"/>
          <w:szCs w:val="24"/>
          <w:lang w:val="en-US" w:eastAsia="zh-CN"/>
        </w:rPr>
      </w:pPr>
      <w:r>
        <w:rPr>
          <w:rFonts w:hint="eastAsia"/>
          <w:color w:val="000000"/>
          <w:szCs w:val="24"/>
          <w:lang w:val="en-US" w:eastAsia="zh-CN"/>
        </w:rPr>
        <w:t>FCC1发送:0x21A</w:t>
      </w:r>
    </w:p>
    <w:p>
      <w:pPr>
        <w:pStyle w:val="43"/>
        <w:ind w:firstLine="480"/>
        <w:rPr>
          <w:rFonts w:hint="eastAsia"/>
          <w:color w:val="000000"/>
          <w:szCs w:val="24"/>
          <w:lang w:val="en-US" w:eastAsia="zh-CN"/>
        </w:rPr>
      </w:pPr>
      <w:r>
        <w:rPr>
          <w:rFonts w:hint="eastAsia"/>
          <w:color w:val="000000"/>
          <w:szCs w:val="24"/>
          <w:lang w:val="en-US" w:eastAsia="zh-CN"/>
        </w:rPr>
        <w:t>FCC2发送：0x21B</w:t>
      </w:r>
    </w:p>
    <w:p>
      <w:pPr>
        <w:pStyle w:val="43"/>
        <w:ind w:firstLine="480"/>
        <w:rPr>
          <w:rFonts w:hint="eastAsia"/>
          <w:color w:val="000000"/>
          <w:szCs w:val="24"/>
          <w:lang w:val="en-US" w:eastAsia="zh-CN"/>
        </w:rPr>
      </w:pPr>
      <w:r>
        <w:rPr>
          <w:rFonts w:hint="eastAsia"/>
          <w:color w:val="000000"/>
          <w:szCs w:val="24"/>
          <w:lang w:val="en-US" w:eastAsia="zh-CN"/>
        </w:rPr>
        <w:t>FCC3发送：0x21C</w:t>
      </w:r>
    </w:p>
    <w:p>
      <w:pPr>
        <w:pStyle w:val="43"/>
        <w:ind w:firstLine="480"/>
        <w:rPr>
          <w:rFonts w:hint="default"/>
          <w:color w:val="000000"/>
          <w:szCs w:val="24"/>
          <w:lang w:val="en-US" w:eastAsia="zh-CN"/>
        </w:rPr>
      </w:pPr>
      <w:r>
        <w:rPr>
          <w:rFonts w:hint="eastAsia"/>
          <w:color w:val="000000"/>
          <w:szCs w:val="24"/>
          <w:lang w:val="en-US" w:eastAsia="zh-CN"/>
        </w:rPr>
        <w:t>BCM发送：0x21D</w:t>
      </w:r>
    </w:p>
    <w:p>
      <w:pPr>
        <w:pStyle w:val="43"/>
        <w:ind w:firstLine="480"/>
        <w:rPr>
          <w:color w:val="000000"/>
          <w:kern w:val="44"/>
          <w:szCs w:val="24"/>
        </w:rPr>
      </w:pPr>
      <w:r>
        <w:rPr>
          <w:rFonts w:hint="eastAsia"/>
          <w:color w:val="000000"/>
          <w:szCs w:val="24"/>
        </w:rPr>
        <w:t>飞控计算机状态帧</w:t>
      </w:r>
      <w:r>
        <w:rPr>
          <w:color w:val="000000"/>
          <w:szCs w:val="24"/>
        </w:rPr>
        <w:t>FCC_STA</w:t>
      </w:r>
      <w:r>
        <w:rPr>
          <w:rFonts w:hint="eastAsia"/>
          <w:color w:val="000000"/>
          <w:szCs w:val="24"/>
        </w:rPr>
        <w:t>定义了FCM发给MCE的计算机工作状态</w:t>
      </w:r>
      <w:r>
        <w:rPr>
          <w:rFonts w:hint="eastAsia"/>
          <w:color w:val="000000"/>
          <w:kern w:val="44"/>
          <w:szCs w:val="24"/>
        </w:rPr>
        <w:t>，数据字段由</w:t>
      </w:r>
      <w:r>
        <w:rPr>
          <w:color w:val="000000"/>
          <w:kern w:val="44"/>
          <w:szCs w:val="24"/>
        </w:rPr>
        <w:t>6</w:t>
      </w:r>
      <w:r>
        <w:rPr>
          <w:rFonts w:hint="eastAsia"/>
          <w:color w:val="000000"/>
          <w:kern w:val="44"/>
          <w:szCs w:val="24"/>
        </w:rPr>
        <w:t>个字段组成：</w:t>
      </w:r>
    </w:p>
    <w:p>
      <w:pPr>
        <w:pStyle w:val="43"/>
        <w:numPr>
          <w:ilvl w:val="0"/>
          <w:numId w:val="3"/>
        </w:numPr>
        <w:ind w:firstLineChars="0"/>
        <w:rPr>
          <w:color w:val="000000"/>
          <w:kern w:val="44"/>
          <w:szCs w:val="24"/>
        </w:rPr>
      </w:pPr>
      <w:r>
        <w:rPr>
          <w:rFonts w:hint="eastAsia"/>
          <w:color w:val="000000"/>
          <w:kern w:val="44"/>
          <w:szCs w:val="24"/>
        </w:rPr>
        <w:t>FCC_</w:t>
      </w:r>
      <w:r>
        <w:rPr>
          <w:color w:val="000000"/>
          <w:kern w:val="44"/>
          <w:szCs w:val="24"/>
        </w:rPr>
        <w:t>1</w:t>
      </w:r>
      <w:r>
        <w:rPr>
          <w:rFonts w:hint="eastAsia"/>
          <w:color w:val="000000"/>
          <w:kern w:val="44"/>
          <w:szCs w:val="24"/>
        </w:rPr>
        <w:t>状态：单字节长度枚举型，8bit，</w:t>
      </w:r>
      <w:r>
        <w:rPr>
          <w:color w:val="000000"/>
          <w:kern w:val="44"/>
          <w:szCs w:val="24"/>
        </w:rPr>
        <w:t>0x00表示FCC_1为主控计算机，0x01表示FCC_1为备份计算机，0xFF表示FCC_1处于失效状态</w:t>
      </w:r>
      <w:r>
        <w:rPr>
          <w:rFonts w:hint="eastAsia"/>
          <w:color w:val="000000"/>
          <w:kern w:val="44"/>
          <w:szCs w:val="24"/>
        </w:rPr>
        <w:t>；</w:t>
      </w:r>
    </w:p>
    <w:p>
      <w:pPr>
        <w:pStyle w:val="43"/>
        <w:numPr>
          <w:ilvl w:val="0"/>
          <w:numId w:val="3"/>
        </w:numPr>
        <w:ind w:firstLineChars="0"/>
        <w:rPr>
          <w:color w:val="000000"/>
          <w:kern w:val="44"/>
          <w:szCs w:val="24"/>
        </w:rPr>
      </w:pPr>
      <w:r>
        <w:rPr>
          <w:rFonts w:hint="eastAsia"/>
          <w:color w:val="000000"/>
          <w:kern w:val="44"/>
          <w:szCs w:val="24"/>
        </w:rPr>
        <w:t>FCC_</w:t>
      </w:r>
      <w:r>
        <w:rPr>
          <w:color w:val="000000"/>
          <w:kern w:val="44"/>
          <w:szCs w:val="24"/>
        </w:rPr>
        <w:t>2</w:t>
      </w:r>
      <w:r>
        <w:rPr>
          <w:rFonts w:hint="eastAsia"/>
          <w:color w:val="000000"/>
          <w:kern w:val="44"/>
          <w:szCs w:val="24"/>
        </w:rPr>
        <w:t>状态：单字节长度枚举型，8bit，</w:t>
      </w:r>
      <w:r>
        <w:rPr>
          <w:color w:val="000000"/>
          <w:kern w:val="44"/>
          <w:szCs w:val="24"/>
        </w:rPr>
        <w:t>0x00表示FCC_2为主控计算机，0x01表示FCC_2为备份计算机，0xFF表示FCC_2处于失效状态</w:t>
      </w:r>
      <w:r>
        <w:rPr>
          <w:rFonts w:hint="eastAsia"/>
          <w:color w:val="000000"/>
          <w:kern w:val="44"/>
          <w:szCs w:val="24"/>
        </w:rPr>
        <w:t>；</w:t>
      </w:r>
    </w:p>
    <w:p>
      <w:pPr>
        <w:pStyle w:val="43"/>
        <w:numPr>
          <w:ilvl w:val="0"/>
          <w:numId w:val="3"/>
        </w:numPr>
        <w:ind w:firstLineChars="0"/>
        <w:rPr>
          <w:color w:val="000000"/>
          <w:kern w:val="44"/>
          <w:szCs w:val="24"/>
        </w:rPr>
      </w:pPr>
      <w:r>
        <w:rPr>
          <w:rFonts w:hint="eastAsia"/>
          <w:color w:val="000000"/>
          <w:kern w:val="44"/>
          <w:szCs w:val="24"/>
        </w:rPr>
        <w:t>FCC_</w:t>
      </w:r>
      <w:r>
        <w:rPr>
          <w:color w:val="000000"/>
          <w:kern w:val="44"/>
          <w:szCs w:val="24"/>
        </w:rPr>
        <w:t>3</w:t>
      </w:r>
      <w:r>
        <w:rPr>
          <w:rFonts w:hint="eastAsia"/>
          <w:color w:val="000000"/>
          <w:kern w:val="44"/>
          <w:szCs w:val="24"/>
        </w:rPr>
        <w:t>状态：单字节长度枚举型，8bit，</w:t>
      </w:r>
      <w:r>
        <w:rPr>
          <w:color w:val="000000"/>
          <w:kern w:val="44"/>
          <w:szCs w:val="24"/>
        </w:rPr>
        <w:t>0x00表示FCC_3为主控计算机，0x01表示FCC_3为备份计算机，0xFF表示FCC_3处于失效状态</w:t>
      </w:r>
      <w:r>
        <w:rPr>
          <w:rFonts w:hint="eastAsia"/>
          <w:color w:val="000000"/>
          <w:kern w:val="44"/>
          <w:szCs w:val="24"/>
        </w:rPr>
        <w:t>；</w:t>
      </w:r>
    </w:p>
    <w:p>
      <w:pPr>
        <w:pStyle w:val="43"/>
        <w:numPr>
          <w:ilvl w:val="0"/>
          <w:numId w:val="3"/>
        </w:numPr>
        <w:ind w:firstLineChars="0"/>
        <w:rPr>
          <w:color w:val="000000"/>
          <w:kern w:val="44"/>
          <w:szCs w:val="24"/>
        </w:rPr>
      </w:pPr>
      <w:r>
        <w:rPr>
          <w:rFonts w:hint="eastAsia"/>
          <w:color w:val="000000"/>
          <w:kern w:val="44"/>
          <w:szCs w:val="24"/>
        </w:rPr>
        <w:t>BCM</w:t>
      </w:r>
      <w:r>
        <w:rPr>
          <w:color w:val="000000"/>
          <w:kern w:val="44"/>
          <w:szCs w:val="24"/>
        </w:rPr>
        <w:t>_1</w:t>
      </w:r>
      <w:r>
        <w:rPr>
          <w:rFonts w:hint="eastAsia"/>
          <w:color w:val="000000"/>
          <w:kern w:val="44"/>
          <w:szCs w:val="24"/>
        </w:rPr>
        <w:t>状态：单字节长度枚举型，8bit，</w:t>
      </w:r>
      <w:r>
        <w:rPr>
          <w:color w:val="000000"/>
          <w:kern w:val="44"/>
          <w:szCs w:val="24"/>
        </w:rPr>
        <w:t>0x00表示</w:t>
      </w:r>
      <w:r>
        <w:rPr>
          <w:rFonts w:hint="eastAsia"/>
          <w:color w:val="000000"/>
          <w:kern w:val="44"/>
          <w:szCs w:val="24"/>
        </w:rPr>
        <w:t>BCM</w:t>
      </w:r>
      <w:r>
        <w:rPr>
          <w:color w:val="000000"/>
          <w:kern w:val="44"/>
          <w:szCs w:val="24"/>
        </w:rPr>
        <w:t>_1为主控计算机，0x01表示</w:t>
      </w:r>
      <w:r>
        <w:rPr>
          <w:rFonts w:hint="eastAsia"/>
          <w:color w:val="000000"/>
          <w:kern w:val="44"/>
          <w:szCs w:val="24"/>
        </w:rPr>
        <w:t>BCM</w:t>
      </w:r>
      <w:r>
        <w:rPr>
          <w:color w:val="000000"/>
          <w:kern w:val="44"/>
          <w:szCs w:val="24"/>
        </w:rPr>
        <w:t>_1为备份计算机，0xFF表示</w:t>
      </w:r>
      <w:r>
        <w:rPr>
          <w:rFonts w:hint="eastAsia"/>
          <w:color w:val="000000"/>
          <w:kern w:val="44"/>
          <w:szCs w:val="24"/>
        </w:rPr>
        <w:t>BCM</w:t>
      </w:r>
      <w:r>
        <w:rPr>
          <w:color w:val="000000"/>
          <w:kern w:val="44"/>
          <w:szCs w:val="24"/>
        </w:rPr>
        <w:t>_1处于失效状态</w:t>
      </w:r>
      <w:r>
        <w:rPr>
          <w:rFonts w:hint="eastAsia"/>
          <w:color w:val="000000"/>
          <w:kern w:val="44"/>
          <w:szCs w:val="24"/>
        </w:rPr>
        <w:t>；</w:t>
      </w:r>
    </w:p>
    <w:p>
      <w:pPr>
        <w:pStyle w:val="43"/>
        <w:numPr>
          <w:ilvl w:val="0"/>
          <w:numId w:val="3"/>
        </w:numPr>
        <w:ind w:firstLineChars="0"/>
        <w:rPr>
          <w:color w:val="000000"/>
          <w:kern w:val="44"/>
          <w:szCs w:val="24"/>
        </w:rPr>
      </w:pPr>
      <w:r>
        <w:rPr>
          <w:rFonts w:hint="eastAsia"/>
          <w:color w:val="000000"/>
          <w:kern w:val="44"/>
          <w:szCs w:val="24"/>
        </w:rPr>
        <w:t>空地状态：单字节长度枚举型，8bit，</w:t>
      </w:r>
      <w:r>
        <w:rPr>
          <w:color w:val="000000"/>
          <w:kern w:val="44"/>
          <w:szCs w:val="24"/>
        </w:rPr>
        <w:t>0x00</w:t>
      </w:r>
      <w:r>
        <w:rPr>
          <w:rFonts w:hint="eastAsia"/>
          <w:color w:val="000000"/>
          <w:kern w:val="44"/>
          <w:szCs w:val="24"/>
        </w:rPr>
        <w:t>表示地面状态，0xFF表示飞行状态；</w:t>
      </w:r>
      <w:r>
        <w:rPr>
          <w:rFonts w:hint="eastAsia"/>
          <w:color w:val="000000"/>
          <w:kern w:val="44"/>
          <w:szCs w:val="24"/>
          <w:lang w:eastAsia="zh-CN"/>
        </w:rPr>
        <w:t>（</w:t>
      </w:r>
      <w:r>
        <w:rPr>
          <w:rFonts w:hint="eastAsia"/>
          <w:color w:val="000000"/>
          <w:kern w:val="44"/>
          <w:szCs w:val="24"/>
          <w:lang w:val="en-US" w:eastAsia="zh-CN"/>
        </w:rPr>
        <w:t>预留</w:t>
      </w:r>
      <w:r>
        <w:rPr>
          <w:rFonts w:hint="eastAsia"/>
          <w:color w:val="000000"/>
          <w:kern w:val="44"/>
          <w:szCs w:val="24"/>
          <w:lang w:eastAsia="zh-CN"/>
        </w:rPr>
        <w:t>）</w:t>
      </w:r>
    </w:p>
    <w:p>
      <w:pPr>
        <w:pStyle w:val="43"/>
        <w:numPr>
          <w:ilvl w:val="0"/>
          <w:numId w:val="3"/>
        </w:numPr>
        <w:ind w:firstLineChars="0"/>
        <w:rPr>
          <w:color w:val="000000"/>
          <w:kern w:val="44"/>
          <w:szCs w:val="24"/>
        </w:rPr>
      </w:pPr>
      <w:r>
        <w:rPr>
          <w:rFonts w:hint="eastAsia"/>
          <w:color w:val="000000"/>
          <w:kern w:val="44"/>
          <w:szCs w:val="24"/>
        </w:rPr>
        <w:t>自检模式状态：单字节长度枚举型，8bit，0x</w:t>
      </w:r>
      <w:r>
        <w:rPr>
          <w:color w:val="000000"/>
          <w:kern w:val="44"/>
          <w:szCs w:val="24"/>
        </w:rPr>
        <w:t>00</w:t>
      </w:r>
      <w:r>
        <w:rPr>
          <w:rFonts w:hint="eastAsia"/>
          <w:color w:val="000000"/>
          <w:kern w:val="44"/>
          <w:szCs w:val="24"/>
        </w:rPr>
        <w:t>表示正常工作模式，0xFF表示自检模式。</w:t>
      </w:r>
      <w:r>
        <w:rPr>
          <w:rFonts w:hint="eastAsia"/>
          <w:color w:val="000000"/>
          <w:kern w:val="44"/>
          <w:szCs w:val="24"/>
          <w:lang w:eastAsia="zh-CN"/>
        </w:rPr>
        <w:t>（</w:t>
      </w:r>
      <w:r>
        <w:rPr>
          <w:rFonts w:hint="eastAsia"/>
          <w:color w:val="000000"/>
          <w:kern w:val="44"/>
          <w:szCs w:val="24"/>
          <w:lang w:val="en-US" w:eastAsia="zh-CN"/>
        </w:rPr>
        <w:t>预留</w:t>
      </w:r>
      <w:r>
        <w:rPr>
          <w:rFonts w:hint="eastAsia"/>
          <w:color w:val="000000"/>
          <w:kern w:val="44"/>
          <w:szCs w:val="24"/>
          <w:lang w:eastAsia="zh-CN"/>
        </w:rPr>
        <w:t>）</w:t>
      </w:r>
    </w:p>
    <w:p>
      <w:pPr>
        <w:pStyle w:val="11"/>
        <w:keepNext/>
        <w:ind w:firstLine="480"/>
        <w:rPr>
          <w:color w:val="000000"/>
          <w:szCs w:val="24"/>
        </w:rPr>
      </w:pPr>
      <w:r>
        <w:rPr>
          <w:rFonts w:hint="eastAsia"/>
          <w:color w:val="000000"/>
        </w:rPr>
        <w:t xml:space="preserve">表    </w:t>
      </w:r>
      <w:r>
        <w:rPr>
          <w:color w:val="000000"/>
          <w:szCs w:val="24"/>
        </w:rPr>
        <w:t>FCC_STA</w:t>
      </w:r>
      <w:r>
        <w:rPr>
          <w:rFonts w:hint="eastAsia"/>
          <w:color w:val="000000"/>
          <w:szCs w:val="24"/>
        </w:rPr>
        <w:t>有效数据负载定义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"/>
        <w:gridCol w:w="1036"/>
        <w:gridCol w:w="1038"/>
        <w:gridCol w:w="1037"/>
        <w:gridCol w:w="1037"/>
        <w:gridCol w:w="1037"/>
        <w:gridCol w:w="1037"/>
        <w:gridCol w:w="10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8"/>
            <w:shd w:val="clear" w:color="auto" w:fill="E2BDCA"/>
            <w:vAlign w:val="center"/>
          </w:tcPr>
          <w:p>
            <w:pPr>
              <w:pStyle w:val="43"/>
              <w:ind w:firstLine="0" w:firstLineChars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FCC_STA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6" w:type="dxa"/>
            <w:shd w:val="clear" w:color="auto" w:fill="F7C890"/>
            <w:vAlign w:val="center"/>
          </w:tcPr>
          <w:p>
            <w:pPr>
              <w:pStyle w:val="43"/>
              <w:ind w:firstLine="0" w:firstLineChars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B</w:t>
            </w:r>
            <w:r>
              <w:rPr>
                <w:rFonts w:hint="eastAsia"/>
                <w:color w:val="000000"/>
                <w:szCs w:val="24"/>
              </w:rPr>
              <w:t>yte</w:t>
            </w:r>
            <w:r>
              <w:rPr>
                <w:color w:val="000000"/>
                <w:szCs w:val="24"/>
              </w:rPr>
              <w:t xml:space="preserve"> 0</w:t>
            </w:r>
          </w:p>
        </w:tc>
        <w:tc>
          <w:tcPr>
            <w:tcW w:w="1036" w:type="dxa"/>
            <w:shd w:val="clear" w:color="auto" w:fill="F5E4A9"/>
            <w:vAlign w:val="center"/>
          </w:tcPr>
          <w:p>
            <w:pPr>
              <w:pStyle w:val="43"/>
              <w:ind w:firstLine="0" w:firstLineChars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B</w:t>
            </w:r>
            <w:r>
              <w:rPr>
                <w:rFonts w:hint="eastAsia"/>
                <w:color w:val="000000"/>
                <w:szCs w:val="24"/>
              </w:rPr>
              <w:t>yte</w:t>
            </w:r>
            <w:r>
              <w:rPr>
                <w:color w:val="000000"/>
                <w:szCs w:val="24"/>
              </w:rPr>
              <w:t xml:space="preserve"> 1</w:t>
            </w:r>
          </w:p>
        </w:tc>
        <w:tc>
          <w:tcPr>
            <w:tcW w:w="1038" w:type="dxa"/>
            <w:shd w:val="clear" w:color="auto" w:fill="BECA95"/>
            <w:vAlign w:val="center"/>
          </w:tcPr>
          <w:p>
            <w:pPr>
              <w:pStyle w:val="43"/>
              <w:ind w:firstLine="0" w:firstLineChars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B</w:t>
            </w:r>
            <w:r>
              <w:rPr>
                <w:rFonts w:hint="eastAsia"/>
                <w:color w:val="000000"/>
                <w:szCs w:val="24"/>
              </w:rPr>
              <w:t>yte</w:t>
            </w:r>
            <w:r>
              <w:rPr>
                <w:color w:val="000000"/>
                <w:szCs w:val="24"/>
              </w:rPr>
              <w:t xml:space="preserve"> 2</w:t>
            </w:r>
          </w:p>
        </w:tc>
        <w:tc>
          <w:tcPr>
            <w:tcW w:w="1037" w:type="dxa"/>
            <w:shd w:val="clear" w:color="auto" w:fill="B2C4DA"/>
            <w:vAlign w:val="center"/>
          </w:tcPr>
          <w:p>
            <w:pPr>
              <w:pStyle w:val="43"/>
              <w:ind w:firstLine="0" w:firstLineChars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B</w:t>
            </w:r>
            <w:r>
              <w:rPr>
                <w:rFonts w:hint="eastAsia"/>
                <w:color w:val="000000"/>
                <w:szCs w:val="24"/>
              </w:rPr>
              <w:t>yte</w:t>
            </w:r>
            <w:r>
              <w:rPr>
                <w:color w:val="000000"/>
                <w:szCs w:val="24"/>
              </w:rPr>
              <w:t xml:space="preserve"> 3</w:t>
            </w:r>
          </w:p>
        </w:tc>
        <w:tc>
          <w:tcPr>
            <w:tcW w:w="1037" w:type="dxa"/>
            <w:shd w:val="clear" w:color="auto" w:fill="D7CEE5"/>
            <w:vAlign w:val="center"/>
          </w:tcPr>
          <w:p>
            <w:pPr>
              <w:pStyle w:val="43"/>
              <w:ind w:firstLine="0" w:firstLineChars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B</w:t>
            </w:r>
            <w:r>
              <w:rPr>
                <w:rFonts w:hint="eastAsia"/>
                <w:color w:val="000000"/>
                <w:szCs w:val="24"/>
              </w:rPr>
              <w:t>yte</w:t>
            </w:r>
            <w:r>
              <w:rPr>
                <w:color w:val="000000"/>
                <w:szCs w:val="24"/>
              </w:rPr>
              <w:t xml:space="preserve"> 4</w:t>
            </w:r>
          </w:p>
        </w:tc>
        <w:tc>
          <w:tcPr>
            <w:tcW w:w="1037" w:type="dxa"/>
            <w:shd w:val="clear" w:color="auto" w:fill="C3B5D9"/>
            <w:vAlign w:val="center"/>
          </w:tcPr>
          <w:p>
            <w:pPr>
              <w:pStyle w:val="43"/>
              <w:ind w:firstLine="0" w:firstLineChars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B</w:t>
            </w:r>
            <w:r>
              <w:rPr>
                <w:rFonts w:hint="eastAsia"/>
                <w:color w:val="000000"/>
                <w:szCs w:val="24"/>
              </w:rPr>
              <w:t>yte</w:t>
            </w:r>
            <w:r>
              <w:rPr>
                <w:color w:val="000000"/>
                <w:szCs w:val="24"/>
              </w:rPr>
              <w:t xml:space="preserve"> 5</w:t>
            </w:r>
          </w:p>
        </w:tc>
        <w:tc>
          <w:tcPr>
            <w:tcW w:w="1037" w:type="dxa"/>
            <w:shd w:val="clear" w:color="auto" w:fill="BEBEBE"/>
            <w:vAlign w:val="center"/>
          </w:tcPr>
          <w:p>
            <w:pPr>
              <w:pStyle w:val="43"/>
              <w:ind w:firstLine="0" w:firstLineChars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B</w:t>
            </w:r>
            <w:r>
              <w:rPr>
                <w:rFonts w:hint="eastAsia"/>
                <w:color w:val="000000"/>
                <w:szCs w:val="24"/>
              </w:rPr>
              <w:t>yte</w:t>
            </w:r>
            <w:r>
              <w:rPr>
                <w:color w:val="000000"/>
                <w:szCs w:val="24"/>
              </w:rPr>
              <w:t xml:space="preserve"> 6</w:t>
            </w:r>
          </w:p>
        </w:tc>
        <w:tc>
          <w:tcPr>
            <w:tcW w:w="1038" w:type="dxa"/>
            <w:shd w:val="clear" w:color="auto" w:fill="BEBEBE"/>
          </w:tcPr>
          <w:p>
            <w:pPr>
              <w:pStyle w:val="43"/>
              <w:ind w:firstLine="0" w:firstLineChars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B</w:t>
            </w:r>
            <w:r>
              <w:rPr>
                <w:rFonts w:hint="eastAsia"/>
                <w:color w:val="000000"/>
                <w:szCs w:val="24"/>
              </w:rPr>
              <w:t>yte</w:t>
            </w:r>
            <w:r>
              <w:rPr>
                <w:color w:val="000000"/>
                <w:szCs w:val="24"/>
              </w:rPr>
              <w:t xml:space="preserve"> 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6" w:type="dxa"/>
            <w:shd w:val="clear" w:color="auto" w:fill="F7C890"/>
            <w:vAlign w:val="center"/>
          </w:tcPr>
          <w:p>
            <w:pPr>
              <w:pStyle w:val="43"/>
              <w:ind w:firstLine="0" w:firstLineChars="0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kern w:val="44"/>
                <w:szCs w:val="24"/>
              </w:rPr>
              <w:t>FCC_</w:t>
            </w:r>
            <w:r>
              <w:rPr>
                <w:color w:val="000000"/>
                <w:kern w:val="44"/>
                <w:szCs w:val="24"/>
              </w:rPr>
              <w:t>1</w:t>
            </w:r>
            <w:r>
              <w:rPr>
                <w:rFonts w:hint="eastAsia"/>
                <w:color w:val="000000"/>
                <w:kern w:val="44"/>
                <w:szCs w:val="24"/>
              </w:rPr>
              <w:t>状态</w:t>
            </w:r>
          </w:p>
        </w:tc>
        <w:tc>
          <w:tcPr>
            <w:tcW w:w="1036" w:type="dxa"/>
            <w:shd w:val="clear" w:color="auto" w:fill="F5E4A9"/>
            <w:vAlign w:val="center"/>
          </w:tcPr>
          <w:p>
            <w:pPr>
              <w:pStyle w:val="43"/>
              <w:ind w:firstLine="0" w:firstLineChars="0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kern w:val="44"/>
                <w:szCs w:val="24"/>
              </w:rPr>
              <w:t>FCC_2状态</w:t>
            </w:r>
          </w:p>
        </w:tc>
        <w:tc>
          <w:tcPr>
            <w:tcW w:w="1038" w:type="dxa"/>
            <w:shd w:val="clear" w:color="auto" w:fill="BECA95"/>
            <w:vAlign w:val="center"/>
          </w:tcPr>
          <w:p>
            <w:pPr>
              <w:pStyle w:val="43"/>
              <w:ind w:firstLine="0" w:firstLineChars="0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kern w:val="44"/>
                <w:szCs w:val="24"/>
              </w:rPr>
              <w:t>FCC_3状态</w:t>
            </w:r>
          </w:p>
        </w:tc>
        <w:tc>
          <w:tcPr>
            <w:tcW w:w="1037" w:type="dxa"/>
            <w:shd w:val="clear" w:color="auto" w:fill="B2C4DA"/>
            <w:vAlign w:val="center"/>
          </w:tcPr>
          <w:p>
            <w:pPr>
              <w:pStyle w:val="43"/>
              <w:ind w:firstLine="0" w:firstLineChars="0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kern w:val="44"/>
                <w:szCs w:val="24"/>
              </w:rPr>
              <w:t>BCM状态</w:t>
            </w:r>
          </w:p>
        </w:tc>
        <w:tc>
          <w:tcPr>
            <w:tcW w:w="1037" w:type="dxa"/>
            <w:shd w:val="clear" w:color="auto" w:fill="D7CEE5"/>
            <w:vAlign w:val="center"/>
          </w:tcPr>
          <w:p>
            <w:pPr>
              <w:pStyle w:val="43"/>
              <w:ind w:firstLine="0" w:firstLineChars="0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kern w:val="44"/>
                <w:szCs w:val="24"/>
              </w:rPr>
              <w:t>空地状态</w:t>
            </w:r>
          </w:p>
        </w:tc>
        <w:tc>
          <w:tcPr>
            <w:tcW w:w="1037" w:type="dxa"/>
            <w:shd w:val="clear" w:color="auto" w:fill="C3B5D9"/>
            <w:vAlign w:val="center"/>
          </w:tcPr>
          <w:p>
            <w:pPr>
              <w:pStyle w:val="43"/>
              <w:ind w:firstLine="0" w:firstLineChars="0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kern w:val="44"/>
                <w:szCs w:val="24"/>
              </w:rPr>
              <w:t>自检模式状态</w:t>
            </w:r>
          </w:p>
        </w:tc>
        <w:tc>
          <w:tcPr>
            <w:tcW w:w="2075" w:type="dxa"/>
            <w:gridSpan w:val="2"/>
            <w:shd w:val="clear" w:color="auto" w:fill="BEBEBE"/>
            <w:vAlign w:val="center"/>
          </w:tcPr>
          <w:p>
            <w:pPr>
              <w:pStyle w:val="43"/>
              <w:ind w:firstLine="0" w:firstLineChars="0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保留字段</w:t>
            </w:r>
          </w:p>
        </w:tc>
      </w:tr>
    </w:tbl>
    <w:p>
      <w:pPr>
        <w:pStyle w:val="24"/>
      </w:pPr>
      <w:r>
        <w:rPr>
          <w:rFonts w:hint="eastAsia"/>
        </w:rPr>
        <w:t>控制器反馈给上位机的数据块</w:t>
      </w:r>
    </w:p>
    <w:p>
      <w:pPr>
        <w:pStyle w:val="25"/>
        <w:rPr>
          <w:color w:val="000000"/>
          <w:szCs w:val="24"/>
        </w:rPr>
      </w:pPr>
      <w:r>
        <w:rPr>
          <w:rFonts w:hint="eastAsia"/>
          <w:color w:val="000000"/>
          <w:szCs w:val="24"/>
        </w:rPr>
        <w:t>数据帧1</w:t>
      </w:r>
    </w:p>
    <w:p>
      <w:pPr>
        <w:pStyle w:val="25"/>
        <w:numPr>
          <w:ilvl w:val="2"/>
          <w:numId w:val="0"/>
        </w:numPr>
        <w:rPr>
          <w:color w:val="000000"/>
          <w:szCs w:val="24"/>
        </w:rPr>
      </w:pPr>
    </w:p>
    <w:tbl>
      <w:tblPr>
        <w:tblStyle w:val="61"/>
        <w:tblW w:w="85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3"/>
        <w:gridCol w:w="909"/>
        <w:gridCol w:w="783"/>
        <w:gridCol w:w="733"/>
        <w:gridCol w:w="2584"/>
        <w:gridCol w:w="683"/>
        <w:gridCol w:w="658"/>
        <w:gridCol w:w="1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83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源</w:t>
            </w:r>
          </w:p>
        </w:tc>
        <w:tc>
          <w:tcPr>
            <w:tcW w:w="2425" w:type="dxa"/>
            <w:gridSpan w:val="3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2"/>
                <w:szCs w:val="21"/>
              </w:rPr>
              <w:t>MCE</w:t>
            </w:r>
          </w:p>
        </w:tc>
        <w:tc>
          <w:tcPr>
            <w:tcW w:w="258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通讯周期</w:t>
            </w:r>
          </w:p>
        </w:tc>
        <w:tc>
          <w:tcPr>
            <w:tcW w:w="2516" w:type="dxa"/>
            <w:gridSpan w:val="3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  <w:t>100</w:t>
            </w:r>
            <w:r>
              <w:rPr>
                <w:rFonts w:ascii="宋体" w:hAnsi="宋体" w:eastAsia="宋体"/>
                <w:spacing w:val="-3"/>
                <w:szCs w:val="21"/>
              </w:rPr>
              <w:t>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983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2"/>
                <w:szCs w:val="21"/>
              </w:rPr>
              <w:t>目标</w:t>
            </w:r>
          </w:p>
        </w:tc>
        <w:tc>
          <w:tcPr>
            <w:tcW w:w="2425" w:type="dxa"/>
            <w:gridSpan w:val="3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1"/>
                <w:szCs w:val="21"/>
              </w:rPr>
              <w:t>FCM</w:t>
            </w:r>
          </w:p>
        </w:tc>
        <w:tc>
          <w:tcPr>
            <w:tcW w:w="258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CAN</w:t>
            </w:r>
            <w:r>
              <w:rPr>
                <w:rFonts w:ascii="宋体" w:hAnsi="宋体" w:eastAsia="宋体"/>
                <w:spacing w:val="20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3"/>
                <w:szCs w:val="21"/>
              </w:rPr>
              <w:t>ID</w:t>
            </w:r>
          </w:p>
        </w:tc>
        <w:tc>
          <w:tcPr>
            <w:tcW w:w="2516" w:type="dxa"/>
            <w:gridSpan w:val="3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  <w:t>MCE7：0x337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  <w:t>MCE8：0x338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983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信号名称</w:t>
            </w:r>
          </w:p>
        </w:tc>
        <w:tc>
          <w:tcPr>
            <w:tcW w:w="90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字节</w:t>
            </w:r>
          </w:p>
        </w:tc>
        <w:tc>
          <w:tcPr>
            <w:tcW w:w="783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起始位</w:t>
            </w:r>
          </w:p>
        </w:tc>
        <w:tc>
          <w:tcPr>
            <w:tcW w:w="733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4"/>
                <w:szCs w:val="21"/>
              </w:rPr>
              <w:t>长度</w:t>
            </w:r>
            <w:r>
              <w:rPr>
                <w:rFonts w:ascii="宋体" w:hAnsi="宋体" w:eastAsia="宋体"/>
                <w:szCs w:val="21"/>
              </w:rPr>
              <w:t xml:space="preserve">  </w:t>
            </w:r>
            <w:r>
              <w:rPr>
                <w:rFonts w:ascii="宋体" w:hAnsi="宋体" w:eastAsia="宋体"/>
                <w:spacing w:val="-10"/>
                <w:szCs w:val="21"/>
              </w:rPr>
              <w:t>（位）</w:t>
            </w:r>
          </w:p>
        </w:tc>
        <w:tc>
          <w:tcPr>
            <w:tcW w:w="258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类型描述</w:t>
            </w:r>
          </w:p>
        </w:tc>
        <w:tc>
          <w:tcPr>
            <w:tcW w:w="683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分辨率</w:t>
            </w:r>
          </w:p>
        </w:tc>
        <w:tc>
          <w:tcPr>
            <w:tcW w:w="65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偏移量</w:t>
            </w:r>
          </w:p>
        </w:tc>
        <w:tc>
          <w:tcPr>
            <w:tcW w:w="11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信号范围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  <w:jc w:val="center"/>
        </w:trPr>
        <w:tc>
          <w:tcPr>
            <w:tcW w:w="983" w:type="dxa"/>
            <w:tcBorders>
              <w:top w:val="single" w:color="000000" w:sz="10" w:space="0"/>
              <w:left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/>
                <w:szCs w:val="21"/>
                <w:lang w:val="en-US"/>
              </w:rPr>
            </w:pP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使能状态</w:t>
            </w:r>
          </w:p>
        </w:tc>
        <w:tc>
          <w:tcPr>
            <w:tcW w:w="909" w:type="dxa"/>
            <w:tcBorders>
              <w:top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BYTE0</w:t>
            </w:r>
          </w:p>
        </w:tc>
        <w:tc>
          <w:tcPr>
            <w:tcW w:w="783" w:type="dxa"/>
            <w:tcBorders>
              <w:top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733" w:type="dxa"/>
            <w:tcBorders>
              <w:top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8</w:t>
            </w:r>
          </w:p>
        </w:tc>
        <w:tc>
          <w:tcPr>
            <w:tcW w:w="2584" w:type="dxa"/>
            <w:tcBorders>
              <w:top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使能状态</w:t>
            </w:r>
          </w:p>
          <w:p>
            <w:pPr>
              <w:pStyle w:val="62"/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spacing w:val="-6"/>
                <w:sz w:val="21"/>
                <w:szCs w:val="21"/>
                <w:lang w:eastAsia="zh-CN"/>
              </w:rPr>
              <w:t>0</w:t>
            </w:r>
            <w:r>
              <w:rPr>
                <w:rFonts w:ascii="宋体" w:hAnsi="宋体" w:eastAsia="宋体" w:cs="宋体"/>
                <w:spacing w:val="-6"/>
                <w:sz w:val="21"/>
                <w:szCs w:val="21"/>
                <w:lang w:eastAsia="zh-CN"/>
              </w:rPr>
              <w:t>：使能</w:t>
            </w:r>
            <w:r>
              <w:rPr>
                <w:rFonts w:ascii="宋体" w:hAnsi="宋体" w:eastAsia="宋体" w:cs="宋体"/>
                <w:spacing w:val="31"/>
                <w:sz w:val="21"/>
                <w:szCs w:val="21"/>
                <w:lang w:eastAsia="zh-CN"/>
              </w:rPr>
              <w:t xml:space="preserve"> </w:t>
            </w:r>
            <w:r>
              <w:rPr>
                <w:spacing w:val="-6"/>
                <w:sz w:val="21"/>
                <w:szCs w:val="21"/>
                <w:lang w:eastAsia="zh-CN"/>
              </w:rPr>
              <w:t>1</w:t>
            </w:r>
            <w:r>
              <w:rPr>
                <w:rFonts w:ascii="宋体" w:hAnsi="宋体" w:eastAsia="宋体" w:cs="宋体"/>
                <w:spacing w:val="-6"/>
                <w:sz w:val="21"/>
                <w:szCs w:val="21"/>
                <w:lang w:eastAsia="zh-CN"/>
              </w:rPr>
              <w:t>：失能</w:t>
            </w:r>
          </w:p>
        </w:tc>
        <w:tc>
          <w:tcPr>
            <w:tcW w:w="683" w:type="dxa"/>
            <w:tcBorders>
              <w:top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658" w:type="dxa"/>
            <w:tcBorders>
              <w:top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175" w:type="dxa"/>
            <w:tcBorders>
              <w:top w:val="single" w:color="000000" w:sz="10" w:space="0"/>
              <w:right w:val="single" w:color="000000" w:sz="10" w:space="0"/>
            </w:tcBorders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  <w:highlight w:val="none"/>
              </w:rPr>
            </w:pPr>
            <w:r>
              <w:rPr>
                <w:rFonts w:ascii="宋体" w:hAnsi="宋体" w:eastAsia="宋体"/>
                <w:spacing w:val="-2"/>
                <w:szCs w:val="21"/>
                <w:highlight w:val="none"/>
              </w:rPr>
              <w:t>0～255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  <w:highlight w:val="none"/>
              </w:rPr>
            </w:pPr>
            <w:r>
              <w:rPr>
                <w:rFonts w:ascii="宋体" w:hAnsi="宋体" w:eastAsia="宋体"/>
                <w:spacing w:val="-2"/>
                <w:szCs w:val="21"/>
                <w:highlight w:val="none"/>
              </w:rPr>
              <w:t>（0X0～0XFF）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983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8"/>
                <w:szCs w:val="21"/>
              </w:rPr>
              <w:t>工作通道标识</w:t>
            </w:r>
          </w:p>
        </w:tc>
        <w:tc>
          <w:tcPr>
            <w:tcW w:w="90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BYTE1</w:t>
            </w:r>
          </w:p>
        </w:tc>
        <w:tc>
          <w:tcPr>
            <w:tcW w:w="783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8</w:t>
            </w:r>
          </w:p>
        </w:tc>
        <w:tc>
          <w:tcPr>
            <w:tcW w:w="733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8</w:t>
            </w:r>
          </w:p>
        </w:tc>
        <w:tc>
          <w:tcPr>
            <w:tcW w:w="258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  <w:r>
              <w:rPr>
                <w:rFonts w:hint="eastAsia" w:ascii="Arial"/>
              </w:rPr>
              <w:t xml:space="preserve">0x01：主通道 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  <w:r>
              <w:rPr>
                <w:rFonts w:hint="eastAsia" w:ascii="Arial"/>
              </w:rPr>
              <w:t xml:space="preserve">0x02：备通道 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Arial" w:eastAsia="等线"/>
                <w:lang w:val="en-US" w:eastAsia="zh-CN"/>
              </w:rPr>
            </w:pPr>
            <w:r>
              <w:rPr>
                <w:rFonts w:hint="eastAsia" w:ascii="Arial"/>
              </w:rPr>
              <w:t>0x0</w:t>
            </w:r>
            <w:r>
              <w:rPr>
                <w:rFonts w:hint="eastAsia" w:ascii="Arial"/>
                <w:lang w:val="en-US" w:eastAsia="zh-CN"/>
              </w:rPr>
              <w:t>3：主备均无法工作</w:t>
            </w:r>
          </w:p>
        </w:tc>
        <w:tc>
          <w:tcPr>
            <w:tcW w:w="683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2"/>
                <w:szCs w:val="21"/>
              </w:rPr>
              <w:t>1</w:t>
            </w:r>
          </w:p>
        </w:tc>
        <w:tc>
          <w:tcPr>
            <w:tcW w:w="65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1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0～</w:t>
            </w: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3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</w:t>
            </w: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3</w:t>
            </w:r>
            <w:r>
              <w:rPr>
                <w:rFonts w:ascii="宋体" w:hAnsi="宋体" w:eastAsia="宋体"/>
                <w:spacing w:val="-2"/>
                <w:szCs w:val="21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983" w:type="dxa"/>
            <w:vMerge w:val="restart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pacing w:val="-9"/>
                <w:szCs w:val="21"/>
              </w:rPr>
            </w:pPr>
            <w:r>
              <w:rPr>
                <w:rFonts w:hint="eastAsia" w:ascii="宋体" w:hAnsi="宋体" w:eastAsia="宋体"/>
                <w:spacing w:val="-9"/>
                <w:szCs w:val="21"/>
              </w:rPr>
              <w:t>执行的位置指令来源</w:t>
            </w:r>
          </w:p>
        </w:tc>
        <w:tc>
          <w:tcPr>
            <w:tcW w:w="909" w:type="dxa"/>
            <w:vMerge w:val="restart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pacing w:val="-1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pacing w:val="-1"/>
                <w:szCs w:val="21"/>
              </w:rPr>
              <w:t>BITE</w:t>
            </w:r>
            <w:r>
              <w:rPr>
                <w:rFonts w:hint="eastAsia" w:ascii="宋体" w:hAnsi="宋体" w:eastAsia="宋体"/>
                <w:spacing w:val="-1"/>
                <w:szCs w:val="21"/>
                <w:lang w:val="en-US" w:eastAsia="zh-CN"/>
              </w:rPr>
              <w:t>2</w:t>
            </w:r>
          </w:p>
        </w:tc>
        <w:tc>
          <w:tcPr>
            <w:tcW w:w="783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/>
                <w:spacing w:val="-3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  <w:t>16</w:t>
            </w:r>
          </w:p>
        </w:tc>
        <w:tc>
          <w:tcPr>
            <w:tcW w:w="733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</w:t>
            </w:r>
          </w:p>
        </w:tc>
        <w:tc>
          <w:tcPr>
            <w:tcW w:w="258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  <w:r>
              <w:rPr>
                <w:rFonts w:hint="eastAsia"/>
                <w:color w:val="000000"/>
              </w:rPr>
              <w:t>0表示RS485,1表示CAN</w:t>
            </w:r>
          </w:p>
        </w:tc>
        <w:tc>
          <w:tcPr>
            <w:tcW w:w="683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pacing w:val="-3"/>
                <w:szCs w:val="21"/>
              </w:rPr>
            </w:pPr>
          </w:p>
        </w:tc>
        <w:tc>
          <w:tcPr>
            <w:tcW w:w="65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11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pacing w:val="-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983" w:type="dxa"/>
            <w:vMerge w:val="continue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pacing w:val="-9"/>
                <w:szCs w:val="21"/>
              </w:rPr>
            </w:pPr>
          </w:p>
        </w:tc>
        <w:tc>
          <w:tcPr>
            <w:tcW w:w="909" w:type="dxa"/>
            <w:vMerge w:val="continue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pacing w:val="-1"/>
                <w:szCs w:val="21"/>
              </w:rPr>
            </w:pPr>
          </w:p>
        </w:tc>
        <w:tc>
          <w:tcPr>
            <w:tcW w:w="783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/>
                <w:spacing w:val="-3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  <w:t>17</w:t>
            </w:r>
          </w:p>
        </w:tc>
        <w:tc>
          <w:tcPr>
            <w:tcW w:w="733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</w:t>
            </w:r>
          </w:p>
        </w:tc>
        <w:tc>
          <w:tcPr>
            <w:tcW w:w="258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  <w:r>
              <w:rPr>
                <w:rFonts w:hint="eastAsia" w:ascii="Arial"/>
              </w:rPr>
              <w:t>00b表示指令来自于FCC1；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  <w:r>
              <w:rPr>
                <w:rFonts w:hint="eastAsia" w:ascii="Arial"/>
              </w:rPr>
              <w:t>01b表示指令来自于FCC2；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  <w:r>
              <w:rPr>
                <w:rFonts w:hint="eastAsia" w:ascii="Arial"/>
              </w:rPr>
              <w:t>10b表示指令来自于FCC3；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  <w:r>
              <w:rPr>
                <w:rFonts w:hint="eastAsia" w:ascii="Arial"/>
              </w:rPr>
              <w:t>11b表示指令来自于BCM；</w:t>
            </w:r>
          </w:p>
        </w:tc>
        <w:tc>
          <w:tcPr>
            <w:tcW w:w="683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pacing w:val="-3"/>
                <w:szCs w:val="21"/>
              </w:rPr>
            </w:pPr>
          </w:p>
        </w:tc>
        <w:tc>
          <w:tcPr>
            <w:tcW w:w="65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11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pacing w:val="-2"/>
                <w:szCs w:val="21"/>
              </w:rPr>
            </w:pPr>
          </w:p>
        </w:tc>
      </w:tr>
    </w:tbl>
    <w:p>
      <w:pPr>
        <w:pStyle w:val="23"/>
        <w:numPr>
          <w:ilvl w:val="0"/>
          <w:numId w:val="0"/>
        </w:numPr>
      </w:pPr>
    </w:p>
    <w:p>
      <w:pPr>
        <w:pStyle w:val="23"/>
        <w:numPr>
          <w:ilvl w:val="0"/>
          <w:numId w:val="0"/>
        </w:numPr>
      </w:pPr>
    </w:p>
    <w:p>
      <w:pPr>
        <w:pStyle w:val="23"/>
        <w:numPr>
          <w:ilvl w:val="0"/>
          <w:numId w:val="0"/>
        </w:numPr>
      </w:pPr>
    </w:p>
    <w:p>
      <w:pPr>
        <w:pStyle w:val="23"/>
        <w:numPr>
          <w:ilvl w:val="0"/>
          <w:numId w:val="0"/>
        </w:numPr>
      </w:pPr>
    </w:p>
    <w:p>
      <w:pPr>
        <w:pStyle w:val="25"/>
      </w:pPr>
      <w:r>
        <w:rPr>
          <w:rFonts w:hint="eastAsia"/>
        </w:rPr>
        <w:t>数据帧2</w:t>
      </w:r>
      <w:r>
        <w:rPr>
          <w:rFonts w:hint="eastAsia"/>
          <w:lang w:val="en-US" w:eastAsia="zh-CN"/>
        </w:rPr>
        <w:t>-作动器位置指令反馈</w:t>
      </w:r>
    </w:p>
    <w:tbl>
      <w:tblPr>
        <w:tblStyle w:val="61"/>
        <w:tblpPr w:leftFromText="180" w:rightFromText="180" w:vertAnchor="text" w:horzAnchor="page" w:tblpX="1794" w:tblpY="462"/>
        <w:tblOverlap w:val="never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4"/>
        <w:gridCol w:w="1368"/>
        <w:gridCol w:w="739"/>
        <w:gridCol w:w="675"/>
        <w:gridCol w:w="909"/>
        <w:gridCol w:w="1291"/>
        <w:gridCol w:w="1275"/>
        <w:gridCol w:w="9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51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源</w:t>
            </w:r>
          </w:p>
        </w:tc>
        <w:tc>
          <w:tcPr>
            <w:tcW w:w="2782" w:type="dxa"/>
            <w:gridSpan w:val="3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2"/>
                <w:szCs w:val="21"/>
              </w:rPr>
              <w:t>MCE</w:t>
            </w:r>
          </w:p>
        </w:tc>
        <w:tc>
          <w:tcPr>
            <w:tcW w:w="90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通讯周期</w:t>
            </w:r>
          </w:p>
        </w:tc>
        <w:tc>
          <w:tcPr>
            <w:tcW w:w="3550" w:type="dxa"/>
            <w:gridSpan w:val="3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  <w:t>20</w:t>
            </w:r>
            <w:r>
              <w:rPr>
                <w:rFonts w:ascii="宋体" w:hAnsi="宋体" w:eastAsia="宋体"/>
                <w:spacing w:val="-3"/>
                <w:szCs w:val="21"/>
              </w:rPr>
              <w:t>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51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2"/>
                <w:szCs w:val="21"/>
              </w:rPr>
              <w:t>目标</w:t>
            </w:r>
          </w:p>
        </w:tc>
        <w:tc>
          <w:tcPr>
            <w:tcW w:w="2782" w:type="dxa"/>
            <w:gridSpan w:val="3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1"/>
                <w:szCs w:val="21"/>
              </w:rPr>
              <w:t>FCM</w:t>
            </w:r>
          </w:p>
        </w:tc>
        <w:tc>
          <w:tcPr>
            <w:tcW w:w="90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CAN</w:t>
            </w:r>
            <w:r>
              <w:rPr>
                <w:rFonts w:ascii="宋体" w:hAnsi="宋体" w:eastAsia="宋体"/>
                <w:spacing w:val="20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3"/>
                <w:szCs w:val="21"/>
              </w:rPr>
              <w:t>ID</w:t>
            </w:r>
          </w:p>
        </w:tc>
        <w:tc>
          <w:tcPr>
            <w:tcW w:w="3550" w:type="dxa"/>
            <w:gridSpan w:val="3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  <w:t>MCE7：0x317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/>
              </w:rPr>
            </w:pPr>
            <w:r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  <w:t>MCE8：0x318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51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信号名称</w:t>
            </w:r>
          </w:p>
        </w:tc>
        <w:tc>
          <w:tcPr>
            <w:tcW w:w="136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字节</w:t>
            </w:r>
          </w:p>
        </w:tc>
        <w:tc>
          <w:tcPr>
            <w:tcW w:w="7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起始位</w:t>
            </w:r>
          </w:p>
        </w:tc>
        <w:tc>
          <w:tcPr>
            <w:tcW w:w="6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4"/>
                <w:szCs w:val="21"/>
              </w:rPr>
              <w:t>长度</w:t>
            </w:r>
            <w:r>
              <w:rPr>
                <w:rFonts w:ascii="宋体" w:hAnsi="宋体" w:eastAsia="宋体"/>
                <w:szCs w:val="21"/>
              </w:rPr>
              <w:t xml:space="preserve">  </w:t>
            </w:r>
            <w:r>
              <w:rPr>
                <w:rFonts w:ascii="宋体" w:hAnsi="宋体" w:eastAsia="宋体"/>
                <w:spacing w:val="-10"/>
                <w:szCs w:val="21"/>
              </w:rPr>
              <w:t>（位）</w:t>
            </w:r>
          </w:p>
        </w:tc>
        <w:tc>
          <w:tcPr>
            <w:tcW w:w="90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类型描述</w:t>
            </w:r>
          </w:p>
        </w:tc>
        <w:tc>
          <w:tcPr>
            <w:tcW w:w="129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分辨率</w:t>
            </w:r>
          </w:p>
        </w:tc>
        <w:tc>
          <w:tcPr>
            <w:tcW w:w="12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偏移量</w:t>
            </w:r>
          </w:p>
        </w:tc>
        <w:tc>
          <w:tcPr>
            <w:tcW w:w="98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信号范围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 w:hRule="atLeast"/>
        </w:trPr>
        <w:tc>
          <w:tcPr>
            <w:tcW w:w="151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/>
                <w:spacing w:val="-9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pacing w:val="-9"/>
                <w:szCs w:val="21"/>
                <w:lang w:val="en-US" w:eastAsia="zh-CN"/>
              </w:rPr>
              <w:t>左襟翼作动器位置指令</w:t>
            </w:r>
          </w:p>
        </w:tc>
        <w:tc>
          <w:tcPr>
            <w:tcW w:w="136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spacing w:val="-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</w:t>
            </w:r>
            <w:r>
              <w:rPr>
                <w:rFonts w:hint="eastAsia" w:ascii="宋体" w:hAnsi="宋体" w:eastAsia="宋体"/>
                <w:spacing w:val="-1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 w:eastAsia="宋体"/>
                <w:spacing w:val="-1"/>
                <w:szCs w:val="21"/>
              </w:rPr>
              <w:t>、BITE</w:t>
            </w:r>
            <w:r>
              <w:rPr>
                <w:rFonts w:hint="eastAsia" w:ascii="宋体" w:hAnsi="宋体" w:eastAsia="宋体"/>
                <w:spacing w:val="-1"/>
                <w:szCs w:val="21"/>
                <w:lang w:val="en-US" w:eastAsia="zh-CN"/>
              </w:rPr>
              <w:t>1</w:t>
            </w:r>
          </w:p>
        </w:tc>
        <w:tc>
          <w:tcPr>
            <w:tcW w:w="7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pacing w:val="-6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pacing w:val="-6"/>
                <w:szCs w:val="21"/>
                <w:lang w:val="en-US" w:eastAsia="zh-CN"/>
              </w:rPr>
              <w:t>0</w:t>
            </w:r>
          </w:p>
        </w:tc>
        <w:tc>
          <w:tcPr>
            <w:tcW w:w="6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16</w:t>
            </w:r>
          </w:p>
        </w:tc>
        <w:tc>
          <w:tcPr>
            <w:tcW w:w="90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spacing w:val="-2"/>
                <w:szCs w:val="21"/>
              </w:rPr>
            </w:pPr>
          </w:p>
        </w:tc>
        <w:tc>
          <w:tcPr>
            <w:tcW w:w="129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spacing w:val="-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pacing w:val="-2"/>
                <w:szCs w:val="21"/>
              </w:rPr>
              <w:t>0.01</w:t>
            </w:r>
          </w:p>
        </w:tc>
        <w:tc>
          <w:tcPr>
            <w:tcW w:w="12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 w:cs="宋体"/>
                <w:spacing w:val="-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98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0～</w:t>
            </w:r>
            <w:r>
              <w:rPr>
                <w:rFonts w:hint="eastAsia" w:ascii="宋体" w:hAnsi="宋体" w:eastAsia="宋体"/>
                <w:spacing w:val="-1"/>
                <w:szCs w:val="21"/>
                <w:lang w:val="en-US" w:eastAsia="zh-CN"/>
              </w:rPr>
              <w:t>53</w:t>
            </w:r>
            <w:r>
              <w:rPr>
                <w:rFonts w:ascii="宋体" w:hAnsi="宋体" w:eastAsia="宋体"/>
                <w:spacing w:val="-1"/>
                <w:szCs w:val="21"/>
              </w:rPr>
              <w:t>mm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 w:cs="宋体"/>
                <w:spacing w:val="-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（0x0-0X</w:t>
            </w: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14B4</w:t>
            </w:r>
            <w:r>
              <w:rPr>
                <w:rFonts w:ascii="宋体" w:hAnsi="宋体" w:eastAsia="宋体"/>
                <w:spacing w:val="-2"/>
                <w:szCs w:val="21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 w:hRule="atLeast"/>
        </w:trPr>
        <w:tc>
          <w:tcPr>
            <w:tcW w:w="151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spacing w:val="-2"/>
                <w:szCs w:val="21"/>
              </w:rPr>
            </w:pPr>
            <w:r>
              <w:rPr>
                <w:rFonts w:hint="eastAsia" w:ascii="宋体" w:hAnsi="宋体" w:eastAsia="宋体"/>
                <w:spacing w:val="-9"/>
                <w:szCs w:val="21"/>
                <w:lang w:val="en-US" w:eastAsia="zh-CN"/>
              </w:rPr>
              <w:t>左襟翼作动器</w:t>
            </w:r>
            <w:r>
              <w:rPr>
                <w:rFonts w:hint="eastAsia" w:ascii="宋体" w:hAnsi="宋体" w:eastAsia="宋体"/>
                <w:spacing w:val="-9"/>
                <w:szCs w:val="21"/>
              </w:rPr>
              <w:t>位移反馈</w:t>
            </w:r>
          </w:p>
        </w:tc>
        <w:tc>
          <w:tcPr>
            <w:tcW w:w="136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spacing w:val="-2"/>
                <w:szCs w:val="21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BYTE2</w:t>
            </w:r>
            <w:r>
              <w:rPr>
                <w:rFonts w:hint="eastAsia" w:ascii="宋体" w:hAnsi="宋体" w:eastAsia="宋体"/>
                <w:spacing w:val="-1"/>
                <w:szCs w:val="21"/>
              </w:rPr>
              <w:t>、BITE3</w:t>
            </w:r>
          </w:p>
        </w:tc>
        <w:tc>
          <w:tcPr>
            <w:tcW w:w="7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/>
                <w:spacing w:val="-2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pacing w:val="-6"/>
                <w:szCs w:val="21"/>
                <w:lang w:val="en-US" w:eastAsia="zh-CN"/>
              </w:rPr>
              <w:t>16</w:t>
            </w:r>
          </w:p>
        </w:tc>
        <w:tc>
          <w:tcPr>
            <w:tcW w:w="6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spacing w:val="-4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16</w:t>
            </w:r>
          </w:p>
        </w:tc>
        <w:tc>
          <w:tcPr>
            <w:tcW w:w="90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spacing w:val="-2"/>
                <w:szCs w:val="21"/>
              </w:rPr>
            </w:pPr>
          </w:p>
        </w:tc>
        <w:tc>
          <w:tcPr>
            <w:tcW w:w="129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spacing w:val="-2"/>
                <w:szCs w:val="21"/>
              </w:rPr>
            </w:pPr>
            <w:r>
              <w:rPr>
                <w:rFonts w:hint="eastAsia" w:ascii="宋体" w:hAnsi="宋体" w:eastAsia="宋体"/>
                <w:spacing w:val="-2"/>
                <w:szCs w:val="21"/>
              </w:rPr>
              <w:t>0.01</w:t>
            </w:r>
          </w:p>
        </w:tc>
        <w:tc>
          <w:tcPr>
            <w:tcW w:w="12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spacing w:val="-2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98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0～</w:t>
            </w:r>
            <w:r>
              <w:rPr>
                <w:rFonts w:hint="eastAsia" w:ascii="宋体" w:hAnsi="宋体" w:eastAsia="宋体"/>
                <w:spacing w:val="-1"/>
                <w:szCs w:val="21"/>
                <w:lang w:val="en-US" w:eastAsia="zh-CN"/>
              </w:rPr>
              <w:t>53</w:t>
            </w:r>
            <w:r>
              <w:rPr>
                <w:rFonts w:ascii="宋体" w:hAnsi="宋体" w:eastAsia="宋体"/>
                <w:spacing w:val="-1"/>
                <w:szCs w:val="21"/>
              </w:rPr>
              <w:t>mm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spacing w:val="-2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（0x0-0X</w:t>
            </w: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14B4</w:t>
            </w:r>
            <w:r>
              <w:rPr>
                <w:rFonts w:ascii="宋体" w:hAnsi="宋体" w:eastAsia="宋体"/>
                <w:spacing w:val="-2"/>
                <w:szCs w:val="21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51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/>
                <w:spacing w:val="-9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pacing w:val="-9"/>
                <w:szCs w:val="21"/>
                <w:lang w:val="en-US" w:eastAsia="zh-CN"/>
              </w:rPr>
              <w:t>右襟翼作动器位置指令</w:t>
            </w:r>
          </w:p>
        </w:tc>
        <w:tc>
          <w:tcPr>
            <w:tcW w:w="136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spacing w:val="-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</w:t>
            </w:r>
            <w:r>
              <w:rPr>
                <w:rFonts w:hint="eastAsia" w:ascii="宋体" w:hAnsi="宋体" w:eastAsia="宋体"/>
                <w:spacing w:val="-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/>
                <w:spacing w:val="-1"/>
                <w:szCs w:val="21"/>
              </w:rPr>
              <w:t>、BITE</w:t>
            </w:r>
            <w:r>
              <w:rPr>
                <w:rFonts w:hint="eastAsia" w:ascii="宋体" w:hAnsi="宋体" w:eastAsia="宋体"/>
                <w:spacing w:val="-1"/>
                <w:szCs w:val="21"/>
                <w:lang w:val="en-US" w:eastAsia="zh-CN"/>
              </w:rPr>
              <w:t>5</w:t>
            </w:r>
          </w:p>
        </w:tc>
        <w:tc>
          <w:tcPr>
            <w:tcW w:w="7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/>
                <w:spacing w:val="-3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  <w:t>32</w:t>
            </w:r>
          </w:p>
        </w:tc>
        <w:tc>
          <w:tcPr>
            <w:tcW w:w="6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16</w:t>
            </w:r>
          </w:p>
        </w:tc>
        <w:tc>
          <w:tcPr>
            <w:tcW w:w="90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129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spacing w:val="-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pacing w:val="-2"/>
                <w:szCs w:val="21"/>
              </w:rPr>
              <w:t>0.01</w:t>
            </w:r>
          </w:p>
        </w:tc>
        <w:tc>
          <w:tcPr>
            <w:tcW w:w="12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 w:cs="宋体"/>
                <w:spacing w:val="-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98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0～</w:t>
            </w:r>
            <w:r>
              <w:rPr>
                <w:rFonts w:hint="eastAsia" w:ascii="宋体" w:hAnsi="宋体" w:eastAsia="宋体"/>
                <w:spacing w:val="-2"/>
                <w:szCs w:val="21"/>
              </w:rPr>
              <w:t>201mm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 w:cs="宋体"/>
                <w:spacing w:val="-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</w:t>
            </w:r>
            <w:r>
              <w:rPr>
                <w:rFonts w:hint="eastAsia" w:ascii="宋体" w:hAnsi="宋体" w:eastAsia="宋体"/>
                <w:spacing w:val="-2"/>
                <w:szCs w:val="21"/>
              </w:rPr>
              <w:t>4E84</w:t>
            </w:r>
            <w:r>
              <w:rPr>
                <w:rFonts w:ascii="宋体" w:hAnsi="宋体" w:eastAsia="宋体"/>
                <w:spacing w:val="-2"/>
                <w:szCs w:val="21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51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pacing w:val="-9"/>
                <w:szCs w:val="21"/>
              </w:rPr>
            </w:pPr>
            <w:r>
              <w:rPr>
                <w:rFonts w:hint="eastAsia" w:ascii="宋体" w:hAnsi="宋体" w:eastAsia="宋体"/>
                <w:spacing w:val="-9"/>
                <w:szCs w:val="21"/>
                <w:lang w:val="en-US" w:eastAsia="zh-CN"/>
              </w:rPr>
              <w:t>右襟翼作动器位置反馈</w:t>
            </w:r>
          </w:p>
        </w:tc>
        <w:tc>
          <w:tcPr>
            <w:tcW w:w="136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pacing w:val="-1"/>
                <w:szCs w:val="21"/>
                <w:lang w:eastAsia="zh-CN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</w:t>
            </w:r>
            <w:r>
              <w:rPr>
                <w:rFonts w:hint="eastAsia" w:ascii="宋体" w:hAnsi="宋体" w:eastAsia="宋体"/>
                <w:spacing w:val="-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/>
                <w:spacing w:val="-1"/>
                <w:szCs w:val="21"/>
              </w:rPr>
              <w:t>、BITE</w:t>
            </w:r>
            <w:r>
              <w:rPr>
                <w:rFonts w:hint="eastAsia" w:ascii="宋体" w:hAnsi="宋体" w:eastAsia="宋体"/>
                <w:spacing w:val="-1"/>
                <w:szCs w:val="21"/>
                <w:lang w:val="en-US" w:eastAsia="zh-CN"/>
              </w:rPr>
              <w:t>7</w:t>
            </w:r>
          </w:p>
        </w:tc>
        <w:tc>
          <w:tcPr>
            <w:tcW w:w="7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/>
                <w:spacing w:val="-6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  <w:t>48</w:t>
            </w:r>
          </w:p>
        </w:tc>
        <w:tc>
          <w:tcPr>
            <w:tcW w:w="6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16</w:t>
            </w:r>
          </w:p>
        </w:tc>
        <w:tc>
          <w:tcPr>
            <w:tcW w:w="90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129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pacing w:val="-2"/>
                <w:szCs w:val="21"/>
              </w:rPr>
            </w:pPr>
            <w:r>
              <w:rPr>
                <w:rFonts w:hint="eastAsia" w:ascii="宋体" w:hAnsi="宋体" w:eastAsia="宋体"/>
                <w:spacing w:val="-3"/>
                <w:szCs w:val="21"/>
              </w:rPr>
              <w:t>0.01</w:t>
            </w:r>
          </w:p>
        </w:tc>
        <w:tc>
          <w:tcPr>
            <w:tcW w:w="12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98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0～</w:t>
            </w:r>
            <w:r>
              <w:rPr>
                <w:rFonts w:hint="eastAsia" w:ascii="宋体" w:hAnsi="宋体" w:eastAsia="宋体"/>
                <w:spacing w:val="-2"/>
                <w:szCs w:val="21"/>
              </w:rPr>
              <w:t>201mm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spacing w:val="-2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</w:t>
            </w:r>
            <w:r>
              <w:rPr>
                <w:rFonts w:hint="eastAsia" w:ascii="宋体" w:hAnsi="宋体" w:eastAsia="宋体"/>
                <w:spacing w:val="-2"/>
                <w:szCs w:val="21"/>
              </w:rPr>
              <w:t>4E84</w:t>
            </w:r>
            <w:r>
              <w:rPr>
                <w:rFonts w:ascii="宋体" w:hAnsi="宋体" w:eastAsia="宋体"/>
                <w:spacing w:val="-2"/>
                <w:szCs w:val="21"/>
              </w:rPr>
              <w:t>）</w:t>
            </w:r>
          </w:p>
        </w:tc>
      </w:tr>
    </w:tbl>
    <w:p>
      <w:pPr>
        <w:pStyle w:val="23"/>
        <w:numPr>
          <w:ilvl w:val="0"/>
          <w:numId w:val="0"/>
        </w:numPr>
      </w:pPr>
    </w:p>
    <w:p>
      <w:pPr>
        <w:pStyle w:val="23"/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数据帧2-传感器位置反馈</w:t>
      </w:r>
    </w:p>
    <w:p>
      <w:pPr>
        <w:pStyle w:val="23"/>
        <w:numPr>
          <w:ilvl w:val="0"/>
          <w:numId w:val="0"/>
        </w:numPr>
      </w:pPr>
    </w:p>
    <w:tbl>
      <w:tblPr>
        <w:tblStyle w:val="61"/>
        <w:tblpPr w:leftFromText="180" w:rightFromText="180" w:vertAnchor="text" w:horzAnchor="page" w:tblpX="1794" w:tblpY="462"/>
        <w:tblOverlap w:val="never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4"/>
        <w:gridCol w:w="1368"/>
        <w:gridCol w:w="739"/>
        <w:gridCol w:w="675"/>
        <w:gridCol w:w="909"/>
        <w:gridCol w:w="1291"/>
        <w:gridCol w:w="1275"/>
        <w:gridCol w:w="9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51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源</w:t>
            </w:r>
          </w:p>
        </w:tc>
        <w:tc>
          <w:tcPr>
            <w:tcW w:w="2782" w:type="dxa"/>
            <w:gridSpan w:val="3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pacing w:val="-2"/>
                <w:szCs w:val="21"/>
              </w:rPr>
              <w:t>MCE</w:t>
            </w: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7</w:t>
            </w:r>
          </w:p>
        </w:tc>
        <w:tc>
          <w:tcPr>
            <w:tcW w:w="90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通讯周期</w:t>
            </w:r>
          </w:p>
        </w:tc>
        <w:tc>
          <w:tcPr>
            <w:tcW w:w="3550" w:type="dxa"/>
            <w:gridSpan w:val="3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  <w:t>20</w:t>
            </w:r>
            <w:r>
              <w:rPr>
                <w:rFonts w:ascii="宋体" w:hAnsi="宋体" w:eastAsia="宋体"/>
                <w:spacing w:val="-3"/>
                <w:szCs w:val="21"/>
              </w:rPr>
              <w:t>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51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2"/>
                <w:szCs w:val="21"/>
              </w:rPr>
              <w:t>目标</w:t>
            </w:r>
          </w:p>
        </w:tc>
        <w:tc>
          <w:tcPr>
            <w:tcW w:w="2782" w:type="dxa"/>
            <w:gridSpan w:val="3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1"/>
                <w:szCs w:val="21"/>
              </w:rPr>
              <w:t>FCM</w:t>
            </w:r>
          </w:p>
        </w:tc>
        <w:tc>
          <w:tcPr>
            <w:tcW w:w="90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CAN</w:t>
            </w:r>
            <w:r>
              <w:rPr>
                <w:rFonts w:ascii="宋体" w:hAnsi="宋体" w:eastAsia="宋体"/>
                <w:spacing w:val="20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3"/>
                <w:szCs w:val="21"/>
              </w:rPr>
              <w:t>ID</w:t>
            </w:r>
          </w:p>
        </w:tc>
        <w:tc>
          <w:tcPr>
            <w:tcW w:w="3550" w:type="dxa"/>
            <w:gridSpan w:val="3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/>
              </w:rPr>
            </w:pPr>
            <w:r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  <w:t>MCE7：0x327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51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信号名称</w:t>
            </w:r>
          </w:p>
        </w:tc>
        <w:tc>
          <w:tcPr>
            <w:tcW w:w="136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字节</w:t>
            </w:r>
          </w:p>
        </w:tc>
        <w:tc>
          <w:tcPr>
            <w:tcW w:w="7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起始位</w:t>
            </w:r>
          </w:p>
        </w:tc>
        <w:tc>
          <w:tcPr>
            <w:tcW w:w="6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4"/>
                <w:szCs w:val="21"/>
              </w:rPr>
              <w:t>长度</w:t>
            </w:r>
            <w:r>
              <w:rPr>
                <w:rFonts w:ascii="宋体" w:hAnsi="宋体" w:eastAsia="宋体"/>
                <w:szCs w:val="21"/>
              </w:rPr>
              <w:t xml:space="preserve">  </w:t>
            </w:r>
            <w:r>
              <w:rPr>
                <w:rFonts w:ascii="宋体" w:hAnsi="宋体" w:eastAsia="宋体"/>
                <w:spacing w:val="-10"/>
                <w:szCs w:val="21"/>
              </w:rPr>
              <w:t>（位）</w:t>
            </w:r>
          </w:p>
        </w:tc>
        <w:tc>
          <w:tcPr>
            <w:tcW w:w="90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类型描述</w:t>
            </w:r>
          </w:p>
        </w:tc>
        <w:tc>
          <w:tcPr>
            <w:tcW w:w="129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分辨率</w:t>
            </w:r>
          </w:p>
        </w:tc>
        <w:tc>
          <w:tcPr>
            <w:tcW w:w="12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偏移量</w:t>
            </w:r>
          </w:p>
        </w:tc>
        <w:tc>
          <w:tcPr>
            <w:tcW w:w="98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信号范围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51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9"/>
                <w:szCs w:val="21"/>
                <w:lang w:val="en-US" w:eastAsia="zh-CN"/>
              </w:rPr>
              <w:t>MCE7左襟翼外侧</w:t>
            </w:r>
            <w:r>
              <w:rPr>
                <w:rFonts w:hint="eastAsia" w:ascii="宋体" w:hAnsi="宋体" w:eastAsia="宋体"/>
                <w:spacing w:val="-9"/>
                <w:szCs w:val="21"/>
              </w:rPr>
              <w:t>外置</w:t>
            </w:r>
            <w:r>
              <w:rPr>
                <w:rFonts w:hint="eastAsia" w:ascii="宋体" w:hAnsi="宋体" w:eastAsia="宋体"/>
                <w:spacing w:val="-9"/>
                <w:szCs w:val="21"/>
                <w:lang w:val="en-US" w:eastAsia="zh-CN"/>
              </w:rPr>
              <w:t>位置</w:t>
            </w:r>
            <w:r>
              <w:rPr>
                <w:rFonts w:hint="eastAsia" w:ascii="宋体" w:hAnsi="宋体" w:eastAsia="宋体"/>
                <w:spacing w:val="-9"/>
                <w:szCs w:val="21"/>
              </w:rPr>
              <w:t>传感器反馈1</w:t>
            </w:r>
          </w:p>
        </w:tc>
        <w:tc>
          <w:tcPr>
            <w:tcW w:w="136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</w:t>
            </w:r>
            <w:r>
              <w:rPr>
                <w:rFonts w:hint="eastAsia" w:ascii="宋体" w:hAnsi="宋体" w:eastAsia="宋体"/>
                <w:spacing w:val="-1"/>
                <w:szCs w:val="21"/>
              </w:rPr>
              <w:t>0、BITE1</w:t>
            </w:r>
          </w:p>
        </w:tc>
        <w:tc>
          <w:tcPr>
            <w:tcW w:w="7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pacing w:val="-6"/>
                <w:szCs w:val="21"/>
                <w:lang w:val="en-US" w:eastAsia="zh-CN"/>
              </w:rPr>
              <w:t>0</w:t>
            </w:r>
          </w:p>
        </w:tc>
        <w:tc>
          <w:tcPr>
            <w:tcW w:w="6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16</w:t>
            </w:r>
          </w:p>
        </w:tc>
        <w:tc>
          <w:tcPr>
            <w:tcW w:w="90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129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2"/>
                <w:szCs w:val="21"/>
              </w:rPr>
              <w:t>0.01</w:t>
            </w:r>
          </w:p>
        </w:tc>
        <w:tc>
          <w:tcPr>
            <w:tcW w:w="12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98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0～</w:t>
            </w: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/>
                <w:spacing w:val="-2"/>
                <w:szCs w:val="21"/>
              </w:rPr>
              <w:t>0度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</w:t>
            </w: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BB8</w:t>
            </w:r>
            <w:r>
              <w:rPr>
                <w:rFonts w:ascii="宋体" w:hAnsi="宋体" w:eastAsia="宋体"/>
                <w:spacing w:val="-2"/>
                <w:szCs w:val="21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51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9"/>
                <w:szCs w:val="21"/>
                <w:lang w:val="en-US" w:eastAsia="zh-CN"/>
              </w:rPr>
              <w:t>MCE7左襟翼内侧</w:t>
            </w:r>
            <w:r>
              <w:rPr>
                <w:rFonts w:hint="eastAsia" w:ascii="宋体" w:hAnsi="宋体" w:eastAsia="宋体"/>
                <w:spacing w:val="-9"/>
                <w:szCs w:val="21"/>
              </w:rPr>
              <w:t>外置</w:t>
            </w:r>
            <w:r>
              <w:rPr>
                <w:rFonts w:hint="eastAsia" w:ascii="宋体" w:hAnsi="宋体" w:eastAsia="宋体"/>
                <w:spacing w:val="-9"/>
                <w:szCs w:val="21"/>
                <w:lang w:val="en-US" w:eastAsia="zh-CN"/>
              </w:rPr>
              <w:t>位置</w:t>
            </w:r>
            <w:r>
              <w:rPr>
                <w:rFonts w:hint="eastAsia" w:ascii="宋体" w:hAnsi="宋体" w:eastAsia="宋体"/>
                <w:spacing w:val="-9"/>
                <w:szCs w:val="21"/>
              </w:rPr>
              <w:t>传感器反馈2</w:t>
            </w:r>
          </w:p>
        </w:tc>
        <w:tc>
          <w:tcPr>
            <w:tcW w:w="136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</w:t>
            </w:r>
            <w:r>
              <w:rPr>
                <w:rFonts w:hint="eastAsia" w:ascii="宋体" w:hAnsi="宋体" w:eastAsia="宋体"/>
                <w:spacing w:val="-1"/>
                <w:szCs w:val="21"/>
              </w:rPr>
              <w:t>2、BITE3</w:t>
            </w:r>
          </w:p>
        </w:tc>
        <w:tc>
          <w:tcPr>
            <w:tcW w:w="7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  <w:t>16</w:t>
            </w:r>
          </w:p>
        </w:tc>
        <w:tc>
          <w:tcPr>
            <w:tcW w:w="6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16</w:t>
            </w:r>
          </w:p>
        </w:tc>
        <w:tc>
          <w:tcPr>
            <w:tcW w:w="90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129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3"/>
                <w:szCs w:val="21"/>
              </w:rPr>
              <w:t>0.01</w:t>
            </w:r>
          </w:p>
        </w:tc>
        <w:tc>
          <w:tcPr>
            <w:tcW w:w="12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98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0～</w:t>
            </w: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/>
                <w:spacing w:val="-2"/>
                <w:szCs w:val="21"/>
              </w:rPr>
              <w:t>0度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</w:t>
            </w: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BB8</w:t>
            </w:r>
            <w:r>
              <w:rPr>
                <w:rFonts w:ascii="宋体" w:hAnsi="宋体" w:eastAsia="宋体"/>
                <w:spacing w:val="-2"/>
                <w:szCs w:val="21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51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pacing w:val="-9"/>
                <w:szCs w:val="21"/>
                <w:lang w:val="en-US" w:eastAsia="zh-CN"/>
              </w:rPr>
              <w:t>MCE7右襟翼外侧</w:t>
            </w:r>
            <w:r>
              <w:rPr>
                <w:rFonts w:hint="eastAsia" w:ascii="宋体" w:hAnsi="宋体" w:eastAsia="宋体"/>
                <w:spacing w:val="-9"/>
                <w:szCs w:val="21"/>
              </w:rPr>
              <w:t>外置</w:t>
            </w:r>
            <w:r>
              <w:rPr>
                <w:rFonts w:hint="eastAsia" w:ascii="宋体" w:hAnsi="宋体" w:eastAsia="宋体"/>
                <w:spacing w:val="-9"/>
                <w:szCs w:val="21"/>
                <w:lang w:val="en-US" w:eastAsia="zh-CN"/>
              </w:rPr>
              <w:t>位置</w:t>
            </w:r>
            <w:r>
              <w:rPr>
                <w:rFonts w:hint="eastAsia" w:ascii="宋体" w:hAnsi="宋体" w:eastAsia="宋体"/>
                <w:spacing w:val="-9"/>
                <w:szCs w:val="21"/>
              </w:rPr>
              <w:t>传感器反馈1</w:t>
            </w:r>
          </w:p>
        </w:tc>
        <w:tc>
          <w:tcPr>
            <w:tcW w:w="136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</w:t>
            </w:r>
            <w:r>
              <w:rPr>
                <w:rFonts w:hint="eastAsia" w:ascii="宋体" w:hAnsi="宋体" w:eastAsia="宋体"/>
                <w:spacing w:val="-1"/>
                <w:szCs w:val="21"/>
              </w:rPr>
              <w:t>0、BITE1</w:t>
            </w:r>
          </w:p>
        </w:tc>
        <w:tc>
          <w:tcPr>
            <w:tcW w:w="7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pacing w:val="-6"/>
                <w:szCs w:val="21"/>
              </w:rPr>
              <w:t>32</w:t>
            </w:r>
          </w:p>
        </w:tc>
        <w:tc>
          <w:tcPr>
            <w:tcW w:w="6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Cs w:val="21"/>
              </w:rPr>
              <w:t>16</w:t>
            </w:r>
          </w:p>
        </w:tc>
        <w:tc>
          <w:tcPr>
            <w:tcW w:w="90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 w:hAnsi="等线" w:eastAsia="等线" w:cs="宋体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29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pacing w:val="-2"/>
                <w:szCs w:val="21"/>
              </w:rPr>
              <w:t>0.01</w:t>
            </w:r>
          </w:p>
        </w:tc>
        <w:tc>
          <w:tcPr>
            <w:tcW w:w="12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98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0～</w:t>
            </w: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/>
                <w:spacing w:val="-2"/>
                <w:szCs w:val="21"/>
              </w:rPr>
              <w:t>0度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</w:t>
            </w: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BB8</w:t>
            </w:r>
            <w:r>
              <w:rPr>
                <w:rFonts w:ascii="宋体" w:hAnsi="宋体" w:eastAsia="宋体"/>
                <w:spacing w:val="-2"/>
                <w:szCs w:val="21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51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pacing w:val="-9"/>
                <w:szCs w:val="21"/>
                <w:lang w:val="en-US" w:eastAsia="zh-CN"/>
              </w:rPr>
              <w:t>MCE7右襟翼内侧</w:t>
            </w:r>
            <w:r>
              <w:rPr>
                <w:rFonts w:hint="eastAsia" w:ascii="宋体" w:hAnsi="宋体" w:eastAsia="宋体"/>
                <w:spacing w:val="-9"/>
                <w:szCs w:val="21"/>
              </w:rPr>
              <w:t>外置</w:t>
            </w:r>
            <w:r>
              <w:rPr>
                <w:rFonts w:hint="eastAsia" w:ascii="宋体" w:hAnsi="宋体" w:eastAsia="宋体"/>
                <w:spacing w:val="-9"/>
                <w:szCs w:val="21"/>
                <w:lang w:val="en-US" w:eastAsia="zh-CN"/>
              </w:rPr>
              <w:t>位置</w:t>
            </w:r>
            <w:r>
              <w:rPr>
                <w:rFonts w:hint="eastAsia" w:ascii="宋体" w:hAnsi="宋体" w:eastAsia="宋体"/>
                <w:spacing w:val="-9"/>
                <w:szCs w:val="21"/>
              </w:rPr>
              <w:t>传感器反馈2</w:t>
            </w:r>
          </w:p>
        </w:tc>
        <w:tc>
          <w:tcPr>
            <w:tcW w:w="136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</w:t>
            </w:r>
            <w:r>
              <w:rPr>
                <w:rFonts w:hint="eastAsia" w:ascii="宋体" w:hAnsi="宋体" w:eastAsia="宋体"/>
                <w:spacing w:val="-1"/>
                <w:szCs w:val="21"/>
              </w:rPr>
              <w:t>2、BITE3</w:t>
            </w:r>
          </w:p>
        </w:tc>
        <w:tc>
          <w:tcPr>
            <w:tcW w:w="7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pacing w:val="-3"/>
                <w:szCs w:val="21"/>
              </w:rPr>
              <w:t>48</w:t>
            </w:r>
          </w:p>
        </w:tc>
        <w:tc>
          <w:tcPr>
            <w:tcW w:w="6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Cs w:val="21"/>
              </w:rPr>
              <w:t>16</w:t>
            </w:r>
          </w:p>
        </w:tc>
        <w:tc>
          <w:tcPr>
            <w:tcW w:w="90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 w:hAnsi="等线" w:eastAsia="等线" w:cs="宋体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29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pacing w:val="-3"/>
                <w:szCs w:val="21"/>
              </w:rPr>
              <w:t>0.01</w:t>
            </w:r>
          </w:p>
        </w:tc>
        <w:tc>
          <w:tcPr>
            <w:tcW w:w="12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98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0～</w:t>
            </w: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/>
                <w:spacing w:val="-2"/>
                <w:szCs w:val="21"/>
              </w:rPr>
              <w:t>0度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</w:t>
            </w: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BB8</w:t>
            </w:r>
            <w:r>
              <w:rPr>
                <w:rFonts w:ascii="宋体" w:hAnsi="宋体" w:eastAsia="宋体"/>
                <w:spacing w:val="-2"/>
                <w:szCs w:val="21"/>
              </w:rPr>
              <w:t>）</w:t>
            </w:r>
          </w:p>
        </w:tc>
      </w:tr>
    </w:tbl>
    <w:p>
      <w:pPr>
        <w:pStyle w:val="23"/>
        <w:numPr>
          <w:ilvl w:val="0"/>
          <w:numId w:val="0"/>
        </w:numPr>
      </w:pPr>
    </w:p>
    <w:tbl>
      <w:tblPr>
        <w:tblStyle w:val="61"/>
        <w:tblpPr w:leftFromText="180" w:rightFromText="180" w:vertAnchor="text" w:horzAnchor="page" w:tblpX="1794" w:tblpY="462"/>
        <w:tblOverlap w:val="never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4"/>
        <w:gridCol w:w="1368"/>
        <w:gridCol w:w="739"/>
        <w:gridCol w:w="675"/>
        <w:gridCol w:w="909"/>
        <w:gridCol w:w="1291"/>
        <w:gridCol w:w="1275"/>
        <w:gridCol w:w="9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51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源</w:t>
            </w:r>
          </w:p>
        </w:tc>
        <w:tc>
          <w:tcPr>
            <w:tcW w:w="2782" w:type="dxa"/>
            <w:gridSpan w:val="3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pacing w:val="-2"/>
                <w:szCs w:val="21"/>
              </w:rPr>
              <w:t>MCE</w:t>
            </w: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8</w:t>
            </w:r>
          </w:p>
        </w:tc>
        <w:tc>
          <w:tcPr>
            <w:tcW w:w="90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通讯周期</w:t>
            </w:r>
          </w:p>
        </w:tc>
        <w:tc>
          <w:tcPr>
            <w:tcW w:w="3550" w:type="dxa"/>
            <w:gridSpan w:val="3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  <w:t>20</w:t>
            </w:r>
            <w:r>
              <w:rPr>
                <w:rFonts w:ascii="宋体" w:hAnsi="宋体" w:eastAsia="宋体"/>
                <w:spacing w:val="-3"/>
                <w:szCs w:val="21"/>
              </w:rPr>
              <w:t>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51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2"/>
                <w:szCs w:val="21"/>
              </w:rPr>
              <w:t>目标</w:t>
            </w:r>
          </w:p>
        </w:tc>
        <w:tc>
          <w:tcPr>
            <w:tcW w:w="2782" w:type="dxa"/>
            <w:gridSpan w:val="3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1"/>
                <w:szCs w:val="21"/>
              </w:rPr>
              <w:t>FCM</w:t>
            </w:r>
          </w:p>
        </w:tc>
        <w:tc>
          <w:tcPr>
            <w:tcW w:w="90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CAN</w:t>
            </w:r>
            <w:r>
              <w:rPr>
                <w:rFonts w:ascii="宋体" w:hAnsi="宋体" w:eastAsia="宋体"/>
                <w:spacing w:val="20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3"/>
                <w:szCs w:val="21"/>
              </w:rPr>
              <w:t>ID</w:t>
            </w:r>
          </w:p>
        </w:tc>
        <w:tc>
          <w:tcPr>
            <w:tcW w:w="3550" w:type="dxa"/>
            <w:gridSpan w:val="3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  <w:t>MCE8：0x328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51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信号名称</w:t>
            </w:r>
          </w:p>
        </w:tc>
        <w:tc>
          <w:tcPr>
            <w:tcW w:w="136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字节</w:t>
            </w:r>
          </w:p>
        </w:tc>
        <w:tc>
          <w:tcPr>
            <w:tcW w:w="7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起始位</w:t>
            </w:r>
          </w:p>
        </w:tc>
        <w:tc>
          <w:tcPr>
            <w:tcW w:w="6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4"/>
                <w:szCs w:val="21"/>
              </w:rPr>
              <w:t>长度</w:t>
            </w:r>
            <w:r>
              <w:rPr>
                <w:rFonts w:ascii="宋体" w:hAnsi="宋体" w:eastAsia="宋体"/>
                <w:szCs w:val="21"/>
              </w:rPr>
              <w:t xml:space="preserve">  </w:t>
            </w:r>
            <w:r>
              <w:rPr>
                <w:rFonts w:ascii="宋体" w:hAnsi="宋体" w:eastAsia="宋体"/>
                <w:spacing w:val="-10"/>
                <w:szCs w:val="21"/>
              </w:rPr>
              <w:t>（位）</w:t>
            </w:r>
          </w:p>
        </w:tc>
        <w:tc>
          <w:tcPr>
            <w:tcW w:w="90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类型描述</w:t>
            </w:r>
          </w:p>
        </w:tc>
        <w:tc>
          <w:tcPr>
            <w:tcW w:w="129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分辨率</w:t>
            </w:r>
          </w:p>
        </w:tc>
        <w:tc>
          <w:tcPr>
            <w:tcW w:w="12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偏移量</w:t>
            </w:r>
          </w:p>
        </w:tc>
        <w:tc>
          <w:tcPr>
            <w:tcW w:w="98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信号范围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51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9"/>
                <w:szCs w:val="21"/>
                <w:lang w:val="en-US" w:eastAsia="zh-CN"/>
              </w:rPr>
              <w:t>MCE8左襟翼外侧</w:t>
            </w:r>
            <w:r>
              <w:rPr>
                <w:rFonts w:hint="eastAsia" w:ascii="宋体" w:hAnsi="宋体" w:eastAsia="宋体"/>
                <w:spacing w:val="-9"/>
                <w:szCs w:val="21"/>
              </w:rPr>
              <w:t>外置</w:t>
            </w:r>
            <w:r>
              <w:rPr>
                <w:rFonts w:hint="eastAsia" w:ascii="宋体" w:hAnsi="宋体" w:eastAsia="宋体"/>
                <w:spacing w:val="-9"/>
                <w:szCs w:val="21"/>
                <w:lang w:val="en-US" w:eastAsia="zh-CN"/>
              </w:rPr>
              <w:t>位置</w:t>
            </w:r>
            <w:r>
              <w:rPr>
                <w:rFonts w:hint="eastAsia" w:ascii="宋体" w:hAnsi="宋体" w:eastAsia="宋体"/>
                <w:spacing w:val="-9"/>
                <w:szCs w:val="21"/>
              </w:rPr>
              <w:t>传感器反馈1</w:t>
            </w:r>
          </w:p>
        </w:tc>
        <w:tc>
          <w:tcPr>
            <w:tcW w:w="136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</w:t>
            </w:r>
            <w:r>
              <w:rPr>
                <w:rFonts w:hint="eastAsia" w:ascii="宋体" w:hAnsi="宋体" w:eastAsia="宋体"/>
                <w:spacing w:val="-1"/>
                <w:szCs w:val="21"/>
              </w:rPr>
              <w:t>0、BITE1</w:t>
            </w:r>
          </w:p>
        </w:tc>
        <w:tc>
          <w:tcPr>
            <w:tcW w:w="7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pacing w:val="-6"/>
                <w:szCs w:val="21"/>
                <w:lang w:val="en-US" w:eastAsia="zh-CN"/>
              </w:rPr>
              <w:t>0</w:t>
            </w:r>
          </w:p>
        </w:tc>
        <w:tc>
          <w:tcPr>
            <w:tcW w:w="6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16</w:t>
            </w:r>
          </w:p>
        </w:tc>
        <w:tc>
          <w:tcPr>
            <w:tcW w:w="90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129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2"/>
                <w:szCs w:val="21"/>
              </w:rPr>
              <w:t>0.01</w:t>
            </w:r>
          </w:p>
        </w:tc>
        <w:tc>
          <w:tcPr>
            <w:tcW w:w="12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98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0～</w:t>
            </w: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7</w:t>
            </w:r>
            <w:r>
              <w:rPr>
                <w:rFonts w:hint="eastAsia" w:ascii="宋体" w:hAnsi="宋体" w:eastAsia="宋体"/>
                <w:spacing w:val="-2"/>
                <w:szCs w:val="21"/>
              </w:rPr>
              <w:t>0度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</w:t>
            </w: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1B58</w:t>
            </w:r>
            <w:r>
              <w:rPr>
                <w:rFonts w:ascii="宋体" w:hAnsi="宋体" w:eastAsia="宋体"/>
                <w:spacing w:val="-2"/>
                <w:szCs w:val="21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51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9"/>
                <w:szCs w:val="21"/>
                <w:lang w:val="en-US" w:eastAsia="zh-CN"/>
              </w:rPr>
              <w:t>MCE8左襟翼内侧</w:t>
            </w:r>
            <w:r>
              <w:rPr>
                <w:rFonts w:hint="eastAsia" w:ascii="宋体" w:hAnsi="宋体" w:eastAsia="宋体"/>
                <w:spacing w:val="-9"/>
                <w:szCs w:val="21"/>
              </w:rPr>
              <w:t>外置</w:t>
            </w:r>
            <w:r>
              <w:rPr>
                <w:rFonts w:hint="eastAsia" w:ascii="宋体" w:hAnsi="宋体" w:eastAsia="宋体"/>
                <w:spacing w:val="-9"/>
                <w:szCs w:val="21"/>
                <w:lang w:val="en-US" w:eastAsia="zh-CN"/>
              </w:rPr>
              <w:t>位置</w:t>
            </w:r>
            <w:r>
              <w:rPr>
                <w:rFonts w:hint="eastAsia" w:ascii="宋体" w:hAnsi="宋体" w:eastAsia="宋体"/>
                <w:spacing w:val="-9"/>
                <w:szCs w:val="21"/>
              </w:rPr>
              <w:t>传感器反馈2</w:t>
            </w:r>
          </w:p>
        </w:tc>
        <w:tc>
          <w:tcPr>
            <w:tcW w:w="136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</w:t>
            </w:r>
            <w:r>
              <w:rPr>
                <w:rFonts w:hint="eastAsia" w:ascii="宋体" w:hAnsi="宋体" w:eastAsia="宋体"/>
                <w:spacing w:val="-1"/>
                <w:szCs w:val="21"/>
              </w:rPr>
              <w:t>2、BITE3</w:t>
            </w:r>
          </w:p>
        </w:tc>
        <w:tc>
          <w:tcPr>
            <w:tcW w:w="7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  <w:t>16</w:t>
            </w:r>
          </w:p>
        </w:tc>
        <w:tc>
          <w:tcPr>
            <w:tcW w:w="6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16</w:t>
            </w:r>
          </w:p>
        </w:tc>
        <w:tc>
          <w:tcPr>
            <w:tcW w:w="90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129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3"/>
                <w:szCs w:val="21"/>
              </w:rPr>
              <w:t>0.01</w:t>
            </w:r>
          </w:p>
        </w:tc>
        <w:tc>
          <w:tcPr>
            <w:tcW w:w="12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98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0～</w:t>
            </w: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7</w:t>
            </w:r>
            <w:r>
              <w:rPr>
                <w:rFonts w:hint="eastAsia" w:ascii="宋体" w:hAnsi="宋体" w:eastAsia="宋体"/>
                <w:spacing w:val="-2"/>
                <w:szCs w:val="21"/>
              </w:rPr>
              <w:t>0度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</w:t>
            </w: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1B58</w:t>
            </w:r>
            <w:r>
              <w:rPr>
                <w:rFonts w:ascii="宋体" w:hAnsi="宋体" w:eastAsia="宋体"/>
                <w:spacing w:val="-2"/>
                <w:szCs w:val="21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51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pacing w:val="-9"/>
                <w:szCs w:val="21"/>
                <w:lang w:val="en-US" w:eastAsia="zh-CN"/>
              </w:rPr>
              <w:t>MCE8右襟翼外侧</w:t>
            </w:r>
            <w:r>
              <w:rPr>
                <w:rFonts w:hint="eastAsia" w:ascii="宋体" w:hAnsi="宋体" w:eastAsia="宋体"/>
                <w:spacing w:val="-9"/>
                <w:szCs w:val="21"/>
              </w:rPr>
              <w:t>外置</w:t>
            </w:r>
            <w:r>
              <w:rPr>
                <w:rFonts w:hint="eastAsia" w:ascii="宋体" w:hAnsi="宋体" w:eastAsia="宋体"/>
                <w:spacing w:val="-9"/>
                <w:szCs w:val="21"/>
                <w:lang w:val="en-US" w:eastAsia="zh-CN"/>
              </w:rPr>
              <w:t>位置</w:t>
            </w:r>
            <w:r>
              <w:rPr>
                <w:rFonts w:hint="eastAsia" w:ascii="宋体" w:hAnsi="宋体" w:eastAsia="宋体"/>
                <w:spacing w:val="-9"/>
                <w:szCs w:val="21"/>
              </w:rPr>
              <w:t>传感器反馈1</w:t>
            </w:r>
          </w:p>
        </w:tc>
        <w:tc>
          <w:tcPr>
            <w:tcW w:w="136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</w:t>
            </w:r>
            <w:r>
              <w:rPr>
                <w:rFonts w:hint="eastAsia" w:ascii="宋体" w:hAnsi="宋体" w:eastAsia="宋体"/>
                <w:spacing w:val="-1"/>
                <w:szCs w:val="21"/>
              </w:rPr>
              <w:t>0、BITE1</w:t>
            </w:r>
          </w:p>
        </w:tc>
        <w:tc>
          <w:tcPr>
            <w:tcW w:w="7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pacing w:val="-6"/>
                <w:szCs w:val="21"/>
              </w:rPr>
              <w:t>32</w:t>
            </w:r>
          </w:p>
        </w:tc>
        <w:tc>
          <w:tcPr>
            <w:tcW w:w="6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Cs w:val="21"/>
              </w:rPr>
              <w:t>16</w:t>
            </w:r>
          </w:p>
        </w:tc>
        <w:tc>
          <w:tcPr>
            <w:tcW w:w="90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 w:hAnsi="等线" w:eastAsia="等线" w:cs="宋体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29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pacing w:val="-2"/>
                <w:szCs w:val="21"/>
              </w:rPr>
              <w:t>0.01</w:t>
            </w:r>
          </w:p>
        </w:tc>
        <w:tc>
          <w:tcPr>
            <w:tcW w:w="12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98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0～</w:t>
            </w: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7</w:t>
            </w:r>
            <w:r>
              <w:rPr>
                <w:rFonts w:hint="eastAsia" w:ascii="宋体" w:hAnsi="宋体" w:eastAsia="宋体"/>
                <w:spacing w:val="-2"/>
                <w:szCs w:val="21"/>
              </w:rPr>
              <w:t>0度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</w:t>
            </w: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1B58</w:t>
            </w:r>
            <w:r>
              <w:rPr>
                <w:rFonts w:ascii="宋体" w:hAnsi="宋体" w:eastAsia="宋体"/>
                <w:spacing w:val="-2"/>
                <w:szCs w:val="21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51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pacing w:val="-9"/>
                <w:szCs w:val="21"/>
                <w:lang w:val="en-US" w:eastAsia="zh-CN"/>
              </w:rPr>
              <w:t>MCE8右襟翼内侧</w:t>
            </w:r>
            <w:r>
              <w:rPr>
                <w:rFonts w:hint="eastAsia" w:ascii="宋体" w:hAnsi="宋体" w:eastAsia="宋体"/>
                <w:spacing w:val="-9"/>
                <w:szCs w:val="21"/>
              </w:rPr>
              <w:t>外置</w:t>
            </w:r>
            <w:r>
              <w:rPr>
                <w:rFonts w:hint="eastAsia" w:ascii="宋体" w:hAnsi="宋体" w:eastAsia="宋体"/>
                <w:spacing w:val="-9"/>
                <w:szCs w:val="21"/>
                <w:lang w:val="en-US" w:eastAsia="zh-CN"/>
              </w:rPr>
              <w:t>位置</w:t>
            </w:r>
            <w:r>
              <w:rPr>
                <w:rFonts w:hint="eastAsia" w:ascii="宋体" w:hAnsi="宋体" w:eastAsia="宋体"/>
                <w:spacing w:val="-9"/>
                <w:szCs w:val="21"/>
              </w:rPr>
              <w:t>传感器反馈2</w:t>
            </w:r>
          </w:p>
        </w:tc>
        <w:tc>
          <w:tcPr>
            <w:tcW w:w="136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</w:t>
            </w:r>
            <w:r>
              <w:rPr>
                <w:rFonts w:hint="eastAsia" w:ascii="宋体" w:hAnsi="宋体" w:eastAsia="宋体"/>
                <w:spacing w:val="-1"/>
                <w:szCs w:val="21"/>
              </w:rPr>
              <w:t>2、BITE3</w:t>
            </w:r>
          </w:p>
        </w:tc>
        <w:tc>
          <w:tcPr>
            <w:tcW w:w="7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pacing w:val="-3"/>
                <w:szCs w:val="21"/>
              </w:rPr>
              <w:t>48</w:t>
            </w:r>
          </w:p>
        </w:tc>
        <w:tc>
          <w:tcPr>
            <w:tcW w:w="6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Cs w:val="21"/>
              </w:rPr>
              <w:t>16</w:t>
            </w:r>
          </w:p>
        </w:tc>
        <w:tc>
          <w:tcPr>
            <w:tcW w:w="90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 w:hAnsi="等线" w:eastAsia="等线" w:cs="宋体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29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pacing w:val="-3"/>
                <w:szCs w:val="21"/>
              </w:rPr>
              <w:t>0.01</w:t>
            </w:r>
          </w:p>
        </w:tc>
        <w:tc>
          <w:tcPr>
            <w:tcW w:w="127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98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0～</w:t>
            </w: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7</w:t>
            </w:r>
            <w:r>
              <w:rPr>
                <w:rFonts w:hint="eastAsia" w:ascii="宋体" w:hAnsi="宋体" w:eastAsia="宋体"/>
                <w:spacing w:val="-2"/>
                <w:szCs w:val="21"/>
              </w:rPr>
              <w:t>0度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</w:t>
            </w: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1B58</w:t>
            </w:r>
            <w:r>
              <w:rPr>
                <w:rFonts w:ascii="宋体" w:hAnsi="宋体" w:eastAsia="宋体"/>
                <w:spacing w:val="-2"/>
                <w:szCs w:val="21"/>
              </w:rPr>
              <w:t>）</w:t>
            </w:r>
          </w:p>
        </w:tc>
      </w:tr>
    </w:tbl>
    <w:p>
      <w:pPr>
        <w:pStyle w:val="23"/>
        <w:numPr>
          <w:ilvl w:val="0"/>
          <w:numId w:val="0"/>
        </w:numPr>
      </w:pPr>
    </w:p>
    <w:p>
      <w:pPr>
        <w:pStyle w:val="23"/>
        <w:numPr>
          <w:ilvl w:val="0"/>
          <w:numId w:val="0"/>
        </w:numPr>
      </w:pPr>
    </w:p>
    <w:p>
      <w:pPr>
        <w:pStyle w:val="23"/>
        <w:numPr>
          <w:ilvl w:val="0"/>
          <w:numId w:val="0"/>
        </w:numPr>
      </w:pPr>
    </w:p>
    <w:p>
      <w:pPr>
        <w:pStyle w:val="25"/>
      </w:pPr>
      <w:r>
        <w:rPr>
          <w:rFonts w:hint="eastAsia"/>
        </w:rPr>
        <w:t>数据帧3</w:t>
      </w:r>
    </w:p>
    <w:p>
      <w:pPr>
        <w:pStyle w:val="23"/>
        <w:numPr>
          <w:ilvl w:val="0"/>
          <w:numId w:val="0"/>
        </w:numPr>
      </w:pPr>
    </w:p>
    <w:p>
      <w:pPr>
        <w:pStyle w:val="23"/>
        <w:numPr>
          <w:ilvl w:val="0"/>
          <w:numId w:val="0"/>
        </w:numPr>
      </w:pPr>
    </w:p>
    <w:p>
      <w:pPr>
        <w:pStyle w:val="23"/>
        <w:numPr>
          <w:ilvl w:val="0"/>
          <w:numId w:val="0"/>
        </w:numPr>
      </w:pPr>
    </w:p>
    <w:tbl>
      <w:tblPr>
        <w:tblStyle w:val="61"/>
        <w:tblW w:w="81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9"/>
        <w:gridCol w:w="812"/>
        <w:gridCol w:w="600"/>
        <w:gridCol w:w="546"/>
        <w:gridCol w:w="1354"/>
        <w:gridCol w:w="607"/>
        <w:gridCol w:w="985"/>
        <w:gridCol w:w="13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源</w:t>
            </w:r>
          </w:p>
        </w:tc>
        <w:tc>
          <w:tcPr>
            <w:tcW w:w="1958" w:type="dxa"/>
            <w:gridSpan w:val="3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2"/>
                <w:szCs w:val="21"/>
              </w:rPr>
              <w:t>MCE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通讯周期</w:t>
            </w:r>
          </w:p>
        </w:tc>
        <w:tc>
          <w:tcPr>
            <w:tcW w:w="2923" w:type="dxa"/>
            <w:gridSpan w:val="3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3"/>
                <w:szCs w:val="21"/>
                <w:highlight w:val="none"/>
                <w:lang w:val="en-US" w:eastAsia="zh-CN"/>
              </w:rPr>
              <w:t>100</w:t>
            </w:r>
            <w:r>
              <w:rPr>
                <w:rFonts w:ascii="宋体" w:hAnsi="宋体" w:eastAsia="宋体"/>
                <w:spacing w:val="-3"/>
                <w:szCs w:val="21"/>
                <w:highlight w:val="none"/>
              </w:rPr>
              <w:t>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2"/>
                <w:szCs w:val="21"/>
              </w:rPr>
              <w:t>目标</w:t>
            </w:r>
          </w:p>
        </w:tc>
        <w:tc>
          <w:tcPr>
            <w:tcW w:w="1958" w:type="dxa"/>
            <w:gridSpan w:val="3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1"/>
                <w:szCs w:val="21"/>
              </w:rPr>
              <w:t>FCM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CAN</w:t>
            </w:r>
            <w:r>
              <w:rPr>
                <w:rFonts w:ascii="宋体" w:hAnsi="宋体" w:eastAsia="宋体"/>
                <w:spacing w:val="20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3"/>
                <w:szCs w:val="21"/>
              </w:rPr>
              <w:t>ID</w:t>
            </w:r>
          </w:p>
        </w:tc>
        <w:tc>
          <w:tcPr>
            <w:tcW w:w="2923" w:type="dxa"/>
            <w:gridSpan w:val="3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  <w:t>MCE7：0x417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/>
              </w:rPr>
            </w:pPr>
            <w:r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  <w:t>MCE8：0x418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信号名称</w:t>
            </w:r>
          </w:p>
        </w:tc>
        <w:tc>
          <w:tcPr>
            <w:tcW w:w="812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字节</w:t>
            </w: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起始位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4"/>
                <w:szCs w:val="21"/>
              </w:rPr>
              <w:t>长度</w:t>
            </w:r>
            <w:r>
              <w:rPr>
                <w:rFonts w:ascii="宋体" w:hAnsi="宋体" w:eastAsia="宋体"/>
                <w:spacing w:val="-10"/>
                <w:szCs w:val="21"/>
              </w:rPr>
              <w:t>（位）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类型描述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分辨率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偏移量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信号范围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8"/>
                <w:szCs w:val="21"/>
              </w:rPr>
              <w:t>功率电</w:t>
            </w:r>
            <w:r>
              <w:rPr>
                <w:rFonts w:ascii="宋体" w:hAnsi="宋体" w:eastAsia="宋体"/>
                <w:spacing w:val="-34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8"/>
                <w:szCs w:val="21"/>
              </w:rPr>
              <w:t>28V</w:t>
            </w:r>
            <w:r>
              <w:rPr>
                <w:rFonts w:ascii="宋体" w:hAnsi="宋体" w:eastAsia="宋体"/>
                <w:spacing w:val="-22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8"/>
                <w:szCs w:val="21"/>
              </w:rPr>
              <w:t>电源</w:t>
            </w:r>
            <w:r>
              <w:rPr>
                <w:rFonts w:ascii="宋体" w:hAnsi="宋体" w:eastAsia="宋体"/>
                <w:spacing w:val="-28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8"/>
                <w:szCs w:val="21"/>
              </w:rPr>
              <w:t>1</w:t>
            </w:r>
            <w:r>
              <w:rPr>
                <w:rFonts w:ascii="宋体" w:hAnsi="宋体" w:eastAsia="宋体"/>
                <w:spacing w:val="-44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8"/>
                <w:szCs w:val="21"/>
              </w:rPr>
              <w:t>状态</w:t>
            </w:r>
          </w:p>
        </w:tc>
        <w:tc>
          <w:tcPr>
            <w:tcW w:w="812" w:type="dxa"/>
            <w:vMerge w:val="restart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BYTE0</w:t>
            </w: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2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0x1:过压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0x2:欠压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0～2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（0X0～0X2）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0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7"/>
                <w:szCs w:val="21"/>
              </w:rPr>
              <w:t>功率电</w:t>
            </w:r>
            <w:r>
              <w:rPr>
                <w:rFonts w:ascii="宋体" w:hAnsi="宋体" w:eastAsia="宋体"/>
                <w:spacing w:val="-32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7"/>
                <w:szCs w:val="21"/>
              </w:rPr>
              <w:t>28V</w:t>
            </w:r>
            <w:r>
              <w:rPr>
                <w:rFonts w:ascii="宋体" w:hAnsi="宋体" w:eastAsia="宋体"/>
                <w:spacing w:val="-22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7"/>
                <w:szCs w:val="21"/>
              </w:rPr>
              <w:t>电源</w:t>
            </w:r>
            <w:r>
              <w:rPr>
                <w:rFonts w:ascii="宋体" w:hAnsi="宋体" w:eastAsia="宋体"/>
                <w:spacing w:val="-41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7"/>
                <w:szCs w:val="21"/>
              </w:rPr>
              <w:t>2</w:t>
            </w:r>
            <w:r>
              <w:rPr>
                <w:rFonts w:ascii="宋体" w:hAnsi="宋体" w:eastAsia="宋体"/>
                <w:spacing w:val="-44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7"/>
                <w:szCs w:val="21"/>
              </w:rPr>
              <w:t>状态</w:t>
            </w:r>
          </w:p>
        </w:tc>
        <w:tc>
          <w:tcPr>
            <w:tcW w:w="812" w:type="dxa"/>
            <w:vMerge w:val="continue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2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2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0x1:过压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0x2:欠压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0～2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（0X0～0X2）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0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7"/>
                <w:szCs w:val="21"/>
              </w:rPr>
              <w:t>控制电</w:t>
            </w:r>
            <w:r>
              <w:rPr>
                <w:rFonts w:ascii="宋体" w:hAnsi="宋体" w:eastAsia="宋体"/>
                <w:spacing w:val="-41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7"/>
                <w:szCs w:val="21"/>
              </w:rPr>
              <w:t>28V</w:t>
            </w:r>
            <w:r>
              <w:rPr>
                <w:rFonts w:ascii="宋体" w:hAnsi="宋体" w:eastAsia="宋体"/>
                <w:spacing w:val="-22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7"/>
                <w:szCs w:val="21"/>
              </w:rPr>
              <w:t>电源</w:t>
            </w:r>
            <w:r>
              <w:rPr>
                <w:rFonts w:ascii="宋体" w:hAnsi="宋体" w:eastAsia="宋体"/>
                <w:spacing w:val="-28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7"/>
                <w:szCs w:val="21"/>
              </w:rPr>
              <w:t>1</w:t>
            </w:r>
            <w:r>
              <w:rPr>
                <w:rFonts w:ascii="宋体" w:hAnsi="宋体" w:eastAsia="宋体"/>
                <w:spacing w:val="-44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7"/>
                <w:szCs w:val="21"/>
              </w:rPr>
              <w:t>状态</w:t>
            </w:r>
          </w:p>
        </w:tc>
        <w:tc>
          <w:tcPr>
            <w:tcW w:w="812" w:type="dxa"/>
            <w:vMerge w:val="continue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4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2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0x1:过压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0x2:欠压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0～2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（0X0～0X2）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0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6"/>
                <w:szCs w:val="21"/>
              </w:rPr>
              <w:t>控制电</w:t>
            </w:r>
            <w:r>
              <w:rPr>
                <w:rFonts w:ascii="宋体" w:hAnsi="宋体" w:eastAsia="宋体"/>
                <w:spacing w:val="-39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6"/>
                <w:szCs w:val="21"/>
              </w:rPr>
              <w:t>28V</w:t>
            </w:r>
            <w:r>
              <w:rPr>
                <w:rFonts w:ascii="宋体" w:hAnsi="宋体" w:eastAsia="宋体"/>
                <w:spacing w:val="-22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6"/>
                <w:szCs w:val="21"/>
              </w:rPr>
              <w:t>电源</w:t>
            </w:r>
            <w:r>
              <w:rPr>
                <w:rFonts w:ascii="宋体" w:hAnsi="宋体" w:eastAsia="宋体"/>
                <w:spacing w:val="-41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6"/>
                <w:szCs w:val="21"/>
              </w:rPr>
              <w:t>2</w:t>
            </w:r>
            <w:r>
              <w:rPr>
                <w:rFonts w:ascii="宋体" w:hAnsi="宋体" w:eastAsia="宋体"/>
                <w:spacing w:val="-44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6"/>
                <w:szCs w:val="21"/>
              </w:rPr>
              <w:t>状态</w:t>
            </w:r>
          </w:p>
        </w:tc>
        <w:tc>
          <w:tcPr>
            <w:tcW w:w="812" w:type="dxa"/>
            <w:vMerge w:val="continue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6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2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0x1:过压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0x2:欠压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0～2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（0X0～0X2）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主通道</w:t>
            </w:r>
            <w:r>
              <w:rPr>
                <w:rFonts w:ascii="宋体" w:hAnsi="宋体" w:eastAsia="宋体"/>
                <w:spacing w:val="-46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CAN</w:t>
            </w:r>
            <w:r>
              <w:rPr>
                <w:rFonts w:ascii="宋体" w:hAnsi="宋体" w:eastAsia="宋体"/>
                <w:spacing w:val="-46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通信状态</w:t>
            </w:r>
          </w:p>
        </w:tc>
        <w:tc>
          <w:tcPr>
            <w:tcW w:w="812" w:type="dxa"/>
            <w:vMerge w:val="restart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BYTE1</w:t>
            </w: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8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4"/>
                <w:szCs w:val="21"/>
              </w:rPr>
              <w:t>主通道</w:t>
            </w:r>
            <w:r>
              <w:rPr>
                <w:rFonts w:ascii="宋体" w:hAnsi="宋体" w:eastAsia="宋体"/>
                <w:spacing w:val="-35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4"/>
                <w:szCs w:val="21"/>
              </w:rPr>
              <w:t>RS 485</w:t>
            </w:r>
            <w:r>
              <w:rPr>
                <w:rFonts w:ascii="宋体" w:hAnsi="宋体" w:eastAsia="宋体"/>
                <w:spacing w:val="22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4"/>
                <w:szCs w:val="21"/>
              </w:rPr>
              <w:t>1</w:t>
            </w:r>
            <w:r>
              <w:rPr>
                <w:rFonts w:ascii="宋体" w:hAnsi="宋体" w:eastAsia="宋体"/>
                <w:spacing w:val="-44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4"/>
                <w:szCs w:val="21"/>
              </w:rPr>
              <w:t>通信状态</w:t>
            </w:r>
          </w:p>
        </w:tc>
        <w:tc>
          <w:tcPr>
            <w:tcW w:w="812" w:type="dxa"/>
            <w:vMerge w:val="continue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9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主通道</w:t>
            </w:r>
            <w:r>
              <w:rPr>
                <w:rFonts w:ascii="宋体" w:hAnsi="宋体" w:eastAsia="宋体"/>
                <w:spacing w:val="-39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RS 485 2</w:t>
            </w:r>
            <w:r>
              <w:rPr>
                <w:rFonts w:ascii="宋体" w:hAnsi="宋体" w:eastAsia="宋体"/>
                <w:spacing w:val="-44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通信状态</w:t>
            </w:r>
          </w:p>
        </w:tc>
        <w:tc>
          <w:tcPr>
            <w:tcW w:w="812" w:type="dxa"/>
            <w:vMerge w:val="continue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6"/>
                <w:szCs w:val="21"/>
              </w:rPr>
              <w:t>10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主通道</w:t>
            </w:r>
            <w:r>
              <w:rPr>
                <w:rFonts w:ascii="宋体" w:hAnsi="宋体" w:eastAsia="宋体"/>
                <w:spacing w:val="-39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RS 485 3</w:t>
            </w:r>
            <w:r>
              <w:rPr>
                <w:rFonts w:ascii="宋体" w:hAnsi="宋体" w:eastAsia="宋体"/>
                <w:spacing w:val="-44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通信状态</w:t>
            </w:r>
          </w:p>
        </w:tc>
        <w:tc>
          <w:tcPr>
            <w:tcW w:w="812" w:type="dxa"/>
            <w:vMerge w:val="continue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6"/>
                <w:szCs w:val="21"/>
              </w:rPr>
              <w:t>11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主通道</w:t>
            </w:r>
            <w:r>
              <w:rPr>
                <w:rFonts w:ascii="宋体" w:hAnsi="宋体" w:eastAsia="宋体"/>
                <w:spacing w:val="-39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RS 485 4</w:t>
            </w:r>
            <w:r>
              <w:rPr>
                <w:rFonts w:ascii="宋体" w:hAnsi="宋体" w:eastAsia="宋体"/>
                <w:spacing w:val="-44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通信状态</w:t>
            </w:r>
          </w:p>
        </w:tc>
        <w:tc>
          <w:tcPr>
            <w:tcW w:w="812" w:type="dxa"/>
            <w:vMerge w:val="continue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6"/>
                <w:szCs w:val="21"/>
              </w:rPr>
              <w:t>12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3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4"/>
                <w:szCs w:val="21"/>
              </w:rPr>
              <w:t>备通道</w:t>
            </w:r>
            <w:r>
              <w:rPr>
                <w:rFonts w:ascii="宋体" w:hAnsi="宋体" w:eastAsia="宋体"/>
                <w:spacing w:val="-36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4"/>
                <w:szCs w:val="21"/>
              </w:rPr>
              <w:t>RS 485</w:t>
            </w:r>
            <w:r>
              <w:rPr>
                <w:rFonts w:ascii="宋体" w:hAnsi="宋体" w:eastAsia="宋体"/>
                <w:spacing w:val="22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4"/>
                <w:szCs w:val="21"/>
              </w:rPr>
              <w:t>1</w:t>
            </w:r>
            <w:r>
              <w:rPr>
                <w:rFonts w:ascii="宋体" w:hAnsi="宋体" w:eastAsia="宋体"/>
                <w:spacing w:val="-44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4"/>
                <w:szCs w:val="21"/>
              </w:rPr>
              <w:t>通信状态</w:t>
            </w:r>
          </w:p>
        </w:tc>
        <w:tc>
          <w:tcPr>
            <w:tcW w:w="812" w:type="dxa"/>
            <w:vMerge w:val="restart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BYTE2</w:t>
            </w: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6"/>
                <w:szCs w:val="21"/>
              </w:rPr>
              <w:t>16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pacing w:val="-2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pacing w:val="-3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备通道</w:t>
            </w:r>
            <w:r>
              <w:rPr>
                <w:rFonts w:ascii="宋体" w:hAnsi="宋体" w:eastAsia="宋体"/>
                <w:spacing w:val="-40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RS 485 2</w:t>
            </w:r>
            <w:r>
              <w:rPr>
                <w:rFonts w:ascii="宋体" w:hAnsi="宋体" w:eastAsia="宋体"/>
                <w:spacing w:val="-44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通信状态</w:t>
            </w:r>
          </w:p>
        </w:tc>
        <w:tc>
          <w:tcPr>
            <w:tcW w:w="812" w:type="dxa"/>
            <w:vMerge w:val="continue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6"/>
                <w:szCs w:val="21"/>
              </w:rPr>
              <w:t>17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备通道</w:t>
            </w:r>
            <w:r>
              <w:rPr>
                <w:rFonts w:ascii="宋体" w:hAnsi="宋体" w:eastAsia="宋体"/>
                <w:spacing w:val="-40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RS 485 3</w:t>
            </w:r>
            <w:r>
              <w:rPr>
                <w:rFonts w:ascii="宋体" w:hAnsi="宋体" w:eastAsia="宋体"/>
                <w:spacing w:val="-44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通信状态</w:t>
            </w:r>
          </w:p>
        </w:tc>
        <w:tc>
          <w:tcPr>
            <w:tcW w:w="812" w:type="dxa"/>
            <w:vMerge w:val="continue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6"/>
                <w:szCs w:val="21"/>
              </w:rPr>
              <w:t>18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备通道</w:t>
            </w:r>
            <w:r>
              <w:rPr>
                <w:rFonts w:ascii="宋体" w:hAnsi="宋体" w:eastAsia="宋体"/>
                <w:spacing w:val="-40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RS 485 4</w:t>
            </w:r>
            <w:r>
              <w:rPr>
                <w:rFonts w:ascii="宋体" w:hAnsi="宋体" w:eastAsia="宋体"/>
                <w:spacing w:val="-44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通信状态</w:t>
            </w:r>
          </w:p>
        </w:tc>
        <w:tc>
          <w:tcPr>
            <w:tcW w:w="812" w:type="dxa"/>
            <w:vMerge w:val="continue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6"/>
                <w:szCs w:val="21"/>
              </w:rPr>
              <w:t>19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备通道</w:t>
            </w:r>
            <w:r>
              <w:rPr>
                <w:rFonts w:ascii="宋体" w:hAnsi="宋体" w:eastAsia="宋体"/>
                <w:spacing w:val="-40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RS 485 5</w:t>
            </w:r>
            <w:r>
              <w:rPr>
                <w:rFonts w:ascii="宋体" w:hAnsi="宋体" w:eastAsia="宋体"/>
                <w:spacing w:val="-44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通信状态</w:t>
            </w:r>
          </w:p>
        </w:tc>
        <w:tc>
          <w:tcPr>
            <w:tcW w:w="812" w:type="dxa"/>
            <w:vMerge w:val="continue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20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5"/>
                <w:szCs w:val="21"/>
              </w:rPr>
              <w:t>驱动模块</w:t>
            </w:r>
            <w:r>
              <w:rPr>
                <w:rFonts w:ascii="宋体" w:hAnsi="宋体" w:eastAsia="宋体"/>
                <w:spacing w:val="-29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5"/>
                <w:szCs w:val="21"/>
              </w:rPr>
              <w:t>1</w:t>
            </w:r>
            <w:r>
              <w:rPr>
                <w:rFonts w:ascii="宋体" w:hAnsi="宋体" w:eastAsia="宋体"/>
                <w:spacing w:val="-46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5"/>
                <w:szCs w:val="21"/>
              </w:rPr>
              <w:t>状态</w:t>
            </w:r>
          </w:p>
        </w:tc>
        <w:tc>
          <w:tcPr>
            <w:tcW w:w="812" w:type="dxa"/>
            <w:vMerge w:val="restart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BYTE3</w:t>
            </w: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24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4"/>
                <w:szCs w:val="21"/>
              </w:rPr>
              <w:t>驱动模块</w:t>
            </w:r>
            <w:r>
              <w:rPr>
                <w:rFonts w:ascii="宋体" w:hAnsi="宋体" w:eastAsia="宋体"/>
                <w:spacing w:val="-36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4"/>
                <w:szCs w:val="21"/>
              </w:rPr>
              <w:t>2</w:t>
            </w:r>
            <w:r>
              <w:rPr>
                <w:rFonts w:ascii="宋体" w:hAnsi="宋体" w:eastAsia="宋体"/>
                <w:spacing w:val="-46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4"/>
                <w:szCs w:val="21"/>
              </w:rPr>
              <w:t>状态</w:t>
            </w:r>
          </w:p>
        </w:tc>
        <w:tc>
          <w:tcPr>
            <w:tcW w:w="812" w:type="dxa"/>
            <w:vMerge w:val="continue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25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4"/>
                <w:szCs w:val="21"/>
              </w:rPr>
              <w:t>驱动模块</w:t>
            </w:r>
            <w:r>
              <w:rPr>
                <w:rFonts w:ascii="宋体" w:hAnsi="宋体" w:eastAsia="宋体"/>
                <w:spacing w:val="-36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4"/>
                <w:szCs w:val="21"/>
              </w:rPr>
              <w:t>3</w:t>
            </w:r>
            <w:r>
              <w:rPr>
                <w:rFonts w:ascii="宋体" w:hAnsi="宋体" w:eastAsia="宋体"/>
                <w:spacing w:val="-46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4"/>
                <w:szCs w:val="21"/>
              </w:rPr>
              <w:t>状态</w:t>
            </w:r>
          </w:p>
        </w:tc>
        <w:tc>
          <w:tcPr>
            <w:tcW w:w="812" w:type="dxa"/>
            <w:vMerge w:val="continue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26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驱动模块</w:t>
            </w:r>
            <w:r>
              <w:rPr>
                <w:rFonts w:ascii="宋体" w:hAnsi="宋体" w:eastAsia="宋体"/>
                <w:spacing w:val="-4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3"/>
                <w:szCs w:val="21"/>
              </w:rPr>
              <w:t>4</w:t>
            </w:r>
            <w:r>
              <w:rPr>
                <w:rFonts w:ascii="宋体" w:hAnsi="宋体" w:eastAsia="宋体"/>
                <w:spacing w:val="-46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3"/>
                <w:szCs w:val="21"/>
              </w:rPr>
              <w:t>状态</w:t>
            </w:r>
          </w:p>
        </w:tc>
        <w:tc>
          <w:tcPr>
            <w:tcW w:w="812" w:type="dxa"/>
            <w:vMerge w:val="continue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27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5"/>
                <w:szCs w:val="21"/>
              </w:rPr>
              <w:t>主控模块</w:t>
            </w:r>
            <w:r>
              <w:rPr>
                <w:rFonts w:ascii="宋体" w:hAnsi="宋体" w:eastAsia="宋体"/>
                <w:spacing w:val="-28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5"/>
                <w:szCs w:val="21"/>
              </w:rPr>
              <w:t>1</w:t>
            </w:r>
            <w:r>
              <w:rPr>
                <w:rFonts w:ascii="宋体" w:hAnsi="宋体" w:eastAsia="宋体"/>
                <w:spacing w:val="-47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5"/>
                <w:szCs w:val="21"/>
              </w:rPr>
              <w:t>状态</w:t>
            </w:r>
          </w:p>
        </w:tc>
        <w:tc>
          <w:tcPr>
            <w:tcW w:w="812" w:type="dxa"/>
            <w:vMerge w:val="continue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28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主控模块</w:t>
            </w:r>
            <w:r>
              <w:rPr>
                <w:rFonts w:ascii="宋体" w:hAnsi="宋体" w:eastAsia="宋体"/>
                <w:spacing w:val="-42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3"/>
                <w:szCs w:val="21"/>
              </w:rPr>
              <w:t>2</w:t>
            </w:r>
            <w:r>
              <w:rPr>
                <w:rFonts w:ascii="宋体" w:hAnsi="宋体" w:eastAsia="宋体"/>
                <w:spacing w:val="-47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3"/>
                <w:szCs w:val="21"/>
              </w:rPr>
              <w:t>状态</w:t>
            </w:r>
          </w:p>
        </w:tc>
        <w:tc>
          <w:tcPr>
            <w:tcW w:w="812" w:type="dxa"/>
            <w:vMerge w:val="continue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29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MRAM1</w:t>
            </w:r>
            <w:r>
              <w:rPr>
                <w:rFonts w:ascii="宋体" w:hAnsi="宋体" w:eastAsia="宋体"/>
                <w:spacing w:val="-42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1"/>
                <w:szCs w:val="21"/>
              </w:rPr>
              <w:t>状态</w:t>
            </w:r>
          </w:p>
        </w:tc>
        <w:tc>
          <w:tcPr>
            <w:tcW w:w="812" w:type="dxa"/>
            <w:vMerge w:val="restart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 w:eastAsia="宋体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</w:t>
            </w:r>
            <w:r>
              <w:rPr>
                <w:rFonts w:hint="eastAsia" w:ascii="宋体" w:hAnsi="宋体" w:eastAsia="宋体"/>
                <w:spacing w:val="-1"/>
                <w:szCs w:val="21"/>
              </w:rPr>
              <w:t>4</w:t>
            </w: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32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MRAM2</w:t>
            </w:r>
            <w:r>
              <w:rPr>
                <w:rFonts w:ascii="宋体" w:hAnsi="宋体" w:eastAsia="宋体"/>
                <w:spacing w:val="-42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1"/>
                <w:szCs w:val="21"/>
              </w:rPr>
              <w:t>状态</w:t>
            </w:r>
          </w:p>
        </w:tc>
        <w:tc>
          <w:tcPr>
            <w:tcW w:w="812" w:type="dxa"/>
            <w:vMerge w:val="continue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33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CCDL1</w:t>
            </w:r>
            <w:r>
              <w:rPr>
                <w:rFonts w:ascii="宋体" w:hAnsi="宋体" w:eastAsia="宋体"/>
                <w:spacing w:val="-39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通信状态</w:t>
            </w:r>
          </w:p>
        </w:tc>
        <w:tc>
          <w:tcPr>
            <w:tcW w:w="812" w:type="dxa"/>
            <w:vMerge w:val="continue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34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CCDL2</w:t>
            </w:r>
            <w:r>
              <w:rPr>
                <w:rFonts w:ascii="宋体" w:hAnsi="宋体" w:eastAsia="宋体"/>
                <w:spacing w:val="-39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通信状态</w:t>
            </w:r>
          </w:p>
        </w:tc>
        <w:tc>
          <w:tcPr>
            <w:tcW w:w="812" w:type="dxa"/>
            <w:vMerge w:val="continue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35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6"/>
                <w:szCs w:val="21"/>
              </w:rPr>
              <w:t>泄放</w:t>
            </w:r>
            <w:r>
              <w:rPr>
                <w:rFonts w:ascii="宋体" w:hAnsi="宋体" w:eastAsia="宋体"/>
                <w:spacing w:val="-28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6"/>
                <w:szCs w:val="21"/>
              </w:rPr>
              <w:t>1</w:t>
            </w:r>
            <w:r>
              <w:rPr>
                <w:rFonts w:ascii="宋体" w:hAnsi="宋体" w:eastAsia="宋体"/>
                <w:spacing w:val="-44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6"/>
                <w:szCs w:val="21"/>
              </w:rPr>
              <w:t>功能状态</w:t>
            </w:r>
          </w:p>
        </w:tc>
        <w:tc>
          <w:tcPr>
            <w:tcW w:w="812" w:type="dxa"/>
            <w:vMerge w:val="continue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36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5"/>
                <w:szCs w:val="21"/>
              </w:rPr>
              <w:t>泄放</w:t>
            </w:r>
            <w:r>
              <w:rPr>
                <w:rFonts w:ascii="宋体" w:hAnsi="宋体" w:eastAsia="宋体"/>
                <w:spacing w:val="-36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5"/>
                <w:szCs w:val="21"/>
              </w:rPr>
              <w:t>2</w:t>
            </w:r>
            <w:r>
              <w:rPr>
                <w:rFonts w:ascii="宋体" w:hAnsi="宋体" w:eastAsia="宋体"/>
                <w:spacing w:val="-4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5"/>
                <w:szCs w:val="21"/>
              </w:rPr>
              <w:t>功能状态</w:t>
            </w:r>
          </w:p>
        </w:tc>
        <w:tc>
          <w:tcPr>
            <w:tcW w:w="812" w:type="dxa"/>
            <w:vMerge w:val="continue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37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左电机绕组</w:t>
            </w:r>
            <w:r>
              <w:rPr>
                <w:rFonts w:ascii="宋体" w:hAnsi="宋体" w:eastAsia="宋体"/>
                <w:spacing w:val="-29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3"/>
                <w:szCs w:val="21"/>
              </w:rPr>
              <w:t>1</w:t>
            </w:r>
            <w:r>
              <w:rPr>
                <w:rFonts w:ascii="宋体" w:hAnsi="宋体" w:eastAsia="宋体"/>
                <w:spacing w:val="-44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3"/>
                <w:szCs w:val="21"/>
              </w:rPr>
              <w:t>相电流过流故障</w:t>
            </w:r>
          </w:p>
        </w:tc>
        <w:tc>
          <w:tcPr>
            <w:tcW w:w="812" w:type="dxa"/>
            <w:vMerge w:val="restart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BYTE5</w:t>
            </w: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40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左电机绕组</w:t>
            </w:r>
            <w:r>
              <w:rPr>
                <w:rFonts w:ascii="宋体" w:hAnsi="宋体" w:eastAsia="宋体"/>
                <w:spacing w:val="-42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2</w:t>
            </w:r>
            <w:r>
              <w:rPr>
                <w:rFonts w:ascii="宋体" w:hAnsi="宋体" w:eastAsia="宋体"/>
                <w:spacing w:val="-44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相电流过流故障</w:t>
            </w:r>
          </w:p>
        </w:tc>
        <w:tc>
          <w:tcPr>
            <w:tcW w:w="812" w:type="dxa"/>
            <w:vMerge w:val="continue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41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右电机绕组</w:t>
            </w:r>
            <w:r>
              <w:rPr>
                <w:rFonts w:ascii="宋体" w:hAnsi="宋体" w:eastAsia="宋体"/>
                <w:spacing w:val="-29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3"/>
                <w:szCs w:val="21"/>
              </w:rPr>
              <w:t>1</w:t>
            </w:r>
            <w:r>
              <w:rPr>
                <w:rFonts w:ascii="宋体" w:hAnsi="宋体" w:eastAsia="宋体"/>
                <w:spacing w:val="-44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3"/>
                <w:szCs w:val="21"/>
              </w:rPr>
              <w:t>相电流过流故障</w:t>
            </w:r>
          </w:p>
        </w:tc>
        <w:tc>
          <w:tcPr>
            <w:tcW w:w="812" w:type="dxa"/>
            <w:vMerge w:val="continue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42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右电机绕组</w:t>
            </w:r>
            <w:r>
              <w:rPr>
                <w:rFonts w:ascii="宋体" w:hAnsi="宋体" w:eastAsia="宋体"/>
                <w:spacing w:val="-42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2</w:t>
            </w:r>
            <w:r>
              <w:rPr>
                <w:rFonts w:ascii="宋体" w:hAnsi="宋体" w:eastAsia="宋体"/>
                <w:spacing w:val="-44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相电流过流故障</w:t>
            </w:r>
          </w:p>
        </w:tc>
        <w:tc>
          <w:tcPr>
            <w:tcW w:w="812" w:type="dxa"/>
            <w:vMerge w:val="continue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43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左电机绕组</w:t>
            </w:r>
            <w:r>
              <w:rPr>
                <w:rFonts w:ascii="宋体" w:hAnsi="宋体" w:eastAsia="宋体"/>
                <w:spacing w:val="-2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3"/>
                <w:szCs w:val="21"/>
              </w:rPr>
              <w:t>1 母线过流故障</w:t>
            </w:r>
          </w:p>
        </w:tc>
        <w:tc>
          <w:tcPr>
            <w:tcW w:w="812" w:type="dxa"/>
            <w:vMerge w:val="continue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44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左电机绕组</w:t>
            </w:r>
            <w:r>
              <w:rPr>
                <w:rFonts w:ascii="宋体" w:hAnsi="宋体" w:eastAsia="宋体"/>
                <w:spacing w:val="-36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2 母线过流故障</w:t>
            </w:r>
          </w:p>
        </w:tc>
        <w:tc>
          <w:tcPr>
            <w:tcW w:w="812" w:type="dxa"/>
            <w:vMerge w:val="continue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45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右电机绕组</w:t>
            </w:r>
            <w:r>
              <w:rPr>
                <w:rFonts w:ascii="宋体" w:hAnsi="宋体" w:eastAsia="宋体"/>
                <w:spacing w:val="-2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3"/>
                <w:szCs w:val="21"/>
              </w:rPr>
              <w:t>1 母线过流故障</w:t>
            </w:r>
          </w:p>
        </w:tc>
        <w:tc>
          <w:tcPr>
            <w:tcW w:w="812" w:type="dxa"/>
            <w:vMerge w:val="continue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46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87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右电机绕组</w:t>
            </w:r>
            <w:r>
              <w:rPr>
                <w:rFonts w:ascii="宋体" w:hAnsi="宋体" w:eastAsia="宋体"/>
                <w:spacing w:val="-36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2 母线过流故障</w:t>
            </w:r>
          </w:p>
        </w:tc>
        <w:tc>
          <w:tcPr>
            <w:tcW w:w="812" w:type="dxa"/>
            <w:vMerge w:val="continue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6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47</w:t>
            </w:r>
          </w:p>
        </w:tc>
        <w:tc>
          <w:tcPr>
            <w:tcW w:w="546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5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607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8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3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</w:tbl>
    <w:p>
      <w:pPr>
        <w:pStyle w:val="23"/>
        <w:numPr>
          <w:ilvl w:val="0"/>
          <w:numId w:val="0"/>
        </w:numPr>
      </w:pPr>
    </w:p>
    <w:p>
      <w:pPr>
        <w:pStyle w:val="25"/>
      </w:pPr>
      <w:r>
        <w:rPr>
          <w:rFonts w:hint="eastAsia"/>
        </w:rPr>
        <w:t>数据帧4</w:t>
      </w:r>
    </w:p>
    <w:p>
      <w:pPr>
        <w:pStyle w:val="23"/>
        <w:numPr>
          <w:ilvl w:val="0"/>
          <w:numId w:val="0"/>
        </w:numPr>
      </w:pPr>
    </w:p>
    <w:tbl>
      <w:tblPr>
        <w:tblStyle w:val="61"/>
        <w:tblW w:w="80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84"/>
        <w:gridCol w:w="799"/>
        <w:gridCol w:w="592"/>
        <w:gridCol w:w="531"/>
        <w:gridCol w:w="1385"/>
        <w:gridCol w:w="584"/>
        <w:gridCol w:w="954"/>
        <w:gridCol w:w="13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188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源</w:t>
            </w:r>
          </w:p>
        </w:tc>
        <w:tc>
          <w:tcPr>
            <w:tcW w:w="1922" w:type="dxa"/>
            <w:gridSpan w:val="3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2"/>
                <w:szCs w:val="21"/>
              </w:rPr>
              <w:t>MCE</w:t>
            </w:r>
          </w:p>
        </w:tc>
        <w:tc>
          <w:tcPr>
            <w:tcW w:w="1385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通讯周期</w:t>
            </w:r>
          </w:p>
        </w:tc>
        <w:tc>
          <w:tcPr>
            <w:tcW w:w="2907" w:type="dxa"/>
            <w:gridSpan w:val="3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3"/>
                <w:szCs w:val="21"/>
                <w:highlight w:val="none"/>
                <w:lang w:val="en-US" w:eastAsia="zh-CN"/>
              </w:rPr>
              <w:t>100</w:t>
            </w:r>
            <w:r>
              <w:rPr>
                <w:rFonts w:ascii="宋体" w:hAnsi="宋体" w:eastAsia="宋体"/>
                <w:spacing w:val="-3"/>
                <w:szCs w:val="21"/>
                <w:highlight w:val="none"/>
              </w:rPr>
              <w:t>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88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2"/>
                <w:szCs w:val="21"/>
              </w:rPr>
              <w:t>目标</w:t>
            </w:r>
          </w:p>
        </w:tc>
        <w:tc>
          <w:tcPr>
            <w:tcW w:w="1922" w:type="dxa"/>
            <w:gridSpan w:val="3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FCM</w:t>
            </w:r>
          </w:p>
        </w:tc>
        <w:tc>
          <w:tcPr>
            <w:tcW w:w="1385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CAN</w:t>
            </w:r>
            <w:r>
              <w:rPr>
                <w:rFonts w:ascii="宋体" w:hAnsi="宋体" w:eastAsia="宋体"/>
                <w:spacing w:val="20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3"/>
                <w:szCs w:val="21"/>
              </w:rPr>
              <w:t>ID</w:t>
            </w:r>
          </w:p>
        </w:tc>
        <w:tc>
          <w:tcPr>
            <w:tcW w:w="2907" w:type="dxa"/>
            <w:gridSpan w:val="3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  <w:t>MCE7：0x427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/>
              </w:rPr>
            </w:pPr>
            <w:r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  <w:t>MCE8：0x428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atLeast"/>
        </w:trPr>
        <w:tc>
          <w:tcPr>
            <w:tcW w:w="188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信号名称</w:t>
            </w:r>
          </w:p>
        </w:tc>
        <w:tc>
          <w:tcPr>
            <w:tcW w:w="799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字节</w:t>
            </w:r>
          </w:p>
        </w:tc>
        <w:tc>
          <w:tcPr>
            <w:tcW w:w="592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起始位</w:t>
            </w:r>
          </w:p>
        </w:tc>
        <w:tc>
          <w:tcPr>
            <w:tcW w:w="531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4"/>
                <w:szCs w:val="21"/>
              </w:rPr>
              <w:t>长度</w:t>
            </w:r>
            <w:r>
              <w:rPr>
                <w:rFonts w:ascii="宋体" w:hAnsi="宋体" w:eastAsia="宋体"/>
                <w:szCs w:val="21"/>
              </w:rPr>
              <w:t xml:space="preserve">  </w:t>
            </w:r>
            <w:r>
              <w:rPr>
                <w:rFonts w:ascii="宋体" w:hAnsi="宋体" w:eastAsia="宋体"/>
                <w:spacing w:val="-10"/>
                <w:szCs w:val="21"/>
              </w:rPr>
              <w:t>（位）</w:t>
            </w:r>
          </w:p>
        </w:tc>
        <w:tc>
          <w:tcPr>
            <w:tcW w:w="1385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类型描述</w:t>
            </w:r>
          </w:p>
        </w:tc>
        <w:tc>
          <w:tcPr>
            <w:tcW w:w="58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分辨率</w:t>
            </w:r>
          </w:p>
        </w:tc>
        <w:tc>
          <w:tcPr>
            <w:tcW w:w="95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偏移量</w:t>
            </w:r>
          </w:p>
        </w:tc>
        <w:tc>
          <w:tcPr>
            <w:tcW w:w="1369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信号范围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188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4"/>
                <w:szCs w:val="21"/>
              </w:rPr>
              <w:t>左电机绕组</w:t>
            </w:r>
            <w:r>
              <w:rPr>
                <w:rFonts w:ascii="宋体" w:hAnsi="宋体" w:eastAsia="宋体"/>
                <w:spacing w:val="-29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4"/>
                <w:szCs w:val="21"/>
              </w:rPr>
              <w:t>1</w:t>
            </w:r>
            <w:r>
              <w:rPr>
                <w:rFonts w:ascii="宋体" w:hAnsi="宋体" w:eastAsia="宋体"/>
                <w:spacing w:val="-4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4"/>
                <w:szCs w:val="21"/>
              </w:rPr>
              <w:t>堵转故障</w:t>
            </w:r>
          </w:p>
        </w:tc>
        <w:tc>
          <w:tcPr>
            <w:tcW w:w="799" w:type="dxa"/>
            <w:vMerge w:val="restart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BYTE0</w:t>
            </w:r>
          </w:p>
        </w:tc>
        <w:tc>
          <w:tcPr>
            <w:tcW w:w="592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531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85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58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5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69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88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左电机绕组</w:t>
            </w:r>
            <w:r>
              <w:rPr>
                <w:rFonts w:ascii="宋体" w:hAnsi="宋体" w:eastAsia="宋体"/>
                <w:spacing w:val="-39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3"/>
                <w:szCs w:val="21"/>
              </w:rPr>
              <w:t>2</w:t>
            </w:r>
            <w:r>
              <w:rPr>
                <w:rFonts w:ascii="宋体" w:hAnsi="宋体" w:eastAsia="宋体"/>
                <w:spacing w:val="-4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3"/>
                <w:szCs w:val="21"/>
              </w:rPr>
              <w:t>堵转故障</w:t>
            </w:r>
          </w:p>
        </w:tc>
        <w:tc>
          <w:tcPr>
            <w:tcW w:w="799" w:type="dxa"/>
            <w:vMerge w:val="continue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592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531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85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58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5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69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88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4"/>
                <w:szCs w:val="21"/>
              </w:rPr>
              <w:t>右电机绕组</w:t>
            </w:r>
            <w:r>
              <w:rPr>
                <w:rFonts w:ascii="宋体" w:hAnsi="宋体" w:eastAsia="宋体"/>
                <w:spacing w:val="-29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4"/>
                <w:szCs w:val="21"/>
              </w:rPr>
              <w:t>1</w:t>
            </w:r>
            <w:r>
              <w:rPr>
                <w:rFonts w:ascii="宋体" w:hAnsi="宋体" w:eastAsia="宋体"/>
                <w:spacing w:val="-4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4"/>
                <w:szCs w:val="21"/>
              </w:rPr>
              <w:t>堵转故障</w:t>
            </w:r>
          </w:p>
        </w:tc>
        <w:tc>
          <w:tcPr>
            <w:tcW w:w="799" w:type="dxa"/>
            <w:vMerge w:val="continue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592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2</w:t>
            </w:r>
          </w:p>
        </w:tc>
        <w:tc>
          <w:tcPr>
            <w:tcW w:w="531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85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58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5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69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88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右电机绕组</w:t>
            </w:r>
            <w:r>
              <w:rPr>
                <w:rFonts w:ascii="宋体" w:hAnsi="宋体" w:eastAsia="宋体"/>
                <w:spacing w:val="-39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3"/>
                <w:szCs w:val="21"/>
              </w:rPr>
              <w:t>2</w:t>
            </w:r>
            <w:r>
              <w:rPr>
                <w:rFonts w:ascii="宋体" w:hAnsi="宋体" w:eastAsia="宋体"/>
                <w:spacing w:val="-4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3"/>
                <w:szCs w:val="21"/>
              </w:rPr>
              <w:t>堵转故障</w:t>
            </w:r>
          </w:p>
        </w:tc>
        <w:tc>
          <w:tcPr>
            <w:tcW w:w="799" w:type="dxa"/>
            <w:vMerge w:val="continue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592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3</w:t>
            </w:r>
          </w:p>
        </w:tc>
        <w:tc>
          <w:tcPr>
            <w:tcW w:w="531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85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58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5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69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88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4"/>
                <w:szCs w:val="21"/>
              </w:rPr>
              <w:t>左电机绕组</w:t>
            </w:r>
            <w:r>
              <w:rPr>
                <w:rFonts w:ascii="宋体" w:hAnsi="宋体" w:eastAsia="宋体"/>
                <w:spacing w:val="-29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4"/>
                <w:szCs w:val="21"/>
              </w:rPr>
              <w:t>1</w:t>
            </w:r>
            <w:r>
              <w:rPr>
                <w:rFonts w:ascii="宋体" w:hAnsi="宋体" w:eastAsia="宋体"/>
                <w:spacing w:val="-4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4"/>
                <w:szCs w:val="21"/>
              </w:rPr>
              <w:t>过温故障</w:t>
            </w:r>
          </w:p>
        </w:tc>
        <w:tc>
          <w:tcPr>
            <w:tcW w:w="799" w:type="dxa"/>
            <w:vMerge w:val="continue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592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4</w:t>
            </w:r>
          </w:p>
        </w:tc>
        <w:tc>
          <w:tcPr>
            <w:tcW w:w="531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85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58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5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69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88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左电机绕组</w:t>
            </w:r>
            <w:r>
              <w:rPr>
                <w:rFonts w:ascii="宋体" w:hAnsi="宋体" w:eastAsia="宋体"/>
                <w:spacing w:val="-39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3"/>
                <w:szCs w:val="21"/>
              </w:rPr>
              <w:t>2</w:t>
            </w:r>
            <w:r>
              <w:rPr>
                <w:rFonts w:ascii="宋体" w:hAnsi="宋体" w:eastAsia="宋体"/>
                <w:spacing w:val="-4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3"/>
                <w:szCs w:val="21"/>
              </w:rPr>
              <w:t>过温故障</w:t>
            </w:r>
          </w:p>
        </w:tc>
        <w:tc>
          <w:tcPr>
            <w:tcW w:w="799" w:type="dxa"/>
            <w:vMerge w:val="continue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592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5</w:t>
            </w:r>
          </w:p>
        </w:tc>
        <w:tc>
          <w:tcPr>
            <w:tcW w:w="531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85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58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5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69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88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4"/>
                <w:szCs w:val="21"/>
              </w:rPr>
              <w:t>右电机绕组</w:t>
            </w:r>
            <w:r>
              <w:rPr>
                <w:rFonts w:ascii="宋体" w:hAnsi="宋体" w:eastAsia="宋体"/>
                <w:spacing w:val="-29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4"/>
                <w:szCs w:val="21"/>
              </w:rPr>
              <w:t>1</w:t>
            </w:r>
            <w:r>
              <w:rPr>
                <w:rFonts w:ascii="宋体" w:hAnsi="宋体" w:eastAsia="宋体"/>
                <w:spacing w:val="-4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4"/>
                <w:szCs w:val="21"/>
              </w:rPr>
              <w:t>过温故障</w:t>
            </w:r>
          </w:p>
        </w:tc>
        <w:tc>
          <w:tcPr>
            <w:tcW w:w="799" w:type="dxa"/>
            <w:vMerge w:val="continue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592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6</w:t>
            </w:r>
          </w:p>
        </w:tc>
        <w:tc>
          <w:tcPr>
            <w:tcW w:w="531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85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58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5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69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88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右电机绕组</w:t>
            </w:r>
            <w:r>
              <w:rPr>
                <w:rFonts w:ascii="宋体" w:hAnsi="宋体" w:eastAsia="宋体"/>
                <w:spacing w:val="-39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3"/>
                <w:szCs w:val="21"/>
              </w:rPr>
              <w:t>2</w:t>
            </w:r>
            <w:r>
              <w:rPr>
                <w:rFonts w:ascii="宋体" w:hAnsi="宋体" w:eastAsia="宋体"/>
                <w:spacing w:val="-4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3"/>
                <w:szCs w:val="21"/>
              </w:rPr>
              <w:t>过温故障</w:t>
            </w:r>
          </w:p>
        </w:tc>
        <w:tc>
          <w:tcPr>
            <w:tcW w:w="799" w:type="dxa"/>
            <w:vMerge w:val="continue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592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7</w:t>
            </w:r>
          </w:p>
        </w:tc>
        <w:tc>
          <w:tcPr>
            <w:tcW w:w="531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85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58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5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69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88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左</w:t>
            </w:r>
            <w:r>
              <w:rPr>
                <w:rFonts w:ascii="宋体" w:hAnsi="宋体" w:eastAsia="宋体"/>
                <w:spacing w:val="-4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Resolver1</w:t>
            </w:r>
            <w:r>
              <w:rPr>
                <w:rFonts w:ascii="宋体" w:hAnsi="宋体" w:eastAsia="宋体"/>
                <w:spacing w:val="-41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故障</w:t>
            </w:r>
          </w:p>
        </w:tc>
        <w:tc>
          <w:tcPr>
            <w:tcW w:w="799" w:type="dxa"/>
            <w:vMerge w:val="restart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BYTE1</w:t>
            </w:r>
          </w:p>
        </w:tc>
        <w:tc>
          <w:tcPr>
            <w:tcW w:w="592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8</w:t>
            </w:r>
          </w:p>
        </w:tc>
        <w:tc>
          <w:tcPr>
            <w:tcW w:w="531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85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58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5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69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88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左</w:t>
            </w:r>
            <w:r>
              <w:rPr>
                <w:rFonts w:ascii="宋体" w:hAnsi="宋体" w:eastAsia="宋体"/>
                <w:spacing w:val="-4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Resolver2</w:t>
            </w:r>
            <w:r>
              <w:rPr>
                <w:rFonts w:ascii="宋体" w:hAnsi="宋体" w:eastAsia="宋体"/>
                <w:spacing w:val="-41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故障</w:t>
            </w:r>
          </w:p>
        </w:tc>
        <w:tc>
          <w:tcPr>
            <w:tcW w:w="799" w:type="dxa"/>
            <w:vMerge w:val="continue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592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9</w:t>
            </w:r>
          </w:p>
        </w:tc>
        <w:tc>
          <w:tcPr>
            <w:tcW w:w="531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85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58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5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69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188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右</w:t>
            </w:r>
            <w:r>
              <w:rPr>
                <w:rFonts w:ascii="宋体" w:hAnsi="宋体" w:eastAsia="宋体"/>
                <w:spacing w:val="-4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Resolver1</w:t>
            </w:r>
            <w:r>
              <w:rPr>
                <w:rFonts w:ascii="宋体" w:hAnsi="宋体" w:eastAsia="宋体"/>
                <w:spacing w:val="-41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故障</w:t>
            </w:r>
          </w:p>
        </w:tc>
        <w:tc>
          <w:tcPr>
            <w:tcW w:w="799" w:type="dxa"/>
            <w:vMerge w:val="continue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592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6"/>
                <w:szCs w:val="21"/>
              </w:rPr>
              <w:t>10</w:t>
            </w:r>
          </w:p>
        </w:tc>
        <w:tc>
          <w:tcPr>
            <w:tcW w:w="531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85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58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54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69" w:type="dxa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188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右</w:t>
            </w:r>
            <w:r>
              <w:rPr>
                <w:rFonts w:ascii="宋体" w:hAnsi="宋体" w:eastAsia="宋体"/>
                <w:spacing w:val="-4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Resolver2</w:t>
            </w:r>
            <w:r>
              <w:rPr>
                <w:rFonts w:ascii="宋体" w:hAnsi="宋体" w:eastAsia="宋体"/>
                <w:spacing w:val="-41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故障</w:t>
            </w:r>
          </w:p>
        </w:tc>
        <w:tc>
          <w:tcPr>
            <w:tcW w:w="799" w:type="dxa"/>
            <w:vMerge w:val="continue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592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6"/>
                <w:szCs w:val="21"/>
              </w:rPr>
              <w:t>11</w:t>
            </w:r>
          </w:p>
        </w:tc>
        <w:tc>
          <w:tcPr>
            <w:tcW w:w="531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85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58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5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69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188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5"/>
                <w:szCs w:val="21"/>
              </w:rPr>
              <w:t>左电机旋变</w:t>
            </w:r>
            <w:r>
              <w:rPr>
                <w:rFonts w:ascii="宋体" w:hAnsi="宋体" w:eastAsia="宋体"/>
                <w:spacing w:val="-27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5"/>
                <w:szCs w:val="21"/>
              </w:rPr>
              <w:t>1</w:t>
            </w:r>
            <w:r>
              <w:rPr>
                <w:rFonts w:ascii="宋体" w:hAnsi="宋体" w:eastAsia="宋体"/>
                <w:spacing w:val="-41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5"/>
                <w:szCs w:val="21"/>
              </w:rPr>
              <w:t>故障</w:t>
            </w:r>
          </w:p>
        </w:tc>
        <w:tc>
          <w:tcPr>
            <w:tcW w:w="799" w:type="dxa"/>
            <w:vMerge w:val="continue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592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6"/>
                <w:szCs w:val="21"/>
              </w:rPr>
              <w:t>12</w:t>
            </w:r>
          </w:p>
        </w:tc>
        <w:tc>
          <w:tcPr>
            <w:tcW w:w="531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85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58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5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69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188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4"/>
                <w:szCs w:val="21"/>
              </w:rPr>
              <w:t>左电机旋变</w:t>
            </w:r>
            <w:r>
              <w:rPr>
                <w:rFonts w:ascii="宋体" w:hAnsi="宋体" w:eastAsia="宋体"/>
                <w:spacing w:val="-35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4"/>
                <w:szCs w:val="21"/>
              </w:rPr>
              <w:t>2</w:t>
            </w:r>
            <w:r>
              <w:rPr>
                <w:rFonts w:ascii="宋体" w:hAnsi="宋体" w:eastAsia="宋体"/>
                <w:spacing w:val="-41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4"/>
                <w:szCs w:val="21"/>
              </w:rPr>
              <w:t>故障</w:t>
            </w:r>
          </w:p>
        </w:tc>
        <w:tc>
          <w:tcPr>
            <w:tcW w:w="799" w:type="dxa"/>
            <w:vMerge w:val="continue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592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6"/>
                <w:szCs w:val="21"/>
              </w:rPr>
              <w:t>13</w:t>
            </w:r>
          </w:p>
        </w:tc>
        <w:tc>
          <w:tcPr>
            <w:tcW w:w="531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85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58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5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69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188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5"/>
                <w:szCs w:val="21"/>
              </w:rPr>
              <w:t>右电机旋变</w:t>
            </w:r>
            <w:r>
              <w:rPr>
                <w:rFonts w:ascii="宋体" w:hAnsi="宋体" w:eastAsia="宋体"/>
                <w:spacing w:val="-27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5"/>
                <w:szCs w:val="21"/>
              </w:rPr>
              <w:t>1</w:t>
            </w:r>
            <w:r>
              <w:rPr>
                <w:rFonts w:ascii="宋体" w:hAnsi="宋体" w:eastAsia="宋体"/>
                <w:spacing w:val="-41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5"/>
                <w:szCs w:val="21"/>
              </w:rPr>
              <w:t>故障</w:t>
            </w:r>
          </w:p>
        </w:tc>
        <w:tc>
          <w:tcPr>
            <w:tcW w:w="799" w:type="dxa"/>
            <w:vMerge w:val="continue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592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6"/>
                <w:szCs w:val="21"/>
              </w:rPr>
              <w:t>14</w:t>
            </w:r>
          </w:p>
        </w:tc>
        <w:tc>
          <w:tcPr>
            <w:tcW w:w="531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85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58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5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69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188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4"/>
                <w:szCs w:val="21"/>
              </w:rPr>
              <w:t>右电机旋变</w:t>
            </w:r>
            <w:r>
              <w:rPr>
                <w:rFonts w:ascii="宋体" w:hAnsi="宋体" w:eastAsia="宋体"/>
                <w:spacing w:val="-35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4"/>
                <w:szCs w:val="21"/>
              </w:rPr>
              <w:t>2</w:t>
            </w:r>
            <w:r>
              <w:rPr>
                <w:rFonts w:ascii="宋体" w:hAnsi="宋体" w:eastAsia="宋体"/>
                <w:spacing w:val="-41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4"/>
                <w:szCs w:val="21"/>
              </w:rPr>
              <w:t>故障</w:t>
            </w:r>
          </w:p>
        </w:tc>
        <w:tc>
          <w:tcPr>
            <w:tcW w:w="799" w:type="dxa"/>
            <w:vMerge w:val="continue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592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6"/>
                <w:szCs w:val="21"/>
              </w:rPr>
              <w:t>15</w:t>
            </w:r>
          </w:p>
        </w:tc>
        <w:tc>
          <w:tcPr>
            <w:tcW w:w="531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85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58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5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69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188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4"/>
                <w:szCs w:val="21"/>
              </w:rPr>
              <w:t>位置传感器左</w:t>
            </w:r>
            <w:r>
              <w:rPr>
                <w:rFonts w:ascii="宋体" w:hAnsi="宋体" w:eastAsia="宋体"/>
                <w:spacing w:val="-27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4"/>
                <w:szCs w:val="21"/>
              </w:rPr>
              <w:t>1</w:t>
            </w:r>
            <w:r>
              <w:rPr>
                <w:rFonts w:ascii="宋体" w:hAnsi="宋体" w:eastAsia="宋体"/>
                <w:spacing w:val="-4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4"/>
                <w:szCs w:val="21"/>
              </w:rPr>
              <w:t>故障</w:t>
            </w:r>
          </w:p>
        </w:tc>
        <w:tc>
          <w:tcPr>
            <w:tcW w:w="799" w:type="dxa"/>
            <w:vMerge w:val="restart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BYTE2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592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6"/>
                <w:szCs w:val="21"/>
              </w:rPr>
              <w:t>16</w:t>
            </w:r>
          </w:p>
        </w:tc>
        <w:tc>
          <w:tcPr>
            <w:tcW w:w="531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85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58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5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69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188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位置传感器左</w:t>
            </w:r>
            <w:r>
              <w:rPr>
                <w:rFonts w:ascii="宋体" w:hAnsi="宋体" w:eastAsia="宋体"/>
                <w:spacing w:val="-36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3"/>
                <w:szCs w:val="21"/>
              </w:rPr>
              <w:t>2</w:t>
            </w:r>
            <w:r>
              <w:rPr>
                <w:rFonts w:ascii="宋体" w:hAnsi="宋体" w:eastAsia="宋体"/>
                <w:spacing w:val="-4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3"/>
                <w:szCs w:val="21"/>
              </w:rPr>
              <w:t>故障</w:t>
            </w:r>
          </w:p>
        </w:tc>
        <w:tc>
          <w:tcPr>
            <w:tcW w:w="799" w:type="dxa"/>
            <w:vMerge w:val="continue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592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6"/>
                <w:szCs w:val="21"/>
              </w:rPr>
              <w:t>17</w:t>
            </w:r>
          </w:p>
        </w:tc>
        <w:tc>
          <w:tcPr>
            <w:tcW w:w="531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85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58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5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69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188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4"/>
                <w:szCs w:val="21"/>
              </w:rPr>
              <w:t>位置传感器右</w:t>
            </w:r>
            <w:r>
              <w:rPr>
                <w:rFonts w:ascii="宋体" w:hAnsi="宋体" w:eastAsia="宋体"/>
                <w:spacing w:val="-27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4"/>
                <w:szCs w:val="21"/>
              </w:rPr>
              <w:t>1</w:t>
            </w:r>
            <w:r>
              <w:rPr>
                <w:rFonts w:ascii="宋体" w:hAnsi="宋体" w:eastAsia="宋体"/>
                <w:spacing w:val="-4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4"/>
                <w:szCs w:val="21"/>
              </w:rPr>
              <w:t>故障</w:t>
            </w:r>
          </w:p>
        </w:tc>
        <w:tc>
          <w:tcPr>
            <w:tcW w:w="799" w:type="dxa"/>
            <w:vMerge w:val="continue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592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6"/>
                <w:szCs w:val="21"/>
              </w:rPr>
              <w:t>18</w:t>
            </w:r>
          </w:p>
        </w:tc>
        <w:tc>
          <w:tcPr>
            <w:tcW w:w="531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85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58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5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69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188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位置传感器右</w:t>
            </w:r>
            <w:r>
              <w:rPr>
                <w:rFonts w:ascii="宋体" w:hAnsi="宋体" w:eastAsia="宋体"/>
                <w:spacing w:val="-36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3"/>
                <w:szCs w:val="21"/>
              </w:rPr>
              <w:t>2</w:t>
            </w:r>
            <w:r>
              <w:rPr>
                <w:rFonts w:ascii="宋体" w:hAnsi="宋体" w:eastAsia="宋体"/>
                <w:spacing w:val="-4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3"/>
                <w:szCs w:val="21"/>
              </w:rPr>
              <w:t>故障</w:t>
            </w:r>
          </w:p>
        </w:tc>
        <w:tc>
          <w:tcPr>
            <w:tcW w:w="799" w:type="dxa"/>
            <w:vMerge w:val="continue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592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6"/>
                <w:szCs w:val="21"/>
              </w:rPr>
              <w:t>19</w:t>
            </w:r>
          </w:p>
        </w:tc>
        <w:tc>
          <w:tcPr>
            <w:tcW w:w="531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1385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0x0:正常</w:t>
            </w:r>
            <w:r>
              <w:rPr>
                <w:rFonts w:ascii="宋体" w:hAnsi="宋体" w:eastAsia="宋体"/>
                <w:spacing w:val="3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2"/>
                <w:szCs w:val="21"/>
              </w:rPr>
              <w:t>0x1:故障</w:t>
            </w:r>
          </w:p>
        </w:tc>
        <w:tc>
          <w:tcPr>
            <w:tcW w:w="58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5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69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ins w:id="1" w:author="BY" w:date="2025-05-26T11:23:18Z"/>
        </w:trPr>
        <w:tc>
          <w:tcPr>
            <w:tcW w:w="1884" w:type="dxa"/>
            <w:vMerge w:val="restart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ins w:id="2" w:author="BY" w:date="2025-05-26T11:23:18Z"/>
                <w:rFonts w:hint="default" w:ascii="宋体" w:hAnsi="宋体" w:eastAsia="宋体"/>
                <w:spacing w:val="-3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  <w:t>运动类故障</w:t>
            </w:r>
          </w:p>
        </w:tc>
        <w:tc>
          <w:tcPr>
            <w:tcW w:w="799" w:type="dxa"/>
            <w:vMerge w:val="restart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ins w:id="3" w:author="BY" w:date="2025-05-26T11:23:18Z"/>
                <w:rFonts w:hint="eastAsia" w:ascii="Arial" w:eastAsia="宋体"/>
                <w:lang w:eastAsia="zh-CN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</w:t>
            </w:r>
            <w:r>
              <w:rPr>
                <w:rFonts w:hint="eastAsia" w:ascii="宋体" w:hAnsi="宋体" w:eastAsia="宋体"/>
                <w:spacing w:val="-1"/>
                <w:szCs w:val="21"/>
                <w:lang w:val="en-US" w:eastAsia="zh-CN"/>
              </w:rPr>
              <w:t>3</w:t>
            </w:r>
          </w:p>
        </w:tc>
        <w:tc>
          <w:tcPr>
            <w:tcW w:w="592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ins w:id="4" w:author="BY" w:date="2025-05-26T11:23:18Z"/>
                <w:rFonts w:hint="default" w:ascii="宋体" w:hAnsi="宋体" w:eastAsia="宋体"/>
                <w:spacing w:val="-6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pacing w:val="-6"/>
                <w:szCs w:val="21"/>
                <w:lang w:val="en-US" w:eastAsia="zh-CN"/>
              </w:rPr>
              <w:t>24</w:t>
            </w:r>
          </w:p>
        </w:tc>
        <w:tc>
          <w:tcPr>
            <w:tcW w:w="531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ins w:id="5" w:author="BY" w:date="2025-05-26T11:23:18Z"/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</w:t>
            </w:r>
          </w:p>
        </w:tc>
        <w:tc>
          <w:tcPr>
            <w:tcW w:w="1385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ins w:id="6" w:author="BY" w:date="2025-05-26T11:23:18Z"/>
                <w:rFonts w:hint="eastAsia" w:ascii="宋体" w:hAnsi="宋体" w:eastAsia="宋体"/>
                <w:spacing w:val="-2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反馈超行程状态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  <w:lang w:eastAsia="zh-CN"/>
              </w:rPr>
              <w:t>：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0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：正常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1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：故障</w:t>
            </w:r>
          </w:p>
        </w:tc>
        <w:tc>
          <w:tcPr>
            <w:tcW w:w="58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ins w:id="7" w:author="BY" w:date="2025-05-26T11:23:18Z"/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5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69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ins w:id="8" w:author="BY" w:date="2025-05-26T11:23:18Z"/>
                <w:rFonts w:ascii="宋体" w:hAnsi="宋体" w:eastAsia="宋体"/>
                <w:spacing w:val="-2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1884" w:type="dxa"/>
            <w:vMerge w:val="continue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</w:pPr>
          </w:p>
        </w:tc>
        <w:tc>
          <w:tcPr>
            <w:tcW w:w="799" w:type="dxa"/>
            <w:vMerge w:val="continue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spacing w:val="-1"/>
                <w:szCs w:val="21"/>
              </w:rPr>
            </w:pPr>
          </w:p>
        </w:tc>
        <w:tc>
          <w:tcPr>
            <w:tcW w:w="592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/>
                <w:spacing w:val="-6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pacing w:val="-6"/>
                <w:szCs w:val="21"/>
                <w:lang w:val="en-US" w:eastAsia="zh-CN"/>
              </w:rPr>
              <w:t>25</w:t>
            </w:r>
          </w:p>
        </w:tc>
        <w:tc>
          <w:tcPr>
            <w:tcW w:w="531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</w:t>
            </w:r>
          </w:p>
        </w:tc>
        <w:tc>
          <w:tcPr>
            <w:tcW w:w="138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指令超范围故障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  <w:lang w:eastAsia="zh-CN"/>
              </w:rPr>
              <w:t>：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0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：正常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1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：故障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pacing w:val="-2"/>
                <w:szCs w:val="21"/>
                <w:lang w:eastAsia="zh-CN"/>
              </w:rPr>
            </w:pPr>
          </w:p>
        </w:tc>
        <w:tc>
          <w:tcPr>
            <w:tcW w:w="58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5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69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spacing w:val="-2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1884" w:type="dxa"/>
            <w:vMerge w:val="continue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</w:pPr>
          </w:p>
        </w:tc>
        <w:tc>
          <w:tcPr>
            <w:tcW w:w="799" w:type="dxa"/>
            <w:vMerge w:val="continue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spacing w:val="-1"/>
                <w:szCs w:val="21"/>
              </w:rPr>
            </w:pPr>
          </w:p>
        </w:tc>
        <w:tc>
          <w:tcPr>
            <w:tcW w:w="592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/>
                <w:spacing w:val="-6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pacing w:val="-6"/>
                <w:szCs w:val="21"/>
                <w:lang w:val="en-US" w:eastAsia="zh-CN"/>
              </w:rPr>
              <w:t>26</w:t>
            </w:r>
          </w:p>
        </w:tc>
        <w:tc>
          <w:tcPr>
            <w:tcW w:w="531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</w:t>
            </w:r>
          </w:p>
        </w:tc>
        <w:tc>
          <w:tcPr>
            <w:tcW w:w="1385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spacing w:val="-2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同步性故障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  <w:lang w:eastAsia="zh-CN"/>
              </w:rPr>
              <w:t>：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0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：正常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1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：故障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 </w:t>
            </w:r>
          </w:p>
        </w:tc>
        <w:tc>
          <w:tcPr>
            <w:tcW w:w="58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954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369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0～1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ascii="宋体" w:hAnsi="宋体" w:eastAsia="宋体"/>
                <w:spacing w:val="-2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（0X0～0X1）</w:t>
            </w:r>
          </w:p>
        </w:tc>
      </w:tr>
    </w:tbl>
    <w:p>
      <w:pPr>
        <w:pStyle w:val="43"/>
        <w:ind w:firstLine="480"/>
        <w:rPr>
          <w:color w:val="000000"/>
          <w:szCs w:val="24"/>
        </w:rPr>
      </w:pPr>
    </w:p>
    <w:p>
      <w:pPr>
        <w:pStyle w:val="43"/>
        <w:ind w:firstLine="480"/>
        <w:rPr>
          <w:color w:val="000000"/>
          <w:szCs w:val="24"/>
        </w:rPr>
      </w:pPr>
    </w:p>
    <w:p>
      <w:pPr>
        <w:pStyle w:val="25"/>
      </w:pPr>
      <w:r>
        <w:rPr>
          <w:rFonts w:hint="eastAsia"/>
        </w:rPr>
        <w:t>数据帧5</w:t>
      </w:r>
    </w:p>
    <w:p>
      <w:pPr>
        <w:pStyle w:val="43"/>
        <w:ind w:firstLine="480"/>
        <w:rPr>
          <w:color w:val="000000"/>
          <w:szCs w:val="24"/>
        </w:rPr>
      </w:pPr>
    </w:p>
    <w:tbl>
      <w:tblPr>
        <w:tblStyle w:val="61"/>
        <w:tblW w:w="79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4"/>
        <w:gridCol w:w="761"/>
        <w:gridCol w:w="700"/>
        <w:gridCol w:w="639"/>
        <w:gridCol w:w="1138"/>
        <w:gridCol w:w="715"/>
        <w:gridCol w:w="939"/>
        <w:gridCol w:w="15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51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源</w:t>
            </w:r>
          </w:p>
        </w:tc>
        <w:tc>
          <w:tcPr>
            <w:tcW w:w="2100" w:type="dxa"/>
            <w:gridSpan w:val="3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2"/>
                <w:szCs w:val="21"/>
              </w:rPr>
              <w:t>MCE</w:t>
            </w:r>
          </w:p>
        </w:tc>
        <w:tc>
          <w:tcPr>
            <w:tcW w:w="113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通讯周期</w:t>
            </w:r>
          </w:p>
        </w:tc>
        <w:tc>
          <w:tcPr>
            <w:tcW w:w="3215" w:type="dxa"/>
            <w:gridSpan w:val="3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  <w:t>100</w:t>
            </w:r>
            <w:r>
              <w:rPr>
                <w:rFonts w:ascii="宋体" w:hAnsi="宋体" w:eastAsia="宋体"/>
                <w:spacing w:val="-3"/>
                <w:szCs w:val="21"/>
              </w:rPr>
              <w:t>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51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2"/>
                <w:szCs w:val="21"/>
              </w:rPr>
              <w:t>目标</w:t>
            </w:r>
          </w:p>
        </w:tc>
        <w:tc>
          <w:tcPr>
            <w:tcW w:w="2100" w:type="dxa"/>
            <w:gridSpan w:val="3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1"/>
                <w:szCs w:val="21"/>
              </w:rPr>
              <w:t>FCM</w:t>
            </w:r>
          </w:p>
        </w:tc>
        <w:tc>
          <w:tcPr>
            <w:tcW w:w="113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CAN</w:t>
            </w:r>
            <w:r>
              <w:rPr>
                <w:rFonts w:ascii="宋体" w:hAnsi="宋体" w:eastAsia="宋体"/>
                <w:spacing w:val="20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3"/>
                <w:szCs w:val="21"/>
              </w:rPr>
              <w:t>ID</w:t>
            </w:r>
          </w:p>
        </w:tc>
        <w:tc>
          <w:tcPr>
            <w:tcW w:w="3215" w:type="dxa"/>
            <w:gridSpan w:val="3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  <w:t>MCE7：0x347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/>
              </w:rPr>
            </w:pPr>
            <w:r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  <w:t>MCE8：0x348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51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信号名称</w:t>
            </w:r>
          </w:p>
        </w:tc>
        <w:tc>
          <w:tcPr>
            <w:tcW w:w="76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字节</w:t>
            </w:r>
          </w:p>
        </w:tc>
        <w:tc>
          <w:tcPr>
            <w:tcW w:w="7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起始位</w:t>
            </w:r>
          </w:p>
        </w:tc>
        <w:tc>
          <w:tcPr>
            <w:tcW w:w="6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4"/>
                <w:szCs w:val="21"/>
              </w:rPr>
              <w:t>长度</w:t>
            </w:r>
            <w:r>
              <w:rPr>
                <w:rFonts w:ascii="宋体" w:hAnsi="宋体" w:eastAsia="宋体"/>
                <w:szCs w:val="21"/>
              </w:rPr>
              <w:t xml:space="preserve">  </w:t>
            </w:r>
            <w:r>
              <w:rPr>
                <w:rFonts w:ascii="宋体" w:hAnsi="宋体" w:eastAsia="宋体"/>
                <w:spacing w:val="-10"/>
                <w:szCs w:val="21"/>
              </w:rPr>
              <w:t>（位）</w:t>
            </w:r>
          </w:p>
        </w:tc>
        <w:tc>
          <w:tcPr>
            <w:tcW w:w="113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类型描述</w:t>
            </w:r>
          </w:p>
        </w:tc>
        <w:tc>
          <w:tcPr>
            <w:tcW w:w="71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分辨率</w:t>
            </w:r>
          </w:p>
        </w:tc>
        <w:tc>
          <w:tcPr>
            <w:tcW w:w="9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偏移量</w:t>
            </w:r>
          </w:p>
        </w:tc>
        <w:tc>
          <w:tcPr>
            <w:tcW w:w="156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信号范围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151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10"/>
                <w:szCs w:val="21"/>
                <w:lang w:val="en-US" w:eastAsia="zh-CN"/>
              </w:rPr>
              <w:t>MCE7</w:t>
            </w:r>
            <w:r>
              <w:rPr>
                <w:rFonts w:ascii="宋体" w:hAnsi="宋体" w:eastAsia="宋体"/>
                <w:spacing w:val="-10"/>
                <w:szCs w:val="21"/>
              </w:rPr>
              <w:t>功率</w:t>
            </w:r>
            <w:r>
              <w:rPr>
                <w:rFonts w:ascii="宋体" w:hAnsi="宋体" w:eastAsia="宋体"/>
                <w:spacing w:val="-34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10"/>
                <w:szCs w:val="21"/>
              </w:rPr>
              <w:t>28V</w:t>
            </w:r>
            <w:r>
              <w:rPr>
                <w:rFonts w:ascii="宋体" w:hAnsi="宋体" w:eastAsia="宋体"/>
                <w:spacing w:val="-20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10"/>
                <w:szCs w:val="21"/>
              </w:rPr>
              <w:t>电源</w:t>
            </w:r>
            <w:r>
              <w:rPr>
                <w:rFonts w:ascii="宋体" w:hAnsi="宋体" w:eastAsia="宋体"/>
                <w:spacing w:val="-28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10"/>
                <w:szCs w:val="21"/>
              </w:rPr>
              <w:t>1</w:t>
            </w:r>
            <w:r>
              <w:rPr>
                <w:rFonts w:ascii="宋体" w:hAnsi="宋体" w:eastAsia="宋体"/>
                <w:spacing w:val="-22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10"/>
                <w:szCs w:val="21"/>
              </w:rPr>
              <w:t>电压</w:t>
            </w:r>
          </w:p>
        </w:tc>
        <w:tc>
          <w:tcPr>
            <w:tcW w:w="76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BYTE0</w:t>
            </w:r>
          </w:p>
        </w:tc>
        <w:tc>
          <w:tcPr>
            <w:tcW w:w="7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6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8</w:t>
            </w:r>
          </w:p>
        </w:tc>
        <w:tc>
          <w:tcPr>
            <w:tcW w:w="113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71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0.2</w:t>
            </w:r>
          </w:p>
        </w:tc>
        <w:tc>
          <w:tcPr>
            <w:tcW w:w="9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56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0～33V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（0X0～0x21）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51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10"/>
                <w:szCs w:val="21"/>
                <w:lang w:val="en-US" w:eastAsia="zh-CN"/>
              </w:rPr>
              <w:t>MCE7</w:t>
            </w:r>
            <w:r>
              <w:rPr>
                <w:rFonts w:ascii="宋体" w:hAnsi="宋体" w:eastAsia="宋体"/>
                <w:spacing w:val="-8"/>
                <w:szCs w:val="21"/>
              </w:rPr>
              <w:t>功率</w:t>
            </w:r>
            <w:r>
              <w:rPr>
                <w:rFonts w:ascii="宋体" w:hAnsi="宋体" w:eastAsia="宋体"/>
                <w:spacing w:val="-41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8"/>
                <w:szCs w:val="21"/>
              </w:rPr>
              <w:t>28V</w:t>
            </w:r>
            <w:r>
              <w:rPr>
                <w:rFonts w:ascii="宋体" w:hAnsi="宋体" w:eastAsia="宋体"/>
                <w:spacing w:val="-20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8"/>
                <w:szCs w:val="21"/>
              </w:rPr>
              <w:t>电源</w:t>
            </w:r>
            <w:r>
              <w:rPr>
                <w:rFonts w:ascii="宋体" w:hAnsi="宋体" w:eastAsia="宋体"/>
                <w:spacing w:val="-41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8"/>
                <w:szCs w:val="21"/>
              </w:rPr>
              <w:t>2</w:t>
            </w:r>
            <w:r>
              <w:rPr>
                <w:rFonts w:ascii="宋体" w:hAnsi="宋体" w:eastAsia="宋体"/>
                <w:spacing w:val="-22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8"/>
                <w:szCs w:val="21"/>
              </w:rPr>
              <w:t>电压</w:t>
            </w:r>
          </w:p>
        </w:tc>
        <w:tc>
          <w:tcPr>
            <w:tcW w:w="76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BYTE1</w:t>
            </w:r>
          </w:p>
        </w:tc>
        <w:tc>
          <w:tcPr>
            <w:tcW w:w="7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8</w:t>
            </w:r>
          </w:p>
        </w:tc>
        <w:tc>
          <w:tcPr>
            <w:tcW w:w="6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8</w:t>
            </w:r>
          </w:p>
        </w:tc>
        <w:tc>
          <w:tcPr>
            <w:tcW w:w="113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71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0.2</w:t>
            </w:r>
          </w:p>
        </w:tc>
        <w:tc>
          <w:tcPr>
            <w:tcW w:w="9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56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0～33V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（0X0～0x21）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51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10"/>
                <w:szCs w:val="21"/>
                <w:lang w:val="en-US" w:eastAsia="zh-CN"/>
              </w:rPr>
              <w:t>MCE7</w:t>
            </w:r>
            <w:r>
              <w:rPr>
                <w:rFonts w:ascii="宋体" w:hAnsi="宋体" w:eastAsia="宋体"/>
                <w:spacing w:val="-9"/>
                <w:szCs w:val="21"/>
              </w:rPr>
              <w:t>控制</w:t>
            </w:r>
            <w:r>
              <w:rPr>
                <w:rFonts w:ascii="宋体" w:hAnsi="宋体" w:eastAsia="宋体"/>
                <w:spacing w:val="-40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9"/>
                <w:szCs w:val="21"/>
              </w:rPr>
              <w:t>28V</w:t>
            </w:r>
            <w:r>
              <w:rPr>
                <w:rFonts w:ascii="宋体" w:hAnsi="宋体" w:eastAsia="宋体"/>
                <w:spacing w:val="-20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9"/>
                <w:szCs w:val="21"/>
              </w:rPr>
              <w:t>电源</w:t>
            </w:r>
            <w:r>
              <w:rPr>
                <w:rFonts w:ascii="宋体" w:hAnsi="宋体" w:eastAsia="宋体"/>
                <w:spacing w:val="-28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9"/>
                <w:szCs w:val="21"/>
              </w:rPr>
              <w:t>1</w:t>
            </w:r>
            <w:r>
              <w:rPr>
                <w:rFonts w:ascii="宋体" w:hAnsi="宋体" w:eastAsia="宋体"/>
                <w:spacing w:val="-22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9"/>
                <w:szCs w:val="21"/>
              </w:rPr>
              <w:t>电压</w:t>
            </w:r>
          </w:p>
        </w:tc>
        <w:tc>
          <w:tcPr>
            <w:tcW w:w="76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BYTE2</w:t>
            </w:r>
          </w:p>
        </w:tc>
        <w:tc>
          <w:tcPr>
            <w:tcW w:w="7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6"/>
                <w:szCs w:val="21"/>
              </w:rPr>
              <w:t>16</w:t>
            </w:r>
          </w:p>
        </w:tc>
        <w:tc>
          <w:tcPr>
            <w:tcW w:w="6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8</w:t>
            </w:r>
          </w:p>
        </w:tc>
        <w:tc>
          <w:tcPr>
            <w:tcW w:w="113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71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0.2</w:t>
            </w:r>
          </w:p>
        </w:tc>
        <w:tc>
          <w:tcPr>
            <w:tcW w:w="9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56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0～33V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（0X0～0x21）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51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pacing w:val="-10"/>
                <w:szCs w:val="21"/>
                <w:lang w:val="en-US" w:eastAsia="zh-CN"/>
              </w:rPr>
              <w:t>MCE7</w:t>
            </w:r>
            <w:r>
              <w:rPr>
                <w:rFonts w:ascii="宋体" w:hAnsi="宋体" w:eastAsia="宋体"/>
                <w:spacing w:val="-8"/>
                <w:szCs w:val="21"/>
              </w:rPr>
              <w:t>控制</w:t>
            </w:r>
            <w:r>
              <w:rPr>
                <w:rFonts w:ascii="宋体" w:hAnsi="宋体" w:eastAsia="宋体"/>
                <w:spacing w:val="-37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8"/>
                <w:szCs w:val="21"/>
              </w:rPr>
              <w:t>28V</w:t>
            </w:r>
            <w:r>
              <w:rPr>
                <w:rFonts w:ascii="宋体" w:hAnsi="宋体" w:eastAsia="宋体"/>
                <w:spacing w:val="-20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8"/>
                <w:szCs w:val="21"/>
              </w:rPr>
              <w:t>电源</w:t>
            </w:r>
            <w:r>
              <w:rPr>
                <w:rFonts w:ascii="宋体" w:hAnsi="宋体" w:eastAsia="宋体"/>
                <w:spacing w:val="-41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8"/>
                <w:szCs w:val="21"/>
              </w:rPr>
              <w:t>2</w:t>
            </w:r>
            <w:r>
              <w:rPr>
                <w:rFonts w:ascii="宋体" w:hAnsi="宋体" w:eastAsia="宋体"/>
                <w:spacing w:val="-22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8"/>
                <w:szCs w:val="21"/>
              </w:rPr>
              <w:t>电压</w:t>
            </w:r>
          </w:p>
        </w:tc>
        <w:tc>
          <w:tcPr>
            <w:tcW w:w="76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BYTE3</w:t>
            </w:r>
          </w:p>
        </w:tc>
        <w:tc>
          <w:tcPr>
            <w:tcW w:w="7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24</w:t>
            </w:r>
          </w:p>
        </w:tc>
        <w:tc>
          <w:tcPr>
            <w:tcW w:w="6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8</w:t>
            </w:r>
          </w:p>
        </w:tc>
        <w:tc>
          <w:tcPr>
            <w:tcW w:w="113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/>
              </w:rPr>
            </w:pPr>
          </w:p>
        </w:tc>
        <w:tc>
          <w:tcPr>
            <w:tcW w:w="71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3"/>
                <w:szCs w:val="21"/>
              </w:rPr>
              <w:t>0.2</w:t>
            </w:r>
          </w:p>
        </w:tc>
        <w:tc>
          <w:tcPr>
            <w:tcW w:w="9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156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0～33V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（0x0～0x21）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51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pacing w:val="-10"/>
                <w:szCs w:val="21"/>
                <w:lang w:val="en-US" w:eastAsia="zh-CN"/>
              </w:rPr>
              <w:t>MCE7</w:t>
            </w:r>
            <w:r>
              <w:rPr>
                <w:rFonts w:ascii="宋体" w:hAnsi="宋体" w:eastAsia="宋体"/>
                <w:spacing w:val="-10"/>
                <w:szCs w:val="21"/>
              </w:rPr>
              <w:t>功率</w:t>
            </w:r>
            <w:r>
              <w:rPr>
                <w:rFonts w:ascii="宋体" w:hAnsi="宋体" w:eastAsia="宋体"/>
                <w:spacing w:val="-34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10"/>
                <w:szCs w:val="21"/>
              </w:rPr>
              <w:t>28V</w:t>
            </w:r>
            <w:r>
              <w:rPr>
                <w:rFonts w:ascii="宋体" w:hAnsi="宋体" w:eastAsia="宋体"/>
                <w:spacing w:val="-20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10"/>
                <w:szCs w:val="21"/>
              </w:rPr>
              <w:t>电源</w:t>
            </w:r>
            <w:r>
              <w:rPr>
                <w:rFonts w:ascii="宋体" w:hAnsi="宋体" w:eastAsia="宋体"/>
                <w:spacing w:val="-28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10"/>
                <w:szCs w:val="21"/>
              </w:rPr>
              <w:t>1</w:t>
            </w:r>
            <w:r>
              <w:rPr>
                <w:rFonts w:ascii="宋体" w:hAnsi="宋体" w:eastAsia="宋体"/>
                <w:spacing w:val="-22"/>
                <w:szCs w:val="21"/>
              </w:rPr>
              <w:t xml:space="preserve"> </w:t>
            </w:r>
            <w:r>
              <w:rPr>
                <w:rFonts w:hint="eastAsia" w:ascii="宋体" w:hAnsi="宋体" w:eastAsia="宋体"/>
                <w:spacing w:val="-22"/>
                <w:szCs w:val="21"/>
                <w:lang w:val="en-US" w:eastAsia="zh-CN"/>
              </w:rPr>
              <w:t>电流</w:t>
            </w:r>
          </w:p>
        </w:tc>
        <w:tc>
          <w:tcPr>
            <w:tcW w:w="76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</w:t>
            </w:r>
            <w:r>
              <w:rPr>
                <w:rFonts w:hint="eastAsia" w:ascii="宋体" w:hAnsi="宋体" w:eastAsia="宋体"/>
                <w:spacing w:val="-1"/>
                <w:szCs w:val="21"/>
                <w:lang w:val="en-US" w:eastAsia="zh-CN"/>
              </w:rPr>
              <w:t>4</w:t>
            </w:r>
          </w:p>
        </w:tc>
        <w:tc>
          <w:tcPr>
            <w:tcW w:w="7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32</w:t>
            </w:r>
          </w:p>
        </w:tc>
        <w:tc>
          <w:tcPr>
            <w:tcW w:w="6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zCs w:val="21"/>
              </w:rPr>
              <w:t>8</w:t>
            </w:r>
          </w:p>
        </w:tc>
        <w:tc>
          <w:tcPr>
            <w:tcW w:w="113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 w:hAnsi="等线" w:eastAsia="等线" w:cs="宋体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71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0.2</w:t>
            </w:r>
          </w:p>
        </w:tc>
        <w:tc>
          <w:tcPr>
            <w:tcW w:w="9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0</w:t>
            </w:r>
          </w:p>
        </w:tc>
        <w:tc>
          <w:tcPr>
            <w:tcW w:w="156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0～33</w:t>
            </w: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A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（0X0～0x21）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51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pacing w:val="-10"/>
                <w:szCs w:val="21"/>
                <w:lang w:val="en-US" w:eastAsia="zh-CN"/>
              </w:rPr>
              <w:t>MCE7</w:t>
            </w:r>
            <w:r>
              <w:rPr>
                <w:rFonts w:ascii="宋体" w:hAnsi="宋体" w:eastAsia="宋体"/>
                <w:spacing w:val="-8"/>
                <w:szCs w:val="21"/>
              </w:rPr>
              <w:t>功率</w:t>
            </w:r>
            <w:r>
              <w:rPr>
                <w:rFonts w:ascii="宋体" w:hAnsi="宋体" w:eastAsia="宋体"/>
                <w:spacing w:val="-41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8"/>
                <w:szCs w:val="21"/>
              </w:rPr>
              <w:t>28V</w:t>
            </w:r>
            <w:r>
              <w:rPr>
                <w:rFonts w:ascii="宋体" w:hAnsi="宋体" w:eastAsia="宋体"/>
                <w:spacing w:val="-20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8"/>
                <w:szCs w:val="21"/>
              </w:rPr>
              <w:t>电源</w:t>
            </w:r>
            <w:r>
              <w:rPr>
                <w:rFonts w:ascii="宋体" w:hAnsi="宋体" w:eastAsia="宋体"/>
                <w:spacing w:val="-41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8"/>
                <w:szCs w:val="21"/>
              </w:rPr>
              <w:t>2</w:t>
            </w:r>
            <w:r>
              <w:rPr>
                <w:rFonts w:ascii="宋体" w:hAnsi="宋体" w:eastAsia="宋体"/>
                <w:spacing w:val="-22"/>
                <w:szCs w:val="21"/>
              </w:rPr>
              <w:t xml:space="preserve"> </w:t>
            </w:r>
            <w:r>
              <w:rPr>
                <w:rFonts w:hint="eastAsia" w:ascii="宋体" w:hAnsi="宋体" w:eastAsia="宋体"/>
                <w:spacing w:val="-22"/>
                <w:szCs w:val="21"/>
                <w:lang w:val="en-US" w:eastAsia="zh-CN"/>
              </w:rPr>
              <w:t>电流</w:t>
            </w:r>
          </w:p>
        </w:tc>
        <w:tc>
          <w:tcPr>
            <w:tcW w:w="76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</w:t>
            </w:r>
            <w:r>
              <w:rPr>
                <w:rFonts w:hint="eastAsia" w:ascii="宋体" w:hAnsi="宋体" w:eastAsia="宋体"/>
                <w:spacing w:val="-1"/>
                <w:szCs w:val="21"/>
                <w:lang w:val="en-US" w:eastAsia="zh-CN"/>
              </w:rPr>
              <w:t>5</w:t>
            </w:r>
          </w:p>
        </w:tc>
        <w:tc>
          <w:tcPr>
            <w:tcW w:w="7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40</w:t>
            </w:r>
          </w:p>
        </w:tc>
        <w:tc>
          <w:tcPr>
            <w:tcW w:w="6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zCs w:val="21"/>
              </w:rPr>
              <w:t>8</w:t>
            </w:r>
          </w:p>
        </w:tc>
        <w:tc>
          <w:tcPr>
            <w:tcW w:w="113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 w:hAnsi="等线" w:eastAsia="等线" w:cs="宋体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71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0.2</w:t>
            </w:r>
          </w:p>
        </w:tc>
        <w:tc>
          <w:tcPr>
            <w:tcW w:w="9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0</w:t>
            </w:r>
          </w:p>
        </w:tc>
        <w:tc>
          <w:tcPr>
            <w:tcW w:w="156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0～33</w:t>
            </w: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A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（0X0～0x21）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51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pacing w:val="-10"/>
                <w:szCs w:val="21"/>
                <w:lang w:val="en-US" w:eastAsia="zh-CN"/>
              </w:rPr>
              <w:t>MCE7</w:t>
            </w:r>
            <w:r>
              <w:rPr>
                <w:rFonts w:ascii="宋体" w:hAnsi="宋体" w:eastAsia="宋体"/>
                <w:spacing w:val="-9"/>
                <w:szCs w:val="21"/>
              </w:rPr>
              <w:t>控制</w:t>
            </w:r>
            <w:r>
              <w:rPr>
                <w:rFonts w:ascii="宋体" w:hAnsi="宋体" w:eastAsia="宋体"/>
                <w:spacing w:val="-40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9"/>
                <w:szCs w:val="21"/>
              </w:rPr>
              <w:t>28V</w:t>
            </w:r>
            <w:r>
              <w:rPr>
                <w:rFonts w:ascii="宋体" w:hAnsi="宋体" w:eastAsia="宋体"/>
                <w:spacing w:val="-20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9"/>
                <w:szCs w:val="21"/>
              </w:rPr>
              <w:t>电源</w:t>
            </w:r>
            <w:r>
              <w:rPr>
                <w:rFonts w:ascii="宋体" w:hAnsi="宋体" w:eastAsia="宋体"/>
                <w:spacing w:val="-28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9"/>
                <w:szCs w:val="21"/>
              </w:rPr>
              <w:t>1</w:t>
            </w:r>
            <w:r>
              <w:rPr>
                <w:rFonts w:ascii="宋体" w:hAnsi="宋体" w:eastAsia="宋体"/>
                <w:spacing w:val="-22"/>
                <w:szCs w:val="21"/>
              </w:rPr>
              <w:t xml:space="preserve"> </w:t>
            </w:r>
            <w:r>
              <w:rPr>
                <w:rFonts w:hint="eastAsia" w:ascii="宋体" w:hAnsi="宋体" w:eastAsia="宋体"/>
                <w:spacing w:val="-22"/>
                <w:szCs w:val="21"/>
                <w:lang w:val="en-US" w:eastAsia="zh-CN"/>
              </w:rPr>
              <w:t>电流</w:t>
            </w:r>
          </w:p>
        </w:tc>
        <w:tc>
          <w:tcPr>
            <w:tcW w:w="76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</w:t>
            </w:r>
            <w:r>
              <w:rPr>
                <w:rFonts w:hint="eastAsia" w:ascii="宋体" w:hAnsi="宋体" w:eastAsia="宋体"/>
                <w:spacing w:val="-1"/>
                <w:szCs w:val="21"/>
                <w:lang w:val="en-US" w:eastAsia="zh-CN"/>
              </w:rPr>
              <w:t>6</w:t>
            </w:r>
          </w:p>
        </w:tc>
        <w:tc>
          <w:tcPr>
            <w:tcW w:w="7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pacing w:val="-6"/>
                <w:szCs w:val="21"/>
                <w:lang w:val="en-US" w:eastAsia="zh-CN"/>
              </w:rPr>
              <w:t>48</w:t>
            </w:r>
          </w:p>
        </w:tc>
        <w:tc>
          <w:tcPr>
            <w:tcW w:w="6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zCs w:val="21"/>
              </w:rPr>
              <w:t>8</w:t>
            </w:r>
          </w:p>
        </w:tc>
        <w:tc>
          <w:tcPr>
            <w:tcW w:w="113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 w:hAnsi="等线" w:eastAsia="等线" w:cs="宋体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71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0.2</w:t>
            </w:r>
          </w:p>
        </w:tc>
        <w:tc>
          <w:tcPr>
            <w:tcW w:w="9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0</w:t>
            </w:r>
          </w:p>
        </w:tc>
        <w:tc>
          <w:tcPr>
            <w:tcW w:w="156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0～33</w:t>
            </w: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A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（0X0～0x21）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514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pacing w:val="-10"/>
                <w:szCs w:val="21"/>
                <w:lang w:val="en-US" w:eastAsia="zh-CN"/>
              </w:rPr>
              <w:t>MCE7</w:t>
            </w:r>
            <w:r>
              <w:rPr>
                <w:rFonts w:ascii="宋体" w:hAnsi="宋体" w:eastAsia="宋体"/>
                <w:spacing w:val="-8"/>
                <w:szCs w:val="21"/>
              </w:rPr>
              <w:t>控制</w:t>
            </w:r>
            <w:r>
              <w:rPr>
                <w:rFonts w:ascii="宋体" w:hAnsi="宋体" w:eastAsia="宋体"/>
                <w:spacing w:val="-37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8"/>
                <w:szCs w:val="21"/>
              </w:rPr>
              <w:t>28V</w:t>
            </w:r>
            <w:r>
              <w:rPr>
                <w:rFonts w:ascii="宋体" w:hAnsi="宋体" w:eastAsia="宋体"/>
                <w:spacing w:val="-20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8"/>
                <w:szCs w:val="21"/>
              </w:rPr>
              <w:t>电源</w:t>
            </w:r>
            <w:r>
              <w:rPr>
                <w:rFonts w:ascii="宋体" w:hAnsi="宋体" w:eastAsia="宋体"/>
                <w:spacing w:val="-41"/>
                <w:szCs w:val="21"/>
              </w:rPr>
              <w:t xml:space="preserve"> </w:t>
            </w:r>
            <w:r>
              <w:rPr>
                <w:rFonts w:ascii="宋体" w:hAnsi="宋体" w:eastAsia="宋体"/>
                <w:spacing w:val="-8"/>
                <w:szCs w:val="21"/>
              </w:rPr>
              <w:t>2</w:t>
            </w:r>
            <w:r>
              <w:rPr>
                <w:rFonts w:ascii="宋体" w:hAnsi="宋体" w:eastAsia="宋体"/>
                <w:spacing w:val="-22"/>
                <w:szCs w:val="21"/>
              </w:rPr>
              <w:t xml:space="preserve"> </w:t>
            </w:r>
            <w:r>
              <w:rPr>
                <w:rFonts w:hint="eastAsia" w:ascii="宋体" w:hAnsi="宋体" w:eastAsia="宋体"/>
                <w:spacing w:val="-22"/>
                <w:szCs w:val="21"/>
                <w:lang w:val="en-US" w:eastAsia="zh-CN"/>
              </w:rPr>
              <w:t>电流</w:t>
            </w:r>
          </w:p>
        </w:tc>
        <w:tc>
          <w:tcPr>
            <w:tcW w:w="76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pacing w:val="-1"/>
                <w:szCs w:val="21"/>
              </w:rPr>
              <w:t>BYTE</w:t>
            </w:r>
            <w:r>
              <w:rPr>
                <w:rFonts w:hint="eastAsia" w:ascii="宋体" w:hAnsi="宋体" w:eastAsia="宋体"/>
                <w:spacing w:val="-1"/>
                <w:szCs w:val="21"/>
                <w:lang w:val="en-US" w:eastAsia="zh-CN"/>
              </w:rPr>
              <w:t>7</w:t>
            </w:r>
          </w:p>
        </w:tc>
        <w:tc>
          <w:tcPr>
            <w:tcW w:w="700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pacing w:val="-3"/>
                <w:szCs w:val="21"/>
                <w:lang w:val="en-US" w:eastAsia="zh-CN"/>
              </w:rPr>
              <w:t>56</w:t>
            </w:r>
          </w:p>
        </w:tc>
        <w:tc>
          <w:tcPr>
            <w:tcW w:w="6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zCs w:val="21"/>
              </w:rPr>
              <w:t>8</w:t>
            </w:r>
          </w:p>
        </w:tc>
        <w:tc>
          <w:tcPr>
            <w:tcW w:w="1138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Arial" w:hAnsi="等线" w:eastAsia="等线" w:cs="宋体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715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0.2</w:t>
            </w:r>
          </w:p>
        </w:tc>
        <w:tc>
          <w:tcPr>
            <w:tcW w:w="939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0</w:t>
            </w:r>
          </w:p>
        </w:tc>
        <w:tc>
          <w:tcPr>
            <w:tcW w:w="1561" w:type="dxa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0～33</w:t>
            </w: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A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（0X0～0x21）</w:t>
            </w:r>
          </w:p>
        </w:tc>
      </w:tr>
    </w:tbl>
    <w:p>
      <w:pPr>
        <w:pStyle w:val="23"/>
      </w:pPr>
      <w:r>
        <w:rPr>
          <w:rFonts w:hint="eastAsia"/>
        </w:rPr>
        <w:t>RS485总线定义</w:t>
      </w:r>
    </w:p>
    <w:p>
      <w:pPr>
        <w:pStyle w:val="43"/>
        <w:ind w:firstLine="480"/>
        <w:rPr>
          <w:color w:val="000000"/>
          <w:szCs w:val="24"/>
        </w:rPr>
      </w:pPr>
      <w:r>
        <w:rPr>
          <w:rFonts w:hint="eastAsia"/>
          <w:color w:val="000000"/>
          <w:szCs w:val="24"/>
        </w:rPr>
        <w:t>在飞控系统中，3台FCC与1台BCM通过485总线与2台MCE进行通信，对于每台MCE，需接收4台飞控计算机的信号并反馈状态信息。RS485通信的数据帧定义如下表所示。RS485数据帧中的数据先发低字节再发高字节。对于16位数据字先发低字节再发高字节。</w:t>
      </w:r>
    </w:p>
    <w:p>
      <w:pPr>
        <w:pStyle w:val="24"/>
      </w:pPr>
      <w:r>
        <w:rPr>
          <w:rFonts w:hint="eastAsia"/>
        </w:rPr>
        <w:t>飞控计算机下行数据帧</w:t>
      </w:r>
    </w:p>
    <w:p>
      <w:pPr>
        <w:pStyle w:val="43"/>
        <w:ind w:firstLine="0" w:firstLineChars="0"/>
        <w:jc w:val="center"/>
        <w:rPr>
          <w:color w:val="000000"/>
          <w:szCs w:val="24"/>
        </w:rPr>
      </w:pPr>
      <w:r>
        <w:rPr>
          <w:rFonts w:hint="eastAsia"/>
          <w:color w:val="000000"/>
        </w:rPr>
        <w:t>飞控系统与MCE下行数据帧（飞控计算机到MCE）</w:t>
      </w:r>
    </w:p>
    <w:tbl>
      <w:tblPr>
        <w:tblStyle w:val="16"/>
        <w:tblW w:w="9374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4"/>
        <w:gridCol w:w="1816"/>
        <w:gridCol w:w="999"/>
        <w:gridCol w:w="3727"/>
        <w:gridCol w:w="192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0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内容</w:t>
            </w: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源</w:t>
            </w:r>
          </w:p>
        </w:tc>
        <w:tc>
          <w:tcPr>
            <w:tcW w:w="665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FCC1~3、BCM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0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目的</w:t>
            </w:r>
          </w:p>
        </w:tc>
        <w:tc>
          <w:tcPr>
            <w:tcW w:w="665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MCE7~8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0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符合标准</w:t>
            </w:r>
          </w:p>
        </w:tc>
        <w:tc>
          <w:tcPr>
            <w:tcW w:w="665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RS-485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0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校验方式</w:t>
            </w:r>
          </w:p>
        </w:tc>
        <w:tc>
          <w:tcPr>
            <w:tcW w:w="665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累加和（取最低1字节）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0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波特率</w:t>
            </w:r>
          </w:p>
        </w:tc>
        <w:tc>
          <w:tcPr>
            <w:tcW w:w="665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230400bps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0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大小</w:t>
            </w:r>
          </w:p>
        </w:tc>
        <w:tc>
          <w:tcPr>
            <w:tcW w:w="665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 w:eastAsia="等线" w:cs="等线"/>
                <w:color w:val="000000"/>
                <w:sz w:val="22"/>
                <w:lang w:val="en-US" w:eastAsia="zh-CN"/>
              </w:rPr>
            </w:pPr>
            <w:r>
              <w:rPr>
                <w:rFonts w:hint="eastAsia" w:cs="等线"/>
                <w:color w:val="000000"/>
                <w:sz w:val="22"/>
                <w:lang w:val="en-US" w:eastAsia="zh-CN"/>
              </w:rPr>
              <w:t>22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0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更新速率</w:t>
            </w:r>
          </w:p>
        </w:tc>
        <w:tc>
          <w:tcPr>
            <w:tcW w:w="665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50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Hz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字节</w:t>
            </w: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信号名称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长度</w:t>
            </w:r>
          </w:p>
        </w:tc>
        <w:tc>
          <w:tcPr>
            <w:tcW w:w="3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信号说明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cs="等线"/>
                <w:color w:val="000000"/>
                <w:sz w:val="22"/>
              </w:rPr>
            </w:pPr>
            <w:r>
              <w:rPr>
                <w:rFonts w:hint="eastAsia" w:cs="等线"/>
                <w:color w:val="000000"/>
                <w:kern w:val="0"/>
                <w:sz w:val="22"/>
                <w:lang w:bidi="ar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帧头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0X55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帧头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0XAA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功能码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cs="等线"/>
                <w:color w:val="000000"/>
                <w:sz w:val="22"/>
              </w:rPr>
            </w:pPr>
            <w:r>
              <w:rPr>
                <w:rFonts w:hint="eastAsia" w:cs="等线"/>
                <w:color w:val="000000"/>
                <w:sz w:val="22"/>
              </w:rPr>
              <w:t>0X01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cs="等线"/>
                <w:color w:val="000000"/>
                <w:sz w:val="22"/>
              </w:rPr>
            </w:pPr>
            <w:r>
              <w:rPr>
                <w:rFonts w:hint="eastAsia" w:cs="等线"/>
                <w:color w:val="000000"/>
                <w:kern w:val="0"/>
                <w:sz w:val="22"/>
                <w:lang w:bidi="ar"/>
              </w:rPr>
              <w:t>飞控广播指令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0" w:hRule="atLeast"/>
        </w:trPr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设备ID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kern w:val="0"/>
                <w:sz w:val="20"/>
                <w:szCs w:val="20"/>
                <w:lang w:bidi="ar"/>
                <w14:textFill>
                  <w14:solidFill>
                    <w14:schemeClr w14:val="tx1"/>
                  </w14:solidFill>
                </w14:textFill>
              </w:rPr>
              <w:t>0X00  FCC1</w:t>
            </w:r>
            <w:r>
              <w:rPr>
                <w:rFonts w:hint="eastAsia" w:ascii="宋体" w:hAnsi="宋体" w:eastAsia="宋体"/>
                <w:color w:val="000000" w:themeColor="text1"/>
                <w:kern w:val="0"/>
                <w:sz w:val="20"/>
                <w:szCs w:val="20"/>
                <w:lang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/>
                <w:color w:val="000000" w:themeColor="text1"/>
                <w:kern w:val="0"/>
                <w:sz w:val="20"/>
                <w:szCs w:val="20"/>
                <w:lang w:bidi="ar"/>
                <w14:textFill>
                  <w14:solidFill>
                    <w14:schemeClr w14:val="tx1"/>
                  </w14:solidFill>
                </w14:textFill>
              </w:rPr>
              <w:t>0X01  FCC2</w:t>
            </w:r>
            <w:r>
              <w:rPr>
                <w:rFonts w:hint="eastAsia" w:ascii="宋体" w:hAnsi="宋体" w:eastAsia="宋体"/>
                <w:color w:val="000000" w:themeColor="text1"/>
                <w:kern w:val="0"/>
                <w:sz w:val="20"/>
                <w:szCs w:val="20"/>
                <w:lang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/>
                <w:color w:val="000000" w:themeColor="text1"/>
                <w:kern w:val="0"/>
                <w:sz w:val="20"/>
                <w:szCs w:val="20"/>
                <w:lang w:bidi="ar"/>
                <w14:textFill>
                  <w14:solidFill>
                    <w14:schemeClr w14:val="tx1"/>
                  </w14:solidFill>
                </w14:textFill>
              </w:rPr>
              <w:t>0X02  FCC3</w:t>
            </w:r>
            <w:r>
              <w:rPr>
                <w:rFonts w:hint="eastAsia" w:ascii="宋体" w:hAnsi="宋体" w:eastAsia="宋体"/>
                <w:color w:val="000000" w:themeColor="text1"/>
                <w:kern w:val="0"/>
                <w:sz w:val="20"/>
                <w:szCs w:val="20"/>
                <w:lang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/>
                <w:color w:val="000000" w:themeColor="text1"/>
                <w:kern w:val="0"/>
                <w:sz w:val="20"/>
                <w:szCs w:val="20"/>
                <w:lang w:bidi="ar"/>
                <w14:textFill>
                  <w14:solidFill>
                    <w14:schemeClr w14:val="tx1"/>
                  </w14:solidFill>
                </w14:textFill>
              </w:rPr>
              <w:t xml:space="preserve">0X03  </w:t>
            </w:r>
            <w:r>
              <w:rPr>
                <w:rFonts w:hint="eastAsia" w:ascii="宋体" w:hAnsi="宋体" w:eastAsia="宋体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BCM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帧长度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21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帧计数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51"/>
                <w:lang w:bidi="ar"/>
              </w:rPr>
              <w:t>0</w:t>
            </w:r>
            <w:r>
              <w:rPr>
                <w:rStyle w:val="52"/>
                <w:rFonts w:hint="default"/>
                <w:lang w:bidi="ar"/>
              </w:rPr>
              <w:t>～</w:t>
            </w:r>
            <w:r>
              <w:rPr>
                <w:rStyle w:val="51"/>
                <w:lang w:bidi="ar"/>
              </w:rPr>
              <w:t>255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MgCE7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使能指令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Style w:val="53"/>
                <w:rFonts w:hint="default"/>
                <w:lang w:bidi="ar"/>
              </w:rPr>
            </w:pPr>
            <w:r>
              <w:rPr>
                <w:rStyle w:val="53"/>
                <w:lang w:bidi="ar"/>
              </w:rPr>
              <w:t>1B</w:t>
            </w:r>
          </w:p>
        </w:tc>
        <w:tc>
          <w:tcPr>
            <w:tcW w:w="3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使能状态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spacing w:val="-6"/>
                <w:szCs w:val="21"/>
              </w:rPr>
              <w:t>0</w:t>
            </w:r>
            <w:r>
              <w:rPr>
                <w:rFonts w:ascii="宋体" w:hAnsi="宋体" w:eastAsia="宋体"/>
                <w:spacing w:val="-6"/>
                <w:szCs w:val="21"/>
              </w:rPr>
              <w:t>：使能</w:t>
            </w:r>
            <w:r>
              <w:rPr>
                <w:rFonts w:ascii="宋体" w:hAnsi="宋体" w:eastAsia="宋体"/>
                <w:spacing w:val="31"/>
                <w:szCs w:val="21"/>
              </w:rPr>
              <w:t xml:space="preserve"> </w:t>
            </w:r>
            <w:r>
              <w:rPr>
                <w:spacing w:val="-6"/>
                <w:szCs w:val="21"/>
              </w:rPr>
              <w:t>1</w:t>
            </w:r>
            <w:r>
              <w:rPr>
                <w:rFonts w:ascii="宋体" w:hAnsi="宋体" w:eastAsia="宋体"/>
                <w:spacing w:val="-6"/>
                <w:szCs w:val="21"/>
              </w:rPr>
              <w:t>：失能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7</w:t>
            </w: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MCE8使能指令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Style w:val="53"/>
                <w:lang w:bidi="ar"/>
              </w:rPr>
              <w:t>1B</w:t>
            </w:r>
          </w:p>
        </w:tc>
        <w:tc>
          <w:tcPr>
            <w:tcW w:w="3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使能状态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spacing w:val="-6"/>
                <w:szCs w:val="21"/>
              </w:rPr>
              <w:t>0</w:t>
            </w:r>
            <w:r>
              <w:rPr>
                <w:rFonts w:ascii="宋体" w:hAnsi="宋体" w:eastAsia="宋体"/>
                <w:spacing w:val="-6"/>
                <w:szCs w:val="21"/>
              </w:rPr>
              <w:t>：使能</w:t>
            </w:r>
            <w:r>
              <w:rPr>
                <w:rFonts w:ascii="宋体" w:hAnsi="宋体" w:eastAsia="宋体"/>
                <w:spacing w:val="31"/>
                <w:szCs w:val="21"/>
              </w:rPr>
              <w:t xml:space="preserve"> </w:t>
            </w:r>
            <w:r>
              <w:rPr>
                <w:spacing w:val="-6"/>
                <w:szCs w:val="21"/>
              </w:rPr>
              <w:t>1</w:t>
            </w:r>
            <w:r>
              <w:rPr>
                <w:rFonts w:ascii="宋体" w:hAnsi="宋体" w:eastAsia="宋体"/>
                <w:spacing w:val="-6"/>
                <w:szCs w:val="21"/>
              </w:rPr>
              <w:t>：失能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8、9</w:t>
            </w: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MCE7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位置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控制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指令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Style w:val="53"/>
                <w:rFonts w:hint="default"/>
                <w:lang w:bidi="ar"/>
              </w:rPr>
              <w:t>2</w:t>
            </w:r>
            <w:r>
              <w:rPr>
                <w:rStyle w:val="54"/>
                <w:rFonts w:eastAsia="宋体"/>
                <w:lang w:bidi="ar"/>
              </w:rPr>
              <w:t>B</w:t>
            </w:r>
          </w:p>
        </w:tc>
        <w:tc>
          <w:tcPr>
            <w:tcW w:w="3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Int 16</w:t>
            </w:r>
            <w:r>
              <w:rPr>
                <w:rFonts w:hint="eastAsia" w:ascii="Times New Roman" w:hAnsi="Times New Roman" w:eastAsia="宋体" w:cs="Times New Roman"/>
                <w:color w:val="000000"/>
                <w:sz w:val="19"/>
                <w:szCs w:val="19"/>
              </w:rPr>
              <w:t>；</w:t>
            </w:r>
          </w:p>
          <w:p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19"/>
                <w:szCs w:val="19"/>
              </w:rPr>
              <w:t>范围：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0-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5300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 xml:space="preserve">对应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 xml:space="preserve">0 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 xml:space="preserve">到 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53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 xml:space="preserve">mm 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 xml:space="preserve">（ 分 辨 率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0.01mm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</w:trPr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10、11</w:t>
            </w: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MCE8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位置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控制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指令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Style w:val="53"/>
                <w:rFonts w:hint="default"/>
                <w:lang w:bidi="ar"/>
              </w:rPr>
              <w:t>2</w:t>
            </w:r>
            <w:r>
              <w:rPr>
                <w:rStyle w:val="54"/>
                <w:rFonts w:eastAsia="宋体"/>
                <w:lang w:bidi="ar"/>
              </w:rPr>
              <w:t>B</w:t>
            </w:r>
          </w:p>
        </w:tc>
        <w:tc>
          <w:tcPr>
            <w:tcW w:w="3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Int 16</w:t>
            </w:r>
            <w:r>
              <w:rPr>
                <w:rFonts w:hint="eastAsia" w:ascii="Times New Roman" w:hAnsi="Times New Roman" w:eastAsia="宋体" w:cs="Times New Roman"/>
                <w:color w:val="000000"/>
                <w:sz w:val="19"/>
                <w:szCs w:val="19"/>
              </w:rPr>
              <w:t>；</w:t>
            </w:r>
          </w:p>
          <w:p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19"/>
                <w:szCs w:val="19"/>
              </w:rPr>
              <w:t>范围：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 xml:space="preserve">0-20100 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 xml:space="preserve">对应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 xml:space="preserve">0 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 xml:space="preserve">到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 xml:space="preserve">201mm 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 xml:space="preserve">（ 分 辨 率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0.01mm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</w:trPr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12</w:t>
            </w: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spacing w:val="-9"/>
                <w:szCs w:val="21"/>
              </w:rPr>
              <w:t>飞控计算机控制</w:t>
            </w:r>
            <w:r>
              <w:rPr>
                <w:rFonts w:hint="eastAsia" w:ascii="宋体" w:hAnsi="宋体" w:eastAsia="宋体"/>
                <w:spacing w:val="-9"/>
                <w:szCs w:val="21"/>
                <w:lang w:val="en-US" w:eastAsia="zh-CN"/>
              </w:rPr>
              <w:t>MCE7</w:t>
            </w:r>
            <w:r>
              <w:rPr>
                <w:rFonts w:hint="eastAsia" w:ascii="宋体" w:hAnsi="宋体" w:eastAsia="宋体"/>
                <w:spacing w:val="-9"/>
                <w:szCs w:val="21"/>
              </w:rPr>
              <w:t>锁定指令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Cs w:val="21"/>
                <w:lang w:bidi="ar"/>
              </w:rPr>
              <w:t>1B</w:t>
            </w:r>
          </w:p>
        </w:tc>
        <w:tc>
          <w:tcPr>
            <w:tcW w:w="3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cs="等线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/>
                <w:color w:val="000000"/>
              </w:rPr>
              <w:t>0表示正常工作,1表示飞控计算机判断襟翼舵面发生倾斜，需要襟翼作动器锁定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</w:trPr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13</w:t>
            </w: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spacing w:val="-9"/>
                <w:szCs w:val="21"/>
              </w:rPr>
            </w:pPr>
            <w:r>
              <w:rPr>
                <w:rFonts w:hint="eastAsia" w:ascii="宋体" w:hAnsi="宋体" w:eastAsia="宋体"/>
                <w:spacing w:val="-9"/>
                <w:szCs w:val="21"/>
              </w:rPr>
              <w:t>飞控计算机控制</w:t>
            </w:r>
            <w:r>
              <w:rPr>
                <w:rFonts w:hint="eastAsia" w:ascii="宋体" w:hAnsi="宋体" w:eastAsia="宋体"/>
                <w:spacing w:val="-9"/>
                <w:szCs w:val="21"/>
                <w:lang w:val="en-US" w:eastAsia="zh-CN"/>
              </w:rPr>
              <w:t>MCE8</w:t>
            </w:r>
            <w:r>
              <w:rPr>
                <w:rFonts w:hint="eastAsia" w:ascii="宋体" w:hAnsi="宋体" w:eastAsia="宋体"/>
                <w:spacing w:val="-9"/>
                <w:szCs w:val="21"/>
              </w:rPr>
              <w:t>锁定指令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Times New Roma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Cs w:val="21"/>
                <w:lang w:bidi="ar"/>
              </w:rPr>
              <w:t>1B</w:t>
            </w:r>
          </w:p>
        </w:tc>
        <w:tc>
          <w:tcPr>
            <w:tcW w:w="3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0表示正常工作,1表示飞控计算机判断襟翼舵面发生倾斜，需要襟翼作动器锁定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</w:trPr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  <w:t>14</w:t>
            </w: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飞控计算机状态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  <w:lang w:bidi="ar"/>
              </w:rPr>
              <w:t>1B</w:t>
            </w:r>
          </w:p>
        </w:tc>
        <w:tc>
          <w:tcPr>
            <w:tcW w:w="3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cs="等线"/>
                <w:color w:val="000000"/>
                <w:sz w:val="22"/>
              </w:rPr>
            </w:pPr>
            <w:r>
              <w:rPr>
                <w:rFonts w:hint="eastAsia" w:cs="等线"/>
                <w:color w:val="000000"/>
                <w:kern w:val="0"/>
                <w:sz w:val="22"/>
                <w:lang w:bidi="ar"/>
              </w:rPr>
              <w:t>FCC_1状态：单字节长度枚举型，8bit，0x00表示FCC_1为主控计算机，0x01表示FCC_1为备份计算机，0xFF表示FCC_1处于失效状态；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</w:trPr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  <w:t>15</w:t>
            </w: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飞控计算机状态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  <w:lang w:bidi="ar"/>
              </w:rPr>
              <w:t>1B</w:t>
            </w:r>
          </w:p>
        </w:tc>
        <w:tc>
          <w:tcPr>
            <w:tcW w:w="3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cs="等线"/>
                <w:color w:val="000000"/>
                <w:sz w:val="22"/>
              </w:rPr>
            </w:pPr>
            <w:r>
              <w:rPr>
                <w:rFonts w:hint="eastAsia" w:cs="等线"/>
                <w:color w:val="000000"/>
                <w:kern w:val="0"/>
                <w:sz w:val="22"/>
                <w:lang w:bidi="ar"/>
              </w:rPr>
              <w:t>FCC_2状态：单字节长度枚举型，8bit，0x00表示FCC_2为主控计算机，0x01表示FCC_2为备份计算机，0xFF表示FCC_2处于失效状态；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</w:trPr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16</w:t>
            </w: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飞控计算机状态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Style w:val="53"/>
                <w:rFonts w:hint="default"/>
                <w:lang w:bidi="ar"/>
              </w:rPr>
              <w:t>1</w:t>
            </w:r>
            <w:r>
              <w:rPr>
                <w:rStyle w:val="54"/>
                <w:rFonts w:eastAsia="宋体"/>
                <w:lang w:bidi="ar"/>
              </w:rPr>
              <w:t>B</w:t>
            </w:r>
          </w:p>
        </w:tc>
        <w:tc>
          <w:tcPr>
            <w:tcW w:w="3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cs="等线"/>
                <w:color w:val="000000"/>
                <w:sz w:val="22"/>
              </w:rPr>
            </w:pPr>
            <w:r>
              <w:rPr>
                <w:rFonts w:hint="eastAsia" w:cs="等线"/>
                <w:color w:val="000000"/>
                <w:kern w:val="0"/>
                <w:sz w:val="22"/>
                <w:lang w:bidi="ar"/>
              </w:rPr>
              <w:t>FCC_3状态：单字节长度枚举型，8bit，0x00表示FCC_3为主控计算机，0x01表示FCC_3为备份计算机，0xFF表示FCC_3处于失效状态；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</w:trPr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17</w:t>
            </w: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飞控计算机状态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Style w:val="53"/>
                <w:rFonts w:hint="default"/>
                <w:lang w:bidi="ar"/>
              </w:rPr>
              <w:t>1</w:t>
            </w:r>
            <w:r>
              <w:rPr>
                <w:rStyle w:val="54"/>
                <w:rFonts w:eastAsia="宋体"/>
                <w:lang w:bidi="ar"/>
              </w:rPr>
              <w:t>B</w:t>
            </w:r>
          </w:p>
        </w:tc>
        <w:tc>
          <w:tcPr>
            <w:tcW w:w="3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cs="等线"/>
                <w:color w:val="000000"/>
                <w:sz w:val="22"/>
              </w:rPr>
            </w:pPr>
            <w:r>
              <w:rPr>
                <w:rFonts w:hint="eastAsia" w:cs="等线"/>
                <w:color w:val="000000"/>
                <w:kern w:val="0"/>
                <w:sz w:val="22"/>
                <w:lang w:bidi="ar"/>
              </w:rPr>
              <w:t>BCM_1状态：单字节长度枚举型，8bit，0x00表示BCM_1为主控计算机，0x01表示BCM_1为备份计算机，0xFF表示BCM_1处于失效状态；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18</w:t>
            </w: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飞控计算机状态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Style w:val="53"/>
                <w:rFonts w:hint="default"/>
                <w:lang w:bidi="ar"/>
              </w:rPr>
              <w:t>1</w:t>
            </w:r>
            <w:r>
              <w:rPr>
                <w:rStyle w:val="54"/>
                <w:rFonts w:eastAsia="宋体"/>
                <w:lang w:bidi="ar"/>
              </w:rPr>
              <w:t>B</w:t>
            </w:r>
          </w:p>
        </w:tc>
        <w:tc>
          <w:tcPr>
            <w:tcW w:w="372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cs="等线"/>
                <w:color w:val="000000"/>
                <w:sz w:val="22"/>
              </w:rPr>
            </w:pPr>
            <w:r>
              <w:rPr>
                <w:rFonts w:hint="eastAsia" w:cs="等线"/>
                <w:color w:val="000000"/>
                <w:kern w:val="0"/>
                <w:sz w:val="22"/>
                <w:lang w:bidi="ar"/>
              </w:rPr>
              <w:t>空地状态：单字节长度枚举型，8bit，0x00表示地面状态，0xFF表示飞行状态；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19</w:t>
            </w: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飞控计算机状态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Style w:val="53"/>
                <w:rFonts w:hint="default"/>
                <w:lang w:bidi="ar"/>
              </w:rPr>
              <w:t>1</w:t>
            </w:r>
            <w:r>
              <w:rPr>
                <w:rStyle w:val="54"/>
                <w:rFonts w:eastAsia="宋体"/>
                <w:lang w:bidi="ar"/>
              </w:rPr>
              <w:t>B</w:t>
            </w:r>
          </w:p>
        </w:tc>
        <w:tc>
          <w:tcPr>
            <w:tcW w:w="3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cs="等线"/>
                <w:color w:val="000000"/>
                <w:sz w:val="22"/>
              </w:rPr>
            </w:pPr>
            <w:r>
              <w:rPr>
                <w:rFonts w:hint="eastAsia" w:cs="等线"/>
                <w:color w:val="000000"/>
                <w:kern w:val="0"/>
                <w:sz w:val="22"/>
                <w:lang w:bidi="ar"/>
              </w:rPr>
              <w:t>自检模式状态：单字节长度枚举型，8bit，0x00表示正常工作模式，0xFF表示自检模式。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  <w:t>20</w:t>
            </w: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~</w:t>
            </w:r>
            <w:r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  <w:t>26</w:t>
            </w:r>
          </w:p>
        </w:tc>
        <w:tc>
          <w:tcPr>
            <w:tcW w:w="1816" w:type="dxa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预留</w:t>
            </w:r>
          </w:p>
        </w:tc>
        <w:tc>
          <w:tcPr>
            <w:tcW w:w="999" w:type="dxa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  <w:t>8</w:t>
            </w: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B</w:t>
            </w:r>
          </w:p>
        </w:tc>
        <w:tc>
          <w:tcPr>
            <w:tcW w:w="372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  <w:t>27</w:t>
            </w:r>
          </w:p>
        </w:tc>
        <w:tc>
          <w:tcPr>
            <w:tcW w:w="1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校验位</w:t>
            </w:r>
          </w:p>
        </w:tc>
        <w:tc>
          <w:tcPr>
            <w:tcW w:w="9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Style w:val="53"/>
                <w:rFonts w:hint="default"/>
                <w:lang w:bidi="ar"/>
              </w:rPr>
              <w:t>1</w:t>
            </w:r>
            <w:r>
              <w:rPr>
                <w:rStyle w:val="54"/>
                <w:rFonts w:eastAsia="宋体"/>
                <w:lang w:bidi="ar"/>
              </w:rPr>
              <w:t>B</w:t>
            </w:r>
          </w:p>
        </w:tc>
        <w:tc>
          <w:tcPr>
            <w:tcW w:w="3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cs="等线"/>
                <w:color w:val="000000"/>
                <w:sz w:val="22"/>
              </w:rPr>
            </w:pPr>
            <w:r>
              <w:rPr>
                <w:rFonts w:hint="eastAsia" w:cs="等线"/>
                <w:color w:val="000000"/>
                <w:kern w:val="0"/>
                <w:sz w:val="22"/>
                <w:lang w:bidi="ar"/>
              </w:rPr>
              <w:t>除帧头与校验位的所有字节之和与256取模值，即取低8位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</w:tbl>
    <w:p>
      <w:pPr>
        <w:pStyle w:val="43"/>
        <w:ind w:firstLine="480"/>
        <w:rPr>
          <w:color w:val="000000"/>
          <w:szCs w:val="24"/>
        </w:rPr>
      </w:pPr>
    </w:p>
    <w:p>
      <w:pPr>
        <w:pStyle w:val="43"/>
        <w:ind w:firstLine="480"/>
        <w:rPr>
          <w:color w:val="000000"/>
          <w:szCs w:val="24"/>
        </w:rPr>
      </w:pPr>
    </w:p>
    <w:p>
      <w:pPr>
        <w:pStyle w:val="24"/>
        <w:rPr>
          <w:color w:val="000000"/>
          <w:szCs w:val="24"/>
        </w:rPr>
      </w:pPr>
      <w:r>
        <w:rPr>
          <w:rFonts w:hint="eastAsia"/>
          <w:color w:val="000000"/>
          <w:szCs w:val="24"/>
        </w:rPr>
        <w:t>MCE上行数据</w:t>
      </w:r>
    </w:p>
    <w:p>
      <w:pPr>
        <w:pStyle w:val="43"/>
        <w:ind w:firstLine="480"/>
        <w:rPr>
          <w:color w:val="000000"/>
          <w:szCs w:val="24"/>
        </w:rPr>
      </w:pPr>
    </w:p>
    <w:p>
      <w:pPr>
        <w:pStyle w:val="43"/>
        <w:ind w:firstLine="0" w:firstLineChars="0"/>
        <w:jc w:val="center"/>
        <w:rPr>
          <w:color w:val="000000"/>
          <w:szCs w:val="24"/>
        </w:rPr>
      </w:pPr>
      <w:r>
        <w:rPr>
          <w:rFonts w:hint="eastAsia"/>
          <w:color w:val="000000"/>
        </w:rPr>
        <w:t>飞控系统与MCE上行数据帧（MCE到飞控计算机）</w:t>
      </w:r>
    </w:p>
    <w:tbl>
      <w:tblPr>
        <w:tblStyle w:val="16"/>
        <w:tblW w:w="8808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2525"/>
        <w:gridCol w:w="758"/>
        <w:gridCol w:w="3233"/>
        <w:gridCol w:w="15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7" w:type="dxa"/>
            <w:vMerge w:val="restart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内容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源</w:t>
            </w:r>
          </w:p>
        </w:tc>
        <w:tc>
          <w:tcPr>
            <w:tcW w:w="5566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MCE7~8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目的</w:t>
            </w:r>
          </w:p>
        </w:tc>
        <w:tc>
          <w:tcPr>
            <w:tcW w:w="5566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FCC1~3、BCM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符合标准</w:t>
            </w:r>
          </w:p>
        </w:tc>
        <w:tc>
          <w:tcPr>
            <w:tcW w:w="5566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RS-485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校验方式</w:t>
            </w:r>
          </w:p>
        </w:tc>
        <w:tc>
          <w:tcPr>
            <w:tcW w:w="5566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累加和（取最低1字节）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波特率</w:t>
            </w:r>
          </w:p>
        </w:tc>
        <w:tc>
          <w:tcPr>
            <w:tcW w:w="5566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230400bps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大小</w:t>
            </w:r>
          </w:p>
        </w:tc>
        <w:tc>
          <w:tcPr>
            <w:tcW w:w="5566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36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更新速率</w:t>
            </w:r>
          </w:p>
        </w:tc>
        <w:tc>
          <w:tcPr>
            <w:tcW w:w="5566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50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字节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信号名称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长度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信号说明</w:t>
            </w:r>
          </w:p>
        </w:tc>
        <w:tc>
          <w:tcPr>
            <w:tcW w:w="1575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cs="等线"/>
                <w:color w:val="000000"/>
                <w:sz w:val="22"/>
              </w:rPr>
            </w:pPr>
            <w:r>
              <w:rPr>
                <w:rFonts w:hint="eastAsia" w:cs="等线"/>
                <w:color w:val="000000"/>
                <w:kern w:val="0"/>
                <w:sz w:val="22"/>
                <w:lang w:bidi="ar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帧头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0X55</w:t>
            </w:r>
          </w:p>
        </w:tc>
        <w:tc>
          <w:tcPr>
            <w:tcW w:w="1575" w:type="dxa"/>
            <w:shd w:val="clear" w:color="auto" w:fill="auto"/>
            <w:noWrap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帧头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0XAA</w:t>
            </w:r>
          </w:p>
        </w:tc>
        <w:tc>
          <w:tcPr>
            <w:tcW w:w="1575" w:type="dxa"/>
            <w:shd w:val="clear" w:color="auto" w:fill="auto"/>
            <w:noWrap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功能码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FF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FF0000"/>
                <w:kern w:val="0"/>
                <w:sz w:val="20"/>
                <w:szCs w:val="20"/>
                <w:lang w:bidi="ar"/>
              </w:rPr>
              <w:t>0X02</w:t>
            </w:r>
          </w:p>
        </w:tc>
        <w:tc>
          <w:tcPr>
            <w:tcW w:w="1575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cs="等线"/>
                <w:color w:val="000000"/>
                <w:sz w:val="22"/>
              </w:rPr>
            </w:pPr>
            <w:r>
              <w:rPr>
                <w:rFonts w:hint="eastAsia" w:cs="等线"/>
                <w:color w:val="000000"/>
                <w:kern w:val="0"/>
                <w:sz w:val="22"/>
                <w:lang w:bidi="ar"/>
              </w:rPr>
              <w:t>MCE反馈指令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设备ID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设备ID：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0x06：MCE7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0x07：MCE8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</w:p>
        </w:tc>
        <w:tc>
          <w:tcPr>
            <w:tcW w:w="1575" w:type="dxa"/>
            <w:shd w:val="clear" w:color="auto" w:fill="auto"/>
            <w:noWrap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帧长度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FF0000"/>
                <w:sz w:val="20"/>
                <w:szCs w:val="20"/>
                <w:lang w:val="en-US" w:eastAsia="zh-CN"/>
              </w:rPr>
              <w:t>36</w:t>
            </w:r>
          </w:p>
        </w:tc>
        <w:tc>
          <w:tcPr>
            <w:tcW w:w="1575" w:type="dxa"/>
            <w:shd w:val="clear" w:color="auto" w:fill="auto"/>
            <w:noWrap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帧计数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233" w:type="dxa"/>
            <w:shd w:val="clear" w:color="auto" w:fill="auto"/>
            <w:noWrap/>
            <w:vAlign w:val="center"/>
          </w:tcPr>
          <w:p>
            <w:pPr>
              <w:widowControl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57"/>
                <w:lang w:bidi="ar"/>
              </w:rPr>
              <w:t>0</w:t>
            </w: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  <w:lang w:bidi="ar"/>
              </w:rPr>
              <w:t>～</w:t>
            </w:r>
            <w:r>
              <w:rPr>
                <w:rStyle w:val="57"/>
                <w:lang w:bidi="ar"/>
              </w:rPr>
              <w:t>255</w:t>
            </w:r>
          </w:p>
        </w:tc>
        <w:tc>
          <w:tcPr>
            <w:tcW w:w="1575" w:type="dxa"/>
            <w:shd w:val="clear" w:color="auto" w:fill="auto"/>
            <w:noWrap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工作通道标识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both"/>
              <w:textAlignment w:val="baseline"/>
              <w:rPr>
                <w:rFonts w:hint="eastAsia" w:ascii="Arial"/>
              </w:rPr>
            </w:pPr>
            <w:r>
              <w:rPr>
                <w:rFonts w:hint="eastAsia" w:ascii="Arial"/>
              </w:rPr>
              <w:t xml:space="preserve">0x01：主通道 </w:t>
            </w:r>
          </w:p>
          <w:p>
            <w:pPr>
              <w:widowControl/>
              <w:jc w:val="left"/>
              <w:textAlignment w:val="center"/>
              <w:rPr>
                <w:rFonts w:hint="eastAsia" w:ascii="Arial"/>
              </w:rPr>
            </w:pPr>
            <w:r>
              <w:rPr>
                <w:rFonts w:hint="eastAsia" w:ascii="Arial"/>
              </w:rPr>
              <w:t>0x02：备通道</w:t>
            </w:r>
          </w:p>
          <w:p>
            <w:pPr>
              <w:widowControl/>
              <w:jc w:val="left"/>
              <w:textAlignment w:val="center"/>
              <w:rPr>
                <w:rFonts w:hint="default" w:ascii="Arial" w:eastAsia="等线"/>
                <w:lang w:val="en-US" w:eastAsia="zh-CN"/>
              </w:rPr>
            </w:pPr>
            <w:r>
              <w:rPr>
                <w:rFonts w:hint="eastAsia" w:ascii="Arial"/>
              </w:rPr>
              <w:t>0x0</w:t>
            </w:r>
            <w:r>
              <w:rPr>
                <w:rFonts w:hint="eastAsia" w:ascii="Arial"/>
                <w:lang w:val="en-US" w:eastAsia="zh-CN"/>
              </w:rPr>
              <w:t>3</w:t>
            </w:r>
            <w:r>
              <w:rPr>
                <w:rFonts w:hint="eastAsia" w:ascii="Arial"/>
              </w:rPr>
              <w:t>：</w:t>
            </w:r>
            <w:r>
              <w:rPr>
                <w:rFonts w:hint="eastAsia" w:ascii="Arial"/>
                <w:lang w:val="en-US" w:eastAsia="zh-CN"/>
              </w:rPr>
              <w:t>主备均无法工作</w:t>
            </w: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7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使能状态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1B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both"/>
              <w:textAlignment w:val="baseline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pacing w:val="-2"/>
                <w:szCs w:val="21"/>
              </w:rPr>
              <w:t>使能状态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spacing w:val="-6"/>
                <w:sz w:val="21"/>
                <w:szCs w:val="21"/>
                <w:lang w:eastAsia="zh-CN"/>
              </w:rPr>
              <w:t>0</w:t>
            </w:r>
            <w:r>
              <w:rPr>
                <w:rFonts w:ascii="宋体" w:hAnsi="宋体" w:eastAsia="宋体" w:cs="宋体"/>
                <w:spacing w:val="-6"/>
                <w:sz w:val="21"/>
                <w:szCs w:val="21"/>
                <w:lang w:eastAsia="zh-CN"/>
              </w:rPr>
              <w:t>：使能</w:t>
            </w:r>
            <w:r>
              <w:rPr>
                <w:rFonts w:ascii="宋体" w:hAnsi="宋体" w:eastAsia="宋体" w:cs="宋体"/>
                <w:spacing w:val="31"/>
                <w:sz w:val="21"/>
                <w:szCs w:val="21"/>
                <w:lang w:eastAsia="zh-CN"/>
              </w:rPr>
              <w:t xml:space="preserve"> </w:t>
            </w:r>
            <w:r>
              <w:rPr>
                <w:spacing w:val="-6"/>
                <w:sz w:val="21"/>
                <w:szCs w:val="21"/>
                <w:lang w:eastAsia="zh-CN"/>
              </w:rPr>
              <w:t>1</w:t>
            </w:r>
            <w:r>
              <w:rPr>
                <w:rFonts w:ascii="宋体" w:hAnsi="宋体" w:eastAsia="宋体" w:cs="宋体"/>
                <w:spacing w:val="-6"/>
                <w:sz w:val="21"/>
                <w:szCs w:val="21"/>
                <w:lang w:eastAsia="zh-CN"/>
              </w:rPr>
              <w:t>：失能</w:t>
            </w: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pacing w:val="-9"/>
                <w:szCs w:val="21"/>
              </w:rPr>
              <w:t>执行的位置指令来源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</w:t>
            </w:r>
            <w:r>
              <w:rPr>
                <w:rStyle w:val="59"/>
                <w:rFonts w:eastAsia="宋体"/>
                <w:lang w:bidi="ar"/>
              </w:rPr>
              <w:t>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位置指令中关于指令来源的定义为：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Bit0:0表示RS485,1表示CAN；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Bit2-Bit1:00b表示指令来自于FCC1；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01b表示指令来自于FCC2；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10b表示指令来自于FCC3；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11b表示指令来自于BCM；</w:t>
            </w: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9、10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作动器1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位置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指令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2</w:t>
            </w:r>
            <w:r>
              <w:rPr>
                <w:rStyle w:val="58"/>
                <w:rFonts w:eastAsia="宋体"/>
                <w:lang w:bidi="ar"/>
              </w:rPr>
              <w:t>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位置指令：短整型，16bit；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内襟翼作动器：0~5300对应</w:t>
            </w:r>
            <w:r>
              <w:rPr>
                <w:rFonts w:ascii="宋体" w:hAnsi="宋体" w:eastAsia="宋体"/>
                <w:spacing w:val="-2"/>
                <w:szCs w:val="21"/>
              </w:rPr>
              <w:t>0～</w:t>
            </w: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53</w:t>
            </w:r>
            <w:r>
              <w:rPr>
                <w:rFonts w:hint="eastAsia" w:ascii="宋体" w:hAnsi="宋体" w:eastAsia="宋体"/>
                <w:spacing w:val="-2"/>
                <w:szCs w:val="21"/>
              </w:rPr>
              <w:t>mm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（分辨率0.01mm）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eastAsia="zh-CN" w:bidi="ar"/>
              </w:rPr>
              <w:t>；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外襟翼作动器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0-20100 对应0到201mm（分辨率0.01mm）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eastAsia="zh-CN" w:bidi="ar"/>
              </w:rPr>
              <w:t>；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11、12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作动器1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位置反馈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2B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位置指令：短整型，16bit；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内襟翼作动器：0~5300对应</w:t>
            </w:r>
            <w:r>
              <w:rPr>
                <w:rFonts w:ascii="宋体" w:hAnsi="宋体" w:eastAsia="宋体"/>
                <w:spacing w:val="-2"/>
                <w:szCs w:val="21"/>
              </w:rPr>
              <w:t>0～</w:t>
            </w: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53</w:t>
            </w:r>
            <w:r>
              <w:rPr>
                <w:rFonts w:hint="eastAsia" w:ascii="宋体" w:hAnsi="宋体" w:eastAsia="宋体"/>
                <w:spacing w:val="-2"/>
                <w:szCs w:val="21"/>
              </w:rPr>
              <w:t>mm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（分辨率0.01mm）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eastAsia="zh-CN" w:bidi="ar"/>
              </w:rPr>
              <w:t>；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外襟翼作动器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0-20100 对应0到201mm（分辨率0.01mm）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eastAsia="zh-CN" w:bidi="ar"/>
              </w:rPr>
              <w:t>；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13、14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作动器2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位置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指令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2</w:t>
            </w:r>
            <w:r>
              <w:rPr>
                <w:rStyle w:val="58"/>
                <w:rFonts w:eastAsia="宋体"/>
                <w:lang w:bidi="ar"/>
              </w:rPr>
              <w:t>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位置指令：短整型，16bit；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内襟翼作动器：0~5300对应</w:t>
            </w:r>
            <w:r>
              <w:rPr>
                <w:rFonts w:ascii="宋体" w:hAnsi="宋体" w:eastAsia="宋体"/>
                <w:spacing w:val="-2"/>
                <w:szCs w:val="21"/>
              </w:rPr>
              <w:t>0～</w:t>
            </w: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53</w:t>
            </w:r>
            <w:r>
              <w:rPr>
                <w:rFonts w:hint="eastAsia" w:ascii="宋体" w:hAnsi="宋体" w:eastAsia="宋体"/>
                <w:spacing w:val="-2"/>
                <w:szCs w:val="21"/>
              </w:rPr>
              <w:t>mm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（分辨率0.01mm）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eastAsia="zh-CN" w:bidi="ar"/>
              </w:rPr>
              <w:t>；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外襟翼作动器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0-20100 对应0到201mm（分辨率0.01mm）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eastAsia="zh-CN" w:bidi="ar"/>
              </w:rPr>
              <w:t>；</w:t>
            </w: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15、16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作动器2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位置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反馈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2B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位置指令：短整型，16bit；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内襟翼作动器：0~5300对应</w:t>
            </w:r>
            <w:r>
              <w:rPr>
                <w:rFonts w:ascii="宋体" w:hAnsi="宋体" w:eastAsia="宋体"/>
                <w:spacing w:val="-2"/>
                <w:szCs w:val="21"/>
              </w:rPr>
              <w:t>0～</w:t>
            </w:r>
            <w:r>
              <w:rPr>
                <w:rFonts w:hint="eastAsia" w:ascii="宋体" w:hAnsi="宋体" w:eastAsia="宋体"/>
                <w:spacing w:val="-2"/>
                <w:szCs w:val="21"/>
                <w:lang w:val="en-US" w:eastAsia="zh-CN"/>
              </w:rPr>
              <w:t>53</w:t>
            </w:r>
            <w:r>
              <w:rPr>
                <w:rFonts w:hint="eastAsia" w:ascii="宋体" w:hAnsi="宋体" w:eastAsia="宋体"/>
                <w:spacing w:val="-2"/>
                <w:szCs w:val="21"/>
              </w:rPr>
              <w:t>mm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（分辨率0.01mm）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eastAsia="zh-CN" w:bidi="ar"/>
              </w:rPr>
              <w:t>；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外襟翼作动器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0-20100 对应0到201mm（分辨率0.01mm）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eastAsia="zh-CN" w:bidi="ar"/>
              </w:rPr>
              <w:t>；</w:t>
            </w: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17、18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pacing w:val="-9"/>
                <w:szCs w:val="21"/>
              </w:rPr>
              <w:t>外置位移传感器反馈1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2</w:t>
            </w:r>
            <w:r>
              <w:rPr>
                <w:rStyle w:val="59"/>
                <w:rFonts w:eastAsia="宋体"/>
                <w:lang w:bidi="ar"/>
              </w:rPr>
              <w:t>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短整型，16bit；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内襟翼作动器：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0-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000 对应0到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highlight w:val="red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highlight w:val="red"/>
                <w:lang w:bidi="ar"/>
              </w:rPr>
              <w:t>0度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（分辨率0.01度）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eastAsia="zh-CN" w:bidi="ar"/>
              </w:rPr>
              <w:t>；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外襟翼作动器：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0-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000 对应0到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highlight w:val="red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highlight w:val="red"/>
                <w:lang w:bidi="ar"/>
              </w:rPr>
              <w:t>0度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（分辨率0.01度）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eastAsia="zh-CN" w:bidi="ar"/>
              </w:rPr>
              <w:t>；</w:t>
            </w: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19、20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pacing w:val="-9"/>
                <w:szCs w:val="21"/>
              </w:rPr>
              <w:t>外置位移传感器反馈2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2</w:t>
            </w:r>
            <w:r>
              <w:rPr>
                <w:rStyle w:val="59"/>
                <w:rFonts w:eastAsia="宋体"/>
                <w:lang w:bidi="ar"/>
              </w:rPr>
              <w:t>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短整型，16bit；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内襟翼作动器：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0-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000 对应0到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highlight w:val="red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highlight w:val="red"/>
                <w:lang w:bidi="ar"/>
              </w:rPr>
              <w:t>0度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（分辨率0.01度）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eastAsia="zh-CN" w:bidi="ar"/>
              </w:rPr>
              <w:t>；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外襟翼作动器：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0-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000 对应0到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highlight w:val="red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highlight w:val="red"/>
                <w:lang w:bidi="ar"/>
              </w:rPr>
              <w:t>0度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（分辨率0.01度）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eastAsia="zh-CN" w:bidi="ar"/>
              </w:rPr>
              <w:t>；</w:t>
            </w: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21、22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/>
                <w:spacing w:val="-9"/>
                <w:szCs w:val="21"/>
              </w:rPr>
              <w:t>外置位移传感器反馈</w:t>
            </w:r>
            <w:r>
              <w:rPr>
                <w:rFonts w:hint="eastAsia" w:ascii="宋体" w:hAnsi="宋体" w:eastAsia="宋体"/>
                <w:spacing w:val="-9"/>
                <w:szCs w:val="21"/>
                <w:lang w:val="en-US" w:eastAsia="zh-CN"/>
              </w:rPr>
              <w:t>3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2</w:t>
            </w:r>
            <w:r>
              <w:rPr>
                <w:rStyle w:val="59"/>
                <w:rFonts w:eastAsia="宋体"/>
                <w:lang w:bidi="ar"/>
              </w:rPr>
              <w:t>B</w:t>
            </w:r>
          </w:p>
        </w:tc>
        <w:tc>
          <w:tcPr>
            <w:tcW w:w="3233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短整型，16bit；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内襟翼作动器：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0-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000 对应0到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highlight w:val="red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highlight w:val="red"/>
                <w:lang w:bidi="ar"/>
              </w:rPr>
              <w:t>0度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（分辨率0.01度）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eastAsia="zh-CN" w:bidi="ar"/>
              </w:rPr>
              <w:t>；</w:t>
            </w:r>
          </w:p>
          <w:p>
            <w:pPr>
              <w:widowControl/>
              <w:jc w:val="left"/>
              <w:textAlignment w:val="center"/>
              <w:rPr>
                <w:rFonts w:hint="eastAsia" w:cs="等线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外襟翼作动器：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0-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000 对应0到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highlight w:val="red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highlight w:val="red"/>
                <w:lang w:bidi="ar"/>
              </w:rPr>
              <w:t>0度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（分辨率0.01度）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eastAsia="zh-CN" w:bidi="ar"/>
              </w:rPr>
              <w:t>；</w:t>
            </w: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23、24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/>
                <w:spacing w:val="-9"/>
                <w:szCs w:val="21"/>
              </w:rPr>
              <w:t>外置位移传感器反馈</w:t>
            </w:r>
            <w:r>
              <w:rPr>
                <w:rFonts w:hint="eastAsia" w:ascii="宋体" w:hAnsi="宋体" w:eastAsia="宋体"/>
                <w:spacing w:val="-9"/>
                <w:szCs w:val="21"/>
                <w:lang w:val="en-US" w:eastAsia="zh-CN"/>
              </w:rPr>
              <w:t>4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2</w:t>
            </w:r>
            <w:r>
              <w:rPr>
                <w:rStyle w:val="59"/>
                <w:rFonts w:eastAsia="宋体"/>
                <w:lang w:bidi="ar"/>
              </w:rPr>
              <w:t>B</w:t>
            </w:r>
          </w:p>
        </w:tc>
        <w:tc>
          <w:tcPr>
            <w:tcW w:w="3233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短整型，16bit；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内襟翼作动器：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0-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000 对应0到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highlight w:val="red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highlight w:val="red"/>
                <w:lang w:bidi="ar"/>
              </w:rPr>
              <w:t>0度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（分辨率0.01度）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eastAsia="zh-CN" w:bidi="ar"/>
              </w:rPr>
              <w:t>；</w:t>
            </w:r>
          </w:p>
          <w:p>
            <w:pPr>
              <w:widowControl/>
              <w:jc w:val="left"/>
              <w:textAlignment w:val="center"/>
              <w:rPr>
                <w:rFonts w:hint="eastAsia" w:cs="等线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外襟翼作动器：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0-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000 对应0到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highlight w:val="red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highlight w:val="red"/>
                <w:lang w:bidi="ar"/>
              </w:rPr>
              <w:t>0度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（分辨率0.01度）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eastAsia="zh-CN" w:bidi="ar"/>
              </w:rPr>
              <w:t>；</w:t>
            </w: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25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基础类故障1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233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cs="等线"/>
                <w:color w:val="000000"/>
                <w:sz w:val="22"/>
              </w:rPr>
            </w:pPr>
            <w:r>
              <w:rPr>
                <w:rFonts w:hint="eastAsia" w:cs="等线"/>
                <w:color w:val="000000"/>
                <w:sz w:val="22"/>
              </w:rPr>
              <w:t xml:space="preserve">0：正常 1：欠压 2：过压 </w:t>
            </w:r>
          </w:p>
          <w:p>
            <w:pPr>
              <w:widowControl/>
              <w:jc w:val="left"/>
              <w:textAlignment w:val="center"/>
              <w:rPr>
                <w:rFonts w:hint="eastAsia" w:cs="等线"/>
                <w:color w:val="000000"/>
                <w:sz w:val="22"/>
              </w:rPr>
            </w:pPr>
            <w:r>
              <w:rPr>
                <w:rFonts w:hint="eastAsia" w:cs="等线"/>
                <w:color w:val="000000"/>
                <w:sz w:val="22"/>
              </w:rPr>
              <w:t xml:space="preserve">bit7～bit6：28v 控制电 1 母线状态 </w:t>
            </w:r>
          </w:p>
          <w:p>
            <w:pPr>
              <w:widowControl/>
              <w:jc w:val="left"/>
              <w:textAlignment w:val="center"/>
              <w:rPr>
                <w:rFonts w:hint="eastAsia" w:cs="等线"/>
                <w:color w:val="000000"/>
                <w:sz w:val="22"/>
              </w:rPr>
            </w:pPr>
            <w:r>
              <w:rPr>
                <w:rFonts w:hint="eastAsia" w:cs="等线"/>
                <w:color w:val="000000"/>
                <w:sz w:val="22"/>
              </w:rPr>
              <w:t xml:space="preserve">bit5～bit4：28v 控制电 2 母线状态 </w:t>
            </w:r>
          </w:p>
          <w:p>
            <w:pPr>
              <w:widowControl/>
              <w:jc w:val="left"/>
              <w:textAlignment w:val="center"/>
              <w:rPr>
                <w:rFonts w:hint="eastAsia" w:cs="等线"/>
                <w:color w:val="000000"/>
                <w:sz w:val="22"/>
              </w:rPr>
            </w:pPr>
            <w:r>
              <w:rPr>
                <w:rFonts w:hint="eastAsia" w:cs="等线"/>
                <w:color w:val="000000"/>
                <w:sz w:val="22"/>
              </w:rPr>
              <w:t xml:space="preserve">bit3～bit0：保留 </w:t>
            </w: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26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基础类故障2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jc w:val="left"/>
              <w:rPr>
                <w:rFonts w:hint="eastAsia" w:cs="等线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0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：正常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1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：欠压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2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：过压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bit7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～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bit6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：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28v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功率电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1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母线状态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bit5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～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bit4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：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28v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功率电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2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母线状态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bit3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～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bit0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：保留</w:t>
            </w: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27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基础类故障3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0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：正常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 xml:space="preserve"> 1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：故障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 xml:space="preserve"> </w:t>
            </w:r>
          </w:p>
          <w:p>
            <w:pPr>
              <w:widowControl/>
              <w:jc w:val="left"/>
              <w:rPr>
                <w:rFonts w:hint="eastAsi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bit7</w:t>
            </w:r>
            <w:r>
              <w:rPr>
                <w:rFonts w:hint="eastAsia" w:ascii="宋体" w:hAnsi="宋体" w:eastAsia="宋体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 xml:space="preserve">主通道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 xml:space="preserve">CAN 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通信故障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 xml:space="preserve"> </w:t>
            </w:r>
          </w:p>
          <w:p>
            <w:pPr>
              <w:widowControl/>
              <w:jc w:val="left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bit6</w:t>
            </w:r>
            <w:r>
              <w:rPr>
                <w:rFonts w:hint="eastAsia" w:ascii="宋体" w:hAnsi="宋体" w:eastAsia="宋体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 xml:space="preserve">主通道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 xml:space="preserve">RS485 1 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通信故障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 xml:space="preserve"> bit5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 xml:space="preserve">：主通道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 xml:space="preserve">RS485 2 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通信故障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 xml:space="preserve"> bit4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 xml:space="preserve">：主通道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 xml:space="preserve">RS485 3 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通信故障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 xml:space="preserve"> bit3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 xml:space="preserve">：主通道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 xml:space="preserve">RS485 4 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通信故障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 xml:space="preserve"> bit2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～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bit0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：保留</w:t>
            </w: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  <w:t>28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基础类故障4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jc w:val="left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0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：正常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1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：故障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jc w:val="left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Bit7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：备通道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RS485 1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通信故障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Bit6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：备通道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RS485 2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通信故障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Bit5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：备通道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RS485 3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通信故障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Bit4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：备通道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RS485 4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通信故障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Bit3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：备通道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RS485 5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通信故障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Bit2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～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bit0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：保留</w:t>
            </w: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  <w:t>29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基础类故障5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0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：正常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1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：故障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bit7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：主控模块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1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bit6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：主控模块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2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bit5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：驱动模块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1_1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bit4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：驱动模块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1_2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bit3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：驱动模块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2_1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bit2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：驱动模块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2_2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bit1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～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bit0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：保留</w:t>
            </w: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基础类故障6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0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：正常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 xml:space="preserve"> 1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：故障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 xml:space="preserve"> </w:t>
            </w:r>
          </w:p>
          <w:p>
            <w:pPr>
              <w:widowControl/>
              <w:jc w:val="left"/>
              <w:rPr>
                <w:rFonts w:hint="eastAsi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bit7</w:t>
            </w:r>
            <w:r>
              <w:rPr>
                <w:rFonts w:hint="eastAsia" w:ascii="宋体" w:hAnsi="宋体" w:eastAsia="宋体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 xml:space="preserve">CCDL1 </w:t>
            </w:r>
            <w:r>
              <w:rPr>
                <w:rFonts w:hint="eastAsia" w:ascii="宋体" w:hAnsi="宋体" w:eastAsia="宋体"/>
                <w:color w:val="000000"/>
                <w:kern w:val="0"/>
                <w:szCs w:val="21"/>
                <w:lang w:bidi="ar"/>
              </w:rPr>
              <w:t>通信故障（主通道两路）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 xml:space="preserve"> </w:t>
            </w:r>
          </w:p>
          <w:p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bit6</w:t>
            </w:r>
            <w:r>
              <w:rPr>
                <w:rFonts w:hint="eastAsia" w:ascii="宋体" w:hAnsi="宋体" w:eastAsia="宋体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 xml:space="preserve">CCDL2 </w:t>
            </w:r>
            <w:r>
              <w:rPr>
                <w:rFonts w:hint="eastAsia" w:ascii="宋体" w:hAnsi="宋体" w:eastAsia="宋体"/>
                <w:color w:val="000000"/>
                <w:kern w:val="0"/>
                <w:szCs w:val="21"/>
                <w:lang w:bidi="ar"/>
              </w:rPr>
              <w:t>通信故障（备通道两路）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 xml:space="preserve"> </w:t>
            </w:r>
          </w:p>
          <w:p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bit5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 xml:space="preserve">：泄放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 xml:space="preserve">1 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功能状态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 xml:space="preserve"> </w:t>
            </w:r>
          </w:p>
          <w:p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bit4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 xml:space="preserve">：泄放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 xml:space="preserve">2 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功能状态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 xml:space="preserve"> </w:t>
            </w:r>
          </w:p>
          <w:p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bit3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：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 xml:space="preserve">MRAM1 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故障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 xml:space="preserve"> </w:t>
            </w:r>
          </w:p>
          <w:p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bit2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：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 xml:space="preserve">MRAM2 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故障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 xml:space="preserve"> </w:t>
            </w:r>
          </w:p>
          <w:p>
            <w:pPr>
              <w:widowControl/>
              <w:jc w:val="left"/>
              <w:rPr>
                <w:rFonts w:hint="eastAsi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bit1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～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bit0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：保留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  <w:t>31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电机类故障1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0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：正常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1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：故障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bit7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：左电机绕组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1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相电流过流故障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bit6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：左电机绕组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2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相电流过流故障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bit5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：右电机绕组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1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相电流过流故障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bit4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：右电机绕组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2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相电流过流故障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bit3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：左电机绕组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1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母线过流故障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bit2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：左电机绕组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2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母线过流故障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bit1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：右电机绕组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1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母线过流故障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bit0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：右电机绕组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2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母线过流故障</w:t>
            </w: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  <w:t>32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电机类故障2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0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：正常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1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：故障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bit7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：左电机绕组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1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堵转故障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bit6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：左电机绕组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2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堵转故障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bit5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：右电机绕组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1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堵转故障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bit4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：右电机绕组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2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堵转故障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bit3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：左电机绕组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1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过温故障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bit2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：左电机绕组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2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过温故障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bit1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：右电机绕组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1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过温故障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bit0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：右电机绕组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2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过温故障</w:t>
            </w: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  <w:t>33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反馈数据类故障1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0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：正常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1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：故障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bit7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：左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Resolver1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bit6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：左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Resolver2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bit5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：右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Resolver1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bit4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：右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Resolver2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bit3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：左电机旋变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1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bit2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：左电机旋变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2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bit1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：右电机旋变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1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bit0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：右电机旋变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2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故障</w:t>
            </w: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  <w:t>34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反馈数据类故障2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0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：正常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1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：故障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bit7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：位置传感器左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1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bit6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：位置传感器左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2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bit5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：位置传感器右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1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bit4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 xml:space="preserve">：位置传感器右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2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bit3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～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bit0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：保留</w:t>
            </w: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  <w:t>35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运动状态类故障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0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：正常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1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：故障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bit7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：反馈超行程状态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bit6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：指令超范围故障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bit5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：同步性故障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bit4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～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bit0: </w:t>
            </w:r>
            <w:r>
              <w:rPr>
                <w:rFonts w:hint="eastAsia" w:ascii="宋体" w:hAnsi="宋体" w:eastAsia="宋体"/>
                <w:color w:val="000000"/>
                <w:sz w:val="19"/>
                <w:szCs w:val="19"/>
              </w:rPr>
              <w:t>保留</w:t>
            </w: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  <w:t>36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功率28V电源1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电压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0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～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16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5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对应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0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～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33V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（分辨率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0.2V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Uint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  <w:t>37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功率28V电源2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电压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2"/>
                <w:sz w:val="19"/>
                <w:szCs w:val="19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0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～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16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5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对应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0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～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33V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（分辨率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0.2V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Uint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  <w:t>38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控制28V电源1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电压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2"/>
                <w:sz w:val="19"/>
                <w:szCs w:val="19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0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～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16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5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对应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0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～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33V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（分辨率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0.2V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Uint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  <w:t>39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控制28V电源2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电压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2"/>
                <w:sz w:val="19"/>
                <w:szCs w:val="19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0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～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16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5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对应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0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～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33V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（分辨率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0.2V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Uint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  <w:t>40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功率28V电源1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电流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2"/>
                <w:sz w:val="19"/>
                <w:szCs w:val="19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0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～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16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5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对应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0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～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33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A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（分辨率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0.2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A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Uint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  <w:t>41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功率28V电源2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电流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2"/>
                <w:sz w:val="19"/>
                <w:szCs w:val="19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0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～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16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5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对应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0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～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33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A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（分辨率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0.2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A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Uint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  <w:t>42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控制28V电源1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电流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2"/>
                <w:sz w:val="19"/>
                <w:szCs w:val="19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0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～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16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5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对应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0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～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33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A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（分辨率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0.2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A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Uint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  <w:t>43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控制28V电源2</w:t>
            </w: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电流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2"/>
                <w:sz w:val="19"/>
                <w:szCs w:val="19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0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～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16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5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对应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0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～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33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A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（分辨率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9"/>
                <w:szCs w:val="19"/>
                <w:lang w:bidi="ar"/>
              </w:rPr>
              <w:t>0.2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A</w:t>
            </w:r>
            <w:r>
              <w:rPr>
                <w:rFonts w:hint="eastAsia" w:ascii="宋体" w:hAnsi="宋体" w:eastAsia="宋体"/>
                <w:color w:val="000000"/>
                <w:kern w:val="0"/>
                <w:sz w:val="19"/>
                <w:szCs w:val="19"/>
                <w:lang w:bidi="ar"/>
              </w:rPr>
              <w:t>）</w:t>
            </w: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Uint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  <w:t>44~50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预留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kern w:val="0"/>
                <w:sz w:val="20"/>
                <w:szCs w:val="20"/>
                <w:lang w:val="en-US"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7</w:t>
            </w:r>
            <w:bookmarkStart w:id="1" w:name="_GoBack"/>
            <w:bookmarkEnd w:id="1"/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val="en-US" w:eastAsia="zh-CN" w:bidi="ar"/>
              </w:rPr>
              <w:t>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7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  <w:t>51</w:t>
            </w:r>
          </w:p>
        </w:tc>
        <w:tc>
          <w:tcPr>
            <w:tcW w:w="2525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校验位</w:t>
            </w:r>
          </w:p>
        </w:tc>
        <w:tc>
          <w:tcPr>
            <w:tcW w:w="758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0"/>
                <w:szCs w:val="20"/>
                <w:lang w:bidi="ar"/>
              </w:rPr>
              <w:t>1B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>除帧头与校验位的所有字节之和与256取模值，即取低8位</w:t>
            </w: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rPr>
                <w:rFonts w:hint="eastAsia" w:cs="等线"/>
                <w:color w:val="000000"/>
                <w:sz w:val="22"/>
              </w:rPr>
            </w:pPr>
          </w:p>
        </w:tc>
      </w:tr>
    </w:tbl>
    <w:p>
      <w:pPr>
        <w:pStyle w:val="23"/>
        <w:numPr>
          <w:ilvl w:val="0"/>
          <w:numId w:val="0"/>
        </w:numPr>
      </w:pPr>
    </w:p>
    <w:sectPr>
      <w:headerReference w:type="default" r:id="rId7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="http://schemas.openxmlformats.org/wordprocessingml/2006/main" xmlns:v="urn:schemas-microsoft-com:vml" xmlns:o="urn:schemas-microsoft-com:office:office">
  <w:p w:rsidP="" w:rsidRDefault=""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0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4                                                2026-03-17 15:17:14                                                2026-03-17 15:17:14                                                2026-03-17 15:17:14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4                                                2026-03-17 15:17:14                                                2026-03-17 15:17:14                                                2026-03-17 15:17:14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4                                                2026-03-17 15:17:14                                                2026-03-17 15:17:14                                                2026-03-17 15:17:14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4                                                2026-03-17 15:17:14                                                2026-03-17 15:17:14                                                2026-03-17 15:17:14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4                                                2026-03-17 15:17:14                                                2026-03-17 15:17:14                                                2026-03-17 15:17:14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4                                                2026-03-17 15:17:14                                                2026-03-17 15:17:14                                                2026-03-17 15:17:14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4                                                2026-03-17 15:17:14                                                2026-03-17 15:17:14                                                2026-03-17 15:17:14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4                                                2026-03-17 15:17:14                                                2026-03-17 15:17:14                                                2026-03-17 15:17:14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4                                                2026-03-17 15:17:14                                                2026-03-17 15:17:14                                                2026-03-17 15:17:14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4                                                2026-03-17 15:17:14                                                2026-03-17 15:17:14                                                2026-03-17 15:17:14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4                                                2026-03-17 15:17:14                                                2026-03-17 15:17:14                                                2026-03-17 15:17:14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4                                                2026-03-17 15:17:14                                                2026-03-17 15:17:14                                                2026-03-17 15:17:14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4                                                2026-03-17 15:17:14                                                2026-03-17 15:17:14                                                2026-03-17 15:17:14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4                                                2026-03-17 15:17:14                                                2026-03-17 15:17:14                                                2026-03-17 15:17:14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4                                                2026-03-17 15:17:14                                                2026-03-17 15:17:14                                                2026-03-17 15:17:14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4                                                2026-03-17 15:17:14                                                2026-03-17 15:17:14                                                2026-03-17 15:17:14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4                                                2026-03-17 15:17:14                                                2026-03-17 15:17:14                                                2026-03-17 15:17:14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4                                                2026-03-17 15:17:14                                                2026-03-17 15:17:14                                                2026-03-17 15:17:14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4                                                2026-03-17 15:17:14                                                2026-03-17 15:17:14                                                2026-03-17 15:17:14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4                                                2026-03-17 15:17:14                                                2026-03-17 15:17:14                                                2026-03-17 15:17:14                                                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B"/>
    <w:multiLevelType w:val="multilevel"/>
    <w:tmpl w:val="0000000B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00000018"/>
    <w:multiLevelType w:val="multilevel"/>
    <w:tmpl w:val="00000018"/>
    <w:lvl w:ilvl="0" w:tentative="0">
      <w:start w:val="1"/>
      <w:numFmt w:val="decimal"/>
      <w:pStyle w:val="23"/>
      <w:suff w:val="nothing"/>
      <w:lvlText w:val="%1　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24"/>
      <w:suff w:val="nothing"/>
      <w:lvlText w:val="%1.%2　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26"/>
      <w:suff w:val="nothing"/>
      <w:lvlText w:val="%1.%2.%3.%4　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27"/>
      <w:suff w:val="nothing"/>
      <w:lvlText w:val="%1.%2.%3.%4.%5　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28"/>
      <w:suff w:val="nothing"/>
      <w:lvlText w:val="%1.%2.%3.%4.%5.%6　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29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pStyle w:val="30"/>
      <w:suff w:val="nothing"/>
      <w:lvlText w:val="%1.%2.%3.%4.%5.%6.%7.%8　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pStyle w:val="31"/>
      <w:suff w:val="nothing"/>
      <w:lvlText w:val="%1.%2.%3.%4.%5.%6.%7.%8.%9　"/>
      <w:lvlJc w:val="left"/>
      <w:pPr>
        <w:ind w:left="0" w:firstLine="0"/>
      </w:pPr>
      <w:rPr>
        <w:rFonts w:hint="eastAsia"/>
      </w:rPr>
    </w:lvl>
  </w:abstractNum>
  <w:abstractNum w:abstractNumId="2">
    <w:nsid w:val="625D50DC"/>
    <w:multiLevelType w:val="multilevel"/>
    <w:tmpl w:val="625D50DC"/>
    <w:lvl w:ilvl="0" w:tentative="0">
      <w:start w:val="1"/>
      <w:numFmt w:val="bullet"/>
      <w:lvlText w:val=""/>
      <w:lvlJc w:val="left"/>
      <w:pPr>
        <w:ind w:left="9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4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BY">
    <w15:presenceInfo w15:providerId="None" w15:userId="B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407"/>
    <w:rsid w:val="0002343B"/>
    <w:rsid w:val="000854F2"/>
    <w:rsid w:val="0009134B"/>
    <w:rsid w:val="000A4AC8"/>
    <w:rsid w:val="001470DE"/>
    <w:rsid w:val="00182407"/>
    <w:rsid w:val="001C0D88"/>
    <w:rsid w:val="001F6400"/>
    <w:rsid w:val="00250FA9"/>
    <w:rsid w:val="00270EE1"/>
    <w:rsid w:val="002B392E"/>
    <w:rsid w:val="002B71F1"/>
    <w:rsid w:val="002D2C97"/>
    <w:rsid w:val="003139B0"/>
    <w:rsid w:val="0034291D"/>
    <w:rsid w:val="00367433"/>
    <w:rsid w:val="003A0C82"/>
    <w:rsid w:val="003A69FF"/>
    <w:rsid w:val="003C324F"/>
    <w:rsid w:val="003C42A8"/>
    <w:rsid w:val="003C794E"/>
    <w:rsid w:val="003F2D6F"/>
    <w:rsid w:val="00407597"/>
    <w:rsid w:val="00462394"/>
    <w:rsid w:val="00520945"/>
    <w:rsid w:val="005214C2"/>
    <w:rsid w:val="00530AD1"/>
    <w:rsid w:val="00553393"/>
    <w:rsid w:val="00582AA0"/>
    <w:rsid w:val="00590AA1"/>
    <w:rsid w:val="005A48A7"/>
    <w:rsid w:val="005B686C"/>
    <w:rsid w:val="005C1543"/>
    <w:rsid w:val="005C5C83"/>
    <w:rsid w:val="007901E5"/>
    <w:rsid w:val="007A06DE"/>
    <w:rsid w:val="00817A7A"/>
    <w:rsid w:val="00955C00"/>
    <w:rsid w:val="009E2963"/>
    <w:rsid w:val="009E4DFF"/>
    <w:rsid w:val="00AE33DA"/>
    <w:rsid w:val="00AF7881"/>
    <w:rsid w:val="00B974BA"/>
    <w:rsid w:val="00BB33AF"/>
    <w:rsid w:val="00BC0925"/>
    <w:rsid w:val="00BD018E"/>
    <w:rsid w:val="00BF5299"/>
    <w:rsid w:val="00C5006B"/>
    <w:rsid w:val="00C74722"/>
    <w:rsid w:val="00C957B6"/>
    <w:rsid w:val="00CF6BD1"/>
    <w:rsid w:val="00DA3439"/>
    <w:rsid w:val="00DB66AD"/>
    <w:rsid w:val="00DC2504"/>
    <w:rsid w:val="00E7454E"/>
    <w:rsid w:val="00F41788"/>
    <w:rsid w:val="00F97B4D"/>
    <w:rsid w:val="01415923"/>
    <w:rsid w:val="01581E5E"/>
    <w:rsid w:val="01692E5D"/>
    <w:rsid w:val="01F65DA2"/>
    <w:rsid w:val="029403CC"/>
    <w:rsid w:val="02CE4D4B"/>
    <w:rsid w:val="02D11A53"/>
    <w:rsid w:val="02FA5B72"/>
    <w:rsid w:val="032D3A42"/>
    <w:rsid w:val="03BD4E8B"/>
    <w:rsid w:val="03F014FB"/>
    <w:rsid w:val="046837CA"/>
    <w:rsid w:val="04837BF7"/>
    <w:rsid w:val="04FC07BA"/>
    <w:rsid w:val="05284B01"/>
    <w:rsid w:val="05A9466D"/>
    <w:rsid w:val="05D4629F"/>
    <w:rsid w:val="061648A1"/>
    <w:rsid w:val="0647680D"/>
    <w:rsid w:val="075204D7"/>
    <w:rsid w:val="076A369C"/>
    <w:rsid w:val="07A5378E"/>
    <w:rsid w:val="07BD5DBF"/>
    <w:rsid w:val="07D902B4"/>
    <w:rsid w:val="088B0780"/>
    <w:rsid w:val="08EF2538"/>
    <w:rsid w:val="09C33F12"/>
    <w:rsid w:val="0A216696"/>
    <w:rsid w:val="0AB43832"/>
    <w:rsid w:val="0AE578F1"/>
    <w:rsid w:val="0B165A79"/>
    <w:rsid w:val="0BEB139D"/>
    <w:rsid w:val="0C3F5646"/>
    <w:rsid w:val="0C626B4B"/>
    <w:rsid w:val="0D192408"/>
    <w:rsid w:val="0D240FA7"/>
    <w:rsid w:val="0D7C110B"/>
    <w:rsid w:val="0DA53F16"/>
    <w:rsid w:val="0DF92BD7"/>
    <w:rsid w:val="0E5B4619"/>
    <w:rsid w:val="0EBE68BC"/>
    <w:rsid w:val="0EF44E0F"/>
    <w:rsid w:val="0F1B4A58"/>
    <w:rsid w:val="0F7F477C"/>
    <w:rsid w:val="0F904A16"/>
    <w:rsid w:val="0FAD5078"/>
    <w:rsid w:val="0FBB7521"/>
    <w:rsid w:val="0FE271BB"/>
    <w:rsid w:val="103706A7"/>
    <w:rsid w:val="11196A9C"/>
    <w:rsid w:val="117C401B"/>
    <w:rsid w:val="11B60D39"/>
    <w:rsid w:val="11BE502B"/>
    <w:rsid w:val="11E60904"/>
    <w:rsid w:val="11F34C34"/>
    <w:rsid w:val="12DE105D"/>
    <w:rsid w:val="12FB7214"/>
    <w:rsid w:val="137D3A90"/>
    <w:rsid w:val="138415D4"/>
    <w:rsid w:val="13B52B22"/>
    <w:rsid w:val="14212297"/>
    <w:rsid w:val="148D73C8"/>
    <w:rsid w:val="14D5025D"/>
    <w:rsid w:val="150E0674"/>
    <w:rsid w:val="1552393D"/>
    <w:rsid w:val="15B06226"/>
    <w:rsid w:val="15C8474F"/>
    <w:rsid w:val="15FC5EA0"/>
    <w:rsid w:val="163B4361"/>
    <w:rsid w:val="16996D4F"/>
    <w:rsid w:val="16BC3DBF"/>
    <w:rsid w:val="16E14399"/>
    <w:rsid w:val="17F760DF"/>
    <w:rsid w:val="186822E6"/>
    <w:rsid w:val="18871C7D"/>
    <w:rsid w:val="18EC2D06"/>
    <w:rsid w:val="18FB1779"/>
    <w:rsid w:val="191B29BF"/>
    <w:rsid w:val="193F2326"/>
    <w:rsid w:val="197D231F"/>
    <w:rsid w:val="19B42A33"/>
    <w:rsid w:val="1A0C68F5"/>
    <w:rsid w:val="1A9212A7"/>
    <w:rsid w:val="1AC81E25"/>
    <w:rsid w:val="1AFC1EA0"/>
    <w:rsid w:val="1B4E745B"/>
    <w:rsid w:val="1BBE5191"/>
    <w:rsid w:val="1BCE322D"/>
    <w:rsid w:val="1BD13C5A"/>
    <w:rsid w:val="1BE91858"/>
    <w:rsid w:val="1C2424FB"/>
    <w:rsid w:val="1C30136E"/>
    <w:rsid w:val="1C3B67E1"/>
    <w:rsid w:val="1C3F2267"/>
    <w:rsid w:val="1C5745C1"/>
    <w:rsid w:val="1C57631E"/>
    <w:rsid w:val="1D2F1AA3"/>
    <w:rsid w:val="1D66580C"/>
    <w:rsid w:val="1D916391"/>
    <w:rsid w:val="1DD45AAC"/>
    <w:rsid w:val="1DE36E09"/>
    <w:rsid w:val="1DF91B58"/>
    <w:rsid w:val="1E356E9F"/>
    <w:rsid w:val="1E3C2FA6"/>
    <w:rsid w:val="1E4A1447"/>
    <w:rsid w:val="1E8C573A"/>
    <w:rsid w:val="1EDC0931"/>
    <w:rsid w:val="1EF035F1"/>
    <w:rsid w:val="1F13300A"/>
    <w:rsid w:val="1F5D3AA9"/>
    <w:rsid w:val="1F81363D"/>
    <w:rsid w:val="1F884D2A"/>
    <w:rsid w:val="1FA30FF4"/>
    <w:rsid w:val="206261AF"/>
    <w:rsid w:val="20756A8B"/>
    <w:rsid w:val="2085546A"/>
    <w:rsid w:val="212A1E2E"/>
    <w:rsid w:val="21397190"/>
    <w:rsid w:val="21AC4ECC"/>
    <w:rsid w:val="228D1FBC"/>
    <w:rsid w:val="229A4B54"/>
    <w:rsid w:val="23BB744C"/>
    <w:rsid w:val="23C5553B"/>
    <w:rsid w:val="23C720FE"/>
    <w:rsid w:val="24346E74"/>
    <w:rsid w:val="24525E29"/>
    <w:rsid w:val="248F3D0B"/>
    <w:rsid w:val="24B351C4"/>
    <w:rsid w:val="25074C4E"/>
    <w:rsid w:val="255D6B88"/>
    <w:rsid w:val="257C6E0B"/>
    <w:rsid w:val="26290229"/>
    <w:rsid w:val="26310EB8"/>
    <w:rsid w:val="26914755"/>
    <w:rsid w:val="26DD2810"/>
    <w:rsid w:val="270865CA"/>
    <w:rsid w:val="273861E8"/>
    <w:rsid w:val="27563219"/>
    <w:rsid w:val="281B3E43"/>
    <w:rsid w:val="28B121D1"/>
    <w:rsid w:val="28BE2286"/>
    <w:rsid w:val="28C56A49"/>
    <w:rsid w:val="293B0B00"/>
    <w:rsid w:val="29602AB0"/>
    <w:rsid w:val="298634AE"/>
    <w:rsid w:val="29E91415"/>
    <w:rsid w:val="2A0A39C9"/>
    <w:rsid w:val="2A0E7F0F"/>
    <w:rsid w:val="2A1E3465"/>
    <w:rsid w:val="2A6B3FB5"/>
    <w:rsid w:val="2B686EEC"/>
    <w:rsid w:val="2BA52AAD"/>
    <w:rsid w:val="2C0C3819"/>
    <w:rsid w:val="2C301083"/>
    <w:rsid w:val="2C867AEA"/>
    <w:rsid w:val="2CED4AC4"/>
    <w:rsid w:val="2CF62237"/>
    <w:rsid w:val="2D69660C"/>
    <w:rsid w:val="2E814EDA"/>
    <w:rsid w:val="2EE72300"/>
    <w:rsid w:val="2F160466"/>
    <w:rsid w:val="2F866987"/>
    <w:rsid w:val="2F902D9F"/>
    <w:rsid w:val="30374048"/>
    <w:rsid w:val="30D156A4"/>
    <w:rsid w:val="30DA3DB5"/>
    <w:rsid w:val="31590D29"/>
    <w:rsid w:val="31776BE4"/>
    <w:rsid w:val="31B50B0C"/>
    <w:rsid w:val="31C4638A"/>
    <w:rsid w:val="31DB6CAD"/>
    <w:rsid w:val="323B0C62"/>
    <w:rsid w:val="32556508"/>
    <w:rsid w:val="328714F2"/>
    <w:rsid w:val="32A50AA2"/>
    <w:rsid w:val="33705357"/>
    <w:rsid w:val="33B66212"/>
    <w:rsid w:val="33ED42EB"/>
    <w:rsid w:val="341222FE"/>
    <w:rsid w:val="34A7077E"/>
    <w:rsid w:val="34BE4B8B"/>
    <w:rsid w:val="34D61C0D"/>
    <w:rsid w:val="34F507B1"/>
    <w:rsid w:val="35192591"/>
    <w:rsid w:val="356375BD"/>
    <w:rsid w:val="35C57746"/>
    <w:rsid w:val="35C651C7"/>
    <w:rsid w:val="35D3693C"/>
    <w:rsid w:val="35D579E0"/>
    <w:rsid w:val="361507CA"/>
    <w:rsid w:val="36EB7528"/>
    <w:rsid w:val="37346911"/>
    <w:rsid w:val="37415953"/>
    <w:rsid w:val="374A3EDB"/>
    <w:rsid w:val="37520435"/>
    <w:rsid w:val="376C34BF"/>
    <w:rsid w:val="37A36CD7"/>
    <w:rsid w:val="37A804B6"/>
    <w:rsid w:val="380B27FE"/>
    <w:rsid w:val="38473FD7"/>
    <w:rsid w:val="38C60CB8"/>
    <w:rsid w:val="38E37C04"/>
    <w:rsid w:val="38E964A2"/>
    <w:rsid w:val="38EB5638"/>
    <w:rsid w:val="39355DE8"/>
    <w:rsid w:val="393621A3"/>
    <w:rsid w:val="393E0C76"/>
    <w:rsid w:val="3950651F"/>
    <w:rsid w:val="39633052"/>
    <w:rsid w:val="39694ACB"/>
    <w:rsid w:val="398C10EC"/>
    <w:rsid w:val="3A624BBD"/>
    <w:rsid w:val="3ABD7ECA"/>
    <w:rsid w:val="3B30534F"/>
    <w:rsid w:val="3B3B0ABC"/>
    <w:rsid w:val="3B5A15AC"/>
    <w:rsid w:val="3B941681"/>
    <w:rsid w:val="3B9968D7"/>
    <w:rsid w:val="3BBB094F"/>
    <w:rsid w:val="3BEB285C"/>
    <w:rsid w:val="3BF222FC"/>
    <w:rsid w:val="3C2079D9"/>
    <w:rsid w:val="3C6E7BB4"/>
    <w:rsid w:val="3CC350C0"/>
    <w:rsid w:val="3CEE7746"/>
    <w:rsid w:val="3D25605E"/>
    <w:rsid w:val="3D336678"/>
    <w:rsid w:val="3D511EC9"/>
    <w:rsid w:val="3D6B67D2"/>
    <w:rsid w:val="3D741660"/>
    <w:rsid w:val="3D8214BF"/>
    <w:rsid w:val="3DEA4B22"/>
    <w:rsid w:val="3E2F75FF"/>
    <w:rsid w:val="3E625A65"/>
    <w:rsid w:val="3E8B0862"/>
    <w:rsid w:val="3EA927D0"/>
    <w:rsid w:val="3F847DC9"/>
    <w:rsid w:val="3FCD053B"/>
    <w:rsid w:val="40BC3E00"/>
    <w:rsid w:val="41520337"/>
    <w:rsid w:val="415B0C46"/>
    <w:rsid w:val="417340EF"/>
    <w:rsid w:val="41D50910"/>
    <w:rsid w:val="426B6885"/>
    <w:rsid w:val="42D9578F"/>
    <w:rsid w:val="43A16902"/>
    <w:rsid w:val="443321EA"/>
    <w:rsid w:val="44440224"/>
    <w:rsid w:val="446C6A68"/>
    <w:rsid w:val="44C244D0"/>
    <w:rsid w:val="44E43A96"/>
    <w:rsid w:val="45052B9C"/>
    <w:rsid w:val="45122DBB"/>
    <w:rsid w:val="45153C7E"/>
    <w:rsid w:val="45465257"/>
    <w:rsid w:val="4559032F"/>
    <w:rsid w:val="4635504C"/>
    <w:rsid w:val="46431454"/>
    <w:rsid w:val="47B833A5"/>
    <w:rsid w:val="484730FD"/>
    <w:rsid w:val="486A1CC6"/>
    <w:rsid w:val="4870138B"/>
    <w:rsid w:val="48962993"/>
    <w:rsid w:val="48C71C96"/>
    <w:rsid w:val="496A5CA3"/>
    <w:rsid w:val="49892C34"/>
    <w:rsid w:val="49FC6FF1"/>
    <w:rsid w:val="49FD3942"/>
    <w:rsid w:val="4A115AFF"/>
    <w:rsid w:val="4A5F1294"/>
    <w:rsid w:val="4AA80739"/>
    <w:rsid w:val="4AB114C2"/>
    <w:rsid w:val="4AB50E13"/>
    <w:rsid w:val="4ABC7BA7"/>
    <w:rsid w:val="4AC86FCA"/>
    <w:rsid w:val="4BBA0128"/>
    <w:rsid w:val="4C30059B"/>
    <w:rsid w:val="4CD40B47"/>
    <w:rsid w:val="4CF04E3F"/>
    <w:rsid w:val="4D2B7D6A"/>
    <w:rsid w:val="4D441F51"/>
    <w:rsid w:val="4D8C0147"/>
    <w:rsid w:val="4DAA2D07"/>
    <w:rsid w:val="4DBC2391"/>
    <w:rsid w:val="4DBD0916"/>
    <w:rsid w:val="4DF6032B"/>
    <w:rsid w:val="4E2C3249"/>
    <w:rsid w:val="4E33304B"/>
    <w:rsid w:val="4E5B2D9E"/>
    <w:rsid w:val="4EC4572D"/>
    <w:rsid w:val="4F9C11AB"/>
    <w:rsid w:val="500B4FAF"/>
    <w:rsid w:val="502A1C4C"/>
    <w:rsid w:val="51365648"/>
    <w:rsid w:val="514F6C1B"/>
    <w:rsid w:val="517F6F1D"/>
    <w:rsid w:val="51874500"/>
    <w:rsid w:val="51D87408"/>
    <w:rsid w:val="51FA0C8B"/>
    <w:rsid w:val="52347DB7"/>
    <w:rsid w:val="52582329"/>
    <w:rsid w:val="525E112A"/>
    <w:rsid w:val="52CB6DE5"/>
    <w:rsid w:val="52CC77E5"/>
    <w:rsid w:val="52DD20BC"/>
    <w:rsid w:val="52E80913"/>
    <w:rsid w:val="53132985"/>
    <w:rsid w:val="5335672B"/>
    <w:rsid w:val="536E61F5"/>
    <w:rsid w:val="53C02D98"/>
    <w:rsid w:val="53C76D95"/>
    <w:rsid w:val="540930B5"/>
    <w:rsid w:val="5444169F"/>
    <w:rsid w:val="546C6511"/>
    <w:rsid w:val="54B13118"/>
    <w:rsid w:val="552503C0"/>
    <w:rsid w:val="55475E40"/>
    <w:rsid w:val="55877F62"/>
    <w:rsid w:val="56156687"/>
    <w:rsid w:val="56706365"/>
    <w:rsid w:val="5697231E"/>
    <w:rsid w:val="56CC4D76"/>
    <w:rsid w:val="57482141"/>
    <w:rsid w:val="57877235"/>
    <w:rsid w:val="57F67076"/>
    <w:rsid w:val="58320552"/>
    <w:rsid w:val="58BE2B99"/>
    <w:rsid w:val="58F80953"/>
    <w:rsid w:val="591F5854"/>
    <w:rsid w:val="59783231"/>
    <w:rsid w:val="597C08DA"/>
    <w:rsid w:val="5985529A"/>
    <w:rsid w:val="59BB20A2"/>
    <w:rsid w:val="59F14406"/>
    <w:rsid w:val="5ABD50D8"/>
    <w:rsid w:val="5AEF41D7"/>
    <w:rsid w:val="5AFB64B0"/>
    <w:rsid w:val="5B4F6759"/>
    <w:rsid w:val="5B7843CB"/>
    <w:rsid w:val="5C063319"/>
    <w:rsid w:val="5C493A77"/>
    <w:rsid w:val="5C581305"/>
    <w:rsid w:val="5CC20BEA"/>
    <w:rsid w:val="5D943140"/>
    <w:rsid w:val="5DB21313"/>
    <w:rsid w:val="5E951735"/>
    <w:rsid w:val="5EDA3C6B"/>
    <w:rsid w:val="5FBF5975"/>
    <w:rsid w:val="60C70A54"/>
    <w:rsid w:val="60F1769A"/>
    <w:rsid w:val="61867066"/>
    <w:rsid w:val="61A67C66"/>
    <w:rsid w:val="62025C2E"/>
    <w:rsid w:val="6253185F"/>
    <w:rsid w:val="626671FB"/>
    <w:rsid w:val="627960A4"/>
    <w:rsid w:val="627F5BA7"/>
    <w:rsid w:val="62832E6F"/>
    <w:rsid w:val="62C83A1C"/>
    <w:rsid w:val="62CC5CA6"/>
    <w:rsid w:val="62F629EC"/>
    <w:rsid w:val="6311467A"/>
    <w:rsid w:val="634A2CF1"/>
    <w:rsid w:val="636700A3"/>
    <w:rsid w:val="637C3601"/>
    <w:rsid w:val="63DD5443"/>
    <w:rsid w:val="64244921"/>
    <w:rsid w:val="645741F2"/>
    <w:rsid w:val="647E2579"/>
    <w:rsid w:val="64995AFF"/>
    <w:rsid w:val="649B2A1E"/>
    <w:rsid w:val="655A3D56"/>
    <w:rsid w:val="658C582A"/>
    <w:rsid w:val="65EA1853"/>
    <w:rsid w:val="66112A3B"/>
    <w:rsid w:val="66671FAF"/>
    <w:rsid w:val="666C0EF2"/>
    <w:rsid w:val="66DC6425"/>
    <w:rsid w:val="66E93388"/>
    <w:rsid w:val="671578AF"/>
    <w:rsid w:val="680350D9"/>
    <w:rsid w:val="680A28DA"/>
    <w:rsid w:val="680E2846"/>
    <w:rsid w:val="68140A75"/>
    <w:rsid w:val="68620A9D"/>
    <w:rsid w:val="6863174F"/>
    <w:rsid w:val="687B286D"/>
    <w:rsid w:val="68807FFB"/>
    <w:rsid w:val="68D04302"/>
    <w:rsid w:val="69104359"/>
    <w:rsid w:val="693343A6"/>
    <w:rsid w:val="69426BBF"/>
    <w:rsid w:val="6A502AF1"/>
    <w:rsid w:val="6AAA71EB"/>
    <w:rsid w:val="6ADB468D"/>
    <w:rsid w:val="6B1732C2"/>
    <w:rsid w:val="6B2B0F97"/>
    <w:rsid w:val="6B5E3D6F"/>
    <w:rsid w:val="6B7E5270"/>
    <w:rsid w:val="6C3A775F"/>
    <w:rsid w:val="6C40795D"/>
    <w:rsid w:val="6CC232FE"/>
    <w:rsid w:val="6D2E042E"/>
    <w:rsid w:val="6E2241BE"/>
    <w:rsid w:val="6E5936D1"/>
    <w:rsid w:val="6EA876CF"/>
    <w:rsid w:val="6EF743B3"/>
    <w:rsid w:val="6F054EDB"/>
    <w:rsid w:val="6F1737D2"/>
    <w:rsid w:val="6F1F28F7"/>
    <w:rsid w:val="6F7B68FB"/>
    <w:rsid w:val="6F7E447B"/>
    <w:rsid w:val="6FED5DDD"/>
    <w:rsid w:val="7039132B"/>
    <w:rsid w:val="707B32CE"/>
    <w:rsid w:val="70BB0BA5"/>
    <w:rsid w:val="70F20B64"/>
    <w:rsid w:val="717A4D16"/>
    <w:rsid w:val="71855B3B"/>
    <w:rsid w:val="7188249F"/>
    <w:rsid w:val="719D0789"/>
    <w:rsid w:val="71E05130"/>
    <w:rsid w:val="71E33CF2"/>
    <w:rsid w:val="71F63AA9"/>
    <w:rsid w:val="72646696"/>
    <w:rsid w:val="72725752"/>
    <w:rsid w:val="72AB332E"/>
    <w:rsid w:val="72C54283"/>
    <w:rsid w:val="72DA63FB"/>
    <w:rsid w:val="73097BB5"/>
    <w:rsid w:val="73185FA3"/>
    <w:rsid w:val="732F1389"/>
    <w:rsid w:val="73966591"/>
    <w:rsid w:val="7431488C"/>
    <w:rsid w:val="745B71F7"/>
    <w:rsid w:val="74F710B3"/>
    <w:rsid w:val="751402A4"/>
    <w:rsid w:val="7545587F"/>
    <w:rsid w:val="758E0F28"/>
    <w:rsid w:val="75A11E5D"/>
    <w:rsid w:val="75E70A49"/>
    <w:rsid w:val="75FC6D83"/>
    <w:rsid w:val="76091AB6"/>
    <w:rsid w:val="761501F9"/>
    <w:rsid w:val="76AF2244"/>
    <w:rsid w:val="77285D4F"/>
    <w:rsid w:val="774822AB"/>
    <w:rsid w:val="774E26AD"/>
    <w:rsid w:val="776C16FD"/>
    <w:rsid w:val="77702A42"/>
    <w:rsid w:val="77854826"/>
    <w:rsid w:val="78392B74"/>
    <w:rsid w:val="786F69A2"/>
    <w:rsid w:val="78711EA5"/>
    <w:rsid w:val="78DA6C2D"/>
    <w:rsid w:val="7928296D"/>
    <w:rsid w:val="792858C1"/>
    <w:rsid w:val="792C75C1"/>
    <w:rsid w:val="793262F5"/>
    <w:rsid w:val="795F53B0"/>
    <w:rsid w:val="79B81BA9"/>
    <w:rsid w:val="7A60132A"/>
    <w:rsid w:val="7A6E1CEA"/>
    <w:rsid w:val="7A962BE7"/>
    <w:rsid w:val="7AAB3D4E"/>
    <w:rsid w:val="7AF10BC1"/>
    <w:rsid w:val="7B8228A1"/>
    <w:rsid w:val="7BA81FD0"/>
    <w:rsid w:val="7BD42F30"/>
    <w:rsid w:val="7C292A4A"/>
    <w:rsid w:val="7C363E3C"/>
    <w:rsid w:val="7C3D1A29"/>
    <w:rsid w:val="7C7F29CF"/>
    <w:rsid w:val="7C86058B"/>
    <w:rsid w:val="7C970AFB"/>
    <w:rsid w:val="7CA56D5B"/>
    <w:rsid w:val="7D034A66"/>
    <w:rsid w:val="7D9C1EA2"/>
    <w:rsid w:val="7EA832D9"/>
    <w:rsid w:val="7EBE0AEB"/>
    <w:rsid w:val="7EC42579"/>
    <w:rsid w:val="7EC42C09"/>
    <w:rsid w:val="7EF2571C"/>
    <w:rsid w:val="7F1F679B"/>
    <w:rsid w:val="7F836FE2"/>
    <w:rsid w:val="7FA57CF9"/>
    <w:rsid w:val="7FB1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99" w:semiHidden="0" w:name="index heading"/>
    <w:lsdException w:qFormat="1" w:unhideWhenUsed="0" w:uiPriority="0" w:semiHidden="0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qFormat="1" w:unhideWhenUsed="0" w:uiPriority="0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iPriority="1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3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link w:val="34"/>
    <w:qFormat/>
    <w:uiPriority w:val="9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/>
      <w:b/>
      <w:bCs/>
      <w:sz w:val="32"/>
      <w:szCs w:val="32"/>
    </w:rPr>
  </w:style>
  <w:style w:type="paragraph" w:styleId="4">
    <w:name w:val="heading 3"/>
    <w:basedOn w:val="1"/>
    <w:link w:val="35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link w:val="36"/>
    <w:qFormat/>
    <w:uiPriority w:val="9"/>
    <w:pPr>
      <w:keepNext/>
      <w:keepLines/>
      <w:spacing w:before="280" w:after="290" w:line="376" w:lineRule="auto"/>
      <w:outlineLvl w:val="3"/>
    </w:pPr>
    <w:rPr>
      <w:rFonts w:ascii="等线 Light" w:hAnsi="等线 Light" w:eastAsia="等线 Light"/>
      <w:b/>
      <w:bCs/>
      <w:sz w:val="28"/>
      <w:szCs w:val="28"/>
    </w:rPr>
  </w:style>
  <w:style w:type="paragraph" w:styleId="6">
    <w:name w:val="heading 5"/>
    <w:basedOn w:val="1"/>
    <w:link w:val="37"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link w:val="38"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 w:val="24"/>
      <w:szCs w:val="24"/>
    </w:rPr>
  </w:style>
  <w:style w:type="paragraph" w:styleId="8">
    <w:name w:val="heading 7"/>
    <w:basedOn w:val="1"/>
    <w:link w:val="39"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link w:val="40"/>
    <w:qFormat/>
    <w:uiPriority w:val="9"/>
    <w:pPr>
      <w:keepNext/>
      <w:keepLines/>
      <w:spacing w:before="240" w:after="64" w:line="320" w:lineRule="auto"/>
      <w:outlineLvl w:val="7"/>
    </w:pPr>
    <w:rPr>
      <w:rFonts w:ascii="等线 Light" w:hAnsi="等线 Light" w:eastAsia="等线 Light"/>
      <w:sz w:val="24"/>
      <w:szCs w:val="24"/>
    </w:rPr>
  </w:style>
  <w:style w:type="paragraph" w:styleId="10">
    <w:name w:val="heading 9"/>
    <w:basedOn w:val="1"/>
    <w:link w:val="41"/>
    <w:qFormat/>
    <w:uiPriority w:val="9"/>
    <w:pPr>
      <w:keepNext/>
      <w:keepLines/>
      <w:spacing w:before="240" w:after="64" w:line="320" w:lineRule="auto"/>
      <w:outlineLvl w:val="8"/>
    </w:pPr>
    <w:rPr>
      <w:rFonts w:ascii="等线 Light" w:hAnsi="等线 Light" w:eastAsia="等线 Light"/>
      <w:szCs w:val="21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link w:val="42"/>
    <w:qFormat/>
    <w:uiPriority w:val="0"/>
    <w:pPr>
      <w:spacing w:line="360" w:lineRule="auto"/>
      <w:ind w:firstLine="200" w:firstLineChars="200"/>
      <w:jc w:val="center"/>
    </w:pPr>
    <w:rPr>
      <w:rFonts w:ascii="Times New Roman" w:hAnsi="Times New Roman" w:eastAsia="宋体"/>
      <w:sz w:val="24"/>
      <w:szCs w:val="20"/>
    </w:rPr>
  </w:style>
  <w:style w:type="paragraph" w:styleId="12">
    <w:name w:val="annotation text"/>
    <w:basedOn w:val="1"/>
    <w:link w:val="46"/>
    <w:qFormat/>
    <w:uiPriority w:val="99"/>
    <w:pPr>
      <w:jc w:val="left"/>
    </w:pPr>
  </w:style>
  <w:style w:type="paragraph" w:styleId="13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annotation subject"/>
    <w:basedOn w:val="12"/>
    <w:link w:val="47"/>
    <w:qFormat/>
    <w:uiPriority w:val="0"/>
    <w:rPr>
      <w:b/>
      <w:bCs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annotation reference"/>
    <w:basedOn w:val="18"/>
    <w:qFormat/>
    <w:uiPriority w:val="0"/>
    <w:rPr>
      <w:sz w:val="21"/>
      <w:szCs w:val="21"/>
    </w:rPr>
  </w:style>
  <w:style w:type="character" w:customStyle="1" w:styleId="20">
    <w:name w:val="页眉 字符"/>
    <w:basedOn w:val="18"/>
    <w:link w:val="14"/>
    <w:qFormat/>
    <w:uiPriority w:val="99"/>
    <w:rPr>
      <w:sz w:val="18"/>
      <w:szCs w:val="18"/>
    </w:rPr>
  </w:style>
  <w:style w:type="character" w:customStyle="1" w:styleId="21">
    <w:name w:val="页脚 字符"/>
    <w:basedOn w:val="18"/>
    <w:link w:val="13"/>
    <w:qFormat/>
    <w:uiPriority w:val="99"/>
    <w:rPr>
      <w:sz w:val="18"/>
      <w:szCs w:val="18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paragraph" w:customStyle="1" w:styleId="23">
    <w:name w:val="1级"/>
    <w:basedOn w:val="2"/>
    <w:qFormat/>
    <w:uiPriority w:val="0"/>
    <w:pPr>
      <w:numPr>
        <w:ilvl w:val="0"/>
        <w:numId w:val="1"/>
      </w:numPr>
      <w:spacing w:before="0" w:after="0" w:line="360" w:lineRule="auto"/>
    </w:pPr>
    <w:rPr>
      <w:rFonts w:ascii="Times New Roman" w:hAnsi="Times New Roman" w:eastAsia="宋体" w:cs="Times New Roman"/>
      <w:b w:val="0"/>
      <w:bCs w:val="0"/>
      <w:sz w:val="24"/>
    </w:rPr>
  </w:style>
  <w:style w:type="paragraph" w:customStyle="1" w:styleId="24">
    <w:name w:val="2级"/>
    <w:basedOn w:val="3"/>
    <w:link w:val="32"/>
    <w:qFormat/>
    <w:uiPriority w:val="0"/>
    <w:pPr>
      <w:numPr>
        <w:ilvl w:val="1"/>
        <w:numId w:val="1"/>
      </w:numPr>
      <w:spacing w:before="0" w:after="0" w:line="360" w:lineRule="auto"/>
    </w:pPr>
    <w:rPr>
      <w:rFonts w:ascii="Times New Roman" w:hAnsi="Times New Roman" w:eastAsia="宋体" w:cs="Times New Roman"/>
      <w:b w:val="0"/>
      <w:sz w:val="24"/>
    </w:rPr>
  </w:style>
  <w:style w:type="paragraph" w:customStyle="1" w:styleId="25">
    <w:name w:val="3级"/>
    <w:basedOn w:val="4"/>
    <w:qFormat/>
    <w:uiPriority w:val="0"/>
    <w:pPr>
      <w:numPr>
        <w:ilvl w:val="2"/>
        <w:numId w:val="1"/>
      </w:numPr>
      <w:tabs>
        <w:tab w:val="left" w:pos="360"/>
      </w:tabs>
      <w:spacing w:before="0" w:after="0" w:line="360" w:lineRule="auto"/>
    </w:pPr>
    <w:rPr>
      <w:rFonts w:ascii="Times New Roman" w:hAnsi="Times New Roman" w:eastAsia="宋体" w:cs="Times New Roman"/>
      <w:b w:val="0"/>
      <w:sz w:val="24"/>
    </w:rPr>
  </w:style>
  <w:style w:type="paragraph" w:customStyle="1" w:styleId="26">
    <w:name w:val="4级"/>
    <w:basedOn w:val="5"/>
    <w:qFormat/>
    <w:uiPriority w:val="0"/>
    <w:pPr>
      <w:numPr>
        <w:ilvl w:val="3"/>
        <w:numId w:val="1"/>
      </w:numPr>
      <w:spacing w:before="0" w:after="0" w:line="360" w:lineRule="auto"/>
    </w:pPr>
    <w:rPr>
      <w:rFonts w:ascii="Times New Roman" w:hAnsi="Times New Roman" w:eastAsia="宋体" w:cs="Times New Roman"/>
      <w:b w:val="0"/>
      <w:sz w:val="24"/>
    </w:rPr>
  </w:style>
  <w:style w:type="paragraph" w:customStyle="1" w:styleId="27">
    <w:name w:val="5级"/>
    <w:basedOn w:val="6"/>
    <w:qFormat/>
    <w:uiPriority w:val="0"/>
    <w:pPr>
      <w:numPr>
        <w:ilvl w:val="4"/>
        <w:numId w:val="1"/>
      </w:numPr>
      <w:tabs>
        <w:tab w:val="left" w:pos="360"/>
      </w:tabs>
      <w:spacing w:before="0" w:after="0" w:line="360" w:lineRule="auto"/>
    </w:pPr>
    <w:rPr>
      <w:rFonts w:ascii="Times New Roman" w:hAnsi="Times New Roman" w:eastAsia="宋体" w:cs="Times New Roman"/>
      <w:b w:val="0"/>
      <w:sz w:val="24"/>
    </w:rPr>
  </w:style>
  <w:style w:type="paragraph" w:customStyle="1" w:styleId="28">
    <w:name w:val="6级"/>
    <w:basedOn w:val="7"/>
    <w:qFormat/>
    <w:uiPriority w:val="0"/>
    <w:pPr>
      <w:numPr>
        <w:ilvl w:val="5"/>
        <w:numId w:val="1"/>
      </w:numPr>
      <w:tabs>
        <w:tab w:val="left" w:pos="360"/>
      </w:tabs>
      <w:spacing w:before="0" w:after="0" w:line="360" w:lineRule="auto"/>
    </w:pPr>
    <w:rPr>
      <w:rFonts w:ascii="Times New Roman" w:hAnsi="Times New Roman" w:eastAsia="宋体" w:cs="Times New Roman"/>
      <w:b w:val="0"/>
    </w:rPr>
  </w:style>
  <w:style w:type="paragraph" w:customStyle="1" w:styleId="29">
    <w:name w:val="7级"/>
    <w:basedOn w:val="8"/>
    <w:qFormat/>
    <w:uiPriority w:val="0"/>
    <w:pPr>
      <w:numPr>
        <w:ilvl w:val="6"/>
        <w:numId w:val="1"/>
      </w:numPr>
      <w:tabs>
        <w:tab w:val="left" w:pos="360"/>
      </w:tabs>
      <w:spacing w:before="0" w:after="0" w:line="360" w:lineRule="auto"/>
    </w:pPr>
    <w:rPr>
      <w:rFonts w:ascii="Times New Roman" w:hAnsi="Times New Roman" w:eastAsia="宋体" w:cs="Times New Roman"/>
      <w:b w:val="0"/>
    </w:rPr>
  </w:style>
  <w:style w:type="paragraph" w:customStyle="1" w:styleId="30">
    <w:name w:val="8级"/>
    <w:basedOn w:val="9"/>
    <w:qFormat/>
    <w:uiPriority w:val="0"/>
    <w:pPr>
      <w:numPr>
        <w:ilvl w:val="7"/>
        <w:numId w:val="1"/>
      </w:numPr>
      <w:tabs>
        <w:tab w:val="left" w:pos="360"/>
      </w:tabs>
      <w:spacing w:before="0" w:after="0" w:line="360" w:lineRule="auto"/>
    </w:pPr>
    <w:rPr>
      <w:rFonts w:ascii="Times New Roman" w:hAnsi="Times New Roman" w:eastAsia="宋体" w:cs="Times New Roman"/>
    </w:rPr>
  </w:style>
  <w:style w:type="paragraph" w:customStyle="1" w:styleId="31">
    <w:name w:val="9级"/>
    <w:basedOn w:val="10"/>
    <w:qFormat/>
    <w:uiPriority w:val="0"/>
    <w:pPr>
      <w:numPr>
        <w:ilvl w:val="8"/>
        <w:numId w:val="1"/>
      </w:numPr>
      <w:tabs>
        <w:tab w:val="left" w:pos="360"/>
      </w:tabs>
      <w:spacing w:before="0" w:after="0" w:line="360" w:lineRule="auto"/>
    </w:pPr>
    <w:rPr>
      <w:rFonts w:ascii="Times New Roman" w:hAnsi="Times New Roman" w:eastAsia="宋体" w:cs="Times New Roman"/>
      <w:sz w:val="24"/>
    </w:rPr>
  </w:style>
  <w:style w:type="character" w:customStyle="1" w:styleId="32">
    <w:name w:val="2级 Char"/>
    <w:basedOn w:val="18"/>
    <w:link w:val="24"/>
    <w:qFormat/>
    <w:uiPriority w:val="0"/>
    <w:rPr>
      <w:rFonts w:ascii="Times New Roman" w:hAnsi="Times New Roman" w:eastAsia="宋体" w:cs="Times New Roman"/>
      <w:bCs/>
      <w:sz w:val="24"/>
      <w:szCs w:val="32"/>
    </w:rPr>
  </w:style>
  <w:style w:type="character" w:customStyle="1" w:styleId="33">
    <w:name w:val="标题 1 字符"/>
    <w:basedOn w:val="1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34">
    <w:name w:val="标题 2 字符"/>
    <w:basedOn w:val="18"/>
    <w:link w:val="3"/>
    <w:qFormat/>
    <w:uiPriority w:val="9"/>
    <w:rPr>
      <w:rFonts w:ascii="等线 Light" w:hAnsi="等线 Light" w:eastAsia="等线 Light" w:cs="宋体"/>
      <w:b/>
      <w:bCs/>
      <w:sz w:val="32"/>
      <w:szCs w:val="32"/>
    </w:rPr>
  </w:style>
  <w:style w:type="character" w:customStyle="1" w:styleId="35">
    <w:name w:val="标题 3 字符"/>
    <w:basedOn w:val="18"/>
    <w:link w:val="4"/>
    <w:qFormat/>
    <w:uiPriority w:val="9"/>
    <w:rPr>
      <w:b/>
      <w:bCs/>
      <w:sz w:val="32"/>
      <w:szCs w:val="32"/>
    </w:rPr>
  </w:style>
  <w:style w:type="character" w:customStyle="1" w:styleId="36">
    <w:name w:val="标题 4 字符"/>
    <w:basedOn w:val="18"/>
    <w:link w:val="5"/>
    <w:qFormat/>
    <w:uiPriority w:val="9"/>
    <w:rPr>
      <w:rFonts w:ascii="等线 Light" w:hAnsi="等线 Light" w:eastAsia="等线 Light" w:cs="宋体"/>
      <w:b/>
      <w:bCs/>
      <w:sz w:val="28"/>
      <w:szCs w:val="28"/>
    </w:rPr>
  </w:style>
  <w:style w:type="character" w:customStyle="1" w:styleId="37">
    <w:name w:val="标题 5 字符"/>
    <w:basedOn w:val="18"/>
    <w:link w:val="6"/>
    <w:qFormat/>
    <w:uiPriority w:val="9"/>
    <w:rPr>
      <w:b/>
      <w:bCs/>
      <w:sz w:val="28"/>
      <w:szCs w:val="28"/>
    </w:rPr>
  </w:style>
  <w:style w:type="character" w:customStyle="1" w:styleId="38">
    <w:name w:val="标题 6 字符"/>
    <w:basedOn w:val="18"/>
    <w:link w:val="7"/>
    <w:qFormat/>
    <w:uiPriority w:val="9"/>
    <w:rPr>
      <w:rFonts w:ascii="等线 Light" w:hAnsi="等线 Light" w:eastAsia="等线 Light" w:cs="宋体"/>
      <w:b/>
      <w:bCs/>
      <w:sz w:val="24"/>
      <w:szCs w:val="24"/>
    </w:rPr>
  </w:style>
  <w:style w:type="character" w:customStyle="1" w:styleId="39">
    <w:name w:val="标题 7 字符"/>
    <w:basedOn w:val="18"/>
    <w:link w:val="8"/>
    <w:qFormat/>
    <w:uiPriority w:val="9"/>
    <w:rPr>
      <w:b/>
      <w:bCs/>
      <w:sz w:val="24"/>
      <w:szCs w:val="24"/>
    </w:rPr>
  </w:style>
  <w:style w:type="character" w:customStyle="1" w:styleId="40">
    <w:name w:val="标题 8 字符"/>
    <w:basedOn w:val="18"/>
    <w:link w:val="9"/>
    <w:qFormat/>
    <w:uiPriority w:val="9"/>
    <w:rPr>
      <w:rFonts w:ascii="等线 Light" w:hAnsi="等线 Light" w:eastAsia="等线 Light" w:cs="宋体"/>
      <w:sz w:val="24"/>
      <w:szCs w:val="24"/>
    </w:rPr>
  </w:style>
  <w:style w:type="character" w:customStyle="1" w:styleId="41">
    <w:name w:val="标题 9 字符"/>
    <w:basedOn w:val="18"/>
    <w:link w:val="10"/>
    <w:qFormat/>
    <w:uiPriority w:val="9"/>
    <w:rPr>
      <w:rFonts w:ascii="等线 Light" w:hAnsi="等线 Light" w:eastAsia="等线 Light" w:cs="宋体"/>
      <w:szCs w:val="21"/>
    </w:rPr>
  </w:style>
  <w:style w:type="character" w:customStyle="1" w:styleId="42">
    <w:name w:val="题注 字符"/>
    <w:basedOn w:val="18"/>
    <w:link w:val="11"/>
    <w:qFormat/>
    <w:uiPriority w:val="0"/>
    <w:rPr>
      <w:rFonts w:ascii="Times New Roman" w:hAnsi="Times New Roman" w:eastAsia="宋体" w:cs="宋体"/>
      <w:sz w:val="24"/>
      <w:szCs w:val="20"/>
    </w:rPr>
  </w:style>
  <w:style w:type="paragraph" w:customStyle="1" w:styleId="43">
    <w:name w:val="正文首行缩进2格"/>
    <w:basedOn w:val="1"/>
    <w:link w:val="44"/>
    <w:qFormat/>
    <w:uiPriority w:val="0"/>
    <w:pPr>
      <w:spacing w:line="360" w:lineRule="auto"/>
      <w:ind w:firstLine="200" w:firstLineChars="200"/>
    </w:pPr>
    <w:rPr>
      <w:rFonts w:ascii="Times New Roman" w:hAnsi="Times New Roman" w:eastAsia="宋体" w:cs="Times New Roman"/>
      <w:sz w:val="24"/>
      <w:szCs w:val="36"/>
    </w:rPr>
  </w:style>
  <w:style w:type="character" w:customStyle="1" w:styleId="44">
    <w:name w:val="正文首行缩进2格 Char"/>
    <w:basedOn w:val="18"/>
    <w:link w:val="43"/>
    <w:qFormat/>
    <w:uiPriority w:val="0"/>
    <w:rPr>
      <w:rFonts w:ascii="Times New Roman" w:hAnsi="Times New Roman" w:eastAsia="宋体" w:cs="Times New Roman"/>
      <w:sz w:val="24"/>
      <w:szCs w:val="36"/>
    </w:rPr>
  </w:style>
  <w:style w:type="paragraph" w:customStyle="1" w:styleId="45">
    <w:name w:val="修订1"/>
    <w:unhideWhenUsed/>
    <w:qFormat/>
    <w:uiPriority w:val="99"/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character" w:customStyle="1" w:styleId="46">
    <w:name w:val="批注文字 字符"/>
    <w:basedOn w:val="18"/>
    <w:link w:val="12"/>
    <w:qFormat/>
    <w:uiPriority w:val="99"/>
    <w:rPr>
      <w:kern w:val="2"/>
      <w:sz w:val="21"/>
      <w:szCs w:val="22"/>
    </w:rPr>
  </w:style>
  <w:style w:type="character" w:customStyle="1" w:styleId="47">
    <w:name w:val="批注主题 字符"/>
    <w:basedOn w:val="46"/>
    <w:link w:val="15"/>
    <w:qFormat/>
    <w:uiPriority w:val="0"/>
    <w:rPr>
      <w:b/>
      <w:bCs/>
      <w:kern w:val="2"/>
      <w:sz w:val="21"/>
      <w:szCs w:val="22"/>
    </w:rPr>
  </w:style>
  <w:style w:type="character" w:customStyle="1" w:styleId="48">
    <w:name w:val="font21"/>
    <w:basedOn w:val="18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49">
    <w:name w:val="font11"/>
    <w:basedOn w:val="18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paragraph" w:customStyle="1" w:styleId="50">
    <w:name w:val="图标标题"/>
    <w:basedOn w:val="1"/>
    <w:qFormat/>
    <w:uiPriority w:val="0"/>
    <w:pPr>
      <w:keepNext/>
      <w:ind w:firstLine="480"/>
      <w:jc w:val="center"/>
    </w:pPr>
    <w:rPr>
      <w:rFonts w:eastAsia="黑体" w:cs="Times New Roman"/>
      <w:szCs w:val="21"/>
    </w:rPr>
  </w:style>
  <w:style w:type="character" w:customStyle="1" w:styleId="51">
    <w:name w:val="font61"/>
    <w:basedOn w:val="18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52">
    <w:name w:val="font101"/>
    <w:basedOn w:val="18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53">
    <w:name w:val="font31"/>
    <w:basedOn w:val="18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54">
    <w:name w:val="font112"/>
    <w:basedOn w:val="18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55">
    <w:name w:val="font91"/>
    <w:basedOn w:val="18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56">
    <w:name w:val="font121"/>
    <w:basedOn w:val="18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57">
    <w:name w:val="font51"/>
    <w:basedOn w:val="18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58">
    <w:name w:val="font71"/>
    <w:basedOn w:val="18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59">
    <w:name w:val="font81"/>
    <w:basedOn w:val="18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paragraph" w:customStyle="1" w:styleId="60">
    <w:name w:val="标准文件_段"/>
    <w:qFormat/>
    <w:uiPriority w:val="0"/>
    <w:pPr>
      <w:widowControl w:val="0"/>
      <w:spacing w:line="360" w:lineRule="auto"/>
      <w:ind w:firstLine="198" w:firstLineChars="200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table" w:customStyle="1" w:styleId="6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2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19"/>
      <w:szCs w:val="19"/>
      <w:lang w:eastAsia="en-US"/>
    </w:rPr>
  </w:style>
  <w:style w:type="paragraph" w:customStyle="1" w:styleId="63">
    <w:name w:val="Revision"/>
    <w:hidden/>
    <w:unhideWhenUsed/>
    <w:qFormat/>
    <w:uiPriority w:val="99"/>
    <w:rPr>
      <w:rFonts w:ascii="等线" w:hAnsi="等线" w:eastAsia="等线" w:cs="宋体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numbering.xml" Type="http://schemas.openxmlformats.org/officeDocument/2006/relationships/numbering"/><Relationship Id="rId5" Target="fontTable.xml" Type="http://schemas.openxmlformats.org/officeDocument/2006/relationships/fontTable"/><Relationship Id="rId6" Target="people.xml" Type="http://schemas.microsoft.com/office/2011/relationships/people"/><Relationship Id="rId7" Target="header1.xml" Type="http://schemas.openxmlformats.org/officeDocument/2006/relationships/head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6418</Words>
  <Characters>6997</Characters>
  <Lines>411</Lines>
  <Paragraphs>462</Paragraphs>
  <TotalTime>250</TotalTime>
  <ScaleCrop>false</ScaleCrop>
  <LinksUpToDate>false</LinksUpToDate>
  <CharactersWithSpaces>12953</CharactersWithSpaces>
  <Application>WPS Office_12.8.2.15302_F1E327BC-269C-435d-A152-05C5408002CA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2025-04-16T06:17:00Z</dcterms:created>
  <dc:creator>Slime Funny</dc:creator>
  <cp:lastModifiedBy>BY</cp:lastModifiedBy>
  <dcterms:modified xsi:type="dcterms:W3CDTF">2025-06-09T15:18:53Z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2052-12.8.2.15302</vt:lpwstr>
  </property>
  <property fmtid="{D5CDD505-2E9C-101B-9397-08002B2CF9AE}" pid="3" name="ICV">
    <vt:lpwstr>58C9C468E5404936B21F3F0F7EFD322F_13</vt:lpwstr>
  </property>
  <property fmtid="{D5CDD505-2E9C-101B-9397-08002B2CF9AE}" pid="4" name="KSOTemplateDocerSaveRecord">
    <vt:lpwstr>eyJoZGlkIjoiMzhjZGJkNjk0ZjNkMTkxZTU4ODY0ZTljMGIxNTViZjUiLCJ1c2VySWQiOiIxMzA0NDg2NjgzIn0=</vt:lpwstr>
  </property>
</Properties>
</file>